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proofErr w:type="spellStart"/>
      <w:r>
        <w:t>Ganchao</w:t>
      </w:r>
      <w:proofErr w:type="spellEnd"/>
      <w:r>
        <w:t xml:space="preserve">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285B3D15"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w:t>
      </w:r>
      <w:ins w:id="1" w:author="Stevenson, Ian" w:date="2022-01-07T13:07:00Z">
        <w:r w:rsidR="001441CA">
          <w:rPr>
            <w:color w:val="FF0000"/>
          </w:rPr>
          <w:t xml:space="preserve">Although the CMP distribution allows us to flexibly model non-Poisson variability, </w:t>
        </w:r>
      </w:ins>
      <w:ins w:id="2" w:author="Stevenson, Ian" w:date="2022-01-07T13:08:00Z">
        <w:r w:rsidR="001441CA">
          <w:rPr>
            <w:color w:val="FF0000"/>
          </w:rPr>
          <w:t>o</w:t>
        </w:r>
      </w:ins>
      <w:ins w:id="3" w:author="Stevenson, Ian" w:date="2022-01-07T13:07:00Z">
        <w:r w:rsidR="001441CA">
          <w:rPr>
            <w:color w:val="FF0000"/>
          </w:rPr>
          <w:t xml:space="preserve">ne major challenge with using </w:t>
        </w:r>
      </w:ins>
      <w:ins w:id="4" w:author="Stevenson, Ian" w:date="2022-01-07T13:08:00Z">
        <w:r w:rsidR="001441CA">
          <w:rPr>
            <w:color w:val="FF0000"/>
          </w:rPr>
          <w:t>this model is that there ar</w:t>
        </w:r>
      </w:ins>
      <w:ins w:id="5" w:author="Stevenson, Ian" w:date="2022-01-07T13:09:00Z">
        <w:r w:rsidR="001441CA">
          <w:rPr>
            <w:color w:val="FF0000"/>
          </w:rPr>
          <w:t xml:space="preserve">e not </w:t>
        </w:r>
      </w:ins>
      <w:del w:id="6" w:author="Stevenson, Ian" w:date="2022-01-07T13:08:00Z">
        <w:r w:rsidR="00920285" w:rsidRPr="003616AB" w:rsidDel="001441CA">
          <w:rPr>
            <w:color w:val="FF0000"/>
          </w:rPr>
          <w:delText>Because of the</w:delText>
        </w:r>
      </w:del>
      <w:ins w:id="7" w:author="Stevenson, Ian" w:date="2022-01-07T13:08:00Z">
        <w:r w:rsidR="001441CA">
          <w:rPr>
            <w:color w:val="FF0000"/>
          </w:rPr>
          <w:t xml:space="preserve">closed-form </w:t>
        </w:r>
      </w:ins>
      <w:ins w:id="8" w:author="Stevenson, Ian" w:date="2022-01-07T13:09:00Z">
        <w:r w:rsidR="001441CA">
          <w:rPr>
            <w:color w:val="FF0000"/>
          </w:rPr>
          <w:t xml:space="preserve">solutions </w:t>
        </w:r>
      </w:ins>
      <w:ins w:id="9" w:author="Stevenson, Ian" w:date="2022-01-07T13:10:00Z">
        <w:r w:rsidR="00C40E86">
          <w:rPr>
            <w:color w:val="FF0000"/>
          </w:rPr>
          <w:t xml:space="preserve">for the </w:t>
        </w:r>
      </w:ins>
      <w:ins w:id="10" w:author="Stevenson, Ian" w:date="2022-01-07T13:11:00Z">
        <w:r w:rsidR="00C40E86">
          <w:rPr>
            <w:color w:val="FF0000"/>
          </w:rPr>
          <w:t>CMP likelihood</w:t>
        </w:r>
      </w:ins>
      <w:del w:id="11" w:author="Stevenson, Ian" w:date="2022-01-07T13:09:00Z">
        <w:r w:rsidR="00920285" w:rsidRPr="003616AB" w:rsidDel="001441CA">
          <w:rPr>
            <w:color w:val="FF0000"/>
          </w:rPr>
          <w:delText xml:space="preserve"> </w:delText>
        </w:r>
      </w:del>
      <w:del w:id="12" w:author="Stevenson, Ian" w:date="2022-01-07T13:11:00Z">
        <w:r w:rsidR="00920285" w:rsidRPr="003616AB" w:rsidDel="00C40E86">
          <w:rPr>
            <w:color w:val="FF0000"/>
          </w:rPr>
          <w:delText>CMP observations</w:delText>
        </w:r>
      </w:del>
      <w:del w:id="13" w:author="Stevenson, Ian" w:date="2022-01-07T13:09:00Z">
        <w:r w:rsidR="00920285" w:rsidRPr="003616AB" w:rsidDel="001441CA">
          <w:rPr>
            <w:color w:val="FF0000"/>
          </w:rPr>
          <w:delText>, there’s no closed form estimation</w:delText>
        </w:r>
      </w:del>
      <w:r w:rsidR="00920285" w:rsidRPr="003616AB">
        <w:rPr>
          <w:color w:val="FF0000"/>
        </w:rPr>
        <w:t xml:space="preserve">. </w:t>
      </w:r>
      <w:del w:id="14" w:author="Stevenson, Ian" w:date="2022-01-07T13:11:00Z">
        <w:r w:rsidR="00920285" w:rsidRPr="003616AB" w:rsidDel="00C40E86">
          <w:rPr>
            <w:color w:val="FF0000"/>
          </w:rPr>
          <w:delText>Instead</w:delText>
        </w:r>
      </w:del>
      <w:ins w:id="15" w:author="Stevenson, Ian" w:date="2022-01-07T13:11:00Z">
        <w:r w:rsidR="00C40E86">
          <w:rPr>
            <w:color w:val="FF0000"/>
          </w:rPr>
          <w:t>Here</w:t>
        </w:r>
      </w:ins>
      <w:r w:rsidR="00920285" w:rsidRPr="003616AB">
        <w:rPr>
          <w:color w:val="FF0000"/>
        </w:rPr>
        <w:t xml:space="preserve">, we infer </w:t>
      </w:r>
      <w:del w:id="16" w:author="Stevenson, Ian" w:date="2022-01-07T13:11:00Z">
        <w:r w:rsidR="00920285" w:rsidRPr="003616AB" w:rsidDel="00C40E86">
          <w:rPr>
            <w:color w:val="FF0000"/>
          </w:rPr>
          <w:delText xml:space="preserve">the </w:delText>
        </w:r>
      </w:del>
      <w:ins w:id="17" w:author="Stevenson, Ian" w:date="2022-01-07T13:11:00Z">
        <w:r w:rsidR="00C40E86">
          <w:rPr>
            <w:color w:val="FF0000"/>
          </w:rPr>
          <w:t xml:space="preserve">fit the model using </w:t>
        </w:r>
      </w:ins>
      <w:del w:id="18" w:author="Stevenson, Ian" w:date="2022-01-07T13:11:00Z">
        <w:r w:rsidR="00920285" w:rsidRPr="003616AB" w:rsidDel="00C40E86">
          <w:rPr>
            <w:color w:val="FF0000"/>
          </w:rPr>
          <w:delText>model by</w:delText>
        </w:r>
      </w:del>
      <w:ins w:id="19" w:author="Stevenson, Ian" w:date="2022-01-07T13:11:00Z">
        <w:r w:rsidR="00C40E86">
          <w:rPr>
            <w:color w:val="FF0000"/>
          </w:rPr>
          <w:t>a</w:t>
        </w:r>
      </w:ins>
      <w:r w:rsidR="00920285" w:rsidRPr="003616AB">
        <w:rPr>
          <w:color w:val="FF0000"/>
        </w:rPr>
        <w:t xml:space="preserve"> global Gaussian approximation</w:t>
      </w:r>
      <w:del w:id="20" w:author="Stevenson, Ian" w:date="2022-01-07T13:12:00Z">
        <w:r w:rsidR="00920285" w:rsidRPr="003616AB" w:rsidDel="00C40E86">
          <w:rPr>
            <w:color w:val="FF0000"/>
          </w:rPr>
          <w:delText>.</w:delText>
        </w:r>
      </w:del>
      <w:ins w:id="21" w:author="Stevenson, Ian" w:date="2022-01-07T13:12:00Z">
        <w:r w:rsidR="00C40E86">
          <w:rPr>
            <w:color w:val="FF0000"/>
          </w:rPr>
          <w:t xml:space="preserve">, and we discuss </w:t>
        </w:r>
      </w:ins>
      <w:del w:id="22" w:author="Stevenson, Ian" w:date="2022-01-07T13:12:00Z">
        <w:r w:rsidR="00920285" w:rsidRPr="003616AB" w:rsidDel="00C40E86">
          <w:rPr>
            <w:color w:val="FF0000"/>
          </w:rPr>
          <w:delText xml:space="preserve"> S</w:delText>
        </w:r>
      </w:del>
      <w:ins w:id="23" w:author="Stevenson, Ian" w:date="2022-01-07T13:12:00Z">
        <w:r w:rsidR="00C40E86">
          <w:rPr>
            <w:color w:val="FF0000"/>
          </w:rPr>
          <w:t>s</w:t>
        </w:r>
      </w:ins>
      <w:r w:rsidR="00920285" w:rsidRPr="003616AB">
        <w:rPr>
          <w:color w:val="FF0000"/>
        </w:rPr>
        <w:t>everal</w:t>
      </w:r>
      <w:ins w:id="24" w:author="Stevenson, Ian" w:date="2022-01-07T13:12:00Z">
        <w:r w:rsidR="00C40E86">
          <w:rPr>
            <w:color w:val="FF0000"/>
          </w:rPr>
          <w:t xml:space="preserve"> </w:t>
        </w:r>
      </w:ins>
      <w:ins w:id="25" w:author="Stevenson, Ian" w:date="2022-01-07T13:14:00Z">
        <w:r w:rsidR="00C40E86">
          <w:rPr>
            <w:color w:val="FF0000"/>
          </w:rPr>
          <w:t xml:space="preserve">additional </w:t>
        </w:r>
      </w:ins>
      <w:ins w:id="26" w:author="Stevenson, Ian" w:date="2022-01-07T13:12:00Z">
        <w:r w:rsidR="00C40E86">
          <w:rPr>
            <w:color w:val="FF0000"/>
          </w:rPr>
          <w:t>technical</w:t>
        </w:r>
      </w:ins>
      <w:r w:rsidR="00920285" w:rsidRPr="003616AB">
        <w:rPr>
          <w:color w:val="FF0000"/>
        </w:rPr>
        <w:t xml:space="preserve"> </w:t>
      </w:r>
      <w:del w:id="27" w:author="Stevenson, Ian" w:date="2022-01-07T13:12:00Z">
        <w:r w:rsidR="00920285" w:rsidRPr="003616AB" w:rsidDel="00C40E86">
          <w:rPr>
            <w:color w:val="FF0000"/>
          </w:rPr>
          <w:delText xml:space="preserve">issues, including </w:delText>
        </w:r>
      </w:del>
      <w:r w:rsidR="00920285" w:rsidRPr="003616AB">
        <w:rPr>
          <w:color w:val="FF0000"/>
        </w:rPr>
        <w:t xml:space="preserve">challenges </w:t>
      </w:r>
      <w:del w:id="28" w:author="Stevenson, Ian" w:date="2022-01-07T13:14:00Z">
        <w:r w:rsidR="00920285" w:rsidRPr="003616AB" w:rsidDel="00C40E86">
          <w:rPr>
            <w:color w:val="FF0000"/>
          </w:rPr>
          <w:delText>coming from</w:delText>
        </w:r>
      </w:del>
      <w:ins w:id="29" w:author="Stevenson, Ian" w:date="2022-01-07T13:14:00Z">
        <w:r w:rsidR="00C40E86">
          <w:rPr>
            <w:color w:val="FF0000"/>
          </w:rPr>
          <w:t>that arise when using the</w:t>
        </w:r>
      </w:ins>
      <w:r w:rsidR="00920285" w:rsidRPr="003616AB">
        <w:rPr>
          <w:color w:val="FF0000"/>
        </w:rPr>
        <w:t xml:space="preserve"> CMP distribution </w:t>
      </w:r>
      <w:del w:id="30" w:author="Stevenson, Ian" w:date="2022-01-07T13:14:00Z">
        <w:r w:rsidR="00920285" w:rsidRPr="003616AB" w:rsidDel="00C40E86">
          <w:rPr>
            <w:color w:val="FF0000"/>
          </w:rPr>
          <w:delText xml:space="preserve">and </w:delText>
        </w:r>
      </w:del>
      <w:ins w:id="31" w:author="Stevenson, Ian" w:date="2022-01-07T13:14:00Z">
        <w:r w:rsidR="00C40E86">
          <w:rPr>
            <w:color w:val="FF0000"/>
          </w:rPr>
          <w:t>with a</w:t>
        </w:r>
        <w:r w:rsidR="00C40E86" w:rsidRPr="003616AB">
          <w:rPr>
            <w:color w:val="FF0000"/>
          </w:rPr>
          <w:t xml:space="preserve"> </w:t>
        </w:r>
      </w:ins>
      <w:r w:rsidR="003616AB" w:rsidRPr="003616AB">
        <w:rPr>
          <w:color w:val="FF0000"/>
        </w:rPr>
        <w:t>dynamic GLM</w:t>
      </w:r>
      <w:del w:id="32" w:author="Stevenson, Ian" w:date="2022-01-07T13:14:00Z">
        <w:r w:rsidR="003616AB" w:rsidRPr="003616AB" w:rsidDel="00C40E86">
          <w:rPr>
            <w:color w:val="FF0000"/>
          </w:rPr>
          <w:delText>, are discussed in details later</w:delText>
        </w:r>
      </w:del>
      <w:ins w:id="33" w:author="Stevenson, Ian" w:date="2022-01-07T13:15:00Z">
        <w:r w:rsidR="008C3A8C">
          <w:rPr>
            <w:color w:val="FF0000"/>
          </w:rPr>
          <w:t>.</w:t>
        </w:r>
      </w:ins>
      <w:del w:id="34" w:author="Stevenson, Ian" w:date="2022-01-07T13:15:00Z">
        <w:r w:rsidR="003616AB" w:rsidRPr="003616AB" w:rsidDel="008C3A8C">
          <w:rPr>
            <w:color w:val="FF0000"/>
          </w:rPr>
          <w:delText>.</w:delText>
        </w:r>
      </w:del>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C5653A" w:rsidP="009A7B80">
      <w:commentRangeStart w:id="35"/>
      <w:commentRangeEnd w:id="35"/>
      <m:oMathPara>
        <m:oMath>
          <m:r>
            <m:rPr>
              <m:sty m:val="p"/>
            </m:rPr>
            <w:rPr>
              <w:rStyle w:val="CommentReference"/>
            </w:rPr>
            <w:commentReference w:id="35"/>
          </m:r>
        </m:oMath>
      </m:oMathPara>
    </w:p>
    <w:p w14:paraId="6EF143CC" w14:textId="747E8117" w:rsidR="00DC75C2" w:rsidRDefault="008C3A8C" w:rsidP="00DC75C2">
      <w:ins w:id="36" w:author="Stevenson, Ian" w:date="2022-01-07T13:17:00Z">
        <w:r>
          <w:t xml:space="preserve">A </w:t>
        </w:r>
      </w:ins>
      <w:del w:id="37" w:author="Stevenson, Ian" w:date="2022-01-07T13:16:00Z">
        <w:r w:rsidR="003616AB" w:rsidDel="008C3A8C">
          <w:delText>The spike c</w:delText>
        </w:r>
      </w:del>
      <w:ins w:id="38" w:author="Stevenson, Ian" w:date="2022-01-07T13:17:00Z">
        <w:r>
          <w:t>c</w:t>
        </w:r>
      </w:ins>
      <w:ins w:id="39" w:author="Stevenson, Ian" w:date="2022-01-07T13:16:00Z">
        <w:r>
          <w:t>ount observation</w:t>
        </w:r>
      </w:ins>
      <w:del w:id="40" w:author="Stevenson, Ian" w:date="2022-01-07T13:16:00Z">
        <w:r w:rsidR="003616AB" w:rsidDel="008C3A8C">
          <w:delText>ount</w:delText>
        </w:r>
      </w:del>
      <w:r w:rsidR="00DC75C2">
        <w:t xml:space="preserve"> </w:t>
      </w:r>
      <m:oMath>
        <m:r>
          <w:rPr>
            <w:rFonts w:ascii="Cambria Math" w:hAnsi="Cambria Math"/>
          </w:rPr>
          <m:t>y</m:t>
        </m:r>
      </m:oMath>
      <w:ins w:id="41" w:author="Stevenson, Ian" w:date="2022-01-07T13:16:00Z">
        <w:r>
          <w:t>, such as the spike count</w:t>
        </w:r>
      </w:ins>
      <w:r w:rsidR="003616AB">
        <w:t xml:space="preserve"> for a neuron</w:t>
      </w:r>
      <w:ins w:id="42" w:author="Stevenson, Ian" w:date="2022-01-07T13:16:00Z">
        <w:r>
          <w:t>,</w:t>
        </w:r>
      </w:ins>
      <w:r w:rsidR="00DC75C2">
        <w:t xml:space="preserve"> is assumed to</w:t>
      </w:r>
      <w:r w:rsidR="003616AB">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probability mass function (pmf)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7A09352C"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w:t>
      </w:r>
      <w:proofErr w:type="spellStart"/>
      <w:r>
        <w:t>rmalizing</w:t>
      </w:r>
      <w:proofErr w:type="spellEnd"/>
      <w:r>
        <w:t xml:space="preserve"> constant. The parameter </w:t>
      </w:r>
      <m:oMath>
        <m:r>
          <w:rPr>
            <w:rFonts w:ascii="Cambria Math" w:hAnsi="Cambria Math"/>
          </w:rPr>
          <m:t>ν≥0</m:t>
        </m:r>
      </m:oMath>
      <w:r>
        <w:t xml:space="preserve"> controls different dispersion patterns, </w:t>
      </w:r>
      <w:proofErr w:type="gramStart"/>
      <w:r>
        <w:t>i.e.</w:t>
      </w:r>
      <w:proofErr w:type="gramEnd"/>
      <w:r>
        <w:t xml:space="preserve"> equi-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xml:space="preserve">). Three common distributions occur as special cases: </w:t>
      </w:r>
      <w:del w:id="43" w:author="Stevenson, Ian" w:date="2022-01-07T13:18:00Z">
        <w:r w:rsidDel="008C3A8C">
          <w:delText>(</w:delText>
        </w:r>
      </w:del>
      <w:r>
        <w:t>1) the Poisson (</w:t>
      </w:r>
      <m:oMath>
        <m:r>
          <w:rPr>
            <w:rFonts w:ascii="Cambria Math" w:hAnsi="Cambria Math"/>
          </w:rPr>
          <m:t>ν=1</m:t>
        </m:r>
      </m:oMath>
      <w:r>
        <w:t xml:space="preserve">), </w:t>
      </w:r>
      <w:del w:id="44" w:author="Stevenson, Ian" w:date="2022-01-07T13:18:00Z">
        <w:r w:rsidDel="008C3A8C">
          <w:delText>(</w:delText>
        </w:r>
      </w:del>
      <w:r>
        <w:t>2) geometric (</w:t>
      </w:r>
      <m:oMath>
        <m:r>
          <w:rPr>
            <w:rFonts w:ascii="Cambria Math" w:hAnsi="Cambria Math"/>
          </w:rPr>
          <m:t>ν=0,λ&lt;1</m:t>
        </m:r>
      </m:oMath>
      <w:r>
        <w:t>)</w:t>
      </w:r>
      <w:ins w:id="45" w:author="Stevenson, Ian" w:date="2022-01-07T13:18:00Z">
        <w:r w:rsidR="008C3A8C">
          <w:t xml:space="preserve">, </w:t>
        </w:r>
      </w:ins>
      <w:del w:id="46" w:author="Stevenson, Ian" w:date="2022-01-07T13:18:00Z">
        <w:r w:rsidDel="008C3A8C">
          <w:delText xml:space="preserve"> </w:delText>
        </w:r>
      </w:del>
      <w:r>
        <w:t xml:space="preserve">and </w:t>
      </w:r>
      <w:del w:id="47" w:author="Stevenson, Ian" w:date="2022-01-07T13:18:00Z">
        <w:r w:rsidDel="008C3A8C">
          <w:delText>(</w:delText>
        </w:r>
      </w:del>
      <w:r>
        <w:t>3) Bernoulli (</w:t>
      </w:r>
      <m:oMath>
        <m:r>
          <w:rPr>
            <w:rFonts w:ascii="Cambria Math" w:hAnsi="Cambria Math"/>
          </w:rPr>
          <m:t>ν→∞</m:t>
        </m:r>
      </m:oMath>
      <w:r>
        <w:t>).</w:t>
      </w:r>
    </w:p>
    <w:p w14:paraId="378E0DC7" w14:textId="0A05C407" w:rsidR="003616AB" w:rsidRDefault="003616AB" w:rsidP="009A7B80"/>
    <w:p w14:paraId="296CCD7F" w14:textId="3298E3AD" w:rsidR="00D971CF" w:rsidRDefault="00DC75C2" w:rsidP="00CD06DF">
      <w:r>
        <w:t xml:space="preserve">For </w:t>
      </w:r>
      <w:ins w:id="48" w:author="Stevenson, Ian" w:date="2022-01-07T13:18:00Z">
        <w:r w:rsidR="008C3A8C">
          <w:t xml:space="preserve">multiple observations </w:t>
        </w:r>
      </w:ins>
      <w:del w:id="49" w:author="Stevenson, Ian" w:date="2022-01-07T13:18:00Z">
        <w:r w:rsidDel="008C3A8C">
          <w:delText xml:space="preserve">the recordings of </w:delText>
        </w:r>
      </w:del>
      <m:oMath>
        <m:r>
          <w:del w:id="50" w:author="Stevenson, Ian" w:date="2022-01-07T13:18:00Z">
            <w:rPr>
              <w:rFonts w:ascii="Cambria Math" w:hAnsi="Cambria Math"/>
            </w:rPr>
            <m:t>n</m:t>
          </w:del>
        </m:r>
      </m:oMath>
      <w:del w:id="51" w:author="Stevenson, Ian" w:date="2022-01-07T13:18:00Z">
        <w:r w:rsidDel="008C3A8C">
          <w:delText xml:space="preserve"> neurons </w:delText>
        </w:r>
      </w:del>
      <w:r>
        <w:t xml:space="preserve">up to </w:t>
      </w:r>
      <m:oMath>
        <m:r>
          <w:rPr>
            <w:rFonts w:ascii="Cambria Math" w:hAnsi="Cambria Math"/>
          </w:rPr>
          <m:t>T</m:t>
        </m:r>
      </m:oMath>
      <w:r>
        <w:t xml:space="preserve"> steps</w:t>
      </w:r>
      <w:ins w:id="52" w:author="Stevenson, Ian" w:date="2022-01-07T13:19:00Z">
        <w:r w:rsidR="008C3A8C">
          <w:t xml:space="preserve">, such as simultaneous spike counts from </w:t>
        </w:r>
      </w:ins>
      <m:oMath>
        <m:r>
          <w:ins w:id="53" w:author="Stevenson, Ian" w:date="2022-01-07T13:19:00Z">
            <w:rPr>
              <w:rFonts w:ascii="Cambria Math" w:hAnsi="Cambria Math"/>
            </w:rPr>
            <m:t xml:space="preserve">n </m:t>
          </w:ins>
        </m:r>
      </m:oMath>
      <w:ins w:id="54" w:author="Stevenson, Ian" w:date="2022-01-07T13:19:00Z">
        <w:r w:rsidR="008C3A8C">
          <w:t>neurons</w:t>
        </w:r>
      </w:ins>
      <w:r>
        <w:t xml:space="preserve">, denote the </w:t>
      </w:r>
      <w:del w:id="55" w:author="Stevenson, Ian" w:date="2022-01-07T13:19:00Z">
        <w:r w:rsidDel="008C3A8C">
          <w:delText>spikes of these neurons</w:delText>
        </w:r>
      </w:del>
      <w:ins w:id="56" w:author="Stevenson, Ian" w:date="2022-01-07T13:19:00Z">
        <w:r w:rsidR="008C3A8C">
          <w:t>counts</w:t>
        </w:r>
      </w:ins>
      <w:r>
        <w:t xml:space="preserve"> at time bin </w:t>
      </w:r>
      <m:oMath>
        <m:r>
          <w:rPr>
            <w:rFonts w:ascii="Cambria Math" w:hAnsi="Cambria Math"/>
          </w:rPr>
          <m:t>t</m:t>
        </m:r>
      </m:oMath>
      <w:r>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 xml:space="preserve">. </w:t>
      </w:r>
      <w:commentRangeStart w:id="57"/>
      <w:r w:rsidR="00B710D5">
        <w:t>Previous</w:t>
      </w:r>
      <w:commentRangeEnd w:id="57"/>
      <w:r w:rsidR="00E705AB">
        <w:rPr>
          <w:rStyle w:val="CommentReference"/>
        </w:rPr>
        <w:commentReference w:id="57"/>
      </w:r>
      <w:r w:rsidR="00B710D5">
        <w:t xml:space="preserve">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58"/>
      <w:r w:rsidR="00F151AB">
        <w:t>The</w:t>
      </w:r>
      <w:commentRangeEnd w:id="58"/>
      <w:r w:rsidR="001C7C1D">
        <w:rPr>
          <w:rStyle w:val="CommentReference"/>
        </w:rPr>
        <w:commentReference w:id="58"/>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w:t>
      </w:r>
      <w:commentRangeStart w:id="59"/>
      <w:r w:rsidR="004F6CAE">
        <w:t>models</w:t>
      </w:r>
      <w:commentRangeEnd w:id="59"/>
      <w:r w:rsidR="00BE7D30">
        <w:rPr>
          <w:rStyle w:val="CommentReference"/>
        </w:rPr>
        <w:commentReference w:id="59"/>
      </w:r>
      <w:r w:rsidR="004F6CAE">
        <w:t xml:space="preserv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ins w:id="60" w:author="Stevenson, Ian" w:date="2022-01-07T13:27:00Z">
        <w:r w:rsidR="00E705AB">
          <w:t xml:space="preserve">, and </w:t>
        </w:r>
      </w:ins>
      <m:oMath>
        <m:sSub>
          <m:sSubPr>
            <m:ctrlPr>
              <w:ins w:id="61" w:author="Stevenson, Ian" w:date="2022-01-07T13:27:00Z">
                <w:rPr>
                  <w:rFonts w:ascii="Cambria Math" w:hAnsi="Cambria Math"/>
                  <w:i/>
                </w:rPr>
              </w:ins>
            </m:ctrlPr>
          </m:sSubPr>
          <m:e>
            <m:r>
              <w:ins w:id="62" w:author="Stevenson, Ian" w:date="2022-01-07T13:27:00Z">
                <w:rPr>
                  <w:rFonts w:ascii="Cambria Math" w:hAnsi="Cambria Math"/>
                </w:rPr>
                <m:t>X</m:t>
              </w:ins>
            </m:r>
          </m:e>
          <m:sub>
            <m:r>
              <w:ins w:id="63" w:author="Stevenson, Ian" w:date="2022-01-07T13:27:00Z">
                <w:rPr>
                  <w:rFonts w:ascii="Cambria Math" w:hAnsi="Cambria Math"/>
                </w:rPr>
                <m:t>t</m:t>
              </w:ins>
            </m:r>
          </m:sub>
        </m:sSub>
      </m:oMath>
      <w:ins w:id="64" w:author="Stevenson, Ian" w:date="2022-01-07T13:27:00Z">
        <w:r w:rsidR="00E705AB">
          <w:t xml:space="preserve"> and </w:t>
        </w:r>
      </w:ins>
      <m:oMath>
        <m:sSub>
          <m:sSubPr>
            <m:ctrlPr>
              <w:ins w:id="65" w:author="Stevenson, Ian" w:date="2022-01-07T13:27:00Z">
                <w:rPr>
                  <w:rFonts w:ascii="Cambria Math" w:hAnsi="Cambria Math"/>
                  <w:i/>
                </w:rPr>
              </w:ins>
            </m:ctrlPr>
          </m:sSubPr>
          <m:e>
            <m:r>
              <w:ins w:id="66" w:author="Stevenson, Ian" w:date="2022-01-07T13:27:00Z">
                <w:rPr>
                  <w:rFonts w:ascii="Cambria Math" w:hAnsi="Cambria Math"/>
                </w:rPr>
                <m:t>G</m:t>
              </w:ins>
            </m:r>
          </m:e>
          <m:sub>
            <m:r>
              <w:ins w:id="67" w:author="Stevenson, Ian" w:date="2022-01-07T13:27:00Z">
                <w:rPr>
                  <w:rFonts w:ascii="Cambria Math" w:hAnsi="Cambria Math"/>
                </w:rPr>
                <m:t>t</m:t>
              </w:ins>
            </m:r>
          </m:sub>
        </m:sSub>
      </m:oMath>
      <w:ins w:id="68" w:author="Stevenson, Ian" w:date="2022-01-07T13:27:00Z">
        <w:r w:rsidR="00E705AB">
          <w:t xml:space="preserve"> denote known predictors</w:t>
        </w:r>
      </w:ins>
      <w:del w:id="69" w:author="Stevenson, Ian" w:date="2022-01-07T13:27:00Z">
        <w:r w:rsidR="004F6CAE" w:rsidDel="00E705AB">
          <w:delText xml:space="preserve"> </w:delText>
        </w:r>
      </w:del>
      <w:r w:rsidR="000C23DB">
        <w:t>.</w:t>
      </w:r>
      <w:ins w:id="70" w:author="Stevenson, Ian" w:date="2022-01-07T13:32:00Z">
        <w:r w:rsidR="003D1FBB">
          <w:t xml:space="preserve"> Under the CMP-GLM, the parameters are static. Here, </w:t>
        </w:r>
      </w:ins>
      <w:ins w:id="71" w:author="Stevenson, Ian" w:date="2022-01-07T13:33:00Z">
        <w:r w:rsidR="003D1FBB">
          <w:t xml:space="preserve">we assume that they </w:t>
        </w:r>
      </w:ins>
      <w:del w:id="72" w:author="Stevenson, Ian" w:date="2022-01-07T13:32:00Z">
        <w:r w:rsidR="004A666A" w:rsidDel="003D1FBB">
          <w:delText>T</w:delText>
        </w:r>
      </w:del>
      <w:del w:id="73" w:author="Stevenson, Ian" w:date="2022-01-07T13:33:00Z">
        <w:r w:rsidR="004A666A" w:rsidDel="003D1FBB">
          <w:delText xml:space="preserve">he state vector </w:delText>
        </w:r>
      </w:del>
      <m:oMath>
        <m:sSub>
          <m:sSubPr>
            <m:ctrlPr>
              <w:del w:id="74" w:author="Stevenson, Ian" w:date="2022-01-07T13:33:00Z">
                <w:rPr>
                  <w:rFonts w:ascii="Cambria Math" w:hAnsi="Cambria Math"/>
                  <w:i/>
                </w:rPr>
              </w:del>
            </m:ctrlPr>
          </m:sSubPr>
          <m:e>
            <m:r>
              <w:del w:id="75" w:author="Stevenson, Ian" w:date="2022-01-07T13:33:00Z">
                <m:rPr>
                  <m:sty m:val="bi"/>
                </m:rPr>
                <w:rPr>
                  <w:rFonts w:ascii="Cambria Math" w:hAnsi="Cambria Math"/>
                </w:rPr>
                <m:t>θ</m:t>
              </w:del>
            </m:r>
          </m:e>
          <m:sub>
            <m:r>
              <w:del w:id="76" w:author="Stevenson, Ian" w:date="2022-01-07T13:33:00Z">
                <w:rPr>
                  <w:rFonts w:ascii="Cambria Math" w:hAnsi="Cambria Math"/>
                </w:rPr>
                <m:t>t</m:t>
              </w:del>
            </m:r>
          </m:sub>
        </m:sSub>
        <m:r>
          <w:del w:id="77" w:author="Stevenson, Ian" w:date="2022-01-07T13:33:00Z">
            <w:rPr>
              <w:rFonts w:ascii="Cambria Math" w:hAnsi="Cambria Math"/>
            </w:rPr>
            <m:t>=</m:t>
          </w:del>
        </m:r>
        <m:sSup>
          <m:sSupPr>
            <m:ctrlPr>
              <w:del w:id="78" w:author="Stevenson, Ian" w:date="2022-01-07T13:33:00Z">
                <w:rPr>
                  <w:rFonts w:ascii="Cambria Math" w:hAnsi="Cambria Math"/>
                  <w:i/>
                </w:rPr>
              </w:del>
            </m:ctrlPr>
          </m:sSupPr>
          <m:e>
            <m:d>
              <m:dPr>
                <m:ctrlPr>
                  <w:del w:id="79" w:author="Stevenson, Ian" w:date="2022-01-07T13:33:00Z">
                    <w:rPr>
                      <w:rFonts w:ascii="Cambria Math" w:hAnsi="Cambria Math"/>
                      <w:i/>
                    </w:rPr>
                  </w:del>
                </m:ctrlPr>
              </m:dPr>
              <m:e>
                <m:sSubSup>
                  <m:sSubSupPr>
                    <m:ctrlPr>
                      <w:del w:id="80" w:author="Stevenson, Ian" w:date="2022-01-07T13:33:00Z">
                        <w:rPr>
                          <w:rFonts w:ascii="Cambria Math" w:hAnsi="Cambria Math"/>
                          <w:i/>
                        </w:rPr>
                      </w:del>
                    </m:ctrlPr>
                  </m:sSubSupPr>
                  <m:e>
                    <m:r>
                      <w:del w:id="81" w:author="Stevenson, Ian" w:date="2022-01-07T13:33:00Z">
                        <m:rPr>
                          <m:sty m:val="bi"/>
                        </m:rPr>
                        <w:rPr>
                          <w:rFonts w:ascii="Cambria Math" w:hAnsi="Cambria Math"/>
                        </w:rPr>
                        <m:t>β</m:t>
                      </w:del>
                    </m:r>
                  </m:e>
                  <m:sub>
                    <m:r>
                      <w:del w:id="82" w:author="Stevenson, Ian" w:date="2022-01-07T13:33:00Z">
                        <w:rPr>
                          <w:rFonts w:ascii="Cambria Math" w:hAnsi="Cambria Math"/>
                        </w:rPr>
                        <m:t>t</m:t>
                      </w:del>
                    </m:r>
                  </m:sub>
                  <m:sup>
                    <m:r>
                      <w:del w:id="83" w:author="Stevenson, Ian" w:date="2022-01-07T13:33:00Z">
                        <w:rPr>
                          <w:rFonts w:ascii="Cambria Math" w:hAnsi="Cambria Math"/>
                        </w:rPr>
                        <m:t>'</m:t>
                      </w:del>
                    </m:r>
                  </m:sup>
                </m:sSubSup>
                <m:r>
                  <w:del w:id="84" w:author="Stevenson, Ian" w:date="2022-01-07T13:33:00Z">
                    <w:rPr>
                      <w:rFonts w:ascii="Cambria Math" w:hAnsi="Cambria Math"/>
                    </w:rPr>
                    <m:t xml:space="preserve">, </m:t>
                  </w:del>
                </m:r>
                <m:sSubSup>
                  <m:sSubSupPr>
                    <m:ctrlPr>
                      <w:del w:id="85" w:author="Stevenson, Ian" w:date="2022-01-07T13:33:00Z">
                        <w:rPr>
                          <w:rFonts w:ascii="Cambria Math" w:hAnsi="Cambria Math"/>
                          <w:i/>
                        </w:rPr>
                      </w:del>
                    </m:ctrlPr>
                  </m:sSubSupPr>
                  <m:e>
                    <m:r>
                      <w:del w:id="86" w:author="Stevenson, Ian" w:date="2022-01-07T13:33:00Z">
                        <m:rPr>
                          <m:sty m:val="bi"/>
                        </m:rPr>
                        <w:rPr>
                          <w:rFonts w:ascii="Cambria Math" w:hAnsi="Cambria Math"/>
                        </w:rPr>
                        <m:t>γ</m:t>
                      </w:del>
                    </m:r>
                  </m:e>
                  <m:sub>
                    <m:r>
                      <w:del w:id="87" w:author="Stevenson, Ian" w:date="2022-01-07T13:33:00Z">
                        <w:rPr>
                          <w:rFonts w:ascii="Cambria Math" w:hAnsi="Cambria Math"/>
                        </w:rPr>
                        <m:t>t</m:t>
                      </w:del>
                    </m:r>
                  </m:sub>
                  <m:sup>
                    <m:r>
                      <w:del w:id="88" w:author="Stevenson, Ian" w:date="2022-01-07T13:33:00Z">
                        <w:rPr>
                          <w:rFonts w:ascii="Cambria Math" w:hAnsi="Cambria Math"/>
                        </w:rPr>
                        <m:t>'</m:t>
                      </w:del>
                    </m:r>
                  </m:sup>
                </m:sSubSup>
              </m:e>
            </m:d>
          </m:e>
          <m:sup>
            <m:r>
              <w:del w:id="89" w:author="Stevenson, Ian" w:date="2022-01-07T13:33:00Z">
                <w:rPr>
                  <w:rFonts w:ascii="Cambria Math" w:hAnsi="Cambria Math"/>
                </w:rPr>
                <m:t>'</m:t>
              </w:del>
            </m:r>
          </m:sup>
        </m:sSup>
      </m:oMath>
      <w:del w:id="90" w:author="Stevenson, Ian" w:date="2022-01-07T13:33:00Z">
        <w:r w:rsidR="004A666A" w:rsidDel="003D1FBB">
          <w:delText xml:space="preserve"> is assumed to</w:delText>
        </w:r>
      </w:del>
      <w:r w:rsidR="004A666A">
        <w:t xml:space="preserve"> progress linearly with a Gaussian noise</w:t>
      </w:r>
      <w:del w:id="91" w:author="Stevenson, Ian" w:date="2022-01-07T13:33:00Z">
        <w:r w:rsidR="00560F5D" w:rsidDel="003D1FBB">
          <w:delText xml:space="preserve">, </w:delText>
        </w:r>
      </w:del>
      <m:oMath>
        <m:sSub>
          <m:sSubPr>
            <m:ctrlPr>
              <w:del w:id="92" w:author="Stevenson, Ian" w:date="2022-01-07T13:33:00Z">
                <w:rPr>
                  <w:rFonts w:ascii="Cambria Math" w:hAnsi="Cambria Math"/>
                  <w:i/>
                </w:rPr>
              </w:del>
            </m:ctrlPr>
          </m:sSubPr>
          <m:e>
            <m:r>
              <w:del w:id="93" w:author="Stevenson, Ian" w:date="2022-01-07T13:33:00Z">
                <m:rPr>
                  <m:sty m:val="bi"/>
                </m:rPr>
                <w:rPr>
                  <w:rFonts w:ascii="Cambria Math" w:hAnsi="Cambria Math"/>
                </w:rPr>
                <m:t>θ</m:t>
              </w:del>
            </m:r>
          </m:e>
          <m:sub>
            <m:r>
              <w:del w:id="94" w:author="Stevenson, Ian" w:date="2022-01-07T13:33:00Z">
                <w:rPr>
                  <w:rFonts w:ascii="Cambria Math" w:hAnsi="Cambria Math"/>
                </w:rPr>
                <m:t>t</m:t>
              </w:del>
            </m:r>
          </m:sub>
        </m:sSub>
        <m:r>
          <w:del w:id="95" w:author="Stevenson, Ian" w:date="2022-01-07T13:33:00Z">
            <w:rPr>
              <w:rFonts w:ascii="Cambria Math" w:hAnsi="Cambria Math"/>
            </w:rPr>
            <m:t>∼</m:t>
          </w:del>
        </m:r>
        <m:sSub>
          <m:sSubPr>
            <m:ctrlPr>
              <w:del w:id="96" w:author="Stevenson, Ian" w:date="2022-01-07T13:33:00Z">
                <w:rPr>
                  <w:rFonts w:ascii="Cambria Math" w:hAnsi="Cambria Math"/>
                  <w:i/>
                </w:rPr>
              </w:del>
            </m:ctrlPr>
          </m:sSubPr>
          <m:e>
            <m:r>
              <w:del w:id="97" w:author="Stevenson, Ian" w:date="2022-01-07T13:33:00Z">
                <w:rPr>
                  <w:rFonts w:ascii="Cambria Math" w:hAnsi="Cambria Math"/>
                </w:rPr>
                <m:t>N</m:t>
              </w:del>
            </m:r>
          </m:e>
          <m:sub>
            <m:r>
              <w:del w:id="98" w:author="Stevenson, Ian" w:date="2022-01-07T13:33:00Z">
                <w:rPr>
                  <w:rFonts w:ascii="Cambria Math" w:hAnsi="Cambria Math"/>
                </w:rPr>
                <m:t>p+q</m:t>
              </w:del>
            </m:r>
          </m:sub>
        </m:sSub>
        <m:r>
          <w:del w:id="99" w:author="Stevenson, Ian" w:date="2022-01-07T13:33:00Z">
            <w:rPr>
              <w:rFonts w:ascii="Cambria Math" w:hAnsi="Cambria Math"/>
            </w:rPr>
            <m:t>(</m:t>
          </w:del>
        </m:r>
        <m:r>
          <w:del w:id="100" w:author="Stevenson, Ian" w:date="2022-01-07T13:33:00Z">
            <m:rPr>
              <m:sty m:val="bi"/>
            </m:rPr>
            <w:rPr>
              <w:rFonts w:ascii="Cambria Math" w:hAnsi="Cambria Math"/>
            </w:rPr>
            <m:t>F</m:t>
          </w:del>
        </m:r>
        <m:sSub>
          <m:sSubPr>
            <m:ctrlPr>
              <w:del w:id="101" w:author="Stevenson, Ian" w:date="2022-01-07T13:33:00Z">
                <w:rPr>
                  <w:rFonts w:ascii="Cambria Math" w:hAnsi="Cambria Math"/>
                  <w:i/>
                </w:rPr>
              </w:del>
            </m:ctrlPr>
          </m:sSubPr>
          <m:e>
            <m:r>
              <w:del w:id="102" w:author="Stevenson, Ian" w:date="2022-01-07T13:33:00Z">
                <m:rPr>
                  <m:sty m:val="bi"/>
                </m:rPr>
                <w:rPr>
                  <w:rFonts w:ascii="Cambria Math" w:hAnsi="Cambria Math"/>
                </w:rPr>
                <m:t>θ</m:t>
              </w:del>
            </m:r>
          </m:e>
          <m:sub>
            <m:r>
              <w:del w:id="103" w:author="Stevenson, Ian" w:date="2022-01-07T13:33:00Z">
                <w:rPr>
                  <w:rFonts w:ascii="Cambria Math" w:hAnsi="Cambria Math"/>
                </w:rPr>
                <m:t>t-1</m:t>
              </w:del>
            </m:r>
          </m:sub>
        </m:sSub>
        <m:r>
          <w:del w:id="104" w:author="Stevenson, Ian" w:date="2022-01-07T13:33:00Z">
            <w:rPr>
              <w:rFonts w:ascii="Cambria Math" w:hAnsi="Cambria Math"/>
            </w:rPr>
            <m:t xml:space="preserve">, </m:t>
          </w:del>
        </m:r>
        <m:r>
          <w:del w:id="105" w:author="Stevenson, Ian" w:date="2022-01-07T13:33:00Z">
            <m:rPr>
              <m:sty m:val="bi"/>
            </m:rPr>
            <w:rPr>
              <w:rFonts w:ascii="Cambria Math" w:hAnsi="Cambria Math"/>
            </w:rPr>
            <m:t>Q</m:t>
          </w:del>
        </m:r>
        <m:r>
          <w:del w:id="106" w:author="Stevenson, Ian" w:date="2022-01-07T13:33:00Z">
            <w:rPr>
              <w:rFonts w:ascii="Cambria Math" w:hAnsi="Cambria Math"/>
            </w:rPr>
            <m:t>)</m:t>
          </w:del>
        </m:r>
      </m:oMath>
      <w:r w:rsidR="00560F5D">
        <w:t>.</w:t>
      </w:r>
      <w:del w:id="107" w:author="Stevenson, Ian" w:date="2022-01-07T13:33:00Z">
        <w:r w:rsidR="00560F5D" w:rsidDel="003D1FBB">
          <w:delText xml:space="preserve"> </w:delText>
        </w:r>
        <w:r w:rsidR="00CD06DF" w:rsidDel="003D1FBB">
          <w:delText xml:space="preserve"> </w:delText>
        </w:r>
      </w:del>
    </w:p>
    <w:p w14:paraId="53801843" w14:textId="77777777" w:rsidR="00D971CF" w:rsidRDefault="00D971CF" w:rsidP="00CD06DF"/>
    <w:p w14:paraId="3D2E9EB4" w14:textId="7C50A306" w:rsidR="00CD06DF" w:rsidRDefault="00D971CF" w:rsidP="00D971CF">
      <w:del w:id="108" w:author="Stevenson, Ian" w:date="2022-01-07T13:34:00Z">
        <w:r w:rsidDel="003D1FBB">
          <w:delText>In summary, t</w:delText>
        </w:r>
      </w:del>
      <w:ins w:id="109" w:author="Stevenson, Ian" w:date="2022-01-07T13:34:00Z">
        <w:r w:rsidR="003D1FBB">
          <w:t>T</w:t>
        </w:r>
      </w:ins>
      <w:r>
        <w:t xml:space="preserve">he </w:t>
      </w:r>
      <w:del w:id="110" w:author="Stevenson, Ian" w:date="2022-01-07T13:29:00Z">
        <w:r w:rsidDel="00E705AB">
          <w:delText xml:space="preserve">neurons </w:delText>
        </w:r>
      </w:del>
      <w:ins w:id="111" w:author="Stevenson, Ian" w:date="2022-01-07T13:29:00Z">
        <w:r w:rsidR="00E705AB">
          <w:t>observations</w:t>
        </w:r>
        <w:r w:rsidR="00E705AB">
          <w:t xml:space="preserve"> </w:t>
        </w:r>
      </w:ins>
      <w:r>
        <w:t>follow</w:t>
      </w:r>
      <w:ins w:id="112" w:author="Stevenson, Ian" w:date="2022-01-07T13:30:00Z">
        <w:r w:rsidR="003D1FBB">
          <w:t xml:space="preserve"> conditionally</w:t>
        </w:r>
      </w:ins>
      <w:r>
        <w:t xml:space="preserve"> </w:t>
      </w:r>
      <w:ins w:id="113" w:author="Stevenson, Ian" w:date="2022-01-07T13:29:00Z">
        <w:r w:rsidR="00E705AB">
          <w:t xml:space="preserve">independent </w:t>
        </w:r>
      </w:ins>
      <w:r>
        <w:t>CMP distributions</w:t>
      </w:r>
      <w:del w:id="114" w:author="Stevenson, Ian" w:date="2022-01-07T13:30:00Z">
        <w:r w:rsidDel="003D1FBB">
          <w:delText xml:space="preserve"> independently</w:delText>
        </w:r>
      </w:del>
      <w:r>
        <w:t xml:space="preserve">, </w:t>
      </w:r>
      <w:del w:id="115" w:author="Stevenson, Ian" w:date="2022-01-07T13:30:00Z">
        <w:r w:rsidDel="003D1FBB">
          <w:delText xml:space="preserve">conditioning </w:delText>
        </w:r>
      </w:del>
      <w:ins w:id="116" w:author="Stevenson, Ian" w:date="2022-01-07T13:30:00Z">
        <w:r w:rsidR="003D1FBB">
          <w:t>given</w:t>
        </w:r>
      </w:ins>
      <w:del w:id="117" w:author="Stevenson, Ian" w:date="2022-01-07T13:30:00Z">
        <w:r w:rsidDel="003D1FBB">
          <w:delText>on</w:delText>
        </w:r>
      </w:del>
      <w:ins w:id="118" w:author="Stevenson, Ian" w:date="2022-01-07T13:30:00Z">
        <w:r w:rsidR="003D1FBB">
          <w:t xml:space="preserve"> the</w:t>
        </w:r>
      </w:ins>
      <w:r>
        <w:t xml:space="preserve">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t>.</w:t>
      </w:r>
    </w:p>
    <w:p w14:paraId="06DC8FE8" w14:textId="77777777" w:rsidR="00D971CF" w:rsidRPr="00D971CF" w:rsidRDefault="00914E8A"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5342E6F6" w:rsidR="001E6EAF" w:rsidRPr="00D971CF" w:rsidRDefault="003D1FBB" w:rsidP="00D971CF">
      <w:pPr>
        <w:jc w:val="left"/>
      </w:pPr>
      <w:ins w:id="119" w:author="Stevenson, Ian" w:date="2022-01-07T13:34:00Z">
        <w:r>
          <w:t xml:space="preserve">While </w:t>
        </w:r>
      </w:ins>
      <w:del w:id="120" w:author="Stevenson, Ian" w:date="2022-01-07T13:34:00Z">
        <w:r w:rsidR="00D971CF" w:rsidDel="003D1FBB">
          <w:delText>T</w:delText>
        </w:r>
      </w:del>
      <w:ins w:id="121" w:author="Stevenson, Ian" w:date="2022-01-07T13:34:00Z">
        <w:r>
          <w:t>t</w:t>
        </w:r>
      </w:ins>
      <w:r w:rsidR="00D971CF">
        <w:t xml:space="preserve">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rsidR="00D971CF">
        <w:t xml:space="preserve"> evolves linearly</w:t>
      </w:r>
      <w:ins w:id="122" w:author="Stevenson, Ian" w:date="2022-01-07T13:34:00Z">
        <w:r>
          <w:t xml:space="preserve"> with Gaussian noise</w:t>
        </w:r>
      </w:ins>
      <w:r w:rsidR="00D971CF">
        <w:t>:</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031405AB" w14:textId="489BB44B" w:rsidR="003D1FBB" w:rsidRDefault="003D1FBB" w:rsidP="003D1FBB">
      <w:pPr>
        <w:rPr>
          <w:ins w:id="123" w:author="Stevenson, Ian" w:date="2022-01-07T13:33:00Z"/>
        </w:rPr>
      </w:pPr>
      <w:ins w:id="124" w:author="Stevenson, Ian" w:date="2022-01-07T13:34:00Z">
        <w:r>
          <w:t xml:space="preserve">Given the initial state mean and covariance </w:t>
        </w:r>
      </w:ins>
      <w:proofErr w:type="gramStart"/>
      <w:ins w:id="125" w:author="Stevenson, Ian" w:date="2022-01-07T13:35:00Z">
        <w:r>
          <w:t>… ,</w:t>
        </w:r>
        <w:proofErr w:type="gramEnd"/>
        <w:r>
          <w:t xml:space="preserve"> linear dynamics </w:t>
        </w:r>
      </w:ins>
      <m:oMath>
        <m:r>
          <w:ins w:id="126" w:author="Stevenson, Ian" w:date="2022-01-07T13:35:00Z">
            <w:rPr>
              <w:rFonts w:ascii="Cambria Math" w:hAnsi="Cambria Math"/>
            </w:rPr>
            <m:t>F</m:t>
          </w:ins>
        </m:r>
      </m:oMath>
      <w:ins w:id="127" w:author="Stevenson, Ian" w:date="2022-01-07T13:35:00Z">
        <w:r>
          <w:t xml:space="preserve">, and process covariance </w:t>
        </w:r>
      </w:ins>
      <m:oMath>
        <m:r>
          <w:ins w:id="128" w:author="Stevenson, Ian" w:date="2022-01-07T13:35:00Z">
            <w:rPr>
              <w:rFonts w:ascii="Cambria Math" w:hAnsi="Cambria Math"/>
            </w:rPr>
            <m:t>Q</m:t>
          </w:ins>
        </m:r>
      </m:oMath>
      <w:ins w:id="129" w:author="Stevenson, Ian" w:date="2022-01-07T13:35:00Z">
        <w:r>
          <w:t>.</w:t>
        </w:r>
      </w:ins>
    </w:p>
    <w:p w14:paraId="16B917F9" w14:textId="17A4324A" w:rsidR="00AD4F7B" w:rsidRDefault="00AD4F7B" w:rsidP="009A7B80">
      <w:pPr>
        <w:rPr>
          <w:ins w:id="130" w:author="Stevenson, Ian" w:date="2022-01-07T13:33:00Z"/>
        </w:rPr>
      </w:pPr>
    </w:p>
    <w:p w14:paraId="1129EEF8" w14:textId="77777777" w:rsidR="003D1FBB" w:rsidRPr="00FD2241" w:rsidRDefault="003D1FBB" w:rsidP="009A7B80"/>
    <w:p w14:paraId="40B7B8CC" w14:textId="7DADF6FE" w:rsidR="00937DF4" w:rsidRDefault="004E7FA2" w:rsidP="00C51C1F">
      <w:pPr>
        <w:pStyle w:val="Heading2"/>
      </w:pPr>
      <w:r>
        <w:lastRenderedPageBreak/>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914E8A"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5D11A110"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w:ins w:id="131" w:author="Stevenson, Ian" w:date="2022-01-07T13:40:00Z">
            <m:rPr>
              <m:scr m:val="script"/>
              <m:sty m:val="p"/>
            </m:rPr>
            <w:rPr>
              <w:rFonts w:ascii="Cambria Math" w:hAnsi="Cambria Math"/>
            </w:rPr>
            <m:t>O</m:t>
          </w:ins>
        </m:r>
        <m:r>
          <w:del w:id="132" w:author="Stevenson, Ian" w:date="2022-01-07T13:40:00Z">
            <m:rPr>
              <m:sty m:val="p"/>
            </m:rPr>
            <w:rPr>
              <w:rFonts w:ascii="Cambria Math" w:hAnsi="Cambria Math"/>
            </w:rPr>
            <m:t>Ο</m:t>
          </w:del>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40E5EA82"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del w:id="133" w:author="Stevenson, Ian" w:date="2022-01-07T13:44:00Z">
        <w:r w:rsidR="000224F3" w:rsidDel="005F239B">
          <w:delText xml:space="preserve">These </w:delText>
        </w:r>
      </w:del>
      <w:ins w:id="134" w:author="Stevenson, Ian" w:date="2022-01-07T13:44:00Z">
        <w:r w:rsidR="005F239B">
          <w:t>We can calculate these</w:t>
        </w:r>
        <w:r w:rsidR="005F239B">
          <w:t xml:space="preserve"> </w:t>
        </w:r>
      </w:ins>
      <w:r w:rsidR="000224F3">
        <w:t xml:space="preserve">moments </w:t>
      </w:r>
      <w:del w:id="135" w:author="Stevenson, Ian" w:date="2022-01-07T13:44:00Z">
        <w:r w:rsidR="000C0010" w:rsidDel="005F239B">
          <w:delText>are</w:delText>
        </w:r>
        <w:r w:rsidR="00916F1D" w:rsidDel="005F239B">
          <w:delText xml:space="preserve"> generally</w:delText>
        </w:r>
        <w:r w:rsidR="000C0010" w:rsidDel="005F239B">
          <w:delText xml:space="preserve"> calculated </w:delText>
        </w:r>
      </w:del>
      <w:r w:rsidR="000C0010">
        <w:t>by truncated summation</w:t>
      </w:r>
      <w:ins w:id="136" w:author="Stevenson, Ian" w:date="2022-01-07T13:44:00Z">
        <w:r w:rsidR="005F239B">
          <w:t>. However,</w:t>
        </w:r>
      </w:ins>
      <w:del w:id="137" w:author="Stevenson, Ian" w:date="2022-01-07T13:44:00Z">
        <w:r w:rsidR="000224F3" w:rsidDel="005F239B">
          <w:delText>,</w:delText>
        </w:r>
      </w:del>
      <w:r w:rsidR="000224F3">
        <w:t xml:space="preserve"> </w:t>
      </w:r>
      <w:del w:id="138" w:author="Stevenson, Ian" w:date="2022-01-07T13:44:00Z">
        <w:r w:rsidR="000224F3" w:rsidDel="005F239B">
          <w:delText xml:space="preserve">and </w:delText>
        </w:r>
      </w:del>
      <w:r w:rsidR="000224F3">
        <w:t>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truncated summation is computationally costly</w:t>
      </w:r>
      <w:del w:id="139" w:author="Stevenson, Ian" w:date="2022-01-07T13:43:00Z">
        <w:r w:rsidR="000224F3" w:rsidDel="005F239B">
          <w:delText>,</w:delText>
        </w:r>
      </w:del>
      <w:r w:rsidR="000224F3">
        <w:t xml:space="preserve"> since </w:t>
      </w:r>
      <w:r w:rsidR="000C0010">
        <w:t xml:space="preserve">we need </w:t>
      </w:r>
      <w:r w:rsidR="007210FA">
        <w:t>many steps</w:t>
      </w:r>
      <w:r w:rsidR="000C0010">
        <w:t xml:space="preserve"> for accurate approximation. </w:t>
      </w:r>
      <w:del w:id="140" w:author="Stevenson, Ian" w:date="2022-01-07T13:44:00Z">
        <w:r w:rsidR="000C0010" w:rsidDel="005F239B">
          <w:delText>However</w:delText>
        </w:r>
      </w:del>
      <w:ins w:id="141" w:author="Stevenson, Ian" w:date="2022-01-07T13:44:00Z">
        <w:r w:rsidR="005F239B">
          <w:t>In this case</w:t>
        </w:r>
      </w:ins>
      <w:r w:rsidR="000C0010">
        <w:t>,</w:t>
      </w:r>
      <w:r w:rsidR="0023354F">
        <w:t xml:space="preserve"> </w:t>
      </w:r>
      <w:del w:id="142" w:author="Stevenson, Ian" w:date="2022-01-07T13:44:00Z">
        <w:r w:rsidR="000224F3" w:rsidDel="005F239B">
          <w:delText xml:space="preserve">these </w:delText>
        </w:r>
      </w:del>
      <w:ins w:id="143" w:author="Stevenson, Ian" w:date="2022-01-07T13:44:00Z">
        <w:r w:rsidR="005F239B">
          <w:t>we approximate the</w:t>
        </w:r>
        <w:r w:rsidR="005F239B">
          <w:t xml:space="preserve"> </w:t>
        </w:r>
      </w:ins>
      <w:r w:rsidR="000224F3">
        <w:t xml:space="preserve">moments </w:t>
      </w:r>
      <w:del w:id="144" w:author="Stevenson, Ian" w:date="2022-01-07T13:44:00Z">
        <w:r w:rsidR="0023354F" w:rsidDel="005F239B">
          <w:delText xml:space="preserve">can </w:delText>
        </w:r>
        <w:r w:rsidR="000224F3" w:rsidDel="005F239B">
          <w:delText xml:space="preserve">be efficiently </w:delText>
        </w:r>
        <w:r w:rsidR="0023354F" w:rsidDel="005F239B">
          <w:delText>approximate</w:delText>
        </w:r>
        <w:r w:rsidR="000224F3" w:rsidDel="005F239B">
          <w:delText xml:space="preserve">d </w:delText>
        </w:r>
      </w:del>
      <w:r w:rsidR="000224F3">
        <w:t xml:space="preserve">using previous </w:t>
      </w:r>
      <w:r w:rsidR="00253076">
        <w:fldChar w:fldCharType="begin" w:fldLock="1"/>
      </w:r>
      <w:r w:rsidR="00253076">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253076">
        <w:rPr>
          <w:rFonts w:hint="eastAsia"/>
        </w:rPr>
        <w:instrText>ng probabilistic argument to obtain the leading term in the asymptotic expansion of Z (</w:instrText>
      </w:r>
      <w:r w:rsidR="00253076">
        <w:rPr>
          <w:rFonts w:hint="eastAsia"/>
        </w:rPr>
        <w:instrText>λ</w:instrText>
      </w:r>
      <w:r w:rsidR="00253076">
        <w:rPr>
          <w:rFonts w:hint="eastAsia"/>
        </w:rPr>
        <w:instrText xml:space="preserve">, </w:instrText>
      </w:r>
      <w:r w:rsidR="00253076">
        <w:rPr>
          <w:rFonts w:hint="eastAsia"/>
        </w:rPr>
        <w:instrText>ν</w:instrText>
      </w:r>
      <w:r w:rsidR="00253076">
        <w:rPr>
          <w:rFonts w:hint="eastAsia"/>
        </w:rPr>
        <w:instrText xml:space="preserve">) in the limit </w:instrText>
      </w:r>
      <w:r w:rsidR="00253076">
        <w:rPr>
          <w:rFonts w:hint="eastAsia"/>
        </w:rPr>
        <w:instrText>λ</w:instrText>
      </w:r>
      <w:r w:rsidR="00253076">
        <w:rPr>
          <w:rFonts w:hint="eastAsia"/>
        </w:rPr>
        <w:instrText xml:space="preserve"> </w:instrText>
      </w:r>
      <w:r w:rsidR="00253076">
        <w:rPr>
          <w:rFonts w:hint="eastAsia"/>
        </w:rPr>
        <w:instrText>→</w:instrText>
      </w:r>
      <w:r w:rsidR="00253076">
        <w:rPr>
          <w:rFonts w:hint="eastAsia"/>
        </w:rPr>
        <w:instrText xml:space="preserve"> </w:instrText>
      </w:r>
      <w:r w:rsidR="00253076">
        <w:rPr>
          <w:rFonts w:hint="eastAsia"/>
        </w:rPr>
        <w:instrText>∞</w:instrText>
      </w:r>
      <w:r w:rsidR="00253076">
        <w:rPr>
          <w:rFonts w:hint="eastAsia"/>
        </w:rPr>
        <w:instrText xml:space="preserve"> that holds for all </w:instrText>
      </w:r>
      <w:r w:rsidR="00253076">
        <w:rPr>
          <w:rFonts w:hint="eastAsia"/>
        </w:rPr>
        <w:instrText>ν</w:instrText>
      </w:r>
      <w:r w:rsidR="00253076">
        <w:rPr>
          <w:rFonts w:hint="eastAsia"/>
        </w:rPr>
        <w:instrText xml:space="preserve"> &gt; 0. We then use an integral representation to obtain the entire asymptotic series and give explicit formulas for the firs</w:instrText>
      </w:r>
      <w:r w:rsidR="00253076">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del w:id="145" w:author="Stevenson, Ian" w:date="2022-01-07T13:46:00Z">
        <w:r w:rsidR="00253076" w:rsidRPr="00253076" w:rsidDel="00B77175">
          <w:delText xml:space="preserve">Since observations are accounted for by both </w:delText>
        </w:r>
      </w:del>
      <m:oMath>
        <m:r>
          <w:del w:id="146" w:author="Stevenson, Ian" w:date="2022-01-07T13:46:00Z">
            <w:rPr>
              <w:rFonts w:ascii="Cambria Math" w:hAnsi="Cambria Math"/>
            </w:rPr>
            <m:t>λ</m:t>
          </w:del>
        </m:r>
      </m:oMath>
      <w:del w:id="147" w:author="Stevenson, Ian" w:date="2022-01-07T13:46:00Z">
        <w:r w:rsidR="00253076" w:rsidRPr="00253076" w:rsidDel="00B77175">
          <w:delText xml:space="preserve"> and </w:delText>
        </w:r>
      </w:del>
      <m:oMath>
        <m:r>
          <w:del w:id="148" w:author="Stevenson, Ian" w:date="2022-01-07T13:46:00Z">
            <w:rPr>
              <w:rFonts w:ascii="Cambria Math" w:hAnsi="Cambria Math"/>
            </w:rPr>
            <m:t>ν</m:t>
          </w:del>
        </m:r>
      </m:oMath>
      <w:del w:id="149" w:author="Stevenson, Ian" w:date="2022-01-07T13:46:00Z">
        <w:r w:rsidR="00253076" w:rsidRPr="00253076" w:rsidDel="00B77175">
          <w:delText>, o</w:delText>
        </w:r>
      </w:del>
      <w:ins w:id="150" w:author="Stevenson, Ian" w:date="2022-01-07T13:46:00Z">
        <w:r w:rsidR="00B77175">
          <w:t>O</w:t>
        </w:r>
      </w:ins>
      <w:r w:rsidR="00253076" w:rsidRPr="00253076">
        <w:t>utliers often result in the Hessian being close to singular</w:t>
      </w:r>
      <w:r w:rsidR="00923B91">
        <w:t xml:space="preserve"> or even positive-definite (see details in Appendix). To ensure </w:t>
      </w:r>
      <w:del w:id="151" w:author="Stevenson, Ian" w:date="2022-01-07T13:47:00Z">
        <w:r w:rsidR="00923B91" w:rsidDel="00B77175">
          <w:delText xml:space="preserve">the </w:delText>
        </w:r>
      </w:del>
      <w:r w:rsidR="00923B91">
        <w:t xml:space="preserve">robustness, we use </w:t>
      </w:r>
      <w:del w:id="152" w:author="Stevenson, Ian" w:date="2022-01-07T13:47:00Z">
        <w:r w:rsidR="00923B91" w:rsidDel="00B77175">
          <w:delText xml:space="preserve">the </w:delText>
        </w:r>
      </w:del>
      <w:r w:rsidR="00923B91">
        <w:t>Fisher scoring where the observed information is replaced by the expected information.</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del w:id="153" w:author="Stevenson, Ian" w:date="2022-01-07T13:51:00Z">
        <w:r w:rsidR="00916F1D" w:rsidDel="00231D36">
          <w:delText>The forward</w:delText>
        </w:r>
      </w:del>
      <w:ins w:id="154" w:author="Stevenson, Ian" w:date="2022-01-07T13:51:00Z">
        <w:r w:rsidR="00231D36">
          <w:t>Forward</w:t>
        </w:r>
      </w:ins>
      <w:r w:rsidR="00916F1D">
        <w:t xml:space="preserve"> filtering </w:t>
      </w:r>
      <w:del w:id="155" w:author="Stevenson, Ian" w:date="2022-01-07T13:51:00Z">
        <w:r w:rsidR="00916F1D" w:rsidDel="00231D36">
          <w:delText xml:space="preserve">stage </w:delText>
        </w:r>
      </w:del>
      <w:r w:rsidR="00446D63">
        <w:t xml:space="preserve">for </w:t>
      </w:r>
      <w:ins w:id="156" w:author="Stevenson, Ian" w:date="2022-01-07T13:51:00Z">
        <w:r w:rsidR="00231D36">
          <w:t>a dynamic</w:t>
        </w:r>
      </w:ins>
      <w:ins w:id="157" w:author="Stevenson, Ian" w:date="2022-01-07T13:50:00Z">
        <w:r w:rsidR="00B77175">
          <w:t xml:space="preserve"> </w:t>
        </w:r>
      </w:ins>
      <w:r w:rsidR="00446D63">
        <w:t xml:space="preserve">Poisson </w:t>
      </w:r>
      <w:del w:id="158" w:author="Stevenson, Ian" w:date="2022-01-07T13:51:00Z">
        <w:r w:rsidR="00446D63" w:rsidDel="00231D36">
          <w:delText xml:space="preserve">case </w:delText>
        </w:r>
      </w:del>
      <w:ins w:id="159" w:author="Stevenson, Ian" w:date="2022-01-07T13:51:00Z">
        <w:r w:rsidR="00231D36">
          <w:t>model h</w:t>
        </w:r>
      </w:ins>
      <w:ins w:id="160" w:author="Stevenson, Ian" w:date="2022-01-07T13:50:00Z">
        <w:r w:rsidR="00B77175">
          <w:t>as</w:t>
        </w:r>
      </w:ins>
      <w:ins w:id="161" w:author="Stevenson, Ian" w:date="2022-01-07T13:51:00Z">
        <w:r w:rsidR="00231D36">
          <w:t xml:space="preserve"> been</w:t>
        </w:r>
      </w:ins>
      <w:ins w:id="162" w:author="Stevenson, Ian" w:date="2022-01-07T13:50:00Z">
        <w:r w:rsidR="00B77175">
          <w:t xml:space="preserve"> previously </w:t>
        </w:r>
      </w:ins>
      <w:del w:id="163" w:author="Stevenson, Ian" w:date="2022-01-07T13:51:00Z">
        <w:r w:rsidR="00446D63" w:rsidDel="00B77175">
          <w:delText>is derived in</w:delText>
        </w:r>
        <w:r w:rsidR="00EC2B2F" w:rsidDel="00B77175">
          <w:delText xml:space="preserve"> the appendix of</w:delText>
        </w:r>
      </w:del>
      <w:ins w:id="164" w:author="Stevenson, Ian" w:date="2022-01-07T13:51:00Z">
        <w:r w:rsidR="00231D36">
          <w:t>described</w:t>
        </w:r>
        <w:r w:rsidR="00B77175">
          <w:t xml:space="preserve"> </w:t>
        </w:r>
      </w:ins>
      <w:del w:id="165" w:author="Stevenson, Ian" w:date="2022-01-07T13:51:00Z">
        <w:r w:rsidR="002749D6" w:rsidDel="00231D36">
          <w:delText xml:space="preserve"> </w:delText>
        </w:r>
      </w:del>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and</w:t>
      </w:r>
      <w:ins w:id="166" w:author="Stevenson, Ian" w:date="2022-01-07T13:51:00Z">
        <w:r w:rsidR="00231D36">
          <w:t>, here</w:t>
        </w:r>
      </w:ins>
      <w:r w:rsidR="006B24FE">
        <w:t xml:space="preserve"> we </w:t>
      </w:r>
      <w:del w:id="167" w:author="Stevenson, Ian" w:date="2022-01-07T13:51:00Z">
        <w:r w:rsidR="006B24FE" w:rsidDel="00231D36">
          <w:delText xml:space="preserve">can </w:delText>
        </w:r>
      </w:del>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w:t>
      </w:r>
      <w:del w:id="168" w:author="Stevenson, Ian" w:date="2022-01-07T13:52:00Z">
        <w:r w:rsidR="000E3875" w:rsidDel="00231D36">
          <w:rPr>
            <w:iCs/>
          </w:rPr>
          <w:delText>,</w:delText>
        </w:r>
      </w:del>
      <w:r w:rsidR="000E3875">
        <w:rPr>
          <w:iCs/>
        </w:rPr>
        <w:t xml:space="preserve"> the filtering update for step </w:t>
      </w:r>
      <m:oMath>
        <m:r>
          <w:rPr>
            <w:rFonts w:ascii="Cambria Math" w:hAnsi="Cambria Math"/>
          </w:rPr>
          <m:t>t</m:t>
        </m:r>
      </m:oMath>
      <w:del w:id="169" w:author="Stevenson, Ian" w:date="2022-01-07T13:52:00Z">
        <w:r w:rsidR="000E3875" w:rsidDel="00231D36">
          <w:rPr>
            <w:iCs/>
          </w:rPr>
          <w:delText>:</w:delText>
        </w:r>
      </w:del>
      <w:ins w:id="170" w:author="Stevenson, Ian" w:date="2022-01-07T13:52:00Z">
        <w:r w:rsidR="00231D36">
          <w:rPr>
            <w:iCs/>
          </w:rPr>
          <w:t xml:space="preserve"> is given by</w:t>
        </w:r>
      </w:ins>
    </w:p>
    <w:p w14:paraId="69A5C2FE" w14:textId="3F95864B" w:rsidR="00760AB4" w:rsidRPr="00A80A0D" w:rsidRDefault="00914E8A"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t-1|t-1 </m:t>
              </m:r>
            </m:sub>
          </m:sSub>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t-1|t-1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t-1</m:t>
              </m:r>
            </m:sub>
            <m:sup>
              <m:r>
                <w:rPr>
                  <w:rFonts w:ascii="Cambria Math" w:hAnsi="Cambria Math"/>
                </w:rPr>
                <m:t>'</m:t>
              </m:r>
            </m:sup>
          </m:sSubSup>
          <m:r>
            <w:rPr>
              <w:rFonts w:ascii="Cambria Math" w:hAnsi="Cambria Math"/>
            </w:rPr>
            <m:t>+</m:t>
          </m:r>
          <m:r>
            <m:rPr>
              <m:sty m:val="bi"/>
            </m:rPr>
            <w:rPr>
              <w:rFonts w:ascii="Cambria Math" w:hAnsi="Cambria Math"/>
            </w:rPr>
            <m:t>Q</m:t>
          </m:r>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r>
            <m:rPr>
              <m:sty m:val="p"/>
            </m:rP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oMath>
      </m:oMathPara>
    </w:p>
    <w:p w14:paraId="35EE9D4A" w14:textId="09C3CE11" w:rsidR="0023354F" w:rsidRDefault="00B3599F" w:rsidP="009A7B80">
      <w:pPr>
        <w:rPr>
          <w:lang w:eastAsia="zh-CN"/>
        </w:rPr>
      </w:pPr>
      <w:ins w:id="171" w:author="Stevenson, Ian" w:date="2022-01-07T14:03:00Z">
        <w:r>
          <w:t xml:space="preserve">Here, to again ensure robustness, we use Fisher scoring </w:t>
        </w:r>
      </w:ins>
      <w:ins w:id="172" w:author="Stevenson, Ian" w:date="2022-01-07T14:04:00Z">
        <w:r>
          <w:t>when updating the state covariance.</w:t>
        </w:r>
      </w:ins>
      <w:ins w:id="173" w:author="Stevenson, Ian" w:date="2022-01-07T14:05:00Z">
        <w:r>
          <w:t xml:space="preserve"> </w:t>
        </w:r>
      </w:ins>
      <w:del w:id="174" w:author="Stevenson, Ian" w:date="2022-01-07T13:52:00Z">
        <w:r w:rsidR="00A80A0D" w:rsidDel="00231D36">
          <w:delText>Then w</w:delText>
        </w:r>
      </w:del>
      <w:ins w:id="175" w:author="Stevenson, Ian" w:date="2022-01-07T13:52:00Z">
        <w:r w:rsidR="00231D36">
          <w:t>W</w:t>
        </w:r>
      </w:ins>
      <w:r w:rsidR="00A80A0D">
        <w:t xml:space="preserve">e </w:t>
      </w:r>
      <w:del w:id="176" w:author="Stevenson, Ian" w:date="2022-01-07T14:05:00Z">
        <w:r w:rsidR="00A80A0D" w:rsidDel="00B3599F">
          <w:delText>can</w:delText>
        </w:r>
      </w:del>
      <w:del w:id="177" w:author="Stevenson, Ian" w:date="2022-01-07T13:52:00Z">
        <w:r w:rsidR="00A80A0D" w:rsidDel="00231D36">
          <w:delText>t</w:delText>
        </w:r>
      </w:del>
      <w:del w:id="178" w:author="Stevenson, Ian" w:date="2022-01-07T14:05:00Z">
        <w:r w:rsidR="00A80A0D" w:rsidDel="00B3599F">
          <w:delText xml:space="preserve"> get </w:delText>
        </w:r>
      </w:del>
      <w:r w:rsidR="00A80A0D">
        <w:t>the</w:t>
      </w:r>
      <w:ins w:id="179" w:author="Stevenson, Ian" w:date="2022-01-07T13:53:00Z">
        <w:r w:rsidR="00231D36">
          <w:t>n find smoothed estimate</w:t>
        </w:r>
      </w:ins>
      <w:ins w:id="180" w:author="Stevenson, Ian" w:date="2022-01-07T14:05:00Z">
        <w:r>
          <w:t>s</w:t>
        </w:r>
      </w:ins>
      <w:ins w:id="181" w:author="Stevenson, Ian" w:date="2022-01-07T13:53:00Z">
        <w:r w:rsidR="00231D36">
          <w:t xml:space="preserve"> using a backward pass </w:t>
        </w:r>
      </w:ins>
      <w:del w:id="182" w:author="Stevenson, Ian" w:date="2022-01-07T13:53:00Z">
        <w:r w:rsidR="00A80A0D" w:rsidDel="00231D36">
          <w:delText xml:space="preserve"> smooth</w:delText>
        </w:r>
        <w:r w:rsidR="004C7526" w:rsidDel="00231D36">
          <w:delText>ing</w:delText>
        </w:r>
        <w:r w:rsidR="00A80A0D" w:rsidDel="00231D36">
          <w:delText xml:space="preserve"> estimate by backward smoother</w:delText>
        </w:r>
      </w:del>
      <w:ins w:id="183" w:author="Stevenson, Ian" w:date="2022-01-07T13:53:00Z">
        <w:r w:rsidR="00231D36">
          <w:t>(Rauch-Tung-Striebel smoother)</w:t>
        </w:r>
      </w:ins>
      <w:r w:rsidR="00A80A0D">
        <w:t>.</w:t>
      </w:r>
      <w:r w:rsidR="004C7526">
        <w:t xml:space="preserve"> </w:t>
      </w:r>
      <w:r w:rsidR="001B5D3F">
        <w:t xml:space="preserve">Although doing smoothing is fast, the </w:t>
      </w:r>
      <w:del w:id="184" w:author="Stevenson, Ian" w:date="2022-01-07T13:54:00Z">
        <w:r w:rsidR="001B5D3F" w:rsidDel="00231D36">
          <w:delText xml:space="preserve">estimations </w:delText>
        </w:r>
      </w:del>
      <w:ins w:id="185" w:author="Stevenson, Ian" w:date="2022-01-07T13:54:00Z">
        <w:r w:rsidR="00231D36">
          <w:t>estima</w:t>
        </w:r>
        <w:r w:rsidR="00231D36">
          <w:t>tes</w:t>
        </w:r>
        <w:r w:rsidR="00231D36">
          <w:t xml:space="preserve"> </w:t>
        </w:r>
      </w:ins>
      <w:del w:id="186" w:author="Stevenson, Ian" w:date="2022-01-07T13:54:00Z">
        <w:r w:rsidR="001B5D3F" w:rsidDel="00231D36">
          <w:delText>will</w:delText>
        </w:r>
        <w:r w:rsidR="0039656E" w:rsidDel="00231D36">
          <w:delText xml:space="preserve"> </w:delText>
        </w:r>
      </w:del>
      <w:ins w:id="187" w:author="Stevenson, Ian" w:date="2022-01-07T13:54:00Z">
        <w:r w:rsidR="00231D36">
          <w:t>can</w:t>
        </w:r>
        <w:r w:rsidR="00231D36">
          <w:t xml:space="preserve"> </w:t>
        </w:r>
      </w:ins>
      <w:r w:rsidR="0039656E">
        <w:t>be</w:t>
      </w:r>
      <w:r w:rsidR="001B5D3F">
        <w:t xml:space="preserve"> </w:t>
      </w:r>
      <w:del w:id="188" w:author="Stevenson, Ian" w:date="2022-01-07T13:54:00Z">
        <w:r w:rsidR="001B5D3F" w:rsidDel="00231D36">
          <w:delText>bias</w:delText>
        </w:r>
        <w:r w:rsidR="0039656E" w:rsidDel="00231D36">
          <w:delText>ed</w:delText>
        </w:r>
        <w:r w:rsidR="001B5D3F" w:rsidDel="00231D36">
          <w:delText xml:space="preserve"> </w:delText>
        </w:r>
      </w:del>
      <w:ins w:id="189" w:author="Stevenson, Ian" w:date="2022-01-07T13:54:00Z">
        <w:r w:rsidR="00231D36">
          <w:t xml:space="preserve">inaccurate, especially when </w:t>
        </w:r>
      </w:ins>
      <w:ins w:id="190" w:author="Stevenson, Ian" w:date="2022-01-07T13:55:00Z">
        <w:r w:rsidR="00231D36">
          <w:t>there are large changes in</w:t>
        </w:r>
      </w:ins>
      <w:ins w:id="191" w:author="Stevenson, Ian" w:date="2022-01-07T13:56:00Z">
        <w:r w:rsidR="00644EC3">
          <w:t xml:space="preserve"> the state vector</w:t>
        </w:r>
      </w:ins>
      <w:del w:id="192" w:author="Stevenson, Ian" w:date="2022-01-07T13:55:00Z">
        <w:r w:rsidR="001B5D3F" w:rsidDel="00231D36">
          <w:delText xml:space="preserve">too much </w:delText>
        </w:r>
        <w:r w:rsidR="004413C0" w:rsidDel="00231D36">
          <w:delText>for large dynamics</w:delText>
        </w:r>
      </w:del>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oMath>
      <w:r w:rsidR="00C62A69">
        <w:t xml:space="preserve">. This will </w:t>
      </w:r>
      <w:r w:rsidR="004413C0">
        <w:t>be</w:t>
      </w:r>
      <w:r w:rsidR="00360633">
        <w:t xml:space="preserve"> statistically</w:t>
      </w:r>
      <w:r w:rsidR="004413C0">
        <w:t xml:space="preserve"> inefficient when </w:t>
      </w:r>
      <w:ins w:id="193" w:author="Stevenson, Ian" w:date="2022-01-07T13:56:00Z">
        <w:r w:rsidR="00644EC3">
          <w:t xml:space="preserve">the </w:t>
        </w:r>
      </w:ins>
      <w:r w:rsidR="004413C0">
        <w:t>recursive prior is too far away from the posterior mode, or when there</w:t>
      </w:r>
      <w:r w:rsidR="000D4E77">
        <w:t xml:space="preserve"> is</w:t>
      </w:r>
      <w:r w:rsidR="004413C0">
        <w:t xml:space="preserve"> a </w:t>
      </w:r>
      <w:del w:id="194" w:author="Stevenson, Ian" w:date="2022-01-07T13:56:00Z">
        <w:r w:rsidR="004413C0" w:rsidDel="00644EC3">
          <w:delText>huge “jump”</w:delText>
        </w:r>
      </w:del>
      <w:ins w:id="195" w:author="Stevenson, Ian" w:date="2022-01-07T13:56:00Z">
        <w:r w:rsidR="00644EC3">
          <w:t>large change</w:t>
        </w:r>
      </w:ins>
      <w:r w:rsidR="004413C0">
        <w:t xml:space="preserve"> in the state vector.</w:t>
      </w:r>
      <w:r w:rsidR="00360633">
        <w:t xml:space="preserve"> Moreover, </w:t>
      </w:r>
      <w:del w:id="196" w:author="Stevenson, Ian" w:date="2022-01-07T14:05:00Z">
        <w:r w:rsidR="00360633" w:rsidDel="00B3599F">
          <w:delText>us</w:delText>
        </w:r>
      </w:del>
      <w:del w:id="197" w:author="Stevenson, Ian" w:date="2022-01-07T14:02:00Z">
        <w:r w:rsidR="00360633" w:rsidDel="00B3599F">
          <w:delText>ing</w:delText>
        </w:r>
      </w:del>
      <w:del w:id="198" w:author="Stevenson, Ian" w:date="2022-01-07T14:05:00Z">
        <w:r w:rsidR="00360633" w:rsidDel="00B3599F">
          <w:delText xml:space="preserve"> </w:delText>
        </w:r>
      </w:del>
      <w:r w:rsidR="00360633">
        <w:t xml:space="preserve">Fisher scoring </w:t>
      </w:r>
      <w:ins w:id="199" w:author="Stevenson, Ian" w:date="2022-01-07T14:05:00Z">
        <w:r>
          <w:t xml:space="preserve">reduces the efficiency of the smoother </w:t>
        </w:r>
      </w:ins>
      <w:ins w:id="200" w:author="Stevenson, Ian" w:date="2022-01-07T14:06:00Z">
        <w:r>
          <w:t>even further</w:t>
        </w:r>
      </w:ins>
      <w:del w:id="201" w:author="Stevenson, Ian" w:date="2022-01-07T14:05:00Z">
        <w:r w:rsidR="001D1345" w:rsidDel="00B3599F">
          <w:delText>for</w:delText>
        </w:r>
        <w:r w:rsidR="000D4E77" w:rsidDel="00B3599F">
          <w:delText xml:space="preserve"> robustness makes the algorithm even less efficient</w:delText>
        </w:r>
      </w:del>
      <w:r w:rsidR="000D4E77">
        <w:t xml:space="preserve">. </w:t>
      </w:r>
      <w:del w:id="202" w:author="Stevenson, Ian" w:date="2022-01-07T14:08:00Z">
        <w:r w:rsidR="00360633" w:rsidDel="006B4AA2">
          <w:delText>In this case</w:delText>
        </w:r>
      </w:del>
      <w:ins w:id="203" w:author="Stevenson, Ian" w:date="2022-01-07T14:08:00Z">
        <w:r w:rsidR="006B4AA2">
          <w:t>The smoother provides reasonable initial estimates</w:t>
        </w:r>
      </w:ins>
      <w:r w:rsidR="00360633">
        <w:t>,</w:t>
      </w:r>
      <w:ins w:id="204" w:author="Stevenson, Ian" w:date="2022-01-07T14:08:00Z">
        <w:r w:rsidR="006B4AA2">
          <w:t xml:space="preserve"> but</w:t>
        </w:r>
      </w:ins>
      <w:r w:rsidR="00360633">
        <w:t xml:space="preserve"> </w:t>
      </w:r>
      <w:ins w:id="205" w:author="Stevenson, Ian" w:date="2022-01-07T14:07:00Z">
        <w:r w:rsidR="006B4AA2">
          <w:t xml:space="preserve">estimation accuracy is substantially improved by </w:t>
        </w:r>
      </w:ins>
      <w:ins w:id="206" w:author="Stevenson, Ian" w:date="2022-01-07T14:06:00Z">
        <w:r>
          <w:t xml:space="preserve">using Newton’s method to </w:t>
        </w:r>
        <w:r w:rsidR="006B4AA2">
          <w:t xml:space="preserve">find the </w:t>
        </w:r>
      </w:ins>
      <w:del w:id="207" w:author="Stevenson, Ian" w:date="2022-01-07T14:06:00Z">
        <w:r w:rsidR="00360633" w:rsidDel="006B4AA2">
          <w:delText xml:space="preserve">it is essential to do </w:delText>
        </w:r>
      </w:del>
      <w:r w:rsidR="00360633">
        <w:t xml:space="preserve">global Laplace approximation </w:t>
      </w:r>
      <w:del w:id="208" w:author="Stevenson, Ian" w:date="2022-01-07T14:06:00Z">
        <w:r w:rsidR="00360633" w:rsidDel="006B4AA2">
          <w:delText>by NR</w:delText>
        </w:r>
      </w:del>
      <w:ins w:id="209" w:author="Stevenson, Ian" w:date="2022-01-07T14:06:00Z">
        <w:r w:rsidR="006B4AA2">
          <w:t>for the posterior</w:t>
        </w:r>
      </w:ins>
      <w:r w:rsidR="00360633">
        <w:t>.</w:t>
      </w:r>
      <w:del w:id="210" w:author="Stevenson, Ian" w:date="2022-01-07T13:58:00Z">
        <w:r w:rsidR="006E26BB" w:rsidDel="00644EC3">
          <w:delText>T</w:delText>
        </w:r>
      </w:del>
    </w:p>
    <w:p w14:paraId="4091FAD5" w14:textId="77777777" w:rsidR="00274A57" w:rsidRDefault="00274A57" w:rsidP="009A7B80"/>
    <w:p w14:paraId="50911FEB" w14:textId="06417DD8" w:rsidR="00937DF4" w:rsidRDefault="009F4668" w:rsidP="000D4E77">
      <w:pPr>
        <w:pStyle w:val="Heading2"/>
      </w:pPr>
      <w:del w:id="211" w:author="Stevenson, Ian" w:date="2022-01-07T14:10:00Z">
        <w:r w:rsidDel="006B4AA2">
          <w:delText xml:space="preserve">Robust and </w:delText>
        </w:r>
        <w:r w:rsidR="009A67EB" w:rsidDel="006B4AA2">
          <w:delText>quick</w:delText>
        </w:r>
        <w:r w:rsidDel="006B4AA2">
          <w:delText xml:space="preserve"> </w:delText>
        </w:r>
      </w:del>
      <m:oMath>
        <m:r>
          <w:del w:id="212" w:author="Stevenson, Ian" w:date="2022-01-07T14:10:00Z">
            <m:rPr>
              <m:sty m:val="bi"/>
            </m:rPr>
            <w:rPr>
              <w:rFonts w:ascii="Cambria Math" w:hAnsi="Cambria Math"/>
            </w:rPr>
            <m:t>Q</m:t>
          </w:del>
        </m:r>
      </m:oMath>
      <w:del w:id="213" w:author="Stevenson, Ian" w:date="2022-01-07T14:10:00Z">
        <w:r w:rsidDel="006B4AA2">
          <w:delText xml:space="preserve"> e</w:delText>
        </w:r>
      </w:del>
      <w:ins w:id="214" w:author="Stevenson, Ian" w:date="2022-01-07T14:10:00Z">
        <w:r w:rsidR="006B4AA2">
          <w:t>E</w:t>
        </w:r>
      </w:ins>
      <w:r>
        <w:t>stimati</w:t>
      </w:r>
      <w:ins w:id="215" w:author="Stevenson, Ian" w:date="2022-01-07T14:10:00Z">
        <w:r w:rsidR="006B4AA2">
          <w:t>ng process noise</w:t>
        </w:r>
      </w:ins>
      <w:del w:id="216" w:author="Stevenson, Ian" w:date="2022-01-07T14:10:00Z">
        <w:r w:rsidDel="006B4AA2">
          <w:delText>on</w:delText>
        </w:r>
      </w:del>
    </w:p>
    <w:p w14:paraId="3F0F602A" w14:textId="696B1D2D" w:rsidR="00591A5E" w:rsidRDefault="006E26BB" w:rsidP="009A7B80">
      <w:r>
        <w:t xml:space="preserve">For the applications to neural data examined here, we assume that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However, we still need to estimate the process noise </w:t>
      </w:r>
      <m:oMath>
        <m:r>
          <m:rPr>
            <m:sty m:val="bi"/>
          </m:rP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 </w:t>
      </w:r>
      <w:r w:rsidR="009B22F1">
        <w:t>Expectation Maximization (cite</w:t>
      </w:r>
      <w:ins w:id="217" w:author="Stevenson, Ian" w:date="2022-01-07T14:11:00Z">
        <w:r w:rsidR="00694027">
          <w:t xml:space="preserve"> PLDS</w:t>
        </w:r>
      </w:ins>
      <w:r w:rsidR="009B22F1">
        <w:t>)</w:t>
      </w:r>
      <w:r w:rsidR="00664944">
        <w:t xml:space="preserve">. However, using the Laplace approximation for </w:t>
      </w:r>
      <m:oMath>
        <m:r>
          <m:rPr>
            <m:sty m:val="b"/>
          </m:rPr>
          <w:rPr>
            <w:rFonts w:ascii="Cambria Math" w:hAnsi="Cambria Math"/>
          </w:rPr>
          <m:t>Θ</m:t>
        </m:r>
      </m:oMath>
      <w:r w:rsidR="00664944">
        <w:rPr>
          <w:b/>
          <w:bCs/>
        </w:rPr>
        <w:t xml:space="preserve"> </w:t>
      </w:r>
      <w:del w:id="218" w:author="Stevenson, Ian" w:date="2022-01-07T14:11:00Z">
        <w:r w:rsidR="00664944" w:rsidDel="006B4AA2">
          <w:delText xml:space="preserve">at </w:delText>
        </w:r>
      </w:del>
      <w:ins w:id="219" w:author="Stevenson, Ian" w:date="2022-01-07T14:11:00Z">
        <w:r w:rsidR="006B4AA2">
          <w:t>during the</w:t>
        </w:r>
        <w:r w:rsidR="006B4AA2">
          <w:t xml:space="preserve"> </w:t>
        </w:r>
      </w:ins>
      <w:r w:rsidR="00664944">
        <w:t>E-step break</w:t>
      </w:r>
      <w:ins w:id="220" w:author="Stevenson, Ian" w:date="2022-01-07T14:19:00Z">
        <w:r w:rsidR="00547D81">
          <w:t>s</w:t>
        </w:r>
      </w:ins>
      <w:del w:id="221" w:author="Stevenson, Ian" w:date="2022-01-07T14:11:00Z">
        <w:r w:rsidR="00664944" w:rsidDel="006B4AA2">
          <w:delText>s</w:delText>
        </w:r>
      </w:del>
      <w:r w:rsidR="00664944">
        <w:t xml:space="preserve"> the usual guarantee of non-decreasing likelihoods in EM, and</w:t>
      </w:r>
      <w:r w:rsidR="009B22F1">
        <w:t>,</w:t>
      </w:r>
      <w:r w:rsidR="00664944">
        <w:t xml:space="preserve"> hence</w:t>
      </w:r>
      <w:r w:rsidR="009B22F1">
        <w:t>,</w:t>
      </w:r>
      <w:r w:rsidR="00D34C9E">
        <w:t xml:space="preserve"> may</w:t>
      </w:r>
      <w:r w:rsidR="00664944">
        <w:t xml:space="preserve"> lead to divergence. </w:t>
      </w:r>
      <w:del w:id="222" w:author="Stevenson, Ian" w:date="2022-01-07T14:17:00Z">
        <w:r w:rsidR="00664944" w:rsidDel="00547D81">
          <w:delText xml:space="preserve">This problem is even </w:delText>
        </w:r>
        <w:commentRangeStart w:id="223"/>
        <w:commentRangeStart w:id="224"/>
        <w:r w:rsidR="00664944" w:rsidDel="00547D81">
          <w:delText>exacerbated for</w:delText>
        </w:r>
      </w:del>
      <w:del w:id="225" w:author="Stevenson, Ian" w:date="2022-01-07T14:18:00Z">
        <w:r w:rsidR="00664944" w:rsidDel="00547D81">
          <w:delText xml:space="preserve"> CMP distribution</w:delText>
        </w:r>
        <w:commentRangeEnd w:id="223"/>
        <w:r w:rsidR="009B22F1" w:rsidDel="00547D81">
          <w:rPr>
            <w:rStyle w:val="CommentReference"/>
          </w:rPr>
          <w:commentReference w:id="223"/>
        </w:r>
        <w:commentRangeEnd w:id="224"/>
        <w:r w:rsidR="00996C17" w:rsidDel="00547D81">
          <w:rPr>
            <w:rStyle w:val="CommentReference"/>
          </w:rPr>
          <w:commentReference w:id="224"/>
        </w:r>
      </w:del>
      <w:del w:id="226" w:author="Stevenson, Ian" w:date="2022-01-07T14:20:00Z">
        <w:r w:rsidR="00664944" w:rsidDel="00547D81">
          <w:delText xml:space="preserve">. </w:delText>
        </w:r>
      </w:del>
      <w:r w:rsidR="00664944">
        <w:t xml:space="preserve">To </w:t>
      </w:r>
      <w:r w:rsidR="00D57D38">
        <w:t xml:space="preserve">avoid that, we </w:t>
      </w:r>
      <w:del w:id="227" w:author="Stevenson, Ian" w:date="2022-01-07T14:21:00Z">
        <w:r w:rsidR="00D57D38" w:rsidDel="00547D81">
          <w:delText xml:space="preserve">can </w:delText>
        </w:r>
      </w:del>
      <w:ins w:id="228" w:author="Stevenson, Ian" w:date="2022-01-07T14:21:00Z">
        <w:r w:rsidR="00547D81">
          <w:t>could</w:t>
        </w:r>
        <w:r w:rsidR="00547D81">
          <w:t xml:space="preserve"> </w:t>
        </w:r>
      </w:ins>
      <w:r w:rsidR="00D57D38">
        <w:t>sample</w:t>
      </w:r>
      <w:ins w:id="229" w:author="Stevenson, Ian" w:date="2022-01-07T14:21:00Z">
        <w:r w:rsidR="00547D81">
          <w:t xml:space="preserve"> the</w:t>
        </w:r>
      </w:ins>
      <w:r w:rsidR="00D57D38">
        <w:t xml:space="preserve"> posterior</w:t>
      </w:r>
      <w:del w:id="230" w:author="Stevenson, Ian" w:date="2022-01-07T14:21:00Z">
        <w:r w:rsidR="00D57D38" w:rsidDel="00547D81">
          <w:delText>s</w:delText>
        </w:r>
      </w:del>
      <w:r w:rsidR="00D57D38">
        <w:t xml:space="preserve">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w:t>
      </w:r>
      <w:del w:id="231" w:author="Stevenson, Ian" w:date="2022-01-07T14:21:00Z">
        <w:r w:rsidR="00D57D38" w:rsidDel="00547D81">
          <w:delText xml:space="preserve">the </w:delText>
        </w:r>
      </w:del>
      <m:oMath>
        <m:r>
          <m:rPr>
            <m:sty m:val="bi"/>
          </m:rPr>
          <w:rPr>
            <w:rFonts w:ascii="Cambria Math" w:hAnsi="Cambria Math"/>
          </w:rPr>
          <m:t>Q</m:t>
        </m:r>
      </m:oMath>
      <w:r w:rsidR="00D57D38">
        <w:t xml:space="preserve"> robustly and </w:t>
      </w:r>
      <w:r w:rsidR="009A67EB">
        <w:t>quickly</w:t>
      </w:r>
      <w:r w:rsidR="00D57D38">
        <w:t xml:space="preserve">, we </w:t>
      </w:r>
      <w:ins w:id="232" w:author="Stevenson, Ian" w:date="2022-01-07T14:21:00Z">
        <w:r w:rsidR="002E0B30">
          <w:t xml:space="preserve">instead </w:t>
        </w:r>
      </w:ins>
      <w:r w:rsidR="00D57D38">
        <w:t xml:space="preserve">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r>
        <w:t>Neural Data</w:t>
      </w:r>
    </w:p>
    <w:p w14:paraId="151FEDD5" w14:textId="57C017F7" w:rsidR="009B22F1" w:rsidRPr="00D3079B" w:rsidRDefault="009B22F1" w:rsidP="009A7B80">
      <w:r>
        <w:t xml:space="preserve">[need to add section here with description and citations for V1 and HC data, </w:t>
      </w:r>
      <w:proofErr w:type="gramStart"/>
      <w:r>
        <w:t>similar to</w:t>
      </w:r>
      <w:proofErr w:type="gramEnd"/>
      <w:r>
        <w:t xml:space="preserve">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0C208566" w14:textId="55165D6D" w:rsidR="00D27569" w:rsidRPr="00D3079B" w:rsidRDefault="00D27569" w:rsidP="00D27569"/>
    <w:p w14:paraId="2C07B086" w14:textId="63C56590" w:rsidR="00D27569" w:rsidRDefault="00D27569" w:rsidP="001F6135">
      <w:pPr>
        <w:pStyle w:val="Heading1"/>
        <w:spacing w:line="240" w:lineRule="auto"/>
      </w:pPr>
      <w:r>
        <w:t>Results</w:t>
      </w:r>
    </w:p>
    <w:p w14:paraId="7B907A02" w14:textId="15DD7F29" w:rsidR="009A7B80" w:rsidRDefault="00D62B20" w:rsidP="00DA135D">
      <w:pPr>
        <w:pStyle w:val="Heading2"/>
      </w:pPr>
      <w:commentRangeStart w:id="233"/>
      <w:r>
        <w:t>Figure 1</w:t>
      </w:r>
      <w:commentRangeEnd w:id="233"/>
      <w:r w:rsidR="001C7C1D">
        <w:rPr>
          <w:rStyle w:val="CommentReference"/>
          <w:rFonts w:eastAsia="Songti SC"/>
          <w:b w:val="0"/>
          <w:bCs w:val="0"/>
          <w:color w:val="auto"/>
        </w:rPr>
        <w:commentReference w:id="233"/>
      </w:r>
    </w:p>
    <w:p w14:paraId="6D640928" w14:textId="3EC14862" w:rsidR="00374ECA" w:rsidRPr="00374ECA" w:rsidRDefault="00374ECA" w:rsidP="00374ECA">
      <w:r>
        <w:t xml:space="preserve">Code: </w:t>
      </w:r>
      <w:hyperlink r:id="rId10" w:tooltip="figure1_singleNu_dirShift.m" w:history="1">
        <w:r>
          <w:rPr>
            <w:rStyle w:val="Hyperlink"/>
            <w:rFonts w:ascii="Segoe UI" w:hAnsi="Segoe UI" w:cs="Segoe UI"/>
            <w:sz w:val="21"/>
            <w:szCs w:val="21"/>
            <w:shd w:val="clear" w:color="auto" w:fill="F6F8FA"/>
          </w:rPr>
          <w:t>figure1_singleNu_dirShift.m</w:t>
        </w:r>
      </w:hyperlink>
    </w:p>
    <w:p w14:paraId="213E8DF1" w14:textId="0BF60AC3" w:rsidR="00D62B20" w:rsidRDefault="00C9305C" w:rsidP="009A7B80">
      <w:r>
        <w:rPr>
          <w:noProof/>
        </w:rPr>
        <w:lastRenderedPageBreak/>
        <w:drawing>
          <wp:inline distT="0" distB="0" distL="0" distR="0" wp14:anchorId="48C51021" wp14:editId="03E89057">
            <wp:extent cx="6395085" cy="4013835"/>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5085" cy="4013835"/>
                    </a:xfrm>
                    <a:prstGeom prst="rect">
                      <a:avLst/>
                    </a:prstGeom>
                    <a:noFill/>
                    <a:ln>
                      <a:noFill/>
                    </a:ln>
                  </pic:spPr>
                </pic:pic>
              </a:graphicData>
            </a:graphic>
          </wp:inline>
        </w:drawing>
      </w:r>
    </w:p>
    <w:p w14:paraId="4DF4A2B0" w14:textId="437A8293" w:rsidR="00CC3ADA" w:rsidRDefault="00052A6C" w:rsidP="009A7B80">
      <w:r>
        <w:t>Figure 1.</w:t>
      </w:r>
      <w:ins w:id="234" w:author="Stevenson, Ian" w:date="2022-01-07T14:26:00Z">
        <w:r w:rsidR="002E0B30">
          <w:t xml:space="preserve"> Use orientation tuning… as example</w:t>
        </w:r>
      </w:ins>
      <w:ins w:id="235" w:author="Stevenson, Ian" w:date="2022-01-07T14:27:00Z">
        <w:r w:rsidR="00FF29E0">
          <w:t xml:space="preserve">. </w:t>
        </w:r>
      </w:ins>
      <w:ins w:id="236" w:author="Stevenson, Ian" w:date="2022-01-07T14:28:00Z">
        <w:r w:rsidR="00FF29E0">
          <w:t>Bigger labels, consistent trial x-ticks, orientation 0-180 deg.</w:t>
        </w:r>
      </w:ins>
      <w:ins w:id="237" w:author="Stevenson, Ian" w:date="2022-01-07T14:29:00Z">
        <w:r w:rsidR="00FF29E0">
          <w:t xml:space="preserve"> Ticks on </w:t>
        </w:r>
        <w:proofErr w:type="spellStart"/>
        <w:r w:rsidR="00FF29E0">
          <w:t>colorbars</w:t>
        </w:r>
        <w:proofErr w:type="spellEnd"/>
        <w:r w:rsidR="00FF29E0">
          <w:t>. Big labels for A/B – “Firing Rate” and “Fano Factor”</w:t>
        </w:r>
      </w:ins>
    </w:p>
    <w:p w14:paraId="7CB3C8F5" w14:textId="77777777" w:rsidR="00052A6C" w:rsidRDefault="00052A6C" w:rsidP="009A7B80"/>
    <w:p w14:paraId="35542D65" w14:textId="0AB27EB6" w:rsidR="00CC3ADA" w:rsidRDefault="00CC3ADA" w:rsidP="009A7B80">
      <w:r>
        <w:t xml:space="preserve">Simulation settings: 100 directions from 0 to 1 rad. 100 trials. </w:t>
      </w:r>
      <m:oMath>
        <m:r>
          <w:rPr>
            <w:rFonts w:ascii="Cambria Math" w:hAnsi="Cambria Math"/>
          </w:rPr>
          <m:t>λ</m:t>
        </m:r>
      </m:oMath>
      <w:r>
        <w:t xml:space="preserve"> is modeled by </w:t>
      </w:r>
      <m:oMath>
        <m:r>
          <m:rPr>
            <m:sty m:val="p"/>
          </m:rPr>
          <w:rPr>
            <w:rFonts w:ascii="Cambria Math" w:hAnsi="Cambria Math"/>
          </w:rPr>
          <m:t>log⁡</m:t>
        </m:r>
        <m:r>
          <w:rPr>
            <w:rFonts w:ascii="Cambria Math" w:hAnsi="Cambria Math"/>
          </w:rPr>
          <m:t>(Xβ)</m:t>
        </m:r>
      </m:oMath>
      <w:r>
        <w:t xml:space="preserve"> with </w:t>
      </w:r>
      <w:r w:rsidR="00EA442D">
        <w:t>10</w:t>
      </w:r>
      <w:r>
        <w:t xml:space="preserve"> knots, </w:t>
      </w:r>
      <m:oMath>
        <m:r>
          <w:rPr>
            <w:rFonts w:ascii="Cambria Math" w:hAnsi="Cambria Math"/>
          </w:rPr>
          <m:t>ν=</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linspace</m:t>
                </m:r>
                <m:d>
                  <m:dPr>
                    <m:ctrlPr>
                      <w:rPr>
                        <w:rFonts w:ascii="Cambria Math" w:hAnsi="Cambria Math"/>
                        <w:i/>
                      </w:rPr>
                    </m:ctrlPr>
                  </m:dPr>
                  <m:e>
                    <m:r>
                      <w:rPr>
                        <w:rFonts w:ascii="Cambria Math" w:hAnsi="Cambria Math"/>
                      </w:rPr>
                      <m:t>-1, 1,100</m:t>
                    </m:r>
                  </m:e>
                </m:d>
              </m:e>
            </m:d>
          </m:e>
        </m:func>
        <m:r>
          <w:rPr>
            <w:rFonts w:ascii="Cambria Math" w:hAnsi="Cambria Math"/>
          </w:rPr>
          <m:t>=0.3679~2.7183</m:t>
        </m:r>
      </m:oMath>
      <w:r w:rsidR="000D2C87">
        <w:t>, i.e., over- to under- dispersion.</w:t>
      </w:r>
    </w:p>
    <w:p w14:paraId="150A9D3B" w14:textId="6ABC8EF4" w:rsidR="00D00308" w:rsidRDefault="00052A6C" w:rsidP="009A7B80">
      <w:r>
        <w:t>Blue = The 20-th trial</w:t>
      </w:r>
    </w:p>
    <w:p w14:paraId="5EC511B6" w14:textId="7B3C7960" w:rsidR="00052A6C" w:rsidRDefault="00052A6C" w:rsidP="009A7B80">
      <w:r>
        <w:t>Red = the 80-th trial</w:t>
      </w:r>
    </w:p>
    <w:p w14:paraId="5A094B57" w14:textId="361F4C3E" w:rsidR="00052A6C" w:rsidRDefault="00052A6C" w:rsidP="009A7B80">
      <w:r>
        <w:t>Cyan = the peak place field position for the 20-th trial</w:t>
      </w:r>
      <w:r w:rsidR="00640263">
        <w:t>, 0.485 rad</w:t>
      </w:r>
    </w:p>
    <w:p w14:paraId="53671689" w14:textId="0FF14442" w:rsidR="00052A6C" w:rsidRDefault="00052A6C" w:rsidP="009A7B80">
      <w:r>
        <w:t>Yellow = the peak place filed position for the 80-th trial</w:t>
      </w:r>
      <w:r w:rsidR="00640263">
        <w:t>, 0.626 rad</w:t>
      </w:r>
    </w:p>
    <w:p w14:paraId="7E0EE10C" w14:textId="3D2CB63E" w:rsidR="00D00308" w:rsidRDefault="00D00308" w:rsidP="009A7B80">
      <w:pPr>
        <w:rPr>
          <w:ins w:id="238" w:author="Stevenson, Ian" w:date="2022-01-07T14:30:00Z"/>
        </w:rPr>
      </w:pPr>
    </w:p>
    <w:p w14:paraId="775837F2" w14:textId="77777777" w:rsidR="00FF29E0" w:rsidRDefault="00FF29E0"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06CA056B" w:rsidR="00D62B20" w:rsidRDefault="00D62B20" w:rsidP="009A7B80">
      <w:pPr>
        <w:rPr>
          <w:ins w:id="239" w:author="Stevenson, Ian" w:date="2022-01-07T14:32:00Z"/>
        </w:rPr>
      </w:pPr>
    </w:p>
    <w:p w14:paraId="0F3E8183" w14:textId="311B3A40" w:rsidR="0082447E" w:rsidRDefault="0082447E" w:rsidP="009A7B80">
      <w:pPr>
        <w:rPr>
          <w:ins w:id="240" w:author="Stevenson, Ian" w:date="2022-01-07T14:32:00Z"/>
        </w:rPr>
      </w:pPr>
      <w:ins w:id="241" w:author="Stevenson, Ian" w:date="2022-01-07T14:32:00Z">
        <w:r>
          <w:t>Ideas…</w:t>
        </w:r>
      </w:ins>
    </w:p>
    <w:p w14:paraId="7C9668B6" w14:textId="1340B78C" w:rsidR="0082447E" w:rsidRDefault="0082447E" w:rsidP="0082447E">
      <w:pPr>
        <w:pStyle w:val="ListParagraph"/>
        <w:numPr>
          <w:ilvl w:val="0"/>
          <w:numId w:val="3"/>
        </w:numPr>
        <w:rPr>
          <w:ins w:id="242" w:author="Stevenson, Ian" w:date="2022-01-07T14:33:00Z"/>
        </w:rPr>
      </w:pPr>
      <w:ins w:id="243" w:author="Stevenson, Ian" w:date="2022-01-07T14:32:00Z">
        <w:r>
          <w:t xml:space="preserve">Q determines the timescales in the state estimates… we can’t track </w:t>
        </w:r>
      </w:ins>
      <w:ins w:id="244" w:author="Stevenson, Ian" w:date="2022-01-07T14:33:00Z">
        <w:r>
          <w:t>arbitrarily fast changes. Changes in dispersion are somewhat hard to track.</w:t>
        </w:r>
      </w:ins>
    </w:p>
    <w:p w14:paraId="22AD7D5F" w14:textId="56C1BB1E" w:rsidR="0082447E" w:rsidRDefault="00332EEB" w:rsidP="0034545D">
      <w:pPr>
        <w:pStyle w:val="ListParagraph"/>
        <w:numPr>
          <w:ilvl w:val="0"/>
          <w:numId w:val="3"/>
        </w:numPr>
        <w:pPrChange w:id="245" w:author="Stevenson, Ian" w:date="2022-01-07T14:43:00Z">
          <w:pPr/>
        </w:pPrChange>
      </w:pPr>
      <w:ins w:id="246" w:author="Stevenson, Ian" w:date="2022-01-07T14:41:00Z">
        <w:r>
          <w:lastRenderedPageBreak/>
          <w:t xml:space="preserve">(Fig 2) </w:t>
        </w:r>
      </w:ins>
      <w:ins w:id="247" w:author="Stevenson, Ian" w:date="2022-01-07T14:34:00Z">
        <w:r w:rsidR="0082447E">
          <w:t>Practical issue – most neuroscientists only look at the mean, but you could imagine the dispersion changing while the mean is constant</w:t>
        </w:r>
      </w:ins>
      <w:ins w:id="248" w:author="Stevenson, Ian" w:date="2022-01-07T14:42:00Z">
        <w:r w:rsidR="0034545D">
          <w:t xml:space="preserve">… (Scott … Pillow </w:t>
        </w:r>
        <w:proofErr w:type="spellStart"/>
        <w:r w:rsidR="0034545D">
          <w:t>Neurips</w:t>
        </w:r>
        <w:proofErr w:type="spellEnd"/>
        <w:r w:rsidR="0034545D">
          <w:t xml:space="preserve"> – NB-LDS</w:t>
        </w:r>
      </w:ins>
      <w:ins w:id="249" w:author="Stevenson, Ian" w:date="2022-01-07T14:43:00Z">
        <w:r w:rsidR="0034545D">
          <w:t xml:space="preserve"> constant dispersion param?</w:t>
        </w:r>
      </w:ins>
      <w:ins w:id="250" w:author="Stevenson, Ian" w:date="2022-01-07T14:42:00Z">
        <w:r w:rsidR="0034545D">
          <w:t>)</w:t>
        </w:r>
      </w:ins>
      <w:ins w:id="251" w:author="Stevenson, Ian" w:date="2022-01-07T14:43:00Z">
        <w:r w:rsidR="0034545D">
          <w:t xml:space="preserve">.  Also illustrate how </w:t>
        </w:r>
      </w:ins>
      <w:ins w:id="252" w:author="Stevenson, Ian" w:date="2022-01-07T14:44:00Z">
        <w:r w:rsidR="0034545D">
          <w:t>CMP-DGLM can track over- and under-dispersion.</w:t>
        </w:r>
      </w:ins>
    </w:p>
    <w:p w14:paraId="6D02C124" w14:textId="41A9B5E2" w:rsidR="005D4FB7" w:rsidRDefault="005D4FB7" w:rsidP="009A7B80">
      <w:r>
        <w:t>TBD…</w:t>
      </w:r>
    </w:p>
    <w:p w14:paraId="085B8E8A" w14:textId="77777777" w:rsidR="005D4FB7" w:rsidRDefault="005D4FB7" w:rsidP="009A7B80"/>
    <w:p w14:paraId="4CF50E23" w14:textId="272DBF29" w:rsidR="00D62B20" w:rsidRDefault="00CC050A" w:rsidP="009A7B80">
      <w:r>
        <w:t>Q optimization</w:t>
      </w:r>
      <w:r w:rsidR="002B2D79">
        <w:t xml:space="preserve"> (</w:t>
      </w:r>
      <w:r w:rsidR="002B2D79" w:rsidRPr="005D4FB7">
        <w:rPr>
          <w:color w:val="FF0000"/>
        </w:rPr>
        <w:t>Do we need th</w:t>
      </w:r>
      <w:r w:rsidR="005D4FB7" w:rsidRPr="005D4FB7">
        <w:rPr>
          <w:color w:val="FF0000"/>
        </w:rPr>
        <w:t>is</w:t>
      </w:r>
      <w:r w:rsidR="002B2D79" w:rsidRPr="005D4FB7">
        <w:rPr>
          <w:color w:val="FF0000"/>
        </w:rPr>
        <w:t xml:space="preserve">? </w:t>
      </w:r>
      <w:r w:rsidR="005D4FB7" w:rsidRPr="005D4FB7">
        <w:rPr>
          <w:color w:val="FF0000"/>
        </w:rPr>
        <w:t>It</w:t>
      </w:r>
      <w:r w:rsidR="002B2D79" w:rsidRPr="005D4FB7">
        <w:rPr>
          <w:color w:val="FF0000"/>
        </w:rPr>
        <w:t xml:space="preserve"> has been illustrated in SMOOTH-GBLM, and </w:t>
      </w:r>
      <w:proofErr w:type="gramStart"/>
      <w:r w:rsidR="002B2D79" w:rsidRPr="005D4FB7">
        <w:rPr>
          <w:color w:val="FF0000"/>
        </w:rPr>
        <w:t>it’s shouldn’t be</w:t>
      </w:r>
      <w:proofErr w:type="gramEnd"/>
      <w:r w:rsidR="002B2D79" w:rsidRPr="005D4FB7">
        <w:rPr>
          <w:color w:val="FF0000"/>
        </w:rPr>
        <w:t xml:space="preserve"> the focus of this paper</w:t>
      </w:r>
      <w:r w:rsidR="002B2D79">
        <w:t>)</w:t>
      </w:r>
    </w:p>
    <w:tbl>
      <w:tblPr>
        <w:tblStyle w:val="TableGrid"/>
        <w:tblW w:w="0" w:type="auto"/>
        <w:tblLook w:val="04A0" w:firstRow="1" w:lastRow="0" w:firstColumn="1" w:lastColumn="0" w:noHBand="0" w:noVBand="1"/>
      </w:tblPr>
      <w:tblGrid>
        <w:gridCol w:w="2369"/>
        <w:gridCol w:w="2370"/>
        <w:gridCol w:w="2370"/>
        <w:gridCol w:w="2370"/>
      </w:tblGrid>
      <w:tr w:rsidR="00CC050A" w14:paraId="0C2B496B" w14:textId="77777777" w:rsidTr="00A85C14">
        <w:tc>
          <w:tcPr>
            <w:tcW w:w="2369" w:type="dxa"/>
          </w:tcPr>
          <w:p w14:paraId="51EA9E2B" w14:textId="77777777" w:rsidR="00CC050A" w:rsidRDefault="00CC050A" w:rsidP="00A85C14">
            <w:pPr>
              <w:rPr>
                <w:noProof/>
              </w:rPr>
            </w:pPr>
            <w:r>
              <w:rPr>
                <w:noProof/>
              </w:rPr>
              <w:t>Heatmap</w:t>
            </w:r>
          </w:p>
        </w:tc>
        <w:tc>
          <w:tcPr>
            <w:tcW w:w="2370" w:type="dxa"/>
          </w:tcPr>
          <w:p w14:paraId="30C2C7DD" w14:textId="77777777" w:rsidR="00CC050A" w:rsidRDefault="00CC050A" w:rsidP="00A85C14">
            <w:pPr>
              <w:rPr>
                <w:noProof/>
              </w:rPr>
            </w:pPr>
            <w:r>
              <w:rPr>
                <w:noProof/>
              </w:rPr>
              <w:t>Q_lam</w:t>
            </w:r>
          </w:p>
          <w:p w14:paraId="3B7A46DF" w14:textId="77777777" w:rsidR="00CC050A" w:rsidRDefault="00CC050A" w:rsidP="00A85C14">
            <w:pPr>
              <w:rPr>
                <w:noProof/>
              </w:rPr>
            </w:pPr>
          </w:p>
          <w:p w14:paraId="5CFDADD4" w14:textId="77777777" w:rsidR="00CC050A" w:rsidRDefault="00CC050A" w:rsidP="00A85C14">
            <w:pPr>
              <w:rPr>
                <w:noProof/>
              </w:rPr>
            </w:pPr>
            <w:r>
              <w:rPr>
                <w:noProof/>
              </w:rPr>
              <w:t>Y = estimated log10(Q_lam)</w:t>
            </w:r>
          </w:p>
          <w:p w14:paraId="0B028F89" w14:textId="77777777" w:rsidR="00CC050A" w:rsidRDefault="00CC050A" w:rsidP="00A85C14">
            <w:pPr>
              <w:rPr>
                <w:noProof/>
              </w:rPr>
            </w:pPr>
            <w:r>
              <w:rPr>
                <w:noProof/>
              </w:rPr>
              <w:t>X = true log10(Q_lam)</w:t>
            </w:r>
          </w:p>
          <w:p w14:paraId="7C49355C" w14:textId="77777777" w:rsidR="00CC050A" w:rsidRDefault="00CC050A" w:rsidP="00A85C14">
            <w:pPr>
              <w:rPr>
                <w:noProof/>
              </w:rPr>
            </w:pPr>
          </w:p>
          <w:p w14:paraId="1F910C46" w14:textId="77777777" w:rsidR="00CC050A" w:rsidRDefault="00CC050A" w:rsidP="00A85C14">
            <w:pPr>
              <w:rPr>
                <w:noProof/>
              </w:rPr>
            </w:pPr>
            <w:r>
              <w:rPr>
                <w:noProof/>
              </w:rPr>
              <w:t>Color: yellow = small Q_nu; black = large Q_nu</w:t>
            </w:r>
          </w:p>
        </w:tc>
        <w:tc>
          <w:tcPr>
            <w:tcW w:w="2370" w:type="dxa"/>
          </w:tcPr>
          <w:p w14:paraId="1A90AB07" w14:textId="77777777" w:rsidR="00CC050A" w:rsidRDefault="00CC050A" w:rsidP="00A85C14">
            <w:pPr>
              <w:rPr>
                <w:noProof/>
              </w:rPr>
            </w:pPr>
            <w:r>
              <w:rPr>
                <w:noProof/>
              </w:rPr>
              <w:t>Q_nu</w:t>
            </w:r>
          </w:p>
          <w:p w14:paraId="3AFDFDF7" w14:textId="77777777" w:rsidR="00CC050A" w:rsidRDefault="00CC050A" w:rsidP="00A85C14">
            <w:pPr>
              <w:rPr>
                <w:noProof/>
              </w:rPr>
            </w:pPr>
          </w:p>
          <w:p w14:paraId="3D04BF14" w14:textId="77777777" w:rsidR="00CC050A" w:rsidRDefault="00CC050A" w:rsidP="00A85C14">
            <w:pPr>
              <w:rPr>
                <w:noProof/>
              </w:rPr>
            </w:pPr>
            <w:r>
              <w:rPr>
                <w:noProof/>
              </w:rPr>
              <w:t>Y = estimated log10(Q_nu)</w:t>
            </w:r>
          </w:p>
          <w:p w14:paraId="7A232DA4" w14:textId="77777777" w:rsidR="00CC050A" w:rsidRDefault="00CC050A" w:rsidP="00A85C14">
            <w:pPr>
              <w:rPr>
                <w:noProof/>
              </w:rPr>
            </w:pPr>
            <w:r>
              <w:rPr>
                <w:noProof/>
              </w:rPr>
              <w:t>X = true log10(Q_nu)</w:t>
            </w:r>
          </w:p>
          <w:p w14:paraId="329AE271" w14:textId="77777777" w:rsidR="00CC050A" w:rsidRDefault="00CC050A" w:rsidP="00A85C14">
            <w:pPr>
              <w:rPr>
                <w:noProof/>
              </w:rPr>
            </w:pPr>
          </w:p>
          <w:p w14:paraId="7AEDD83F" w14:textId="77777777" w:rsidR="00CC050A" w:rsidRDefault="00CC050A" w:rsidP="00A85C14">
            <w:pPr>
              <w:rPr>
                <w:noProof/>
              </w:rPr>
            </w:pPr>
            <w:r>
              <w:rPr>
                <w:noProof/>
              </w:rPr>
              <w:t>Color: purple = small Q_lam; black = large Q_lam</w:t>
            </w:r>
          </w:p>
        </w:tc>
        <w:tc>
          <w:tcPr>
            <w:tcW w:w="2370" w:type="dxa"/>
          </w:tcPr>
          <w:p w14:paraId="118DE8DE" w14:textId="77777777" w:rsidR="00CC050A" w:rsidRDefault="00CC050A" w:rsidP="00A85C14">
            <w:pPr>
              <w:rPr>
                <w:noProof/>
              </w:rPr>
            </w:pPr>
            <w:r>
              <w:rPr>
                <w:noProof/>
              </w:rPr>
              <w:t>fitting</w:t>
            </w:r>
          </w:p>
        </w:tc>
      </w:tr>
      <w:tr w:rsidR="00CC050A" w14:paraId="721FAEB9" w14:textId="77777777" w:rsidTr="00A85C14">
        <w:tc>
          <w:tcPr>
            <w:tcW w:w="2369" w:type="dxa"/>
          </w:tcPr>
          <w:p w14:paraId="341CD071" w14:textId="77777777" w:rsidR="00CC050A" w:rsidRDefault="00CC050A" w:rsidP="00A85C14">
            <w:r>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50755571" w14:textId="77777777" w:rsidR="00CC050A" w:rsidRDefault="00CC050A" w:rsidP="00A85C14">
            <w:r>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05BBA73" w14:textId="77777777" w:rsidR="00CC050A" w:rsidRDefault="00CC050A" w:rsidP="00A85C14">
            <w:r>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1A0CA4EC" w14:textId="77777777" w:rsidR="00CC050A" w:rsidRDefault="00CC050A" w:rsidP="00A85C14">
            <w:r>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r>
    </w:tbl>
    <w:p w14:paraId="108C9637" w14:textId="77777777" w:rsidR="00CC050A" w:rsidRDefault="00CC050A" w:rsidP="009A7B80"/>
    <w:p w14:paraId="52C8D605" w14:textId="67E8C014" w:rsidR="00D62B20" w:rsidRDefault="00D62B20" w:rsidP="009A7B80"/>
    <w:p w14:paraId="671DBA25" w14:textId="77777777" w:rsidR="00D62B20" w:rsidRDefault="00D62B20" w:rsidP="009A7B80"/>
    <w:p w14:paraId="01418B63" w14:textId="72B455CE" w:rsidR="00D62B20" w:rsidRDefault="00D62B20" w:rsidP="00B70F6E">
      <w:pPr>
        <w:pStyle w:val="Heading2"/>
      </w:pPr>
      <w:r>
        <w:t>Application</w:t>
      </w:r>
    </w:p>
    <w:p w14:paraId="57C4E387" w14:textId="62B271C7" w:rsidR="00D62B20" w:rsidRDefault="003C3470" w:rsidP="009A7B80">
      <w:r>
        <w:t>V1 data</w:t>
      </w:r>
    </w:p>
    <w:p w14:paraId="72C3DA66" w14:textId="41DD8A47" w:rsidR="00374ECA" w:rsidRDefault="00374ECA" w:rsidP="009A7B80">
      <w:r>
        <w:t xml:space="preserve">Code: </w:t>
      </w:r>
      <w:hyperlink r:id="rId16" w:tooltip="v1_comparison_nan.m" w:history="1">
        <w:r>
          <w:rPr>
            <w:rStyle w:val="Hyperlink"/>
            <w:rFonts w:ascii="Segoe UI" w:hAnsi="Segoe UI" w:cs="Segoe UI"/>
            <w:sz w:val="21"/>
            <w:szCs w:val="21"/>
            <w:shd w:val="clear" w:color="auto" w:fill="F6F8FA"/>
          </w:rPr>
          <w:t>v1_comparison_nan.m</w:t>
        </w:r>
      </w:hyperlink>
      <w:r>
        <w:t xml:space="preserve">; </w:t>
      </w:r>
      <w:hyperlink r:id="rId17" w:tooltip="compare_all_na.m" w:history="1">
        <w:proofErr w:type="spellStart"/>
        <w:r>
          <w:rPr>
            <w:rStyle w:val="Hyperlink"/>
            <w:rFonts w:ascii="Segoe UI" w:hAnsi="Segoe UI" w:cs="Segoe UI"/>
            <w:sz w:val="21"/>
            <w:szCs w:val="21"/>
            <w:shd w:val="clear" w:color="auto" w:fill="FFFFFF"/>
          </w:rPr>
          <w:t>compare_all_na.m</w:t>
        </w:r>
        <w:proofErr w:type="spellEnd"/>
      </w:hyperlink>
      <w:r>
        <w:t xml:space="preserve">; </w:t>
      </w:r>
      <w:hyperlink r:id="rId18" w:tooltip="demo_v1_pd.m" w:history="1">
        <w:r>
          <w:rPr>
            <w:rStyle w:val="Hyperlink"/>
            <w:rFonts w:ascii="Segoe UI" w:hAnsi="Segoe UI" w:cs="Segoe UI"/>
            <w:sz w:val="21"/>
            <w:szCs w:val="21"/>
            <w:shd w:val="clear" w:color="auto" w:fill="FFFFFF"/>
          </w:rPr>
          <w:t>demo_v1_pd.m</w:t>
        </w:r>
      </w:hyperlink>
    </w:p>
    <w:p w14:paraId="25D61BED" w14:textId="56A1E368" w:rsidR="003C3470" w:rsidRDefault="00CC050A" w:rsidP="00CC050A">
      <w:pPr>
        <w:jc w:val="left"/>
      </w:pPr>
      <w:r w:rsidRPr="00CC050A">
        <w:rPr>
          <w:noProof/>
        </w:rPr>
        <w:lastRenderedPageBreak/>
        <w:drawing>
          <wp:inline distT="0" distB="0" distL="0" distR="0" wp14:anchorId="6F51431A" wp14:editId="0E0C777C">
            <wp:extent cx="2587752" cy="1938528"/>
            <wp:effectExtent l="0" t="0" r="0" b="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782AC7CB" w14:textId="380CBA06" w:rsidR="003C3470" w:rsidRDefault="003C3470" w:rsidP="009A7B80"/>
    <w:p w14:paraId="5B4937CB" w14:textId="7C703C04" w:rsidR="003C3470" w:rsidRDefault="003C3470" w:rsidP="009A7B80">
      <w:r>
        <w:t>Hippocampus data</w:t>
      </w:r>
    </w:p>
    <w:p w14:paraId="78BB68E0" w14:textId="2755B0F1" w:rsidR="00374ECA" w:rsidRDefault="00374ECA" w:rsidP="009A7B80">
      <w:r>
        <w:t xml:space="preserve">Code: </w:t>
      </w:r>
      <w:hyperlink r:id="rId23"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63601EFB"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w:t>
      </w:r>
      <w:r w:rsidR="006D0686">
        <w:rPr>
          <w:color w:val="FF0000"/>
        </w:rPr>
        <w:t xml:space="preserve"> (empirical)</w:t>
      </w:r>
      <w:r w:rsidRPr="00791872">
        <w:rPr>
          <w:color w:val="FF0000"/>
        </w:rPr>
        <w:t xml:space="preserve"> mean and FF should be </w:t>
      </w:r>
      <w:commentRangeStart w:id="253"/>
      <w:commentRangeStart w:id="254"/>
      <w:r w:rsidRPr="00791872">
        <w:rPr>
          <w:color w:val="FF0000"/>
        </w:rPr>
        <w:t>separated</w:t>
      </w:r>
      <w:commentRangeEnd w:id="253"/>
      <w:r w:rsidR="005744B6">
        <w:rPr>
          <w:rStyle w:val="CommentReference"/>
        </w:rPr>
        <w:commentReference w:id="253"/>
      </w:r>
      <w:commentRangeEnd w:id="254"/>
      <w:r w:rsidR="00ED7FBA">
        <w:rPr>
          <w:rStyle w:val="CommentReference"/>
        </w:rPr>
        <w:commentReference w:id="254"/>
      </w:r>
      <w:r w:rsidRPr="00791872">
        <w:rPr>
          <w:color w:val="FF0000"/>
        </w:rPr>
        <w:t>.</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lastRenderedPageBreak/>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03397818" w14:textId="20B81A0A" w:rsidR="00253076" w:rsidRPr="00253076" w:rsidRDefault="00D27569" w:rsidP="00253076">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253076" w:rsidRPr="00253076">
        <w:rPr>
          <w:rFonts w:ascii="Times New Roman" w:hAnsi="Times New Roman" w:cs="Times New Roman"/>
          <w:b/>
          <w:bCs/>
          <w:noProof/>
        </w:rPr>
        <w:t>Barbieri R</w:t>
      </w:r>
      <w:r w:rsidR="00253076" w:rsidRPr="00253076">
        <w:rPr>
          <w:rFonts w:ascii="Times New Roman" w:hAnsi="Times New Roman" w:cs="Times New Roman"/>
          <w:noProof/>
        </w:rPr>
        <w:t xml:space="preserve">, </w:t>
      </w:r>
      <w:r w:rsidR="00253076" w:rsidRPr="00253076">
        <w:rPr>
          <w:rFonts w:ascii="Times New Roman" w:hAnsi="Times New Roman" w:cs="Times New Roman"/>
          <w:b/>
          <w:bCs/>
          <w:noProof/>
        </w:rPr>
        <w:t>Quirk MC</w:t>
      </w:r>
      <w:r w:rsidR="00253076" w:rsidRPr="00253076">
        <w:rPr>
          <w:rFonts w:ascii="Times New Roman" w:hAnsi="Times New Roman" w:cs="Times New Roman"/>
          <w:noProof/>
        </w:rPr>
        <w:t xml:space="preserve">, </w:t>
      </w:r>
      <w:r w:rsidR="00253076" w:rsidRPr="00253076">
        <w:rPr>
          <w:rFonts w:ascii="Times New Roman" w:hAnsi="Times New Roman" w:cs="Times New Roman"/>
          <w:b/>
          <w:bCs/>
          <w:noProof/>
        </w:rPr>
        <w:t>Frank LM</w:t>
      </w:r>
      <w:r w:rsidR="00253076" w:rsidRPr="00253076">
        <w:rPr>
          <w:rFonts w:ascii="Times New Roman" w:hAnsi="Times New Roman" w:cs="Times New Roman"/>
          <w:noProof/>
        </w:rPr>
        <w:t xml:space="preserve">, </w:t>
      </w:r>
      <w:r w:rsidR="00253076" w:rsidRPr="00253076">
        <w:rPr>
          <w:rFonts w:ascii="Times New Roman" w:hAnsi="Times New Roman" w:cs="Times New Roman"/>
          <w:b/>
          <w:bCs/>
          <w:noProof/>
        </w:rPr>
        <w:t>Wilson MA</w:t>
      </w:r>
      <w:r w:rsidR="00253076" w:rsidRPr="00253076">
        <w:rPr>
          <w:rFonts w:ascii="Times New Roman" w:hAnsi="Times New Roman" w:cs="Times New Roman"/>
          <w:noProof/>
        </w:rPr>
        <w:t xml:space="preserve">, </w:t>
      </w:r>
      <w:r w:rsidR="00253076" w:rsidRPr="00253076">
        <w:rPr>
          <w:rFonts w:ascii="Times New Roman" w:hAnsi="Times New Roman" w:cs="Times New Roman"/>
          <w:b/>
          <w:bCs/>
          <w:noProof/>
        </w:rPr>
        <w:t>Brown EN</w:t>
      </w:r>
      <w:r w:rsidR="00253076" w:rsidRPr="00253076">
        <w:rPr>
          <w:rFonts w:ascii="Times New Roman" w:hAnsi="Times New Roman" w:cs="Times New Roman"/>
          <w:noProof/>
        </w:rPr>
        <w:t xml:space="preserve">. Construction and analysis of non-Poisson stimulus-response models of neural spiking activity. </w:t>
      </w:r>
      <w:r w:rsidR="00253076" w:rsidRPr="00253076">
        <w:rPr>
          <w:rFonts w:ascii="Times New Roman" w:hAnsi="Times New Roman" w:cs="Times New Roman"/>
          <w:i/>
          <w:iCs/>
          <w:noProof/>
        </w:rPr>
        <w:t>J Neurosci Methods</w:t>
      </w:r>
      <w:r w:rsidR="00253076" w:rsidRPr="00253076">
        <w:rPr>
          <w:rFonts w:ascii="Times New Roman" w:hAnsi="Times New Roman" w:cs="Times New Roman"/>
          <w:noProof/>
        </w:rPr>
        <w:t xml:space="preserve"> 105: 25–37, 2001.</w:t>
      </w:r>
    </w:p>
    <w:p w14:paraId="4EC0F26E"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Brown EN</w:t>
      </w:r>
      <w:r w:rsidRPr="00253076">
        <w:rPr>
          <w:rFonts w:ascii="Times New Roman" w:hAnsi="Times New Roman" w:cs="Times New Roman"/>
          <w:noProof/>
        </w:rPr>
        <w:t xml:space="preserve">, </w:t>
      </w:r>
      <w:r w:rsidRPr="00253076">
        <w:rPr>
          <w:rFonts w:ascii="Times New Roman" w:hAnsi="Times New Roman" w:cs="Times New Roman"/>
          <w:b/>
          <w:bCs/>
          <w:noProof/>
        </w:rPr>
        <w:t>Nguyen DP</w:t>
      </w:r>
      <w:r w:rsidRPr="00253076">
        <w:rPr>
          <w:rFonts w:ascii="Times New Roman" w:hAnsi="Times New Roman" w:cs="Times New Roman"/>
          <w:noProof/>
        </w:rPr>
        <w:t xml:space="preserve">, </w:t>
      </w:r>
      <w:r w:rsidRPr="00253076">
        <w:rPr>
          <w:rFonts w:ascii="Times New Roman" w:hAnsi="Times New Roman" w:cs="Times New Roman"/>
          <w:b/>
          <w:bCs/>
          <w:noProof/>
        </w:rPr>
        <w:t>Frank LM</w:t>
      </w:r>
      <w:r w:rsidRPr="00253076">
        <w:rPr>
          <w:rFonts w:ascii="Times New Roman" w:hAnsi="Times New Roman" w:cs="Times New Roman"/>
          <w:noProof/>
        </w:rPr>
        <w:t xml:space="preserve">, </w:t>
      </w:r>
      <w:r w:rsidRPr="00253076">
        <w:rPr>
          <w:rFonts w:ascii="Times New Roman" w:hAnsi="Times New Roman" w:cs="Times New Roman"/>
          <w:b/>
          <w:bCs/>
          <w:noProof/>
        </w:rPr>
        <w:t>Wilson MA</w:t>
      </w:r>
      <w:r w:rsidRPr="00253076">
        <w:rPr>
          <w:rFonts w:ascii="Times New Roman" w:hAnsi="Times New Roman" w:cs="Times New Roman"/>
          <w:noProof/>
        </w:rPr>
        <w:t xml:space="preserve">, </w:t>
      </w:r>
      <w:r w:rsidRPr="00253076">
        <w:rPr>
          <w:rFonts w:ascii="Times New Roman" w:hAnsi="Times New Roman" w:cs="Times New Roman"/>
          <w:b/>
          <w:bCs/>
          <w:noProof/>
        </w:rPr>
        <w:t>Solo V</w:t>
      </w:r>
      <w:r w:rsidRPr="00253076">
        <w:rPr>
          <w:rFonts w:ascii="Times New Roman" w:hAnsi="Times New Roman" w:cs="Times New Roman"/>
          <w:noProof/>
        </w:rPr>
        <w:t xml:space="preserve">. An analysis of neural receptive field plasticity by point process adaptive filtering. </w:t>
      </w:r>
      <w:r w:rsidRPr="00253076">
        <w:rPr>
          <w:rFonts w:ascii="Times New Roman" w:hAnsi="Times New Roman" w:cs="Times New Roman"/>
          <w:i/>
          <w:iCs/>
          <w:noProof/>
        </w:rPr>
        <w:t>Proc Natl Acad Sci</w:t>
      </w:r>
      <w:r w:rsidRPr="00253076">
        <w:rPr>
          <w:rFonts w:ascii="Times New Roman" w:hAnsi="Times New Roman" w:cs="Times New Roman"/>
          <w:noProof/>
        </w:rPr>
        <w:t xml:space="preserve"> 98: 12261–12266, 2001.</w:t>
      </w:r>
    </w:p>
    <w:p w14:paraId="5B214B44"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Chatla SB</w:t>
      </w:r>
      <w:r w:rsidRPr="00253076">
        <w:rPr>
          <w:rFonts w:ascii="Times New Roman" w:hAnsi="Times New Roman" w:cs="Times New Roman"/>
          <w:noProof/>
        </w:rPr>
        <w:t xml:space="preserve">, </w:t>
      </w:r>
      <w:r w:rsidRPr="00253076">
        <w:rPr>
          <w:rFonts w:ascii="Times New Roman" w:hAnsi="Times New Roman" w:cs="Times New Roman"/>
          <w:b/>
          <w:bCs/>
          <w:noProof/>
        </w:rPr>
        <w:t>Shmueli G</w:t>
      </w:r>
      <w:r w:rsidRPr="00253076">
        <w:rPr>
          <w:rFonts w:ascii="Times New Roman" w:hAnsi="Times New Roman" w:cs="Times New Roman"/>
          <w:noProof/>
        </w:rPr>
        <w:t xml:space="preserve">. Efficient estimation of COM–Poisson regression and a generalized additive model. </w:t>
      </w:r>
      <w:r w:rsidRPr="00253076">
        <w:rPr>
          <w:rFonts w:ascii="Times New Roman" w:hAnsi="Times New Roman" w:cs="Times New Roman"/>
          <w:i/>
          <w:iCs/>
          <w:noProof/>
        </w:rPr>
        <w:t>Comput Stat Data Anal</w:t>
      </w:r>
      <w:r w:rsidRPr="00253076">
        <w:rPr>
          <w:rFonts w:ascii="Times New Roman" w:hAnsi="Times New Roman" w:cs="Times New Roman"/>
          <w:noProof/>
        </w:rPr>
        <w:t xml:space="preserve"> 121: 71–88, 2018.</w:t>
      </w:r>
    </w:p>
    <w:p w14:paraId="2751505D"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Chestek CA</w:t>
      </w:r>
      <w:r w:rsidRPr="00253076">
        <w:rPr>
          <w:rFonts w:ascii="Times New Roman" w:hAnsi="Times New Roman" w:cs="Times New Roman"/>
          <w:noProof/>
        </w:rPr>
        <w:t xml:space="preserve">, </w:t>
      </w:r>
      <w:r w:rsidRPr="00253076">
        <w:rPr>
          <w:rFonts w:ascii="Times New Roman" w:hAnsi="Times New Roman" w:cs="Times New Roman"/>
          <w:b/>
          <w:bCs/>
          <w:noProof/>
        </w:rPr>
        <w:t>Batista AP</w:t>
      </w:r>
      <w:r w:rsidRPr="00253076">
        <w:rPr>
          <w:rFonts w:ascii="Times New Roman" w:hAnsi="Times New Roman" w:cs="Times New Roman"/>
          <w:noProof/>
        </w:rPr>
        <w:t xml:space="preserve">, </w:t>
      </w:r>
      <w:r w:rsidRPr="00253076">
        <w:rPr>
          <w:rFonts w:ascii="Times New Roman" w:hAnsi="Times New Roman" w:cs="Times New Roman"/>
          <w:b/>
          <w:bCs/>
          <w:noProof/>
        </w:rPr>
        <w:t>Santhanam G</w:t>
      </w:r>
      <w:r w:rsidRPr="00253076">
        <w:rPr>
          <w:rFonts w:ascii="Times New Roman" w:hAnsi="Times New Roman" w:cs="Times New Roman"/>
          <w:noProof/>
        </w:rPr>
        <w:t xml:space="preserve">, </w:t>
      </w:r>
      <w:r w:rsidRPr="00253076">
        <w:rPr>
          <w:rFonts w:ascii="Times New Roman" w:hAnsi="Times New Roman" w:cs="Times New Roman"/>
          <w:b/>
          <w:bCs/>
          <w:noProof/>
        </w:rPr>
        <w:t>Yu BM</w:t>
      </w:r>
      <w:r w:rsidRPr="00253076">
        <w:rPr>
          <w:rFonts w:ascii="Times New Roman" w:hAnsi="Times New Roman" w:cs="Times New Roman"/>
          <w:noProof/>
        </w:rPr>
        <w:t xml:space="preserve">, </w:t>
      </w:r>
      <w:r w:rsidRPr="00253076">
        <w:rPr>
          <w:rFonts w:ascii="Times New Roman" w:hAnsi="Times New Roman" w:cs="Times New Roman"/>
          <w:b/>
          <w:bCs/>
          <w:noProof/>
        </w:rPr>
        <w:t>Afshar A</w:t>
      </w:r>
      <w:r w:rsidRPr="00253076">
        <w:rPr>
          <w:rFonts w:ascii="Times New Roman" w:hAnsi="Times New Roman" w:cs="Times New Roman"/>
          <w:noProof/>
        </w:rPr>
        <w:t xml:space="preserve">, </w:t>
      </w:r>
      <w:r w:rsidRPr="00253076">
        <w:rPr>
          <w:rFonts w:ascii="Times New Roman" w:hAnsi="Times New Roman" w:cs="Times New Roman"/>
          <w:b/>
          <w:bCs/>
          <w:noProof/>
        </w:rPr>
        <w:t>Cunningham JP</w:t>
      </w:r>
      <w:r w:rsidRPr="00253076">
        <w:rPr>
          <w:rFonts w:ascii="Times New Roman" w:hAnsi="Times New Roman" w:cs="Times New Roman"/>
          <w:noProof/>
        </w:rPr>
        <w:t xml:space="preserve">, </w:t>
      </w:r>
      <w:r w:rsidRPr="00253076">
        <w:rPr>
          <w:rFonts w:ascii="Times New Roman" w:hAnsi="Times New Roman" w:cs="Times New Roman"/>
          <w:b/>
          <w:bCs/>
          <w:noProof/>
        </w:rPr>
        <w:t>Gilja V</w:t>
      </w:r>
      <w:r w:rsidRPr="00253076">
        <w:rPr>
          <w:rFonts w:ascii="Times New Roman" w:hAnsi="Times New Roman" w:cs="Times New Roman"/>
          <w:noProof/>
        </w:rPr>
        <w:t xml:space="preserve">, </w:t>
      </w:r>
      <w:r w:rsidRPr="00253076">
        <w:rPr>
          <w:rFonts w:ascii="Times New Roman" w:hAnsi="Times New Roman" w:cs="Times New Roman"/>
          <w:b/>
          <w:bCs/>
          <w:noProof/>
        </w:rPr>
        <w:t>Ryu SI</w:t>
      </w:r>
      <w:r w:rsidRPr="00253076">
        <w:rPr>
          <w:rFonts w:ascii="Times New Roman" w:hAnsi="Times New Roman" w:cs="Times New Roman"/>
          <w:noProof/>
        </w:rPr>
        <w:t xml:space="preserve">, </w:t>
      </w:r>
      <w:r w:rsidRPr="00253076">
        <w:rPr>
          <w:rFonts w:ascii="Times New Roman" w:hAnsi="Times New Roman" w:cs="Times New Roman"/>
          <w:b/>
          <w:bCs/>
          <w:noProof/>
        </w:rPr>
        <w:t>Churchland MM</w:t>
      </w:r>
      <w:r w:rsidRPr="00253076">
        <w:rPr>
          <w:rFonts w:ascii="Times New Roman" w:hAnsi="Times New Roman" w:cs="Times New Roman"/>
          <w:noProof/>
        </w:rPr>
        <w:t xml:space="preserve">, </w:t>
      </w:r>
      <w:r w:rsidRPr="00253076">
        <w:rPr>
          <w:rFonts w:ascii="Times New Roman" w:hAnsi="Times New Roman" w:cs="Times New Roman"/>
          <w:b/>
          <w:bCs/>
          <w:noProof/>
        </w:rPr>
        <w:t>Shenoy K V</w:t>
      </w:r>
      <w:r w:rsidRPr="00253076">
        <w:rPr>
          <w:rFonts w:ascii="Times New Roman" w:hAnsi="Times New Roman" w:cs="Times New Roman"/>
          <w:noProof/>
        </w:rPr>
        <w:t xml:space="preserve">. Single-neuron stability during repeated reaching in macaque premotor cortex. </w:t>
      </w:r>
      <w:r w:rsidRPr="00253076">
        <w:rPr>
          <w:rFonts w:ascii="Times New Roman" w:hAnsi="Times New Roman" w:cs="Times New Roman"/>
          <w:i/>
          <w:iCs/>
          <w:noProof/>
        </w:rPr>
        <w:t>J Neurosci</w:t>
      </w:r>
      <w:r w:rsidRPr="00253076">
        <w:rPr>
          <w:rFonts w:ascii="Times New Roman" w:hAnsi="Times New Roman" w:cs="Times New Roman"/>
          <w:noProof/>
        </w:rPr>
        <w:t xml:space="preserve"> 27: 10742–10750, 2007.</w:t>
      </w:r>
    </w:p>
    <w:p w14:paraId="7584BF65"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Churchland AK</w:t>
      </w:r>
      <w:r w:rsidRPr="00253076">
        <w:rPr>
          <w:rFonts w:ascii="Times New Roman" w:hAnsi="Times New Roman" w:cs="Times New Roman"/>
          <w:noProof/>
        </w:rPr>
        <w:t xml:space="preserve">, </w:t>
      </w:r>
      <w:r w:rsidRPr="00253076">
        <w:rPr>
          <w:rFonts w:ascii="Times New Roman" w:hAnsi="Times New Roman" w:cs="Times New Roman"/>
          <w:b/>
          <w:bCs/>
          <w:noProof/>
        </w:rPr>
        <w:t>Kiani R</w:t>
      </w:r>
      <w:r w:rsidRPr="00253076">
        <w:rPr>
          <w:rFonts w:ascii="Times New Roman" w:hAnsi="Times New Roman" w:cs="Times New Roman"/>
          <w:noProof/>
        </w:rPr>
        <w:t xml:space="preserve">, </w:t>
      </w:r>
      <w:r w:rsidRPr="00253076">
        <w:rPr>
          <w:rFonts w:ascii="Times New Roman" w:hAnsi="Times New Roman" w:cs="Times New Roman"/>
          <w:b/>
          <w:bCs/>
          <w:noProof/>
        </w:rPr>
        <w:t>Chaudhuri R</w:t>
      </w:r>
      <w:r w:rsidRPr="00253076">
        <w:rPr>
          <w:rFonts w:ascii="Times New Roman" w:hAnsi="Times New Roman" w:cs="Times New Roman"/>
          <w:noProof/>
        </w:rPr>
        <w:t xml:space="preserve">, </w:t>
      </w:r>
      <w:r w:rsidRPr="00253076">
        <w:rPr>
          <w:rFonts w:ascii="Times New Roman" w:hAnsi="Times New Roman" w:cs="Times New Roman"/>
          <w:b/>
          <w:bCs/>
          <w:noProof/>
        </w:rPr>
        <w:t>Wang XJ</w:t>
      </w:r>
      <w:r w:rsidRPr="00253076">
        <w:rPr>
          <w:rFonts w:ascii="Times New Roman" w:hAnsi="Times New Roman" w:cs="Times New Roman"/>
          <w:noProof/>
        </w:rPr>
        <w:t xml:space="preserve">, </w:t>
      </w:r>
      <w:r w:rsidRPr="00253076">
        <w:rPr>
          <w:rFonts w:ascii="Times New Roman" w:hAnsi="Times New Roman" w:cs="Times New Roman"/>
          <w:b/>
          <w:bCs/>
          <w:noProof/>
        </w:rPr>
        <w:t>Pouget A</w:t>
      </w:r>
      <w:r w:rsidRPr="00253076">
        <w:rPr>
          <w:rFonts w:ascii="Times New Roman" w:hAnsi="Times New Roman" w:cs="Times New Roman"/>
          <w:noProof/>
        </w:rPr>
        <w:t xml:space="preserve">, </w:t>
      </w:r>
      <w:r w:rsidRPr="00253076">
        <w:rPr>
          <w:rFonts w:ascii="Times New Roman" w:hAnsi="Times New Roman" w:cs="Times New Roman"/>
          <w:b/>
          <w:bCs/>
          <w:noProof/>
        </w:rPr>
        <w:t>Shadlen MN</w:t>
      </w:r>
      <w:r w:rsidRPr="00253076">
        <w:rPr>
          <w:rFonts w:ascii="Times New Roman" w:hAnsi="Times New Roman" w:cs="Times New Roman"/>
          <w:noProof/>
        </w:rPr>
        <w:t xml:space="preserve">. Variance as a Signature of Neural Computations during Decision Making. </w:t>
      </w:r>
      <w:r w:rsidRPr="00253076">
        <w:rPr>
          <w:rFonts w:ascii="Times New Roman" w:hAnsi="Times New Roman" w:cs="Times New Roman"/>
          <w:i/>
          <w:iCs/>
          <w:noProof/>
        </w:rPr>
        <w:t>Neuron</w:t>
      </w:r>
      <w:r w:rsidRPr="00253076">
        <w:rPr>
          <w:rFonts w:ascii="Times New Roman" w:hAnsi="Times New Roman" w:cs="Times New Roman"/>
          <w:noProof/>
        </w:rPr>
        <w:t xml:space="preserve"> 69: 818–831, 2011.</w:t>
      </w:r>
    </w:p>
    <w:p w14:paraId="00AF8E11"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Churchland MM</w:t>
      </w:r>
      <w:r w:rsidRPr="00253076">
        <w:rPr>
          <w:rFonts w:ascii="Times New Roman" w:hAnsi="Times New Roman" w:cs="Times New Roman"/>
          <w:noProof/>
        </w:rPr>
        <w:t xml:space="preserve">, </w:t>
      </w:r>
      <w:r w:rsidRPr="00253076">
        <w:rPr>
          <w:rFonts w:ascii="Times New Roman" w:hAnsi="Times New Roman" w:cs="Times New Roman"/>
          <w:b/>
          <w:bCs/>
          <w:noProof/>
        </w:rPr>
        <w:t>Yu BM</w:t>
      </w:r>
      <w:r w:rsidRPr="00253076">
        <w:rPr>
          <w:rFonts w:ascii="Times New Roman" w:hAnsi="Times New Roman" w:cs="Times New Roman"/>
          <w:noProof/>
        </w:rPr>
        <w:t xml:space="preserve">, </w:t>
      </w:r>
      <w:r w:rsidRPr="00253076">
        <w:rPr>
          <w:rFonts w:ascii="Times New Roman" w:hAnsi="Times New Roman" w:cs="Times New Roman"/>
          <w:b/>
          <w:bCs/>
          <w:noProof/>
        </w:rPr>
        <w:t>Cunningham JP</w:t>
      </w:r>
      <w:r w:rsidRPr="00253076">
        <w:rPr>
          <w:rFonts w:ascii="Times New Roman" w:hAnsi="Times New Roman" w:cs="Times New Roman"/>
          <w:noProof/>
        </w:rPr>
        <w:t xml:space="preserve">, </w:t>
      </w:r>
      <w:r w:rsidRPr="00253076">
        <w:rPr>
          <w:rFonts w:ascii="Times New Roman" w:hAnsi="Times New Roman" w:cs="Times New Roman"/>
          <w:b/>
          <w:bCs/>
          <w:noProof/>
        </w:rPr>
        <w:t>Sugrue LP</w:t>
      </w:r>
      <w:r w:rsidRPr="00253076">
        <w:rPr>
          <w:rFonts w:ascii="Times New Roman" w:hAnsi="Times New Roman" w:cs="Times New Roman"/>
          <w:noProof/>
        </w:rPr>
        <w:t xml:space="preserve">, </w:t>
      </w:r>
      <w:r w:rsidRPr="00253076">
        <w:rPr>
          <w:rFonts w:ascii="Times New Roman" w:hAnsi="Times New Roman" w:cs="Times New Roman"/>
          <w:b/>
          <w:bCs/>
          <w:noProof/>
        </w:rPr>
        <w:t>Cohen MR</w:t>
      </w:r>
      <w:r w:rsidRPr="00253076">
        <w:rPr>
          <w:rFonts w:ascii="Times New Roman" w:hAnsi="Times New Roman" w:cs="Times New Roman"/>
          <w:noProof/>
        </w:rPr>
        <w:t xml:space="preserve">, </w:t>
      </w:r>
      <w:r w:rsidRPr="00253076">
        <w:rPr>
          <w:rFonts w:ascii="Times New Roman" w:hAnsi="Times New Roman" w:cs="Times New Roman"/>
          <w:b/>
          <w:bCs/>
          <w:noProof/>
        </w:rPr>
        <w:t>Corrado GS</w:t>
      </w:r>
      <w:r w:rsidRPr="00253076">
        <w:rPr>
          <w:rFonts w:ascii="Times New Roman" w:hAnsi="Times New Roman" w:cs="Times New Roman"/>
          <w:noProof/>
        </w:rPr>
        <w:t xml:space="preserve">, </w:t>
      </w:r>
      <w:r w:rsidRPr="00253076">
        <w:rPr>
          <w:rFonts w:ascii="Times New Roman" w:hAnsi="Times New Roman" w:cs="Times New Roman"/>
          <w:b/>
          <w:bCs/>
          <w:noProof/>
        </w:rPr>
        <w:t>Newsome WT</w:t>
      </w:r>
      <w:r w:rsidRPr="00253076">
        <w:rPr>
          <w:rFonts w:ascii="Times New Roman" w:hAnsi="Times New Roman" w:cs="Times New Roman"/>
          <w:noProof/>
        </w:rPr>
        <w:t xml:space="preserve">, </w:t>
      </w:r>
      <w:r w:rsidRPr="00253076">
        <w:rPr>
          <w:rFonts w:ascii="Times New Roman" w:hAnsi="Times New Roman" w:cs="Times New Roman"/>
          <w:b/>
          <w:bCs/>
          <w:noProof/>
        </w:rPr>
        <w:t>Clark AM</w:t>
      </w:r>
      <w:r w:rsidRPr="00253076">
        <w:rPr>
          <w:rFonts w:ascii="Times New Roman" w:hAnsi="Times New Roman" w:cs="Times New Roman"/>
          <w:noProof/>
        </w:rPr>
        <w:t xml:space="preserve">, </w:t>
      </w:r>
      <w:r w:rsidRPr="00253076">
        <w:rPr>
          <w:rFonts w:ascii="Times New Roman" w:hAnsi="Times New Roman" w:cs="Times New Roman"/>
          <w:b/>
          <w:bCs/>
          <w:noProof/>
        </w:rPr>
        <w:t>Hosseini P</w:t>
      </w:r>
      <w:r w:rsidRPr="00253076">
        <w:rPr>
          <w:rFonts w:ascii="Times New Roman" w:hAnsi="Times New Roman" w:cs="Times New Roman"/>
          <w:noProof/>
        </w:rPr>
        <w:t xml:space="preserve">, </w:t>
      </w:r>
      <w:r w:rsidRPr="00253076">
        <w:rPr>
          <w:rFonts w:ascii="Times New Roman" w:hAnsi="Times New Roman" w:cs="Times New Roman"/>
          <w:b/>
          <w:bCs/>
          <w:noProof/>
        </w:rPr>
        <w:t>Scott BB</w:t>
      </w:r>
      <w:r w:rsidRPr="00253076">
        <w:rPr>
          <w:rFonts w:ascii="Times New Roman" w:hAnsi="Times New Roman" w:cs="Times New Roman"/>
          <w:noProof/>
        </w:rPr>
        <w:t xml:space="preserve">, </w:t>
      </w:r>
      <w:r w:rsidRPr="00253076">
        <w:rPr>
          <w:rFonts w:ascii="Times New Roman" w:hAnsi="Times New Roman" w:cs="Times New Roman"/>
          <w:b/>
          <w:bCs/>
          <w:noProof/>
        </w:rPr>
        <w:t>Bradley DC</w:t>
      </w:r>
      <w:r w:rsidRPr="00253076">
        <w:rPr>
          <w:rFonts w:ascii="Times New Roman" w:hAnsi="Times New Roman" w:cs="Times New Roman"/>
          <w:noProof/>
        </w:rPr>
        <w:t xml:space="preserve">, </w:t>
      </w:r>
      <w:r w:rsidRPr="00253076">
        <w:rPr>
          <w:rFonts w:ascii="Times New Roman" w:hAnsi="Times New Roman" w:cs="Times New Roman"/>
          <w:b/>
          <w:bCs/>
          <w:noProof/>
        </w:rPr>
        <w:t>Smith M a</w:t>
      </w:r>
      <w:r w:rsidRPr="00253076">
        <w:rPr>
          <w:rFonts w:ascii="Times New Roman" w:hAnsi="Times New Roman" w:cs="Times New Roman"/>
          <w:noProof/>
        </w:rPr>
        <w:t xml:space="preserve">, </w:t>
      </w:r>
      <w:r w:rsidRPr="00253076">
        <w:rPr>
          <w:rFonts w:ascii="Times New Roman" w:hAnsi="Times New Roman" w:cs="Times New Roman"/>
          <w:b/>
          <w:bCs/>
          <w:noProof/>
        </w:rPr>
        <w:t>Kohn A</w:t>
      </w:r>
      <w:r w:rsidRPr="00253076">
        <w:rPr>
          <w:rFonts w:ascii="Times New Roman" w:hAnsi="Times New Roman" w:cs="Times New Roman"/>
          <w:noProof/>
        </w:rPr>
        <w:t xml:space="preserve">, </w:t>
      </w:r>
      <w:r w:rsidRPr="00253076">
        <w:rPr>
          <w:rFonts w:ascii="Times New Roman" w:hAnsi="Times New Roman" w:cs="Times New Roman"/>
          <w:b/>
          <w:bCs/>
          <w:noProof/>
        </w:rPr>
        <w:t>Movshon JA</w:t>
      </w:r>
      <w:r w:rsidRPr="00253076">
        <w:rPr>
          <w:rFonts w:ascii="Times New Roman" w:hAnsi="Times New Roman" w:cs="Times New Roman"/>
          <w:noProof/>
        </w:rPr>
        <w:t xml:space="preserve">, </w:t>
      </w:r>
      <w:r w:rsidRPr="00253076">
        <w:rPr>
          <w:rFonts w:ascii="Times New Roman" w:hAnsi="Times New Roman" w:cs="Times New Roman"/>
          <w:b/>
          <w:bCs/>
          <w:noProof/>
        </w:rPr>
        <w:t>Armstrong KM</w:t>
      </w:r>
      <w:r w:rsidRPr="00253076">
        <w:rPr>
          <w:rFonts w:ascii="Times New Roman" w:hAnsi="Times New Roman" w:cs="Times New Roman"/>
          <w:noProof/>
        </w:rPr>
        <w:t xml:space="preserve">, </w:t>
      </w:r>
      <w:r w:rsidRPr="00253076">
        <w:rPr>
          <w:rFonts w:ascii="Times New Roman" w:hAnsi="Times New Roman" w:cs="Times New Roman"/>
          <w:b/>
          <w:bCs/>
          <w:noProof/>
        </w:rPr>
        <w:t>Moore T</w:t>
      </w:r>
      <w:r w:rsidRPr="00253076">
        <w:rPr>
          <w:rFonts w:ascii="Times New Roman" w:hAnsi="Times New Roman" w:cs="Times New Roman"/>
          <w:noProof/>
        </w:rPr>
        <w:t xml:space="preserve">, </w:t>
      </w:r>
      <w:r w:rsidRPr="00253076">
        <w:rPr>
          <w:rFonts w:ascii="Times New Roman" w:hAnsi="Times New Roman" w:cs="Times New Roman"/>
          <w:b/>
          <w:bCs/>
          <w:noProof/>
        </w:rPr>
        <w:t>Chang SW</w:t>
      </w:r>
      <w:r w:rsidRPr="00253076">
        <w:rPr>
          <w:rFonts w:ascii="Times New Roman" w:hAnsi="Times New Roman" w:cs="Times New Roman"/>
          <w:noProof/>
        </w:rPr>
        <w:t xml:space="preserve">, </w:t>
      </w:r>
      <w:r w:rsidRPr="00253076">
        <w:rPr>
          <w:rFonts w:ascii="Times New Roman" w:hAnsi="Times New Roman" w:cs="Times New Roman"/>
          <w:b/>
          <w:bCs/>
          <w:noProof/>
        </w:rPr>
        <w:t>Snyder LH</w:t>
      </w:r>
      <w:r w:rsidRPr="00253076">
        <w:rPr>
          <w:rFonts w:ascii="Times New Roman" w:hAnsi="Times New Roman" w:cs="Times New Roman"/>
          <w:noProof/>
        </w:rPr>
        <w:t xml:space="preserve">, </w:t>
      </w:r>
      <w:r w:rsidRPr="00253076">
        <w:rPr>
          <w:rFonts w:ascii="Times New Roman" w:hAnsi="Times New Roman" w:cs="Times New Roman"/>
          <w:b/>
          <w:bCs/>
          <w:noProof/>
        </w:rPr>
        <w:t>Lisberger SG</w:t>
      </w:r>
      <w:r w:rsidRPr="00253076">
        <w:rPr>
          <w:rFonts w:ascii="Times New Roman" w:hAnsi="Times New Roman" w:cs="Times New Roman"/>
          <w:noProof/>
        </w:rPr>
        <w:t xml:space="preserve">, </w:t>
      </w:r>
      <w:r w:rsidRPr="00253076">
        <w:rPr>
          <w:rFonts w:ascii="Times New Roman" w:hAnsi="Times New Roman" w:cs="Times New Roman"/>
          <w:b/>
          <w:bCs/>
          <w:noProof/>
        </w:rPr>
        <w:t>Priebe NJ</w:t>
      </w:r>
      <w:r w:rsidRPr="00253076">
        <w:rPr>
          <w:rFonts w:ascii="Times New Roman" w:hAnsi="Times New Roman" w:cs="Times New Roman"/>
          <w:noProof/>
        </w:rPr>
        <w:t xml:space="preserve">, </w:t>
      </w:r>
      <w:r w:rsidRPr="00253076">
        <w:rPr>
          <w:rFonts w:ascii="Times New Roman" w:hAnsi="Times New Roman" w:cs="Times New Roman"/>
          <w:b/>
          <w:bCs/>
          <w:noProof/>
        </w:rPr>
        <w:t>Finn IM</w:t>
      </w:r>
      <w:r w:rsidRPr="00253076">
        <w:rPr>
          <w:rFonts w:ascii="Times New Roman" w:hAnsi="Times New Roman" w:cs="Times New Roman"/>
          <w:noProof/>
        </w:rPr>
        <w:t xml:space="preserve">, </w:t>
      </w:r>
      <w:r w:rsidRPr="00253076">
        <w:rPr>
          <w:rFonts w:ascii="Times New Roman" w:hAnsi="Times New Roman" w:cs="Times New Roman"/>
          <w:b/>
          <w:bCs/>
          <w:noProof/>
        </w:rPr>
        <w:t>Ferster D</w:t>
      </w:r>
      <w:r w:rsidRPr="00253076">
        <w:rPr>
          <w:rFonts w:ascii="Times New Roman" w:hAnsi="Times New Roman" w:cs="Times New Roman"/>
          <w:noProof/>
        </w:rPr>
        <w:t xml:space="preserve">, </w:t>
      </w:r>
      <w:r w:rsidRPr="00253076">
        <w:rPr>
          <w:rFonts w:ascii="Times New Roman" w:hAnsi="Times New Roman" w:cs="Times New Roman"/>
          <w:b/>
          <w:bCs/>
          <w:noProof/>
        </w:rPr>
        <w:t>Ryu SI</w:t>
      </w:r>
      <w:r w:rsidRPr="00253076">
        <w:rPr>
          <w:rFonts w:ascii="Times New Roman" w:hAnsi="Times New Roman" w:cs="Times New Roman"/>
          <w:noProof/>
        </w:rPr>
        <w:t xml:space="preserve">, </w:t>
      </w:r>
      <w:r w:rsidRPr="00253076">
        <w:rPr>
          <w:rFonts w:ascii="Times New Roman" w:hAnsi="Times New Roman" w:cs="Times New Roman"/>
          <w:b/>
          <w:bCs/>
          <w:noProof/>
        </w:rPr>
        <w:t>Santhanam G</w:t>
      </w:r>
      <w:r w:rsidRPr="00253076">
        <w:rPr>
          <w:rFonts w:ascii="Times New Roman" w:hAnsi="Times New Roman" w:cs="Times New Roman"/>
          <w:noProof/>
        </w:rPr>
        <w:t xml:space="preserve">, </w:t>
      </w:r>
      <w:r w:rsidRPr="00253076">
        <w:rPr>
          <w:rFonts w:ascii="Times New Roman" w:hAnsi="Times New Roman" w:cs="Times New Roman"/>
          <w:b/>
          <w:bCs/>
          <w:noProof/>
        </w:rPr>
        <w:t>Sahani M</w:t>
      </w:r>
      <w:r w:rsidRPr="00253076">
        <w:rPr>
          <w:rFonts w:ascii="Times New Roman" w:hAnsi="Times New Roman" w:cs="Times New Roman"/>
          <w:noProof/>
        </w:rPr>
        <w:t xml:space="preserve">, </w:t>
      </w:r>
      <w:r w:rsidRPr="00253076">
        <w:rPr>
          <w:rFonts w:ascii="Times New Roman" w:hAnsi="Times New Roman" w:cs="Times New Roman"/>
          <w:b/>
          <w:bCs/>
          <w:noProof/>
        </w:rPr>
        <w:t>Shenoy K V</w:t>
      </w:r>
      <w:r w:rsidRPr="00253076">
        <w:rPr>
          <w:rFonts w:ascii="Times New Roman" w:hAnsi="Times New Roman" w:cs="Times New Roman"/>
          <w:noProof/>
        </w:rPr>
        <w:t xml:space="preserve">. Stimulus onset quenches neural variability: A widespread cortical phenomenon. </w:t>
      </w:r>
      <w:r w:rsidRPr="00253076">
        <w:rPr>
          <w:rFonts w:ascii="Times New Roman" w:hAnsi="Times New Roman" w:cs="Times New Roman"/>
          <w:i/>
          <w:iCs/>
          <w:noProof/>
        </w:rPr>
        <w:t>Nat Neurosci</w:t>
      </w:r>
      <w:r w:rsidRPr="00253076">
        <w:rPr>
          <w:rFonts w:ascii="Times New Roman" w:hAnsi="Times New Roman" w:cs="Times New Roman"/>
          <w:noProof/>
        </w:rPr>
        <w:t xml:space="preserve"> 13: 369–378, 2010.</w:t>
      </w:r>
    </w:p>
    <w:p w14:paraId="69E9C5C4"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DeWeese M</w:t>
      </w:r>
      <w:r w:rsidRPr="00253076">
        <w:rPr>
          <w:rFonts w:ascii="Times New Roman" w:hAnsi="Times New Roman" w:cs="Times New Roman"/>
          <w:noProof/>
        </w:rPr>
        <w:t xml:space="preserve">, </w:t>
      </w:r>
      <w:r w:rsidRPr="00253076">
        <w:rPr>
          <w:rFonts w:ascii="Times New Roman" w:hAnsi="Times New Roman" w:cs="Times New Roman"/>
          <w:b/>
          <w:bCs/>
          <w:noProof/>
        </w:rPr>
        <w:t>Zador A</w:t>
      </w:r>
      <w:r w:rsidRPr="00253076">
        <w:rPr>
          <w:rFonts w:ascii="Times New Roman" w:hAnsi="Times New Roman" w:cs="Times New Roman"/>
          <w:noProof/>
        </w:rPr>
        <w:t xml:space="preserve">. Asymmetric Dynamics in Optimal Variance Adaptation. </w:t>
      </w:r>
      <w:r w:rsidRPr="00253076">
        <w:rPr>
          <w:rFonts w:ascii="Times New Roman" w:hAnsi="Times New Roman" w:cs="Times New Roman"/>
          <w:i/>
          <w:iCs/>
          <w:noProof/>
        </w:rPr>
        <w:t>Neural Comput</w:t>
      </w:r>
      <w:r w:rsidRPr="00253076">
        <w:rPr>
          <w:rFonts w:ascii="Times New Roman" w:hAnsi="Times New Roman" w:cs="Times New Roman"/>
          <w:noProof/>
        </w:rPr>
        <w:t xml:space="preserve"> 10: 1179–1202, 1998.</w:t>
      </w:r>
    </w:p>
    <w:p w14:paraId="4854D4C2"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Dickey AS</w:t>
      </w:r>
      <w:r w:rsidRPr="00253076">
        <w:rPr>
          <w:rFonts w:ascii="Times New Roman" w:hAnsi="Times New Roman" w:cs="Times New Roman"/>
          <w:noProof/>
        </w:rPr>
        <w:t xml:space="preserve">, </w:t>
      </w:r>
      <w:r w:rsidRPr="00253076">
        <w:rPr>
          <w:rFonts w:ascii="Times New Roman" w:hAnsi="Times New Roman" w:cs="Times New Roman"/>
          <w:b/>
          <w:bCs/>
          <w:noProof/>
        </w:rPr>
        <w:t>Suminski A</w:t>
      </w:r>
      <w:r w:rsidRPr="00253076">
        <w:rPr>
          <w:rFonts w:ascii="Times New Roman" w:hAnsi="Times New Roman" w:cs="Times New Roman"/>
          <w:noProof/>
        </w:rPr>
        <w:t xml:space="preserve">, </w:t>
      </w:r>
      <w:r w:rsidRPr="00253076">
        <w:rPr>
          <w:rFonts w:ascii="Times New Roman" w:hAnsi="Times New Roman" w:cs="Times New Roman"/>
          <w:b/>
          <w:bCs/>
          <w:noProof/>
        </w:rPr>
        <w:t>Amit Y</w:t>
      </w:r>
      <w:r w:rsidRPr="00253076">
        <w:rPr>
          <w:rFonts w:ascii="Times New Roman" w:hAnsi="Times New Roman" w:cs="Times New Roman"/>
          <w:noProof/>
        </w:rPr>
        <w:t xml:space="preserve">, </w:t>
      </w:r>
      <w:r w:rsidRPr="00253076">
        <w:rPr>
          <w:rFonts w:ascii="Times New Roman" w:hAnsi="Times New Roman" w:cs="Times New Roman"/>
          <w:b/>
          <w:bCs/>
          <w:noProof/>
        </w:rPr>
        <w:t>Hatsopoulos NG</w:t>
      </w:r>
      <w:r w:rsidRPr="00253076">
        <w:rPr>
          <w:rFonts w:ascii="Times New Roman" w:hAnsi="Times New Roman" w:cs="Times New Roman"/>
          <w:noProof/>
        </w:rPr>
        <w:t xml:space="preserve">. Single-unit stability using chronically implanted multielectrode arrays. </w:t>
      </w:r>
      <w:r w:rsidRPr="00253076">
        <w:rPr>
          <w:rFonts w:ascii="Times New Roman" w:hAnsi="Times New Roman" w:cs="Times New Roman"/>
          <w:i/>
          <w:iCs/>
          <w:noProof/>
        </w:rPr>
        <w:t>J Neurophysiol</w:t>
      </w:r>
      <w:r w:rsidRPr="00253076">
        <w:rPr>
          <w:rFonts w:ascii="Times New Roman" w:hAnsi="Times New Roman" w:cs="Times New Roman"/>
          <w:noProof/>
        </w:rPr>
        <w:t xml:space="preserve"> 102: 1331–1339, 2009.</w:t>
      </w:r>
    </w:p>
    <w:p w14:paraId="7972F2A3"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Eden UT</w:t>
      </w:r>
      <w:r w:rsidRPr="00253076">
        <w:rPr>
          <w:rFonts w:ascii="Times New Roman" w:hAnsi="Times New Roman" w:cs="Times New Roman"/>
          <w:noProof/>
        </w:rPr>
        <w:t xml:space="preserve">, </w:t>
      </w:r>
      <w:r w:rsidRPr="00253076">
        <w:rPr>
          <w:rFonts w:ascii="Times New Roman" w:hAnsi="Times New Roman" w:cs="Times New Roman"/>
          <w:b/>
          <w:bCs/>
          <w:noProof/>
        </w:rPr>
        <w:t>Frank LM</w:t>
      </w:r>
      <w:r w:rsidRPr="00253076">
        <w:rPr>
          <w:rFonts w:ascii="Times New Roman" w:hAnsi="Times New Roman" w:cs="Times New Roman"/>
          <w:noProof/>
        </w:rPr>
        <w:t xml:space="preserve">, </w:t>
      </w:r>
      <w:r w:rsidRPr="00253076">
        <w:rPr>
          <w:rFonts w:ascii="Times New Roman" w:hAnsi="Times New Roman" w:cs="Times New Roman"/>
          <w:b/>
          <w:bCs/>
          <w:noProof/>
        </w:rPr>
        <w:t>Barbieri R</w:t>
      </w:r>
      <w:r w:rsidRPr="00253076">
        <w:rPr>
          <w:rFonts w:ascii="Times New Roman" w:hAnsi="Times New Roman" w:cs="Times New Roman"/>
          <w:noProof/>
        </w:rPr>
        <w:t xml:space="preserve">, </w:t>
      </w:r>
      <w:r w:rsidRPr="00253076">
        <w:rPr>
          <w:rFonts w:ascii="Times New Roman" w:hAnsi="Times New Roman" w:cs="Times New Roman"/>
          <w:b/>
          <w:bCs/>
          <w:noProof/>
        </w:rPr>
        <w:t>Solo V</w:t>
      </w:r>
      <w:r w:rsidRPr="00253076">
        <w:rPr>
          <w:rFonts w:ascii="Times New Roman" w:hAnsi="Times New Roman" w:cs="Times New Roman"/>
          <w:noProof/>
        </w:rPr>
        <w:t xml:space="preserve">, </w:t>
      </w:r>
      <w:r w:rsidRPr="00253076">
        <w:rPr>
          <w:rFonts w:ascii="Times New Roman" w:hAnsi="Times New Roman" w:cs="Times New Roman"/>
          <w:b/>
          <w:bCs/>
          <w:noProof/>
        </w:rPr>
        <w:t>Brown EN</w:t>
      </w:r>
      <w:r w:rsidRPr="00253076">
        <w:rPr>
          <w:rFonts w:ascii="Times New Roman" w:hAnsi="Times New Roman" w:cs="Times New Roman"/>
          <w:noProof/>
        </w:rPr>
        <w:t xml:space="preserve">. Dynamic Analysis of Neural Encoding by Point Process Adaptive Filtering. </w:t>
      </w:r>
      <w:r w:rsidRPr="00253076">
        <w:rPr>
          <w:rFonts w:ascii="Times New Roman" w:hAnsi="Times New Roman" w:cs="Times New Roman"/>
          <w:i/>
          <w:iCs/>
          <w:noProof/>
        </w:rPr>
        <w:t>Neural Comput</w:t>
      </w:r>
      <w:r w:rsidRPr="00253076">
        <w:rPr>
          <w:rFonts w:ascii="Times New Roman" w:hAnsi="Times New Roman" w:cs="Times New Roman"/>
          <w:noProof/>
        </w:rPr>
        <w:t xml:space="preserve"> 16: 971–998, 2004.</w:t>
      </w:r>
    </w:p>
    <w:p w14:paraId="49D34117"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Fenton AA</w:t>
      </w:r>
      <w:r w:rsidRPr="00253076">
        <w:rPr>
          <w:rFonts w:ascii="Times New Roman" w:hAnsi="Times New Roman" w:cs="Times New Roman"/>
          <w:noProof/>
        </w:rPr>
        <w:t xml:space="preserve">, </w:t>
      </w:r>
      <w:r w:rsidRPr="00253076">
        <w:rPr>
          <w:rFonts w:ascii="Times New Roman" w:hAnsi="Times New Roman" w:cs="Times New Roman"/>
          <w:b/>
          <w:bCs/>
          <w:noProof/>
        </w:rPr>
        <w:t>Muller RU</w:t>
      </w:r>
      <w:r w:rsidRPr="00253076">
        <w:rPr>
          <w:rFonts w:ascii="Times New Roman" w:hAnsi="Times New Roman" w:cs="Times New Roman"/>
          <w:noProof/>
        </w:rPr>
        <w:t xml:space="preserve">. Place cell discharge is extremely variable during individual passes of the rat through the firing field. </w:t>
      </w:r>
      <w:r w:rsidRPr="00253076">
        <w:rPr>
          <w:rFonts w:ascii="Times New Roman" w:hAnsi="Times New Roman" w:cs="Times New Roman"/>
          <w:i/>
          <w:iCs/>
          <w:noProof/>
        </w:rPr>
        <w:t>Proc Natl Acad Sci U S A</w:t>
      </w:r>
      <w:r w:rsidRPr="00253076">
        <w:rPr>
          <w:rFonts w:ascii="Times New Roman" w:hAnsi="Times New Roman" w:cs="Times New Roman"/>
          <w:noProof/>
        </w:rPr>
        <w:t xml:space="preserve"> 95: 3182–3187, 1998.</w:t>
      </w:r>
    </w:p>
    <w:p w14:paraId="4874DC28"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Gaunt RE</w:t>
      </w:r>
      <w:r w:rsidRPr="00253076">
        <w:rPr>
          <w:rFonts w:ascii="Times New Roman" w:hAnsi="Times New Roman" w:cs="Times New Roman"/>
          <w:noProof/>
        </w:rPr>
        <w:t xml:space="preserve">, </w:t>
      </w:r>
      <w:r w:rsidRPr="00253076">
        <w:rPr>
          <w:rFonts w:ascii="Times New Roman" w:hAnsi="Times New Roman" w:cs="Times New Roman"/>
          <w:b/>
          <w:bCs/>
          <w:noProof/>
        </w:rPr>
        <w:t>Iyengar S</w:t>
      </w:r>
      <w:r w:rsidRPr="00253076">
        <w:rPr>
          <w:rFonts w:ascii="Times New Roman" w:hAnsi="Times New Roman" w:cs="Times New Roman"/>
          <w:noProof/>
        </w:rPr>
        <w:t xml:space="preserve">, </w:t>
      </w:r>
      <w:r w:rsidRPr="00253076">
        <w:rPr>
          <w:rFonts w:ascii="Times New Roman" w:hAnsi="Times New Roman" w:cs="Times New Roman"/>
          <w:b/>
          <w:bCs/>
          <w:noProof/>
        </w:rPr>
        <w:t>Olde Daalhuis AB</w:t>
      </w:r>
      <w:r w:rsidRPr="00253076">
        <w:rPr>
          <w:rFonts w:ascii="Times New Roman" w:hAnsi="Times New Roman" w:cs="Times New Roman"/>
          <w:noProof/>
        </w:rPr>
        <w:t xml:space="preserve">, </w:t>
      </w:r>
      <w:r w:rsidRPr="00253076">
        <w:rPr>
          <w:rFonts w:ascii="Times New Roman" w:hAnsi="Times New Roman" w:cs="Times New Roman"/>
          <w:b/>
          <w:bCs/>
          <w:noProof/>
        </w:rPr>
        <w:t>Simsek B</w:t>
      </w:r>
      <w:r w:rsidRPr="00253076">
        <w:rPr>
          <w:rFonts w:ascii="Times New Roman" w:hAnsi="Times New Roman" w:cs="Times New Roman"/>
          <w:noProof/>
        </w:rPr>
        <w:t xml:space="preserve">, </w:t>
      </w:r>
      <w:r w:rsidRPr="00253076">
        <w:rPr>
          <w:rFonts w:ascii="Times New Roman" w:hAnsi="Times New Roman" w:cs="Times New Roman"/>
          <w:b/>
          <w:bCs/>
          <w:noProof/>
        </w:rPr>
        <w:t>Robert Gaunt BE</w:t>
      </w:r>
      <w:r w:rsidRPr="00253076">
        <w:rPr>
          <w:rFonts w:ascii="Times New Roman" w:hAnsi="Times New Roman" w:cs="Times New Roman"/>
          <w:noProof/>
        </w:rPr>
        <w:t xml:space="preserve">. An asymptotic expansion for the normalizing constant of the Conway-Maxwell-Poisson distribution. </w:t>
      </w:r>
      <w:r w:rsidRPr="00253076">
        <w:rPr>
          <w:rFonts w:ascii="Times New Roman" w:hAnsi="Times New Roman" w:cs="Times New Roman"/>
          <w:i/>
          <w:iCs/>
          <w:noProof/>
        </w:rPr>
        <w:t>Ann Inst Stat Math</w:t>
      </w:r>
      <w:r w:rsidRPr="00253076">
        <w:rPr>
          <w:rFonts w:ascii="Times New Roman" w:hAnsi="Times New Roman" w:cs="Times New Roman"/>
          <w:noProof/>
        </w:rPr>
        <w:t xml:space="preserve"> 71: 163–180, 2019.</w:t>
      </w:r>
    </w:p>
    <w:p w14:paraId="462ECB57"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Ghanbari A</w:t>
      </w:r>
      <w:r w:rsidRPr="00253076">
        <w:rPr>
          <w:rFonts w:ascii="Times New Roman" w:hAnsi="Times New Roman" w:cs="Times New Roman"/>
          <w:noProof/>
        </w:rPr>
        <w:t xml:space="preserve">, </w:t>
      </w:r>
      <w:r w:rsidRPr="00253076">
        <w:rPr>
          <w:rFonts w:ascii="Times New Roman" w:hAnsi="Times New Roman" w:cs="Times New Roman"/>
          <w:b/>
          <w:bCs/>
          <w:noProof/>
        </w:rPr>
        <w:t>Lee CM</w:t>
      </w:r>
      <w:r w:rsidRPr="00253076">
        <w:rPr>
          <w:rFonts w:ascii="Times New Roman" w:hAnsi="Times New Roman" w:cs="Times New Roman"/>
          <w:noProof/>
        </w:rPr>
        <w:t xml:space="preserve">, </w:t>
      </w:r>
      <w:r w:rsidRPr="00253076">
        <w:rPr>
          <w:rFonts w:ascii="Times New Roman" w:hAnsi="Times New Roman" w:cs="Times New Roman"/>
          <w:b/>
          <w:bCs/>
          <w:noProof/>
        </w:rPr>
        <w:t>Read HL</w:t>
      </w:r>
      <w:r w:rsidRPr="00253076">
        <w:rPr>
          <w:rFonts w:ascii="Times New Roman" w:hAnsi="Times New Roman" w:cs="Times New Roman"/>
          <w:noProof/>
        </w:rPr>
        <w:t xml:space="preserve">, </w:t>
      </w:r>
      <w:r w:rsidRPr="00253076">
        <w:rPr>
          <w:rFonts w:ascii="Times New Roman" w:hAnsi="Times New Roman" w:cs="Times New Roman"/>
          <w:b/>
          <w:bCs/>
          <w:noProof/>
        </w:rPr>
        <w:t>Stevenson IH</w:t>
      </w:r>
      <w:r w:rsidRPr="00253076">
        <w:rPr>
          <w:rFonts w:ascii="Times New Roman" w:hAnsi="Times New Roman" w:cs="Times New Roman"/>
          <w:noProof/>
        </w:rPr>
        <w:t xml:space="preserve">. Modeling stimulus-dependent variability improves decoding of population neural responses. </w:t>
      </w:r>
      <w:r w:rsidRPr="00253076">
        <w:rPr>
          <w:rFonts w:ascii="Times New Roman" w:hAnsi="Times New Roman" w:cs="Times New Roman"/>
          <w:i/>
          <w:iCs/>
          <w:noProof/>
        </w:rPr>
        <w:t>J Neural Eng</w:t>
      </w:r>
      <w:r w:rsidRPr="00253076">
        <w:rPr>
          <w:rFonts w:ascii="Times New Roman" w:hAnsi="Times New Roman" w:cs="Times New Roman"/>
          <w:noProof/>
        </w:rPr>
        <w:t xml:space="preserve"> 16, 2019.</w:t>
      </w:r>
    </w:p>
    <w:p w14:paraId="0C3B9629"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Gupta RC</w:t>
      </w:r>
      <w:r w:rsidRPr="00253076">
        <w:rPr>
          <w:rFonts w:ascii="Times New Roman" w:hAnsi="Times New Roman" w:cs="Times New Roman"/>
          <w:noProof/>
        </w:rPr>
        <w:t xml:space="preserve">, </w:t>
      </w:r>
      <w:r w:rsidRPr="00253076">
        <w:rPr>
          <w:rFonts w:ascii="Times New Roman" w:hAnsi="Times New Roman" w:cs="Times New Roman"/>
          <w:b/>
          <w:bCs/>
          <w:noProof/>
        </w:rPr>
        <w:t>Sim SZ</w:t>
      </w:r>
      <w:r w:rsidRPr="00253076">
        <w:rPr>
          <w:rFonts w:ascii="Times New Roman" w:hAnsi="Times New Roman" w:cs="Times New Roman"/>
          <w:noProof/>
        </w:rPr>
        <w:t xml:space="preserve">, </w:t>
      </w:r>
      <w:r w:rsidRPr="00253076">
        <w:rPr>
          <w:rFonts w:ascii="Times New Roman" w:hAnsi="Times New Roman" w:cs="Times New Roman"/>
          <w:b/>
          <w:bCs/>
          <w:noProof/>
        </w:rPr>
        <w:t>Ong SH</w:t>
      </w:r>
      <w:r w:rsidRPr="00253076">
        <w:rPr>
          <w:rFonts w:ascii="Times New Roman" w:hAnsi="Times New Roman" w:cs="Times New Roman"/>
          <w:noProof/>
        </w:rPr>
        <w:t xml:space="preserve">. Analysis of discrete data by Conway–Maxwell Poisson distribution. </w:t>
      </w:r>
      <w:r w:rsidRPr="00253076">
        <w:rPr>
          <w:rFonts w:ascii="Times New Roman" w:hAnsi="Times New Roman" w:cs="Times New Roman"/>
          <w:i/>
          <w:iCs/>
          <w:noProof/>
        </w:rPr>
        <w:t>AStA Adv Stat Anal</w:t>
      </w:r>
      <w:r w:rsidRPr="00253076">
        <w:rPr>
          <w:rFonts w:ascii="Times New Roman" w:hAnsi="Times New Roman" w:cs="Times New Roman"/>
          <w:noProof/>
        </w:rPr>
        <w:t xml:space="preserve"> 98: 327–343, 2014.</w:t>
      </w:r>
    </w:p>
    <w:p w14:paraId="64FC564B"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lastRenderedPageBreak/>
        <w:t>Lesica NA</w:t>
      </w:r>
      <w:r w:rsidRPr="00253076">
        <w:rPr>
          <w:rFonts w:ascii="Times New Roman" w:hAnsi="Times New Roman" w:cs="Times New Roman"/>
          <w:noProof/>
        </w:rPr>
        <w:t xml:space="preserve">, </w:t>
      </w:r>
      <w:r w:rsidRPr="00253076">
        <w:rPr>
          <w:rFonts w:ascii="Times New Roman" w:hAnsi="Times New Roman" w:cs="Times New Roman"/>
          <w:b/>
          <w:bCs/>
          <w:noProof/>
        </w:rPr>
        <w:t>Jin J</w:t>
      </w:r>
      <w:r w:rsidRPr="00253076">
        <w:rPr>
          <w:rFonts w:ascii="Times New Roman" w:hAnsi="Times New Roman" w:cs="Times New Roman"/>
          <w:noProof/>
        </w:rPr>
        <w:t xml:space="preserve">, </w:t>
      </w:r>
      <w:r w:rsidRPr="00253076">
        <w:rPr>
          <w:rFonts w:ascii="Times New Roman" w:hAnsi="Times New Roman" w:cs="Times New Roman"/>
          <w:b/>
          <w:bCs/>
          <w:noProof/>
        </w:rPr>
        <w:t>Weng C</w:t>
      </w:r>
      <w:r w:rsidRPr="00253076">
        <w:rPr>
          <w:rFonts w:ascii="Times New Roman" w:hAnsi="Times New Roman" w:cs="Times New Roman"/>
          <w:noProof/>
        </w:rPr>
        <w:t xml:space="preserve">, </w:t>
      </w:r>
      <w:r w:rsidRPr="00253076">
        <w:rPr>
          <w:rFonts w:ascii="Times New Roman" w:hAnsi="Times New Roman" w:cs="Times New Roman"/>
          <w:b/>
          <w:bCs/>
          <w:noProof/>
        </w:rPr>
        <w:t>Yeh CI</w:t>
      </w:r>
      <w:r w:rsidRPr="00253076">
        <w:rPr>
          <w:rFonts w:ascii="Times New Roman" w:hAnsi="Times New Roman" w:cs="Times New Roman"/>
          <w:noProof/>
        </w:rPr>
        <w:t xml:space="preserve">, </w:t>
      </w:r>
      <w:r w:rsidRPr="00253076">
        <w:rPr>
          <w:rFonts w:ascii="Times New Roman" w:hAnsi="Times New Roman" w:cs="Times New Roman"/>
          <w:b/>
          <w:bCs/>
          <w:noProof/>
        </w:rPr>
        <w:t>Butts DA</w:t>
      </w:r>
      <w:r w:rsidRPr="00253076">
        <w:rPr>
          <w:rFonts w:ascii="Times New Roman" w:hAnsi="Times New Roman" w:cs="Times New Roman"/>
          <w:noProof/>
        </w:rPr>
        <w:t xml:space="preserve">, </w:t>
      </w:r>
      <w:r w:rsidRPr="00253076">
        <w:rPr>
          <w:rFonts w:ascii="Times New Roman" w:hAnsi="Times New Roman" w:cs="Times New Roman"/>
          <w:b/>
          <w:bCs/>
          <w:noProof/>
        </w:rPr>
        <w:t>Stanley GB</w:t>
      </w:r>
      <w:r w:rsidRPr="00253076">
        <w:rPr>
          <w:rFonts w:ascii="Times New Roman" w:hAnsi="Times New Roman" w:cs="Times New Roman"/>
          <w:noProof/>
        </w:rPr>
        <w:t xml:space="preserve">, </w:t>
      </w:r>
      <w:r w:rsidRPr="00253076">
        <w:rPr>
          <w:rFonts w:ascii="Times New Roman" w:hAnsi="Times New Roman" w:cs="Times New Roman"/>
          <w:b/>
          <w:bCs/>
          <w:noProof/>
        </w:rPr>
        <w:t>Alonso JM</w:t>
      </w:r>
      <w:r w:rsidRPr="00253076">
        <w:rPr>
          <w:rFonts w:ascii="Times New Roman" w:hAnsi="Times New Roman" w:cs="Times New Roman"/>
          <w:noProof/>
        </w:rPr>
        <w:t xml:space="preserve">. Adaptation to Stimulus Contrast and Correlations during Natural Visual Stimulation. </w:t>
      </w:r>
      <w:r w:rsidRPr="00253076">
        <w:rPr>
          <w:rFonts w:ascii="Times New Roman" w:hAnsi="Times New Roman" w:cs="Times New Roman"/>
          <w:i/>
          <w:iCs/>
          <w:noProof/>
        </w:rPr>
        <w:t>Neuron</w:t>
      </w:r>
      <w:r w:rsidRPr="00253076">
        <w:rPr>
          <w:rFonts w:ascii="Times New Roman" w:hAnsi="Times New Roman" w:cs="Times New Roman"/>
          <w:noProof/>
        </w:rPr>
        <w:t xml:space="preserve"> 55: 479–491, 2007.</w:t>
      </w:r>
    </w:p>
    <w:p w14:paraId="3F876C50"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Maimon G</w:t>
      </w:r>
      <w:r w:rsidRPr="00253076">
        <w:rPr>
          <w:rFonts w:ascii="Times New Roman" w:hAnsi="Times New Roman" w:cs="Times New Roman"/>
          <w:noProof/>
        </w:rPr>
        <w:t xml:space="preserve">, </w:t>
      </w:r>
      <w:r w:rsidRPr="00253076">
        <w:rPr>
          <w:rFonts w:ascii="Times New Roman" w:hAnsi="Times New Roman" w:cs="Times New Roman"/>
          <w:b/>
          <w:bCs/>
          <w:noProof/>
        </w:rPr>
        <w:t>Assad J a.</w:t>
      </w:r>
      <w:r w:rsidRPr="00253076">
        <w:rPr>
          <w:rFonts w:ascii="Times New Roman" w:hAnsi="Times New Roman" w:cs="Times New Roman"/>
          <w:noProof/>
        </w:rPr>
        <w:t xml:space="preserve"> Beyond Poisson: Increased Spike-Time Regularity across Primate Parietal Cortex. </w:t>
      </w:r>
      <w:r w:rsidRPr="00253076">
        <w:rPr>
          <w:rFonts w:ascii="Times New Roman" w:hAnsi="Times New Roman" w:cs="Times New Roman"/>
          <w:i/>
          <w:iCs/>
          <w:noProof/>
        </w:rPr>
        <w:t>Neuron</w:t>
      </w:r>
      <w:r w:rsidRPr="00253076">
        <w:rPr>
          <w:rFonts w:ascii="Times New Roman" w:hAnsi="Times New Roman" w:cs="Times New Roman"/>
          <w:noProof/>
        </w:rPr>
        <w:t xml:space="preserve"> 62: 426–440, 2009.</w:t>
      </w:r>
    </w:p>
    <w:p w14:paraId="49531693"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Paninski L</w:t>
      </w:r>
      <w:r w:rsidRPr="00253076">
        <w:rPr>
          <w:rFonts w:ascii="Times New Roman" w:hAnsi="Times New Roman" w:cs="Times New Roman"/>
          <w:noProof/>
        </w:rPr>
        <w:t xml:space="preserve">, </w:t>
      </w:r>
      <w:r w:rsidRPr="00253076">
        <w:rPr>
          <w:rFonts w:ascii="Times New Roman" w:hAnsi="Times New Roman" w:cs="Times New Roman"/>
          <w:b/>
          <w:bCs/>
          <w:noProof/>
        </w:rPr>
        <w:t>Ahmadian Y</w:t>
      </w:r>
      <w:r w:rsidRPr="00253076">
        <w:rPr>
          <w:rFonts w:ascii="Times New Roman" w:hAnsi="Times New Roman" w:cs="Times New Roman"/>
          <w:noProof/>
        </w:rPr>
        <w:t xml:space="preserve">, </w:t>
      </w:r>
      <w:r w:rsidRPr="00253076">
        <w:rPr>
          <w:rFonts w:ascii="Times New Roman" w:hAnsi="Times New Roman" w:cs="Times New Roman"/>
          <w:b/>
          <w:bCs/>
          <w:noProof/>
        </w:rPr>
        <w:t>Ferreira DG</w:t>
      </w:r>
      <w:r w:rsidRPr="00253076">
        <w:rPr>
          <w:rFonts w:ascii="Times New Roman" w:hAnsi="Times New Roman" w:cs="Times New Roman"/>
          <w:noProof/>
        </w:rPr>
        <w:t xml:space="preserve">, </w:t>
      </w:r>
      <w:r w:rsidRPr="00253076">
        <w:rPr>
          <w:rFonts w:ascii="Times New Roman" w:hAnsi="Times New Roman" w:cs="Times New Roman"/>
          <w:b/>
          <w:bCs/>
          <w:noProof/>
        </w:rPr>
        <w:t>Koyama S</w:t>
      </w:r>
      <w:r w:rsidRPr="00253076">
        <w:rPr>
          <w:rFonts w:ascii="Times New Roman" w:hAnsi="Times New Roman" w:cs="Times New Roman"/>
          <w:noProof/>
        </w:rPr>
        <w:t xml:space="preserve">, </w:t>
      </w:r>
      <w:r w:rsidRPr="00253076">
        <w:rPr>
          <w:rFonts w:ascii="Times New Roman" w:hAnsi="Times New Roman" w:cs="Times New Roman"/>
          <w:b/>
          <w:bCs/>
          <w:noProof/>
        </w:rPr>
        <w:t>Rahnama Rad K</w:t>
      </w:r>
      <w:r w:rsidRPr="00253076">
        <w:rPr>
          <w:rFonts w:ascii="Times New Roman" w:hAnsi="Times New Roman" w:cs="Times New Roman"/>
          <w:noProof/>
        </w:rPr>
        <w:t xml:space="preserve">, </w:t>
      </w:r>
      <w:r w:rsidRPr="00253076">
        <w:rPr>
          <w:rFonts w:ascii="Times New Roman" w:hAnsi="Times New Roman" w:cs="Times New Roman"/>
          <w:b/>
          <w:bCs/>
          <w:noProof/>
        </w:rPr>
        <w:t>Vidne M</w:t>
      </w:r>
      <w:r w:rsidRPr="00253076">
        <w:rPr>
          <w:rFonts w:ascii="Times New Roman" w:hAnsi="Times New Roman" w:cs="Times New Roman"/>
          <w:noProof/>
        </w:rPr>
        <w:t xml:space="preserve">, </w:t>
      </w:r>
      <w:r w:rsidRPr="00253076">
        <w:rPr>
          <w:rFonts w:ascii="Times New Roman" w:hAnsi="Times New Roman" w:cs="Times New Roman"/>
          <w:b/>
          <w:bCs/>
          <w:noProof/>
        </w:rPr>
        <w:t>Vogelstein J</w:t>
      </w:r>
      <w:r w:rsidRPr="00253076">
        <w:rPr>
          <w:rFonts w:ascii="Times New Roman" w:hAnsi="Times New Roman" w:cs="Times New Roman"/>
          <w:noProof/>
        </w:rPr>
        <w:t xml:space="preserve">, </w:t>
      </w:r>
      <w:r w:rsidRPr="00253076">
        <w:rPr>
          <w:rFonts w:ascii="Times New Roman" w:hAnsi="Times New Roman" w:cs="Times New Roman"/>
          <w:b/>
          <w:bCs/>
          <w:noProof/>
        </w:rPr>
        <w:t>Wu W</w:t>
      </w:r>
      <w:r w:rsidRPr="00253076">
        <w:rPr>
          <w:rFonts w:ascii="Times New Roman" w:hAnsi="Times New Roman" w:cs="Times New Roman"/>
          <w:noProof/>
        </w:rPr>
        <w:t xml:space="preserve">. A new look at state-space models for neural data. </w:t>
      </w:r>
      <w:r w:rsidRPr="00253076">
        <w:rPr>
          <w:rFonts w:ascii="Times New Roman" w:hAnsi="Times New Roman" w:cs="Times New Roman"/>
          <w:i/>
          <w:iCs/>
          <w:noProof/>
        </w:rPr>
        <w:t>J. Comput. Neurosci.</w:t>
      </w:r>
      <w:r w:rsidRPr="00253076">
        <w:rPr>
          <w:rFonts w:ascii="Times New Roman" w:hAnsi="Times New Roman" w:cs="Times New Roman"/>
          <w:noProof/>
        </w:rPr>
        <w:t xml:space="preserve"> 29Springer: 107–126, 2010.</w:t>
      </w:r>
    </w:p>
    <w:p w14:paraId="1395D342"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Rokni U</w:t>
      </w:r>
      <w:r w:rsidRPr="00253076">
        <w:rPr>
          <w:rFonts w:ascii="Times New Roman" w:hAnsi="Times New Roman" w:cs="Times New Roman"/>
          <w:noProof/>
        </w:rPr>
        <w:t xml:space="preserve">, </w:t>
      </w:r>
      <w:r w:rsidRPr="00253076">
        <w:rPr>
          <w:rFonts w:ascii="Times New Roman" w:hAnsi="Times New Roman" w:cs="Times New Roman"/>
          <w:b/>
          <w:bCs/>
          <w:noProof/>
        </w:rPr>
        <w:t>Richardson AG</w:t>
      </w:r>
      <w:r w:rsidRPr="00253076">
        <w:rPr>
          <w:rFonts w:ascii="Times New Roman" w:hAnsi="Times New Roman" w:cs="Times New Roman"/>
          <w:noProof/>
        </w:rPr>
        <w:t xml:space="preserve">, </w:t>
      </w:r>
      <w:r w:rsidRPr="00253076">
        <w:rPr>
          <w:rFonts w:ascii="Times New Roman" w:hAnsi="Times New Roman" w:cs="Times New Roman"/>
          <w:b/>
          <w:bCs/>
          <w:noProof/>
        </w:rPr>
        <w:t>Bizzi E</w:t>
      </w:r>
      <w:r w:rsidRPr="00253076">
        <w:rPr>
          <w:rFonts w:ascii="Times New Roman" w:hAnsi="Times New Roman" w:cs="Times New Roman"/>
          <w:noProof/>
        </w:rPr>
        <w:t xml:space="preserve">, </w:t>
      </w:r>
      <w:r w:rsidRPr="00253076">
        <w:rPr>
          <w:rFonts w:ascii="Times New Roman" w:hAnsi="Times New Roman" w:cs="Times New Roman"/>
          <w:b/>
          <w:bCs/>
          <w:noProof/>
        </w:rPr>
        <w:t>Seung HS</w:t>
      </w:r>
      <w:r w:rsidRPr="00253076">
        <w:rPr>
          <w:rFonts w:ascii="Times New Roman" w:hAnsi="Times New Roman" w:cs="Times New Roman"/>
          <w:noProof/>
        </w:rPr>
        <w:t xml:space="preserve">. Motor learning with unstable neural representations. </w:t>
      </w:r>
      <w:r w:rsidRPr="00253076">
        <w:rPr>
          <w:rFonts w:ascii="Times New Roman" w:hAnsi="Times New Roman" w:cs="Times New Roman"/>
          <w:i/>
          <w:iCs/>
          <w:noProof/>
        </w:rPr>
        <w:t>Neuron</w:t>
      </w:r>
      <w:r w:rsidRPr="00253076">
        <w:rPr>
          <w:rFonts w:ascii="Times New Roman" w:hAnsi="Times New Roman" w:cs="Times New Roman"/>
          <w:noProof/>
        </w:rPr>
        <w:t xml:space="preserve"> 54: 653–666, 2007.</w:t>
      </w:r>
    </w:p>
    <w:p w14:paraId="75D633E2"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Sellers KF</w:t>
      </w:r>
      <w:r w:rsidRPr="00253076">
        <w:rPr>
          <w:rFonts w:ascii="Times New Roman" w:hAnsi="Times New Roman" w:cs="Times New Roman"/>
          <w:noProof/>
        </w:rPr>
        <w:t xml:space="preserve">, </w:t>
      </w:r>
      <w:r w:rsidRPr="00253076">
        <w:rPr>
          <w:rFonts w:ascii="Times New Roman" w:hAnsi="Times New Roman" w:cs="Times New Roman"/>
          <w:b/>
          <w:bCs/>
          <w:noProof/>
        </w:rPr>
        <w:t>Shmueli G</w:t>
      </w:r>
      <w:r w:rsidRPr="00253076">
        <w:rPr>
          <w:rFonts w:ascii="Times New Roman" w:hAnsi="Times New Roman" w:cs="Times New Roman"/>
          <w:noProof/>
        </w:rPr>
        <w:t xml:space="preserve">. A flexible regression model for count data. </w:t>
      </w:r>
      <w:r w:rsidRPr="00253076">
        <w:rPr>
          <w:rFonts w:ascii="Times New Roman" w:hAnsi="Times New Roman" w:cs="Times New Roman"/>
          <w:i/>
          <w:iCs/>
          <w:noProof/>
        </w:rPr>
        <w:t>https://doi.org/101214/09-AOAS306</w:t>
      </w:r>
      <w:r w:rsidRPr="00253076">
        <w:rPr>
          <w:rFonts w:ascii="Times New Roman" w:hAnsi="Times New Roman" w:cs="Times New Roman"/>
          <w:noProof/>
        </w:rPr>
        <w:t xml:space="preserve"> 4: 943–961, 2010.</w:t>
      </w:r>
    </w:p>
    <w:p w14:paraId="35916C0C"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Shmueli G</w:t>
      </w:r>
      <w:r w:rsidRPr="00253076">
        <w:rPr>
          <w:rFonts w:ascii="Times New Roman" w:hAnsi="Times New Roman" w:cs="Times New Roman"/>
          <w:noProof/>
        </w:rPr>
        <w:t xml:space="preserve">, </w:t>
      </w:r>
      <w:r w:rsidRPr="00253076">
        <w:rPr>
          <w:rFonts w:ascii="Times New Roman" w:hAnsi="Times New Roman" w:cs="Times New Roman"/>
          <w:b/>
          <w:bCs/>
          <w:noProof/>
        </w:rPr>
        <w:t>Minka TP</w:t>
      </w:r>
      <w:r w:rsidRPr="00253076">
        <w:rPr>
          <w:rFonts w:ascii="Times New Roman" w:hAnsi="Times New Roman" w:cs="Times New Roman"/>
          <w:noProof/>
        </w:rPr>
        <w:t xml:space="preserve">, </w:t>
      </w:r>
      <w:r w:rsidRPr="00253076">
        <w:rPr>
          <w:rFonts w:ascii="Times New Roman" w:hAnsi="Times New Roman" w:cs="Times New Roman"/>
          <w:b/>
          <w:bCs/>
          <w:noProof/>
        </w:rPr>
        <w:t>Kadane JB</w:t>
      </w:r>
      <w:r w:rsidRPr="00253076">
        <w:rPr>
          <w:rFonts w:ascii="Times New Roman" w:hAnsi="Times New Roman" w:cs="Times New Roman"/>
          <w:noProof/>
        </w:rPr>
        <w:t xml:space="preserve">, </w:t>
      </w:r>
      <w:r w:rsidRPr="00253076">
        <w:rPr>
          <w:rFonts w:ascii="Times New Roman" w:hAnsi="Times New Roman" w:cs="Times New Roman"/>
          <w:b/>
          <w:bCs/>
          <w:noProof/>
        </w:rPr>
        <w:t>Borle S</w:t>
      </w:r>
      <w:r w:rsidRPr="00253076">
        <w:rPr>
          <w:rFonts w:ascii="Times New Roman" w:hAnsi="Times New Roman" w:cs="Times New Roman"/>
          <w:noProof/>
        </w:rPr>
        <w:t xml:space="preserve">, </w:t>
      </w:r>
      <w:r w:rsidRPr="00253076">
        <w:rPr>
          <w:rFonts w:ascii="Times New Roman" w:hAnsi="Times New Roman" w:cs="Times New Roman"/>
          <w:b/>
          <w:bCs/>
          <w:noProof/>
        </w:rPr>
        <w:t>Boatwright P</w:t>
      </w:r>
      <w:r w:rsidRPr="00253076">
        <w:rPr>
          <w:rFonts w:ascii="Times New Roman" w:hAnsi="Times New Roman" w:cs="Times New Roman"/>
          <w:noProof/>
        </w:rPr>
        <w:t xml:space="preserve">. A useful distribution for fitting discrete data: revival of the Conway–Maxwell–Poisson distribution. </w:t>
      </w:r>
      <w:r w:rsidRPr="00253076">
        <w:rPr>
          <w:rFonts w:ascii="Times New Roman" w:hAnsi="Times New Roman" w:cs="Times New Roman"/>
          <w:i/>
          <w:iCs/>
          <w:noProof/>
        </w:rPr>
        <w:t>J R Stat Soc Ser C (Applied Stat</w:t>
      </w:r>
      <w:r w:rsidRPr="00253076">
        <w:rPr>
          <w:rFonts w:ascii="Times New Roman" w:hAnsi="Times New Roman" w:cs="Times New Roman"/>
          <w:noProof/>
        </w:rPr>
        <w:t xml:space="preserve"> 54: 127–142, 2005.</w:t>
      </w:r>
    </w:p>
    <w:p w14:paraId="26EAE772"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Steinmetz NA</w:t>
      </w:r>
      <w:r w:rsidRPr="00253076">
        <w:rPr>
          <w:rFonts w:ascii="Times New Roman" w:hAnsi="Times New Roman" w:cs="Times New Roman"/>
          <w:noProof/>
        </w:rPr>
        <w:t xml:space="preserve">, </w:t>
      </w:r>
      <w:r w:rsidRPr="00253076">
        <w:rPr>
          <w:rFonts w:ascii="Times New Roman" w:hAnsi="Times New Roman" w:cs="Times New Roman"/>
          <w:b/>
          <w:bCs/>
          <w:noProof/>
        </w:rPr>
        <w:t>Aydin C</w:t>
      </w:r>
      <w:r w:rsidRPr="00253076">
        <w:rPr>
          <w:rFonts w:ascii="Times New Roman" w:hAnsi="Times New Roman" w:cs="Times New Roman"/>
          <w:noProof/>
        </w:rPr>
        <w:t xml:space="preserve">, </w:t>
      </w:r>
      <w:r w:rsidRPr="00253076">
        <w:rPr>
          <w:rFonts w:ascii="Times New Roman" w:hAnsi="Times New Roman" w:cs="Times New Roman"/>
          <w:b/>
          <w:bCs/>
          <w:noProof/>
        </w:rPr>
        <w:t>Lebedeva A</w:t>
      </w:r>
      <w:r w:rsidRPr="00253076">
        <w:rPr>
          <w:rFonts w:ascii="Times New Roman" w:hAnsi="Times New Roman" w:cs="Times New Roman"/>
          <w:noProof/>
        </w:rPr>
        <w:t xml:space="preserve">, </w:t>
      </w:r>
      <w:r w:rsidRPr="00253076">
        <w:rPr>
          <w:rFonts w:ascii="Times New Roman" w:hAnsi="Times New Roman" w:cs="Times New Roman"/>
          <w:b/>
          <w:bCs/>
          <w:noProof/>
        </w:rPr>
        <w:t>Okun M</w:t>
      </w:r>
      <w:r w:rsidRPr="00253076">
        <w:rPr>
          <w:rFonts w:ascii="Times New Roman" w:hAnsi="Times New Roman" w:cs="Times New Roman"/>
          <w:noProof/>
        </w:rPr>
        <w:t xml:space="preserve">, </w:t>
      </w:r>
      <w:r w:rsidRPr="00253076">
        <w:rPr>
          <w:rFonts w:ascii="Times New Roman" w:hAnsi="Times New Roman" w:cs="Times New Roman"/>
          <w:b/>
          <w:bCs/>
          <w:noProof/>
        </w:rPr>
        <w:t>Pachitariu M</w:t>
      </w:r>
      <w:r w:rsidRPr="00253076">
        <w:rPr>
          <w:rFonts w:ascii="Times New Roman" w:hAnsi="Times New Roman" w:cs="Times New Roman"/>
          <w:noProof/>
        </w:rPr>
        <w:t xml:space="preserve">, </w:t>
      </w:r>
      <w:r w:rsidRPr="00253076">
        <w:rPr>
          <w:rFonts w:ascii="Times New Roman" w:hAnsi="Times New Roman" w:cs="Times New Roman"/>
          <w:b/>
          <w:bCs/>
          <w:noProof/>
        </w:rPr>
        <w:t>Bauza M</w:t>
      </w:r>
      <w:r w:rsidRPr="00253076">
        <w:rPr>
          <w:rFonts w:ascii="Times New Roman" w:hAnsi="Times New Roman" w:cs="Times New Roman"/>
          <w:noProof/>
        </w:rPr>
        <w:t xml:space="preserve">, </w:t>
      </w:r>
      <w:r w:rsidRPr="00253076">
        <w:rPr>
          <w:rFonts w:ascii="Times New Roman" w:hAnsi="Times New Roman" w:cs="Times New Roman"/>
          <w:b/>
          <w:bCs/>
          <w:noProof/>
        </w:rPr>
        <w:t>Beau M</w:t>
      </w:r>
      <w:r w:rsidRPr="00253076">
        <w:rPr>
          <w:rFonts w:ascii="Times New Roman" w:hAnsi="Times New Roman" w:cs="Times New Roman"/>
          <w:noProof/>
        </w:rPr>
        <w:t xml:space="preserve">, </w:t>
      </w:r>
      <w:r w:rsidRPr="00253076">
        <w:rPr>
          <w:rFonts w:ascii="Times New Roman" w:hAnsi="Times New Roman" w:cs="Times New Roman"/>
          <w:b/>
          <w:bCs/>
          <w:noProof/>
        </w:rPr>
        <w:t>Bhagat J</w:t>
      </w:r>
      <w:r w:rsidRPr="00253076">
        <w:rPr>
          <w:rFonts w:ascii="Times New Roman" w:hAnsi="Times New Roman" w:cs="Times New Roman"/>
          <w:noProof/>
        </w:rPr>
        <w:t xml:space="preserve">, </w:t>
      </w:r>
      <w:r w:rsidRPr="00253076">
        <w:rPr>
          <w:rFonts w:ascii="Times New Roman" w:hAnsi="Times New Roman" w:cs="Times New Roman"/>
          <w:b/>
          <w:bCs/>
          <w:noProof/>
        </w:rPr>
        <w:t>Böhm C</w:t>
      </w:r>
      <w:r w:rsidRPr="00253076">
        <w:rPr>
          <w:rFonts w:ascii="Times New Roman" w:hAnsi="Times New Roman" w:cs="Times New Roman"/>
          <w:noProof/>
        </w:rPr>
        <w:t xml:space="preserve">, </w:t>
      </w:r>
      <w:r w:rsidRPr="00253076">
        <w:rPr>
          <w:rFonts w:ascii="Times New Roman" w:hAnsi="Times New Roman" w:cs="Times New Roman"/>
          <w:b/>
          <w:bCs/>
          <w:noProof/>
        </w:rPr>
        <w:t>Broux M</w:t>
      </w:r>
      <w:r w:rsidRPr="00253076">
        <w:rPr>
          <w:rFonts w:ascii="Times New Roman" w:hAnsi="Times New Roman" w:cs="Times New Roman"/>
          <w:noProof/>
        </w:rPr>
        <w:t xml:space="preserve">, </w:t>
      </w:r>
      <w:r w:rsidRPr="00253076">
        <w:rPr>
          <w:rFonts w:ascii="Times New Roman" w:hAnsi="Times New Roman" w:cs="Times New Roman"/>
          <w:b/>
          <w:bCs/>
          <w:noProof/>
        </w:rPr>
        <w:t>Chen S</w:t>
      </w:r>
      <w:r w:rsidRPr="00253076">
        <w:rPr>
          <w:rFonts w:ascii="Times New Roman" w:hAnsi="Times New Roman" w:cs="Times New Roman"/>
          <w:noProof/>
        </w:rPr>
        <w:t xml:space="preserve">, </w:t>
      </w:r>
      <w:r w:rsidRPr="00253076">
        <w:rPr>
          <w:rFonts w:ascii="Times New Roman" w:hAnsi="Times New Roman" w:cs="Times New Roman"/>
          <w:b/>
          <w:bCs/>
          <w:noProof/>
        </w:rPr>
        <w:t>Colonell J</w:t>
      </w:r>
      <w:r w:rsidRPr="00253076">
        <w:rPr>
          <w:rFonts w:ascii="Times New Roman" w:hAnsi="Times New Roman" w:cs="Times New Roman"/>
          <w:noProof/>
        </w:rPr>
        <w:t xml:space="preserve">, </w:t>
      </w:r>
      <w:r w:rsidRPr="00253076">
        <w:rPr>
          <w:rFonts w:ascii="Times New Roman" w:hAnsi="Times New Roman" w:cs="Times New Roman"/>
          <w:b/>
          <w:bCs/>
          <w:noProof/>
        </w:rPr>
        <w:t>Gardner RJ</w:t>
      </w:r>
      <w:r w:rsidRPr="00253076">
        <w:rPr>
          <w:rFonts w:ascii="Times New Roman" w:hAnsi="Times New Roman" w:cs="Times New Roman"/>
          <w:noProof/>
        </w:rPr>
        <w:t xml:space="preserve">, </w:t>
      </w:r>
      <w:r w:rsidRPr="00253076">
        <w:rPr>
          <w:rFonts w:ascii="Times New Roman" w:hAnsi="Times New Roman" w:cs="Times New Roman"/>
          <w:b/>
          <w:bCs/>
          <w:noProof/>
        </w:rPr>
        <w:t>Karsh B</w:t>
      </w:r>
      <w:r w:rsidRPr="00253076">
        <w:rPr>
          <w:rFonts w:ascii="Times New Roman" w:hAnsi="Times New Roman" w:cs="Times New Roman"/>
          <w:noProof/>
        </w:rPr>
        <w:t xml:space="preserve">, </w:t>
      </w:r>
      <w:r w:rsidRPr="00253076">
        <w:rPr>
          <w:rFonts w:ascii="Times New Roman" w:hAnsi="Times New Roman" w:cs="Times New Roman"/>
          <w:b/>
          <w:bCs/>
          <w:noProof/>
        </w:rPr>
        <w:t>Kloosterman F</w:t>
      </w:r>
      <w:r w:rsidRPr="00253076">
        <w:rPr>
          <w:rFonts w:ascii="Times New Roman" w:hAnsi="Times New Roman" w:cs="Times New Roman"/>
          <w:noProof/>
        </w:rPr>
        <w:t xml:space="preserve">, </w:t>
      </w:r>
      <w:r w:rsidRPr="00253076">
        <w:rPr>
          <w:rFonts w:ascii="Times New Roman" w:hAnsi="Times New Roman" w:cs="Times New Roman"/>
          <w:b/>
          <w:bCs/>
          <w:noProof/>
        </w:rPr>
        <w:t>Kostadinov D</w:t>
      </w:r>
      <w:r w:rsidRPr="00253076">
        <w:rPr>
          <w:rFonts w:ascii="Times New Roman" w:hAnsi="Times New Roman" w:cs="Times New Roman"/>
          <w:noProof/>
        </w:rPr>
        <w:t xml:space="preserve">, </w:t>
      </w:r>
      <w:r w:rsidRPr="00253076">
        <w:rPr>
          <w:rFonts w:ascii="Times New Roman" w:hAnsi="Times New Roman" w:cs="Times New Roman"/>
          <w:b/>
          <w:bCs/>
          <w:noProof/>
        </w:rPr>
        <w:t>Mora-Lopez C</w:t>
      </w:r>
      <w:r w:rsidRPr="00253076">
        <w:rPr>
          <w:rFonts w:ascii="Times New Roman" w:hAnsi="Times New Roman" w:cs="Times New Roman"/>
          <w:noProof/>
        </w:rPr>
        <w:t xml:space="preserve">, </w:t>
      </w:r>
      <w:r w:rsidRPr="00253076">
        <w:rPr>
          <w:rFonts w:ascii="Times New Roman" w:hAnsi="Times New Roman" w:cs="Times New Roman"/>
          <w:b/>
          <w:bCs/>
          <w:noProof/>
        </w:rPr>
        <w:t>O’Callaghan J</w:t>
      </w:r>
      <w:r w:rsidRPr="00253076">
        <w:rPr>
          <w:rFonts w:ascii="Times New Roman" w:hAnsi="Times New Roman" w:cs="Times New Roman"/>
          <w:noProof/>
        </w:rPr>
        <w:t xml:space="preserve">, </w:t>
      </w:r>
      <w:r w:rsidRPr="00253076">
        <w:rPr>
          <w:rFonts w:ascii="Times New Roman" w:hAnsi="Times New Roman" w:cs="Times New Roman"/>
          <w:b/>
          <w:bCs/>
          <w:noProof/>
        </w:rPr>
        <w:t>Park J</w:t>
      </w:r>
      <w:r w:rsidRPr="00253076">
        <w:rPr>
          <w:rFonts w:ascii="Times New Roman" w:hAnsi="Times New Roman" w:cs="Times New Roman"/>
          <w:noProof/>
        </w:rPr>
        <w:t xml:space="preserve">, </w:t>
      </w:r>
      <w:r w:rsidRPr="00253076">
        <w:rPr>
          <w:rFonts w:ascii="Times New Roman" w:hAnsi="Times New Roman" w:cs="Times New Roman"/>
          <w:b/>
          <w:bCs/>
          <w:noProof/>
        </w:rPr>
        <w:t>Putzeys J</w:t>
      </w:r>
      <w:r w:rsidRPr="00253076">
        <w:rPr>
          <w:rFonts w:ascii="Times New Roman" w:hAnsi="Times New Roman" w:cs="Times New Roman"/>
          <w:noProof/>
        </w:rPr>
        <w:t xml:space="preserve">, </w:t>
      </w:r>
      <w:r w:rsidRPr="00253076">
        <w:rPr>
          <w:rFonts w:ascii="Times New Roman" w:hAnsi="Times New Roman" w:cs="Times New Roman"/>
          <w:b/>
          <w:bCs/>
          <w:noProof/>
        </w:rPr>
        <w:t>Sauerbrei B</w:t>
      </w:r>
      <w:r w:rsidRPr="00253076">
        <w:rPr>
          <w:rFonts w:ascii="Times New Roman" w:hAnsi="Times New Roman" w:cs="Times New Roman"/>
          <w:noProof/>
        </w:rPr>
        <w:t xml:space="preserve">, </w:t>
      </w:r>
      <w:r w:rsidRPr="00253076">
        <w:rPr>
          <w:rFonts w:ascii="Times New Roman" w:hAnsi="Times New Roman" w:cs="Times New Roman"/>
          <w:b/>
          <w:bCs/>
          <w:noProof/>
        </w:rPr>
        <w:t>van Daal RJJ</w:t>
      </w:r>
      <w:r w:rsidRPr="00253076">
        <w:rPr>
          <w:rFonts w:ascii="Times New Roman" w:hAnsi="Times New Roman" w:cs="Times New Roman"/>
          <w:noProof/>
        </w:rPr>
        <w:t xml:space="preserve">, </w:t>
      </w:r>
      <w:r w:rsidRPr="00253076">
        <w:rPr>
          <w:rFonts w:ascii="Times New Roman" w:hAnsi="Times New Roman" w:cs="Times New Roman"/>
          <w:b/>
          <w:bCs/>
          <w:noProof/>
        </w:rPr>
        <w:t>Vollan AZ</w:t>
      </w:r>
      <w:r w:rsidRPr="00253076">
        <w:rPr>
          <w:rFonts w:ascii="Times New Roman" w:hAnsi="Times New Roman" w:cs="Times New Roman"/>
          <w:noProof/>
        </w:rPr>
        <w:t xml:space="preserve">, </w:t>
      </w:r>
      <w:r w:rsidRPr="00253076">
        <w:rPr>
          <w:rFonts w:ascii="Times New Roman" w:hAnsi="Times New Roman" w:cs="Times New Roman"/>
          <w:b/>
          <w:bCs/>
          <w:noProof/>
        </w:rPr>
        <w:t>Wang S</w:t>
      </w:r>
      <w:r w:rsidRPr="00253076">
        <w:rPr>
          <w:rFonts w:ascii="Times New Roman" w:hAnsi="Times New Roman" w:cs="Times New Roman"/>
          <w:noProof/>
        </w:rPr>
        <w:t xml:space="preserve">, </w:t>
      </w:r>
      <w:r w:rsidRPr="00253076">
        <w:rPr>
          <w:rFonts w:ascii="Times New Roman" w:hAnsi="Times New Roman" w:cs="Times New Roman"/>
          <w:b/>
          <w:bCs/>
          <w:noProof/>
        </w:rPr>
        <w:t>Welkenhuysen M</w:t>
      </w:r>
      <w:r w:rsidRPr="00253076">
        <w:rPr>
          <w:rFonts w:ascii="Times New Roman" w:hAnsi="Times New Roman" w:cs="Times New Roman"/>
          <w:noProof/>
        </w:rPr>
        <w:t xml:space="preserve">, </w:t>
      </w:r>
      <w:r w:rsidRPr="00253076">
        <w:rPr>
          <w:rFonts w:ascii="Times New Roman" w:hAnsi="Times New Roman" w:cs="Times New Roman"/>
          <w:b/>
          <w:bCs/>
          <w:noProof/>
        </w:rPr>
        <w:t>Ye Z</w:t>
      </w:r>
      <w:r w:rsidRPr="00253076">
        <w:rPr>
          <w:rFonts w:ascii="Times New Roman" w:hAnsi="Times New Roman" w:cs="Times New Roman"/>
          <w:noProof/>
        </w:rPr>
        <w:t xml:space="preserve">, </w:t>
      </w:r>
      <w:r w:rsidRPr="00253076">
        <w:rPr>
          <w:rFonts w:ascii="Times New Roman" w:hAnsi="Times New Roman" w:cs="Times New Roman"/>
          <w:b/>
          <w:bCs/>
          <w:noProof/>
        </w:rPr>
        <w:t>Dudman JT</w:t>
      </w:r>
      <w:r w:rsidRPr="00253076">
        <w:rPr>
          <w:rFonts w:ascii="Times New Roman" w:hAnsi="Times New Roman" w:cs="Times New Roman"/>
          <w:noProof/>
        </w:rPr>
        <w:t xml:space="preserve">, </w:t>
      </w:r>
      <w:r w:rsidRPr="00253076">
        <w:rPr>
          <w:rFonts w:ascii="Times New Roman" w:hAnsi="Times New Roman" w:cs="Times New Roman"/>
          <w:b/>
          <w:bCs/>
          <w:noProof/>
        </w:rPr>
        <w:t>Dutta B</w:t>
      </w:r>
      <w:r w:rsidRPr="00253076">
        <w:rPr>
          <w:rFonts w:ascii="Times New Roman" w:hAnsi="Times New Roman" w:cs="Times New Roman"/>
          <w:noProof/>
        </w:rPr>
        <w:t xml:space="preserve">, </w:t>
      </w:r>
      <w:r w:rsidRPr="00253076">
        <w:rPr>
          <w:rFonts w:ascii="Times New Roman" w:hAnsi="Times New Roman" w:cs="Times New Roman"/>
          <w:b/>
          <w:bCs/>
          <w:noProof/>
        </w:rPr>
        <w:t>Hantman AW</w:t>
      </w:r>
      <w:r w:rsidRPr="00253076">
        <w:rPr>
          <w:rFonts w:ascii="Times New Roman" w:hAnsi="Times New Roman" w:cs="Times New Roman"/>
          <w:noProof/>
        </w:rPr>
        <w:t xml:space="preserve">, </w:t>
      </w:r>
      <w:r w:rsidRPr="00253076">
        <w:rPr>
          <w:rFonts w:ascii="Times New Roman" w:hAnsi="Times New Roman" w:cs="Times New Roman"/>
          <w:b/>
          <w:bCs/>
          <w:noProof/>
        </w:rPr>
        <w:t>Harris KD</w:t>
      </w:r>
      <w:r w:rsidRPr="00253076">
        <w:rPr>
          <w:rFonts w:ascii="Times New Roman" w:hAnsi="Times New Roman" w:cs="Times New Roman"/>
          <w:noProof/>
        </w:rPr>
        <w:t xml:space="preserve">, </w:t>
      </w:r>
      <w:r w:rsidRPr="00253076">
        <w:rPr>
          <w:rFonts w:ascii="Times New Roman" w:hAnsi="Times New Roman" w:cs="Times New Roman"/>
          <w:b/>
          <w:bCs/>
          <w:noProof/>
        </w:rPr>
        <w:t>Lee AK</w:t>
      </w:r>
      <w:r w:rsidRPr="00253076">
        <w:rPr>
          <w:rFonts w:ascii="Times New Roman" w:hAnsi="Times New Roman" w:cs="Times New Roman"/>
          <w:noProof/>
        </w:rPr>
        <w:t xml:space="preserve">, </w:t>
      </w:r>
      <w:r w:rsidRPr="00253076">
        <w:rPr>
          <w:rFonts w:ascii="Times New Roman" w:hAnsi="Times New Roman" w:cs="Times New Roman"/>
          <w:b/>
          <w:bCs/>
          <w:noProof/>
        </w:rPr>
        <w:t>Moser EI</w:t>
      </w:r>
      <w:r w:rsidRPr="00253076">
        <w:rPr>
          <w:rFonts w:ascii="Times New Roman" w:hAnsi="Times New Roman" w:cs="Times New Roman"/>
          <w:noProof/>
        </w:rPr>
        <w:t xml:space="preserve">, </w:t>
      </w:r>
      <w:r w:rsidRPr="00253076">
        <w:rPr>
          <w:rFonts w:ascii="Times New Roman" w:hAnsi="Times New Roman" w:cs="Times New Roman"/>
          <w:b/>
          <w:bCs/>
          <w:noProof/>
        </w:rPr>
        <w:t>O’Keefe J</w:t>
      </w:r>
      <w:r w:rsidRPr="00253076">
        <w:rPr>
          <w:rFonts w:ascii="Times New Roman" w:hAnsi="Times New Roman" w:cs="Times New Roman"/>
          <w:noProof/>
        </w:rPr>
        <w:t xml:space="preserve">, </w:t>
      </w:r>
      <w:r w:rsidRPr="00253076">
        <w:rPr>
          <w:rFonts w:ascii="Times New Roman" w:hAnsi="Times New Roman" w:cs="Times New Roman"/>
          <w:b/>
          <w:bCs/>
          <w:noProof/>
        </w:rPr>
        <w:t>Renart A</w:t>
      </w:r>
      <w:r w:rsidRPr="00253076">
        <w:rPr>
          <w:rFonts w:ascii="Times New Roman" w:hAnsi="Times New Roman" w:cs="Times New Roman"/>
          <w:noProof/>
        </w:rPr>
        <w:t xml:space="preserve">, </w:t>
      </w:r>
      <w:r w:rsidRPr="00253076">
        <w:rPr>
          <w:rFonts w:ascii="Times New Roman" w:hAnsi="Times New Roman" w:cs="Times New Roman"/>
          <w:b/>
          <w:bCs/>
          <w:noProof/>
        </w:rPr>
        <w:t>Svoboda K</w:t>
      </w:r>
      <w:r w:rsidRPr="00253076">
        <w:rPr>
          <w:rFonts w:ascii="Times New Roman" w:hAnsi="Times New Roman" w:cs="Times New Roman"/>
          <w:noProof/>
        </w:rPr>
        <w:t xml:space="preserve">, </w:t>
      </w:r>
      <w:r w:rsidRPr="00253076">
        <w:rPr>
          <w:rFonts w:ascii="Times New Roman" w:hAnsi="Times New Roman" w:cs="Times New Roman"/>
          <w:b/>
          <w:bCs/>
          <w:noProof/>
        </w:rPr>
        <w:t>Häusser M</w:t>
      </w:r>
      <w:r w:rsidRPr="00253076">
        <w:rPr>
          <w:rFonts w:ascii="Times New Roman" w:hAnsi="Times New Roman" w:cs="Times New Roman"/>
          <w:noProof/>
        </w:rPr>
        <w:t xml:space="preserve">, </w:t>
      </w:r>
      <w:r w:rsidRPr="00253076">
        <w:rPr>
          <w:rFonts w:ascii="Times New Roman" w:hAnsi="Times New Roman" w:cs="Times New Roman"/>
          <w:b/>
          <w:bCs/>
          <w:noProof/>
        </w:rPr>
        <w:t>Haesler S</w:t>
      </w:r>
      <w:r w:rsidRPr="00253076">
        <w:rPr>
          <w:rFonts w:ascii="Times New Roman" w:hAnsi="Times New Roman" w:cs="Times New Roman"/>
          <w:noProof/>
        </w:rPr>
        <w:t xml:space="preserve">, </w:t>
      </w:r>
      <w:r w:rsidRPr="00253076">
        <w:rPr>
          <w:rFonts w:ascii="Times New Roman" w:hAnsi="Times New Roman" w:cs="Times New Roman"/>
          <w:b/>
          <w:bCs/>
          <w:noProof/>
        </w:rPr>
        <w:t>Carandini M</w:t>
      </w:r>
      <w:r w:rsidRPr="00253076">
        <w:rPr>
          <w:rFonts w:ascii="Times New Roman" w:hAnsi="Times New Roman" w:cs="Times New Roman"/>
          <w:noProof/>
        </w:rPr>
        <w:t xml:space="preserve">, </w:t>
      </w:r>
      <w:r w:rsidRPr="00253076">
        <w:rPr>
          <w:rFonts w:ascii="Times New Roman" w:hAnsi="Times New Roman" w:cs="Times New Roman"/>
          <w:b/>
          <w:bCs/>
          <w:noProof/>
        </w:rPr>
        <w:t>Harris TD</w:t>
      </w:r>
      <w:r w:rsidRPr="00253076">
        <w:rPr>
          <w:rFonts w:ascii="Times New Roman" w:hAnsi="Times New Roman" w:cs="Times New Roman"/>
          <w:noProof/>
        </w:rPr>
        <w:t xml:space="preserve">. Neuropixels 2.0: A miniaturized high-density probe for stable, long-term brain recordings. </w:t>
      </w:r>
      <w:r w:rsidRPr="00253076">
        <w:rPr>
          <w:rFonts w:ascii="Times New Roman" w:hAnsi="Times New Roman" w:cs="Times New Roman"/>
          <w:i/>
          <w:iCs/>
          <w:noProof/>
        </w:rPr>
        <w:t>Science (80- )</w:t>
      </w:r>
      <w:r w:rsidRPr="00253076">
        <w:rPr>
          <w:rFonts w:ascii="Times New Roman" w:hAnsi="Times New Roman" w:cs="Times New Roman"/>
          <w:noProof/>
        </w:rPr>
        <w:t xml:space="preserve"> 372, 2021.</w:t>
      </w:r>
    </w:p>
    <w:p w14:paraId="1CBDC726"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Stevenson IH</w:t>
      </w:r>
      <w:r w:rsidRPr="00253076">
        <w:rPr>
          <w:rFonts w:ascii="Times New Roman" w:hAnsi="Times New Roman" w:cs="Times New Roman"/>
          <w:noProof/>
        </w:rPr>
        <w:t xml:space="preserve">. Flexible models for spike count data with both over- and under- dispersion. </w:t>
      </w:r>
      <w:r w:rsidRPr="00253076">
        <w:rPr>
          <w:rFonts w:ascii="Times New Roman" w:hAnsi="Times New Roman" w:cs="Times New Roman"/>
          <w:i/>
          <w:iCs/>
          <w:noProof/>
        </w:rPr>
        <w:t>J Comput Neurosci</w:t>
      </w:r>
      <w:r w:rsidRPr="00253076">
        <w:rPr>
          <w:rFonts w:ascii="Times New Roman" w:hAnsi="Times New Roman" w:cs="Times New Roman"/>
          <w:noProof/>
        </w:rPr>
        <w:t xml:space="preserve"> 41: 29–43, 2016.</w:t>
      </w:r>
    </w:p>
    <w:p w14:paraId="378DC244"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Stevenson IH</w:t>
      </w:r>
      <w:r w:rsidRPr="00253076">
        <w:rPr>
          <w:rFonts w:ascii="Times New Roman" w:hAnsi="Times New Roman" w:cs="Times New Roman"/>
          <w:noProof/>
        </w:rPr>
        <w:t xml:space="preserve">, </w:t>
      </w:r>
      <w:r w:rsidRPr="00253076">
        <w:rPr>
          <w:rFonts w:ascii="Times New Roman" w:hAnsi="Times New Roman" w:cs="Times New Roman"/>
          <w:b/>
          <w:bCs/>
          <w:noProof/>
        </w:rPr>
        <w:t>Cherian A</w:t>
      </w:r>
      <w:r w:rsidRPr="00253076">
        <w:rPr>
          <w:rFonts w:ascii="Times New Roman" w:hAnsi="Times New Roman" w:cs="Times New Roman"/>
          <w:noProof/>
        </w:rPr>
        <w:t xml:space="preserve">, </w:t>
      </w:r>
      <w:r w:rsidRPr="00253076">
        <w:rPr>
          <w:rFonts w:ascii="Times New Roman" w:hAnsi="Times New Roman" w:cs="Times New Roman"/>
          <w:b/>
          <w:bCs/>
          <w:noProof/>
        </w:rPr>
        <w:t>London BM</w:t>
      </w:r>
      <w:r w:rsidRPr="00253076">
        <w:rPr>
          <w:rFonts w:ascii="Times New Roman" w:hAnsi="Times New Roman" w:cs="Times New Roman"/>
          <w:noProof/>
        </w:rPr>
        <w:t xml:space="preserve">, </w:t>
      </w:r>
      <w:r w:rsidRPr="00253076">
        <w:rPr>
          <w:rFonts w:ascii="Times New Roman" w:hAnsi="Times New Roman" w:cs="Times New Roman"/>
          <w:b/>
          <w:bCs/>
          <w:noProof/>
        </w:rPr>
        <w:t>Sachs NA</w:t>
      </w:r>
      <w:r w:rsidRPr="00253076">
        <w:rPr>
          <w:rFonts w:ascii="Times New Roman" w:hAnsi="Times New Roman" w:cs="Times New Roman"/>
          <w:noProof/>
        </w:rPr>
        <w:t xml:space="preserve">, </w:t>
      </w:r>
      <w:r w:rsidRPr="00253076">
        <w:rPr>
          <w:rFonts w:ascii="Times New Roman" w:hAnsi="Times New Roman" w:cs="Times New Roman"/>
          <w:b/>
          <w:bCs/>
          <w:noProof/>
        </w:rPr>
        <w:t>Lindberg E</w:t>
      </w:r>
      <w:r w:rsidRPr="00253076">
        <w:rPr>
          <w:rFonts w:ascii="Times New Roman" w:hAnsi="Times New Roman" w:cs="Times New Roman"/>
          <w:noProof/>
        </w:rPr>
        <w:t xml:space="preserve">, </w:t>
      </w:r>
      <w:r w:rsidRPr="00253076">
        <w:rPr>
          <w:rFonts w:ascii="Times New Roman" w:hAnsi="Times New Roman" w:cs="Times New Roman"/>
          <w:b/>
          <w:bCs/>
          <w:noProof/>
        </w:rPr>
        <w:t>Reimer J</w:t>
      </w:r>
      <w:r w:rsidRPr="00253076">
        <w:rPr>
          <w:rFonts w:ascii="Times New Roman" w:hAnsi="Times New Roman" w:cs="Times New Roman"/>
          <w:noProof/>
        </w:rPr>
        <w:t xml:space="preserve">, </w:t>
      </w:r>
      <w:r w:rsidRPr="00253076">
        <w:rPr>
          <w:rFonts w:ascii="Times New Roman" w:hAnsi="Times New Roman" w:cs="Times New Roman"/>
          <w:b/>
          <w:bCs/>
          <w:noProof/>
        </w:rPr>
        <w:t>Slutzky MW</w:t>
      </w:r>
      <w:r w:rsidRPr="00253076">
        <w:rPr>
          <w:rFonts w:ascii="Times New Roman" w:hAnsi="Times New Roman" w:cs="Times New Roman"/>
          <w:noProof/>
        </w:rPr>
        <w:t xml:space="preserve">, </w:t>
      </w:r>
      <w:r w:rsidRPr="00253076">
        <w:rPr>
          <w:rFonts w:ascii="Times New Roman" w:hAnsi="Times New Roman" w:cs="Times New Roman"/>
          <w:b/>
          <w:bCs/>
          <w:noProof/>
        </w:rPr>
        <w:t>Hatsopoulos NG</w:t>
      </w:r>
      <w:r w:rsidRPr="00253076">
        <w:rPr>
          <w:rFonts w:ascii="Times New Roman" w:hAnsi="Times New Roman" w:cs="Times New Roman"/>
          <w:noProof/>
        </w:rPr>
        <w:t xml:space="preserve">, </w:t>
      </w:r>
      <w:r w:rsidRPr="00253076">
        <w:rPr>
          <w:rFonts w:ascii="Times New Roman" w:hAnsi="Times New Roman" w:cs="Times New Roman"/>
          <w:b/>
          <w:bCs/>
          <w:noProof/>
        </w:rPr>
        <w:t>Miller LE</w:t>
      </w:r>
      <w:r w:rsidRPr="00253076">
        <w:rPr>
          <w:rFonts w:ascii="Times New Roman" w:hAnsi="Times New Roman" w:cs="Times New Roman"/>
          <w:noProof/>
        </w:rPr>
        <w:t xml:space="preserve">, </w:t>
      </w:r>
      <w:r w:rsidRPr="00253076">
        <w:rPr>
          <w:rFonts w:ascii="Times New Roman" w:hAnsi="Times New Roman" w:cs="Times New Roman"/>
          <w:b/>
          <w:bCs/>
          <w:noProof/>
        </w:rPr>
        <w:t>Kording KP</w:t>
      </w:r>
      <w:r w:rsidRPr="00253076">
        <w:rPr>
          <w:rFonts w:ascii="Times New Roman" w:hAnsi="Times New Roman" w:cs="Times New Roman"/>
          <w:noProof/>
        </w:rPr>
        <w:t xml:space="preserve">. Statistical assessment of the stability of neural movement representations. </w:t>
      </w:r>
      <w:r w:rsidRPr="00253076">
        <w:rPr>
          <w:rFonts w:ascii="Times New Roman" w:hAnsi="Times New Roman" w:cs="Times New Roman"/>
          <w:i/>
          <w:iCs/>
          <w:noProof/>
        </w:rPr>
        <w:t>J Neurophysiol</w:t>
      </w:r>
      <w:r w:rsidRPr="00253076">
        <w:rPr>
          <w:rFonts w:ascii="Times New Roman" w:hAnsi="Times New Roman" w:cs="Times New Roman"/>
          <w:noProof/>
        </w:rPr>
        <w:t xml:space="preserve"> 106: 764–774, 2011.</w:t>
      </w:r>
    </w:p>
    <w:p w14:paraId="54626CCA"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Tomko GJ</w:t>
      </w:r>
      <w:r w:rsidRPr="00253076">
        <w:rPr>
          <w:rFonts w:ascii="Times New Roman" w:hAnsi="Times New Roman" w:cs="Times New Roman"/>
          <w:noProof/>
        </w:rPr>
        <w:t xml:space="preserve">, </w:t>
      </w:r>
      <w:r w:rsidRPr="00253076">
        <w:rPr>
          <w:rFonts w:ascii="Times New Roman" w:hAnsi="Times New Roman" w:cs="Times New Roman"/>
          <w:b/>
          <w:bCs/>
          <w:noProof/>
        </w:rPr>
        <w:t>Crapper DR</w:t>
      </w:r>
      <w:r w:rsidRPr="00253076">
        <w:rPr>
          <w:rFonts w:ascii="Times New Roman" w:hAnsi="Times New Roman" w:cs="Times New Roman"/>
          <w:noProof/>
        </w:rPr>
        <w:t xml:space="preserve">. Neuronal Variability - Nonstationary Responses to Identical Visual-Stimuli. </w:t>
      </w:r>
      <w:r w:rsidRPr="00253076">
        <w:rPr>
          <w:rFonts w:ascii="Times New Roman" w:hAnsi="Times New Roman" w:cs="Times New Roman"/>
          <w:i/>
          <w:iCs/>
          <w:noProof/>
        </w:rPr>
        <w:t>Brain Res</w:t>
      </w:r>
      <w:r w:rsidRPr="00253076">
        <w:rPr>
          <w:rFonts w:ascii="Times New Roman" w:hAnsi="Times New Roman" w:cs="Times New Roman"/>
          <w:noProof/>
        </w:rPr>
        <w:t xml:space="preserve"> 79: 405–418, 1974.</w:t>
      </w:r>
    </w:p>
    <w:p w14:paraId="5EF4632A"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Wei G</w:t>
      </w:r>
      <w:r w:rsidRPr="00253076">
        <w:rPr>
          <w:rFonts w:ascii="Times New Roman" w:hAnsi="Times New Roman" w:cs="Times New Roman"/>
          <w:noProof/>
        </w:rPr>
        <w:t xml:space="preserve">, </w:t>
      </w:r>
      <w:r w:rsidRPr="00253076">
        <w:rPr>
          <w:rFonts w:ascii="Times New Roman" w:hAnsi="Times New Roman" w:cs="Times New Roman"/>
          <w:b/>
          <w:bCs/>
          <w:noProof/>
        </w:rPr>
        <w:t>Stevenson IH</w:t>
      </w:r>
      <w:r w:rsidRPr="00253076">
        <w:rPr>
          <w:rFonts w:ascii="Times New Roman" w:hAnsi="Times New Roman" w:cs="Times New Roman"/>
          <w:noProof/>
        </w:rPr>
        <w:t xml:space="preserve">. Tracking Fast and Slow Changes in Synaptic Weights From Simultaneously Observed Pre- and Postsynaptic Spiking. </w:t>
      </w:r>
      <w:r w:rsidRPr="00253076">
        <w:rPr>
          <w:rFonts w:ascii="Times New Roman" w:hAnsi="Times New Roman" w:cs="Times New Roman"/>
          <w:i/>
          <w:iCs/>
          <w:noProof/>
        </w:rPr>
        <w:t>Neural Comput</w:t>
      </w:r>
      <w:r w:rsidRPr="00253076">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71F565D4" w:rsidR="00D3079B" w:rsidRDefault="006044CC" w:rsidP="00B7292E">
      <w:pPr>
        <w:pStyle w:val="Heading1"/>
      </w:pPr>
      <w:r>
        <w:lastRenderedPageBreak/>
        <w:t>Appendix</w:t>
      </w:r>
    </w:p>
    <w:p w14:paraId="2D40B668" w14:textId="74119CF4" w:rsidR="00D3079B" w:rsidRDefault="00122A3F" w:rsidP="00AC455B">
      <w:pPr>
        <w:pStyle w:val="Heading2"/>
      </w:pPr>
      <w:r>
        <w:t>A</w:t>
      </w:r>
      <w:r w:rsidR="00DF0933">
        <w:t>pproximation</w:t>
      </w:r>
      <w:r>
        <w:t xml:space="preserve"> of moments</w:t>
      </w:r>
      <w:r w:rsidR="00DF0933">
        <w:t xml:space="preserve"> for Conway-Maxwell Poisson distribution</w:t>
      </w:r>
    </w:p>
    <w:p w14:paraId="171500ED" w14:textId="02BF40EC" w:rsidR="00122A3F" w:rsidRDefault="00122A3F" w:rsidP="00D3079B"/>
    <w:p w14:paraId="6C13915D" w14:textId="41484015" w:rsidR="00DF0933" w:rsidRDefault="00122A3F" w:rsidP="00D3079B">
      <w:r>
        <w:t xml:space="preserve">In order to efficiently estimate the state-vector for the dynamical CMP model, we </w:t>
      </w:r>
      <w:r w:rsidR="00480942">
        <w:t>make use of a previous</w:t>
      </w:r>
      <w:r>
        <w:t xml:space="preserve"> </w:t>
      </w:r>
      <w:r w:rsidR="00480942">
        <w:t>for the</w:t>
      </w:r>
      <w:r>
        <w:t xml:space="preserve"> </w:t>
      </w:r>
      <w:proofErr w:type="spellStart"/>
      <w:proofErr w:type="gramStart"/>
      <w:r w:rsidR="00480942">
        <w:t>pmf</w:t>
      </w:r>
      <w:proofErr w:type="spellEnd"/>
      <w:r w:rsidR="00480942">
        <w:t xml:space="preserve"> .</w:t>
      </w:r>
      <w:proofErr w:type="gramEnd"/>
      <w:r w:rsidR="00480942">
        <w:t xml:space="preserve"> </w:t>
      </w:r>
      <w:r w:rsidR="00DF0933">
        <w:t xml:space="preserve">Assume </w:t>
      </w:r>
      <m:oMath>
        <m:r>
          <w:rPr>
            <w:rFonts w:ascii="Cambria Math" w:hAnsi="Cambria Math"/>
          </w:rPr>
          <m:t>λ≥2</m:t>
        </m:r>
      </m:oMath>
      <w:r w:rsidR="00DF0933">
        <w:t xml:space="preserve"> and </w:t>
      </w:r>
      <m:oMath>
        <m:r>
          <w:rPr>
            <w:rFonts w:ascii="Cambria Math" w:hAnsi="Cambria Math"/>
          </w:rPr>
          <m:t>ν≤1</m:t>
        </m:r>
      </m:oMath>
      <w:r w:rsidR="00DF0933">
        <w:t xml:space="preserve">, let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w:t>
      </w:r>
      <w:proofErr w:type="gramStart"/>
      <w:r w:rsidR="00B20572" w:rsidRPr="009668AF">
        <w:rPr>
          <w:color w:val="FF0000"/>
        </w:rPr>
        <w:t>reference,</w:t>
      </w:r>
      <w:proofErr w:type="gramEnd"/>
      <w:r w:rsidR="00B20572" w:rsidRPr="009668AF">
        <w:rPr>
          <w:color w:val="FF0000"/>
        </w:rPr>
        <w:t xml:space="preserv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00DD9114" w:rsidR="00480942" w:rsidRDefault="00480942" w:rsidP="00D3079B">
      <w:r>
        <w:t>Here we use this approximation when … and use a truncated summation otherwise.</w:t>
      </w:r>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6ECF3917" w14:textId="537D73CE" w:rsidR="005511DC" w:rsidRDefault="00480942" w:rsidP="00D3079B">
      <w:r>
        <w:t xml:space="preserve">We estimate the state vector by maximizing the log-posterior with Newton-Raphson updates. </w:t>
      </w:r>
      <w:r w:rsidR="0097421A">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97421A">
        <w:t>, t</w:t>
      </w:r>
      <w:r w:rsidR="005511DC">
        <w:t xml:space="preserve">he </w:t>
      </w:r>
      <m:oMath>
        <m:r>
          <w:rPr>
            <w:rFonts w:ascii="Cambria Math" w:hAnsi="Cambria Math"/>
          </w:rPr>
          <m:t>(k+1)</m:t>
        </m:r>
      </m:oMath>
      <w:r w:rsidR="005511DC">
        <w:t xml:space="preserve">-th update of NR algorithm is </w:t>
      </w:r>
      <m:oMath>
        <m:sSup>
          <m:sSupPr>
            <m:ctrlPr>
              <w:rPr>
                <w:rFonts w:ascii="Cambria Math" w:hAnsi="Cambria Math"/>
                <w:b/>
              </w:rPr>
            </m:ctrlPr>
          </m:sSupPr>
          <m:e>
            <m:r>
              <m:rPr>
                <m:sty m:val="b"/>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Cs/>
              </w:rPr>
            </m:ctrlPr>
          </m:sSupPr>
          <m:e>
            <m:r>
              <m:rPr>
                <m:sty m:val="b"/>
              </m:rPr>
              <w:rPr>
                <w:rFonts w:ascii="Cambria Math" w:hAnsi="Cambria Math"/>
              </w:rPr>
              <m:t>Θ</m:t>
            </m:r>
            <m:ctrlPr>
              <w:rPr>
                <w:rFonts w:ascii="Cambria Math" w:hAnsi="Cambria Math"/>
                <w:b/>
              </w:rPr>
            </m:ctrlPr>
          </m:e>
          <m:sup>
            <m:r>
              <w:rPr>
                <w:rFonts w:ascii="Cambria Math" w:hAnsi="Cambria Math"/>
              </w:rPr>
              <m:t>(k)</m:t>
            </m:r>
          </m:sup>
        </m:sSup>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e>
            </m:d>
            <m:ctrlPr>
              <w:rPr>
                <w:rFonts w:ascii="Cambria Math" w:hAnsi="Cambria Math"/>
                <w:i/>
              </w:rPr>
            </m:ctrlPr>
          </m:e>
          <m:sup>
            <m:r>
              <w:rPr>
                <w:rFonts w:ascii="Cambria Math" w:hAnsi="Cambria Math"/>
              </w:rPr>
              <m:t>-1</m:t>
            </m:r>
          </m:sup>
        </m:sSup>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oMath>
      <w:r w:rsidR="0097421A">
        <w:t>.</w:t>
      </w:r>
      <w:r w:rsidR="005511DC">
        <w:t xml:space="preserve"> </w:t>
      </w:r>
    </w:p>
    <w:p w14:paraId="605D57CE" w14:textId="318D5769" w:rsidR="00AC455B" w:rsidRDefault="00AC455B" w:rsidP="00D3079B">
      <w:r>
        <w:lastRenderedPageBreak/>
        <w:t>The gradient:</w:t>
      </w:r>
    </w:p>
    <w:p w14:paraId="01A22906" w14:textId="5AA02C7B" w:rsidR="00AC455B" w:rsidRPr="00BF3887" w:rsidRDefault="00914E8A"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09F23D7A" w:rsidR="00BF3887" w:rsidRPr="00E27AC5" w:rsidRDefault="00BF3887" w:rsidP="00BF3887">
      <w:pPr>
        <w:jc w:val="left"/>
      </w:pPr>
      <w:r>
        <w:t xml:space="preserve">, where </w:t>
      </w:r>
      <m:oMath>
        <m:r>
          <w:rPr>
            <w:rFonts w:ascii="Cambria Math" w:hAnsi="Cambria Math"/>
          </w:rPr>
          <m:t>k=2,…,T-1</m:t>
        </m:r>
      </m:oMath>
      <w:r>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nt</m:t>
                    </m:r>
                  </m:sub>
                </m:sSub>
              </m:e>
            </m:d>
          </m:e>
          <m:sup>
            <m:r>
              <w:rPr>
                <w:rFonts w:ascii="Cambria Math" w:hAnsi="Cambria Math"/>
              </w:rPr>
              <m:t>'</m:t>
            </m:r>
          </m:sup>
        </m:sSup>
      </m:oMath>
      <w:r>
        <w:t xml:space="preserve"> and </w:t>
      </w:r>
      <m:oMath>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g</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nt</m:t>
                    </m:r>
                  </m:sub>
                </m:sSub>
              </m:e>
            </m:d>
          </m:e>
          <m:sup>
            <m:r>
              <w:rPr>
                <w:rFonts w:ascii="Cambria Math" w:hAnsi="Cambria Math"/>
              </w:rPr>
              <m:t>'</m:t>
            </m:r>
          </m:sup>
        </m:sSup>
      </m:oMath>
      <w:r>
        <w:t>.</w:t>
      </w:r>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549457A8"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e>
                    </m:mr>
                    <m:mr>
                      <m:e>
                        <m:sSubSup>
                          <m:sSubSupPr>
                            <m:ctrlPr>
                              <w:rPr>
                                <w:rFonts w:ascii="Cambria Math" w:hAnsi="Cambria Math"/>
                                <w:i/>
                              </w:rPr>
                            </m:ctrlPr>
                          </m:sSubSupPr>
                          <m:e>
                            <m:r>
                              <m:rPr>
                                <m:sty m:val="bi"/>
                              </m:rPr>
                              <w:rPr>
                                <w:rFonts w:ascii="Cambria Math" w:hAnsi="Cambria Math"/>
                              </w:rPr>
                              <m:t>B</m:t>
                            </m:r>
                          </m:e>
                          <m:sub>
                            <m:r>
                              <w:rPr>
                                <w:rFonts w:ascii="Cambria Math" w:hAnsi="Cambria Math"/>
                              </w:rPr>
                              <m:t>it</m:t>
                            </m:r>
                          </m:sub>
                          <m:sup>
                            <m:r>
                              <w:rPr>
                                <w:rFonts w:ascii="Cambria Math" w:hAnsi="Cambria Math"/>
                              </w:rPr>
                              <m:t>'</m:t>
                            </m:r>
                          </m:sup>
                        </m:sSubSup>
                      </m:e>
                      <m:e>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e>
                    </m:mr>
                  </m:m>
                </m:e>
              </m:d>
            </m:e>
          </m:nary>
        </m:oMath>
      </m:oMathPara>
    </w:p>
    <w:p w14:paraId="4A8F9A73" w14:textId="6B6332D5" w:rsidR="00BF3887" w:rsidRDefault="006614C7" w:rsidP="00D3079B">
      <w:r>
        <w:t xml:space="preserve">, </w:t>
      </w:r>
      <w:proofErr w:type="gramStart"/>
      <w:r>
        <w:t>where</w:t>
      </w:r>
      <w:proofErr w:type="gramEnd"/>
    </w:p>
    <w:p w14:paraId="3FA1783A" w14:textId="21A464DD" w:rsidR="006614C7" w:rsidRDefault="00914E8A"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717541E4" w:rsidR="00ED7060" w:rsidRPr="00C63DA0" w:rsidRDefault="00ED7060" w:rsidP="00D3079B">
      <w:pPr>
        <w:rPr>
          <w:iCs/>
        </w:rPr>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commentRangeStart w:id="255"/>
      <w:commentRangeStart w:id="256"/>
      <w:r>
        <w:t>. Because of the factorial, the “outliers” are common.</w:t>
      </w:r>
      <w:r w:rsidR="00C63DA0">
        <w:t xml:space="preserve"> </w:t>
      </w:r>
      <w:commentRangeEnd w:id="255"/>
      <w:r w:rsidR="00480942">
        <w:rPr>
          <w:rStyle w:val="CommentReference"/>
        </w:rPr>
        <w:commentReference w:id="255"/>
      </w:r>
      <w:commentRangeEnd w:id="256"/>
      <w:r w:rsidR="005440FC">
        <w:rPr>
          <w:rStyle w:val="CommentReference"/>
        </w:rPr>
        <w:commentReference w:id="256"/>
      </w:r>
      <w:r w:rsidR="00C63DA0">
        <w:t xml:space="preserve">To ensure the robustness, do </w:t>
      </w:r>
      <w:r w:rsidR="00480942">
        <w:t xml:space="preserve">Fisher </w:t>
      </w:r>
      <w:r w:rsidR="00C63DA0">
        <w:t>scoring, i.e. replac</w:t>
      </w:r>
      <w:r w:rsidR="00936F8F">
        <w:t>e</w:t>
      </w:r>
      <w:r w:rsidR="00C63DA0">
        <w:t xml:space="preserve"> the observed </w:t>
      </w:r>
      <w:r w:rsidR="00C63DA0">
        <w:lastRenderedPageBreak/>
        <w:t xml:space="preserve">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r w:rsidR="00C63DA0">
        <w:t xml:space="preserve">, so that </w:t>
      </w:r>
      <w:r w:rsidR="00C63DA0" w:rsidRPr="00C63DA0">
        <w:rPr>
          <w:rFonts w:ascii="Cambria Math" w:hAnsi="Cambria Math"/>
          <w:i/>
        </w:rPr>
        <w:br/>
      </w:r>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77777777" w:rsidR="00583AB8" w:rsidRPr="001D2909" w:rsidRDefault="00583AB8" w:rsidP="00583AB8">
      <w:pPr>
        <w:pStyle w:val="Heading2"/>
        <w:rPr>
          <w:color w:val="auto"/>
        </w:rPr>
      </w:pPr>
      <w:r>
        <w:rPr>
          <w:color w:val="auto"/>
        </w:rPr>
        <w:t>Quantifying Uncertainties</w:t>
      </w:r>
    </w:p>
    <w:p w14:paraId="27D881DF" w14:textId="20D92A12" w:rsidR="00F6320F" w:rsidRDefault="00EE299E" w:rsidP="00583AB8">
      <w:r>
        <w:t>After convergence, we have an approximation of the log-posterior</w:t>
      </w:r>
      <w:r w:rsidR="00583AB8">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e>
            <m:r>
              <m:rPr>
                <m:sty m:val="bi"/>
              </m:rPr>
              <w:rPr>
                <w:rFonts w:ascii="Cambria Math" w:hAnsi="Cambria Math"/>
              </w:rPr>
              <m:t>Y</m:t>
            </m:r>
          </m:e>
        </m:d>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Σ</m:t>
            </m:r>
          </m:e>
          <m:sub>
            <m:r>
              <w:rPr>
                <w:rFonts w:ascii="Cambria Math" w:hAnsi="Cambria Math"/>
              </w:rPr>
              <m:t>t</m:t>
            </m:r>
          </m:sub>
        </m:sSub>
        <m:r>
          <w:rPr>
            <w:rFonts w:ascii="Cambria Math" w:hAnsi="Cambria Math"/>
          </w:rPr>
          <m:t>)</m:t>
        </m:r>
      </m:oMath>
      <w:r>
        <w:t xml:space="preserve">, and we can use this approximation to quantify the </w:t>
      </w:r>
      <w:commentRangeStart w:id="257"/>
      <w:r>
        <w:t>state</w:t>
      </w:r>
      <w:commentRangeEnd w:id="257"/>
      <w:r w:rsidR="00A13D6F">
        <w:rPr>
          <w:rStyle w:val="CommentReference"/>
        </w:rPr>
        <w:commentReference w:id="257"/>
      </w:r>
      <w:r>
        <w:t xml:space="preserve"> uncertainty as well as uncertainty about the </w:t>
      </w:r>
      <w:r w:rsidR="00F6320F">
        <w:t xml:space="preserve">mean </w:t>
      </w:r>
      <w:r>
        <w:t>rate</w:t>
      </w:r>
      <w:r w:rsidR="00F6320F">
        <w:t xml:space="preserve"> at each time</w:t>
      </w:r>
      <w:r w:rsidR="00583AB8">
        <w:t>.</w:t>
      </w:r>
      <w:r w:rsidR="009668AF">
        <w:t xml:space="preserve"> </w:t>
      </w:r>
    </w:p>
    <w:p w14:paraId="40BE12C0" w14:textId="6A66C16A" w:rsidR="00A13D6F" w:rsidRDefault="00F6320F" w:rsidP="00583AB8">
      <w:pPr>
        <w:rPr>
          <w:bCs/>
        </w:rPr>
      </w:pPr>
      <w:r>
        <w:t>To find the uncertainty</w:t>
      </w:r>
      <w:r w:rsidR="0050402A">
        <w:t xml:space="preserve"> in CMP parameters</w:t>
      </w:r>
      <w:r>
        <w:t>, l</w:t>
      </w:r>
      <w:r w:rsidR="009668AF">
        <w:t xml:space="preserve">et </w:t>
      </w:r>
      <m:oMath>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e>
              </m:mr>
            </m:m>
          </m:e>
        </m:d>
      </m:oMath>
      <w:r w:rsidR="009668AF">
        <w:t xml:space="preserve">, </w:t>
      </w:r>
      <w:r w:rsidR="006D0686">
        <w:t>t</w:t>
      </w:r>
      <w:r w:rsidR="00583AB8">
        <w:t xml:space="preserve">hen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
                  </m:rPr>
                  <w:rPr>
                    <w:rFonts w:ascii="Cambria Math" w:hAnsi="Cambria Math"/>
                  </w:rPr>
                  <m:t>Σ</m:t>
                </m:r>
              </m:e>
              <m:sub>
                <m:r>
                  <w:rPr>
                    <w:rFonts w:ascii="Cambria Math" w:hAnsi="Cambria Math"/>
                  </w:rPr>
                  <m:t>t</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it</m:t>
                </m:r>
              </m:sub>
              <m:sup>
                <m:r>
                  <w:rPr>
                    <w:rFonts w:ascii="Cambria Math" w:hAnsi="Cambria Math"/>
                  </w:rPr>
                  <m:t>'</m:t>
                </m:r>
              </m:sup>
            </m:sSubSup>
          </m:e>
        </m:d>
        <m:r>
          <w:rPr>
            <w:rFonts w:ascii="Cambria Math" w:hAnsi="Cambria Math"/>
          </w:rPr>
          <m:t>=</m:t>
        </m:r>
        <w:commentRangeStart w:id="258"/>
        <m:r>
          <w:rPr>
            <w:rFonts w:ascii="Cambria Math" w:hAnsi="Cambria Math"/>
          </w:rPr>
          <m:t>lognormal(</m:t>
        </m:r>
        <m:sSup>
          <m:sSupPr>
            <m:ctrlPr>
              <w:rPr>
                <w:rFonts w:ascii="Cambria Math" w:hAnsi="Cambria Math"/>
                <w:b/>
                <w:bCs/>
                <w:i/>
              </w:rPr>
            </m:ctrlPr>
          </m:sSupPr>
          <m:e>
            <m:r>
              <m:rPr>
                <m:sty m:val="bi"/>
              </m:rPr>
              <w:rPr>
                <w:rFonts w:ascii="Cambria Math" w:hAnsi="Cambria Math"/>
              </w:rPr>
              <m:t>a</m:t>
            </m:r>
            <m:ctrlPr>
              <w:rPr>
                <w:rFonts w:ascii="Cambria Math" w:hAnsi="Cambria Math"/>
                <w:i/>
              </w:rPr>
            </m:ctrlPr>
          </m:e>
          <m:sup>
            <m:r>
              <w:rPr>
                <w:rFonts w:ascii="Cambria Math" w:hAnsi="Cambria Math"/>
              </w:rPr>
              <m:t>it</m:t>
            </m:r>
          </m:sup>
        </m:sSup>
        <m:r>
          <w:rPr>
            <w:rFonts w:ascii="Cambria Math" w:hAnsi="Cambria Math"/>
          </w:rPr>
          <m:t>,</m:t>
        </m:r>
        <m:sSup>
          <m:sSupPr>
            <m:ctrlPr>
              <w:rPr>
                <w:rFonts w:ascii="Cambria Math" w:hAnsi="Cambria Math"/>
                <w:b/>
                <w:bCs/>
                <w:i/>
              </w:rPr>
            </m:ctrlPr>
          </m:sSupPr>
          <m:e>
            <m:r>
              <m:rPr>
                <m:sty m:val="bi"/>
              </m:rPr>
              <w:rPr>
                <w:rFonts w:ascii="Cambria Math" w:hAnsi="Cambria Math"/>
              </w:rPr>
              <m:t>S</m:t>
            </m:r>
            <m:ctrlPr>
              <w:rPr>
                <w:rFonts w:ascii="Cambria Math" w:hAnsi="Cambria Math"/>
                <w:i/>
              </w:rPr>
            </m:ctrlPr>
          </m:e>
          <m:sup>
            <m:r>
              <w:rPr>
                <w:rFonts w:ascii="Cambria Math" w:hAnsi="Cambria Math"/>
              </w:rPr>
              <m:t>it</m:t>
            </m:r>
          </m:sup>
        </m:sSup>
        <m:r>
          <w:rPr>
            <w:rFonts w:ascii="Cambria Math" w:hAnsi="Cambria Math"/>
          </w:rPr>
          <m:t>)</m:t>
        </m:r>
      </m:oMath>
      <w:r w:rsidR="00583AB8">
        <w:t>.</w:t>
      </w:r>
      <w:r w:rsidR="00C8327E">
        <w:t xml:space="preserve"> Denote the variance of CMP parameters as </w:t>
      </w:r>
      <m:oMath>
        <m:sSub>
          <m:sSubPr>
            <m:ctrlPr>
              <w:rPr>
                <w:rFonts w:ascii="Cambria Math" w:hAnsi="Cambria Math"/>
                <w:b/>
                <w:i/>
              </w:rPr>
            </m:ctrlPr>
          </m:sSubPr>
          <m:e>
            <m:r>
              <m:rPr>
                <m:sty m:val="bi"/>
              </m:rPr>
              <w:rPr>
                <w:rFonts w:ascii="Cambria Math" w:hAnsi="Cambria Math"/>
              </w:rPr>
              <m:t>V</m:t>
            </m:r>
          </m:e>
          <m:sub>
            <m:r>
              <w:rPr>
                <w:rFonts w:ascii="Cambria Math" w:hAnsi="Cambria Math"/>
              </w:rPr>
              <m:t>it</m:t>
            </m:r>
          </m:sub>
        </m:sSub>
      </m:oMath>
      <w:r w:rsidR="00C8327E">
        <w:rPr>
          <w:bCs/>
        </w:rPr>
        <w:t xml:space="preserve">, </w:t>
      </w:r>
      <w:r w:rsidR="00C45B17">
        <w:rPr>
          <w:bCs/>
        </w:rPr>
        <w:t xml:space="preserve">and </w:t>
      </w:r>
      <m:oMath>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it</m:t>
                    </m:r>
                  </m:sub>
                </m:sSub>
              </m:e>
            </m:d>
          </m:e>
          <m:sub>
            <m:r>
              <w:rPr>
                <w:rFonts w:ascii="Cambria Math" w:hAnsi="Cambria Math"/>
              </w:rPr>
              <m:t>mn</m:t>
            </m:r>
          </m:sub>
        </m:sSub>
        <m:r>
          <w:rPr>
            <w:rFonts w:ascii="Cambria Math" w:hAnsi="Cambria Math"/>
          </w:rPr>
          <m:t>=</m:t>
        </m:r>
        <m:sSup>
          <m:sSupPr>
            <m:ctrlPr>
              <w:rPr>
                <w:rFonts w:ascii="Cambria Math" w:hAnsi="Cambria Math"/>
                <w:bCs/>
                <w:i/>
              </w:rPr>
            </m:ctrlPr>
          </m:sSupPr>
          <m:e>
            <m:r>
              <w:rPr>
                <w:rFonts w:ascii="Cambria Math" w:hAnsi="Cambria Math"/>
              </w:rPr>
              <m:t>e</m:t>
            </m:r>
          </m:e>
          <m:sup>
            <m:sSubSup>
              <m:sSubSupPr>
                <m:ctrlPr>
                  <w:rPr>
                    <w:rFonts w:ascii="Cambria Math" w:hAnsi="Cambria Math"/>
                    <w:bCs/>
                    <w:i/>
                  </w:rPr>
                </m:ctrlPr>
              </m:sSubSupPr>
              <m:e>
                <m:r>
                  <m:rPr>
                    <m:sty m:val="bi"/>
                  </m:rPr>
                  <w:rPr>
                    <w:rFonts w:ascii="Cambria Math" w:hAnsi="Cambria Math"/>
                  </w:rPr>
                  <m:t>a</m:t>
                </m:r>
              </m:e>
              <m:sub>
                <m:r>
                  <w:rPr>
                    <w:rFonts w:ascii="Cambria Math" w:hAnsi="Cambria Math"/>
                  </w:rPr>
                  <m:t>m</m:t>
                </m:r>
              </m:sub>
              <m:sup>
                <m:r>
                  <w:rPr>
                    <w:rFonts w:ascii="Cambria Math" w:hAnsi="Cambria Math"/>
                  </w:rPr>
                  <m:t>it</m:t>
                </m:r>
                <m:ctrlPr>
                  <w:rPr>
                    <w:rFonts w:ascii="Cambria Math" w:hAnsi="Cambria Math"/>
                    <w:i/>
                  </w:rPr>
                </m:ctrlPr>
              </m:sup>
            </m:sSubSup>
            <m:r>
              <w:rPr>
                <w:rFonts w:ascii="Cambria Math" w:hAnsi="Cambria Math"/>
              </w:rPr>
              <m:t>+</m:t>
            </m:r>
            <m:sSubSup>
              <m:sSubSupPr>
                <m:ctrlPr>
                  <w:rPr>
                    <w:rFonts w:ascii="Cambria Math" w:hAnsi="Cambria Math"/>
                    <w:bCs/>
                    <w:i/>
                  </w:rPr>
                </m:ctrlPr>
              </m:sSubSupPr>
              <m:e>
                <m:r>
                  <m:rPr>
                    <m:sty m:val="bi"/>
                  </m:rPr>
                  <w:rPr>
                    <w:rFonts w:ascii="Cambria Math" w:hAnsi="Cambria Math"/>
                  </w:rPr>
                  <m:t>a</m:t>
                </m:r>
              </m:e>
              <m:sub>
                <m:r>
                  <w:rPr>
                    <w:rFonts w:ascii="Cambria Math" w:hAnsi="Cambria Math"/>
                  </w:rPr>
                  <m:t>n</m:t>
                </m:r>
              </m:sub>
              <m:sup>
                <m:r>
                  <w:rPr>
                    <w:rFonts w:ascii="Cambria Math" w:hAnsi="Cambria Math"/>
                  </w:rPr>
                  <m:t>it</m:t>
                </m:r>
                <m:ctrlPr>
                  <w:rPr>
                    <w:rFonts w:ascii="Cambria Math" w:hAnsi="Cambria Math"/>
                    <w:i/>
                  </w:rPr>
                </m:ctrlPr>
              </m:sup>
            </m:sSub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sSubSup>
                  <m:sSubSupPr>
                    <m:ctrlPr>
                      <w:rPr>
                        <w:rFonts w:ascii="Cambria Math" w:hAnsi="Cambria Math"/>
                        <w:i/>
                      </w:rPr>
                    </m:ctrlPr>
                  </m:sSubSupPr>
                  <m:e>
                    <m:r>
                      <m:rPr>
                        <m:sty m:val="bi"/>
                      </m:rPr>
                      <w:rPr>
                        <w:rFonts w:ascii="Cambria Math" w:hAnsi="Cambria Math"/>
                      </w:rPr>
                      <m:t>S</m:t>
                    </m:r>
                    <m:ctrlPr>
                      <w:rPr>
                        <w:rFonts w:ascii="Cambria Math" w:hAnsi="Cambria Math"/>
                        <w:b/>
                        <w:bCs/>
                        <w:i/>
                      </w:rPr>
                    </m:ctrlPr>
                  </m:e>
                  <m:sub>
                    <m:r>
                      <w:rPr>
                        <w:rFonts w:ascii="Cambria Math" w:hAnsi="Cambria Math"/>
                      </w:rPr>
                      <m:t>mm</m:t>
                    </m:r>
                  </m:sub>
                  <m:sup>
                    <m:r>
                      <w:rPr>
                        <w:rFonts w:ascii="Cambria Math" w:hAnsi="Cambria Math"/>
                      </w:rPr>
                      <m:t>it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S</m:t>
                    </m:r>
                    <m:ctrlPr>
                      <w:rPr>
                        <w:rFonts w:ascii="Cambria Math" w:hAnsi="Cambria Math"/>
                        <w:b/>
                        <w:bCs/>
                        <w:i/>
                      </w:rPr>
                    </m:ctrlPr>
                  </m:e>
                  <m:sub>
                    <m:r>
                      <w:rPr>
                        <w:rFonts w:ascii="Cambria Math" w:hAnsi="Cambria Math"/>
                      </w:rPr>
                      <m:t>nn</m:t>
                    </m:r>
                  </m:sub>
                  <m:sup>
                    <m:r>
                      <w:rPr>
                        <w:rFonts w:ascii="Cambria Math" w:hAnsi="Cambria Math"/>
                      </w:rPr>
                      <m:t>it</m:t>
                    </m:r>
                  </m:sup>
                </m:sSubSup>
              </m:e>
            </m:d>
          </m:sup>
        </m:sSup>
        <m:d>
          <m:dPr>
            <m:ctrlPr>
              <w:rPr>
                <w:rFonts w:ascii="Cambria Math" w:hAnsi="Cambria Math"/>
                <w:bCs/>
                <w:i/>
              </w:rPr>
            </m:ctrlPr>
          </m:dPr>
          <m:e>
            <m:sSup>
              <m:sSupPr>
                <m:ctrlPr>
                  <w:rPr>
                    <w:rFonts w:ascii="Cambria Math" w:hAnsi="Cambria Math"/>
                    <w:bCs/>
                    <w:i/>
                  </w:rPr>
                </m:ctrlPr>
              </m:sSupPr>
              <m:e>
                <m:r>
                  <w:rPr>
                    <w:rFonts w:ascii="Cambria Math" w:hAnsi="Cambria Math"/>
                  </w:rPr>
                  <m:t>e</m:t>
                </m:r>
              </m:e>
              <m:sup>
                <m:sSubSup>
                  <m:sSubSupPr>
                    <m:ctrlPr>
                      <w:rPr>
                        <w:rFonts w:ascii="Cambria Math" w:hAnsi="Cambria Math"/>
                        <w:b/>
                        <w:bCs/>
                        <w:i/>
                      </w:rPr>
                    </m:ctrlPr>
                  </m:sSubSupPr>
                  <m:e>
                    <m:r>
                      <m:rPr>
                        <m:sty m:val="bi"/>
                      </m:rPr>
                      <w:rPr>
                        <w:rFonts w:ascii="Cambria Math" w:hAnsi="Cambria Math"/>
                      </w:rPr>
                      <m:t>S</m:t>
                    </m:r>
                  </m:e>
                  <m:sub>
                    <m:r>
                      <w:rPr>
                        <w:rFonts w:ascii="Cambria Math" w:hAnsi="Cambria Math"/>
                      </w:rPr>
                      <m:t>mn</m:t>
                    </m:r>
                  </m:sub>
                  <m:sup>
                    <m:r>
                      <w:rPr>
                        <w:rFonts w:ascii="Cambria Math" w:hAnsi="Cambria Math"/>
                      </w:rPr>
                      <m:t>it</m:t>
                    </m:r>
                    <m:ctrlPr>
                      <w:rPr>
                        <w:rFonts w:ascii="Cambria Math" w:hAnsi="Cambria Math"/>
                        <w:i/>
                      </w:rPr>
                    </m:ctrlPr>
                  </m:sup>
                </m:sSubSup>
              </m:sup>
            </m:sSup>
            <m:r>
              <w:rPr>
                <w:rFonts w:ascii="Cambria Math" w:hAnsi="Cambria Math"/>
              </w:rPr>
              <m:t>-1</m:t>
            </m:r>
          </m:e>
        </m:d>
      </m:oMath>
      <w:r w:rsidR="00C45B17">
        <w:rPr>
          <w:bCs/>
        </w:rPr>
        <w:t>.</w:t>
      </w:r>
      <w:commentRangeEnd w:id="258"/>
      <w:r w:rsidR="00C45B17">
        <w:rPr>
          <w:rStyle w:val="CommentReference"/>
        </w:rPr>
        <w:commentReference w:id="258"/>
      </w:r>
    </w:p>
    <w:p w14:paraId="0316FFA4" w14:textId="77777777" w:rsidR="00C45B17" w:rsidRPr="00C45B17" w:rsidRDefault="00C45B17" w:rsidP="00583AB8">
      <w:pPr>
        <w:rPr>
          <w:bCs/>
        </w:rPr>
      </w:pPr>
    </w:p>
    <w:p w14:paraId="05DB6E7E" w14:textId="27F439BE" w:rsidR="00583AB8" w:rsidRDefault="00583AB8" w:rsidP="00583AB8">
      <w:r>
        <w:t xml:space="preserve">The conditional mean firing rate is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rsidR="00946536">
        <w:t>, whose variance can be calculated by the Delta method</w:t>
      </w:r>
      <w:r>
        <w:t>:</w:t>
      </w:r>
    </w:p>
    <w:p w14:paraId="4E2A937E" w14:textId="5296E1A0" w:rsidR="00583AB8" w:rsidRPr="00714ABC" w:rsidRDefault="00914E8A" w:rsidP="00583AB8">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it</m:t>
                  </m:r>
                </m:sub>
              </m:sSub>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sSub>
            <m:sSubPr>
              <m:ctrlPr>
                <w:rPr>
                  <w:rFonts w:ascii="Cambria Math" w:hAnsi="Cambria Math"/>
                  <w:bCs/>
                  <w:i/>
                </w:rPr>
              </m:ctrlPr>
            </m:sSubPr>
            <m:e>
              <m:r>
                <m:rPr>
                  <m:sty m:val="bi"/>
                </m:rPr>
                <w:rPr>
                  <w:rFonts w:ascii="Cambria Math" w:hAnsi="Cambria Math"/>
                </w:rPr>
                <m:t>V</m:t>
              </m:r>
              <m:ctrlPr>
                <w:rPr>
                  <w:rFonts w:ascii="Cambria Math" w:hAnsi="Cambria Math"/>
                  <w:b/>
                  <w:i/>
                </w:rPr>
              </m:ctrlPr>
            </m:e>
            <m:sub>
              <m:r>
                <w:rPr>
                  <w:rFonts w:ascii="Cambria Math" w:hAnsi="Cambria Math"/>
                </w:rPr>
                <m:t>it</m:t>
              </m:r>
            </m:sub>
          </m:sSub>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w:rPr>
                      <w:rFonts w:ascii="Cambria Math" w:hAnsi="Cambria Math"/>
                    </w:rPr>
                    <m:t>it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 xml:space="preserve">) </m:t>
          </m:r>
        </m:oMath>
      </m:oMathPara>
    </w:p>
    <w:p w14:paraId="03394639" w14:textId="41D89CB1" w:rsidR="00817235" w:rsidRDefault="00817235" w:rsidP="00583AB8"/>
    <w:p w14:paraId="2E001369" w14:textId="37154B4B" w:rsidR="00817235" w:rsidRPr="00946536" w:rsidRDefault="00817235" w:rsidP="00946536">
      <w:pPr>
        <w:jc w:val="left"/>
      </w:pPr>
      <w:r>
        <w:t>We can calculate the moments as in the first section of the appendix, or we can use a simpler approximation</w:t>
      </w:r>
      <w:r w:rsidR="00946536">
        <w:t xml:space="preserve">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1/ν</m:t>
            </m:r>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oMath>
      <w:r w:rsidR="00946536">
        <w:t xml:space="preserve"> when </w:t>
      </w:r>
      <m:oMath>
        <m:r>
          <w:rPr>
            <w:rFonts w:ascii="Cambria Math" w:hAnsi="Cambria Math"/>
          </w:rPr>
          <m:t>ν≤1</m:t>
        </m:r>
      </m:oMath>
      <w:r w:rsidR="00946536">
        <w:t xml:space="preserve"> or </w:t>
      </w:r>
      <m:oMath>
        <m:r>
          <w:rPr>
            <w:rFonts w:ascii="Cambria Math" w:hAnsi="Cambria Math"/>
          </w:rPr>
          <m:t>λ&gt;</m:t>
        </m:r>
        <m:sSup>
          <m:sSupPr>
            <m:ctrlPr>
              <w:rPr>
                <w:rFonts w:ascii="Cambria Math" w:hAnsi="Cambria Math"/>
                <w:i/>
              </w:rPr>
            </m:ctrlPr>
          </m:sSupPr>
          <m:e>
            <m:r>
              <w:rPr>
                <w:rFonts w:ascii="Cambria Math" w:hAnsi="Cambria Math"/>
              </w:rPr>
              <m:t>10</m:t>
            </m:r>
          </m:e>
          <m:sup>
            <m:r>
              <w:rPr>
                <w:rFonts w:ascii="Cambria Math" w:hAnsi="Cambria Math"/>
              </w:rPr>
              <m:t>ν</m:t>
            </m:r>
          </m:sup>
        </m:sSup>
      </m:oMath>
      <w:r w:rsidR="00946536">
        <w:t xml:space="preserve">. Then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it</m:t>
                </m:r>
              </m:sub>
            </m:sSub>
          </m:den>
        </m:f>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-1</m:t>
            </m:r>
          </m:sup>
        </m:sSubSup>
      </m:oMath>
      <w:r w:rsidR="00946536">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num>
          <m:den>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oMath>
      <w:r w:rsidR="00946536">
        <w:t>.</w:t>
      </w:r>
    </w:p>
    <w:p w14:paraId="52B57891" w14:textId="77777777" w:rsidR="000D4E77" w:rsidRPr="00D3079B" w:rsidRDefault="000D4E77" w:rsidP="00D3079B"/>
    <w:sectPr w:rsidR="000D4E77"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son, Ia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35" w:author="Stevenson, Ian" w:date="2022-01-06T10:46:00Z" w:initials="IS">
    <w:p w14:paraId="3B29EBAA" w14:textId="3EF2E03C" w:rsidR="001C7C1D" w:rsidRDefault="001A2F66" w:rsidP="00BF365E">
      <w:pPr>
        <w:pStyle w:val="CommentText"/>
        <w:jc w:val="left"/>
      </w:pPr>
      <w:r>
        <w:rPr>
          <w:rStyle w:val="CommentReference"/>
        </w:rPr>
        <w:annotationRef/>
      </w:r>
      <w:r w:rsidR="001C7C1D">
        <w:t>I'm fine using vector y_t. I would suggest starting with n=1 in this first paragraph, though. Then introduce vector in 2nd para.</w:t>
      </w:r>
    </w:p>
  </w:comment>
  <w:comment w:id="57" w:author="Stevenson, Ian" w:date="2022-01-07T13:26:00Z" w:initials="SI">
    <w:p w14:paraId="4AFBBE66" w14:textId="77777777" w:rsidR="00E705AB" w:rsidRDefault="00E705AB" w:rsidP="000373A9">
      <w:pPr>
        <w:pStyle w:val="CommentText"/>
        <w:jc w:val="left"/>
      </w:pPr>
      <w:r>
        <w:rPr>
          <w:rStyle w:val="CommentReference"/>
        </w:rPr>
        <w:annotationRef/>
      </w:r>
      <w:r>
        <w:t>Maybe add more to introduce GLM</w:t>
      </w:r>
    </w:p>
  </w:comment>
  <w:comment w:id="58" w:author="Stevenson, Ian" w:date="2022-01-06T11:31:00Z" w:initials="IS">
    <w:p w14:paraId="64C82903" w14:textId="36C43B1A" w:rsidR="001C7C1D" w:rsidRDefault="001C7C1D" w:rsidP="00F57586">
      <w:pPr>
        <w:pStyle w:val="CommentText"/>
        <w:jc w:val="left"/>
      </w:pPr>
      <w:r>
        <w:rPr>
          <w:rStyle w:val="CommentReference"/>
        </w:rPr>
        <w:annotationRef/>
      </w:r>
      <w:r>
        <w:t>It might be good to add a sentence here saying something like… "previous work has examined the CMP-GLM here we focus on the dynamic version of this GLM…" cite Shmueli/Sellers</w:t>
      </w:r>
    </w:p>
  </w:comment>
  <w:comment w:id="59" w:author="Stevenson, Ian" w:date="2022-01-07T13:37:00Z" w:initials="SI">
    <w:p w14:paraId="164A8B49" w14:textId="77777777" w:rsidR="00BE7D30" w:rsidRDefault="00BE7D30" w:rsidP="000E0FB0">
      <w:pPr>
        <w:pStyle w:val="CommentText"/>
        <w:jc w:val="left"/>
      </w:pPr>
      <w:r>
        <w:rPr>
          <w:rStyle w:val="CommentReference"/>
        </w:rPr>
        <w:annotationRef/>
      </w:r>
      <w:r>
        <w:t>Maybe rephrase to reduce redundancy</w:t>
      </w:r>
    </w:p>
  </w:comment>
  <w:comment w:id="223" w:author="Stevenson, Ian" w:date="2022-01-06T11:25:00Z" w:initials="IS">
    <w:p w14:paraId="6726C855" w14:textId="45E994C0" w:rsidR="009B22F1" w:rsidRDefault="009B22F1" w:rsidP="00996C17">
      <w:pPr>
        <w:pStyle w:val="CommentText"/>
      </w:pPr>
      <w:r>
        <w:rPr>
          <w:rStyle w:val="CommentReference"/>
        </w:rPr>
        <w:annotationRef/>
      </w:r>
      <w:r>
        <w:t xml:space="preserve">How? Say more? </w:t>
      </w:r>
    </w:p>
  </w:comment>
  <w:comment w:id="224" w:author="wei ganchao" w:date="2022-01-06T16:55:00Z" w:initials="wg">
    <w:p w14:paraId="338021D5" w14:textId="77777777" w:rsidR="00996C17" w:rsidRDefault="00996C17">
      <w:pPr>
        <w:pStyle w:val="CommentText"/>
        <w:jc w:val="left"/>
      </w:pPr>
      <w:r>
        <w:rPr>
          <w:rStyle w:val="CommentReference"/>
        </w:rPr>
        <w:annotationRef/>
      </w:r>
      <w:r>
        <w:t>Because (1) we are dealing with 2 parameters and (2) the distributions can be more skewed than Poisson</w:t>
      </w:r>
    </w:p>
    <w:p w14:paraId="559EC909" w14:textId="77777777" w:rsidR="00996C17" w:rsidRDefault="00996C17" w:rsidP="00AB7B93">
      <w:pPr>
        <w:pStyle w:val="CommentText"/>
        <w:jc w:val="left"/>
      </w:pPr>
      <w:r>
        <w:t>If the argument is not sufficient, just delete this sentence.</w:t>
      </w:r>
    </w:p>
  </w:comment>
  <w:comment w:id="233" w:author="Stevenson, Ian" w:date="2022-01-06T11:29:00Z" w:initials="IS">
    <w:p w14:paraId="3F370878" w14:textId="4793443F" w:rsidR="001C7C1D" w:rsidRDefault="001C7C1D" w:rsidP="00996C17">
      <w:pPr>
        <w:pStyle w:val="CommentText"/>
      </w:pPr>
      <w:r>
        <w:rPr>
          <w:rStyle w:val="CommentReference"/>
        </w:rPr>
        <w:annotationRef/>
      </w:r>
      <w:r>
        <w:t>I think this is a good simulation to start. Are we ready to make the figure more polished in affinity?</w:t>
      </w:r>
    </w:p>
  </w:comment>
  <w:comment w:id="253" w:author="Stevenson, Ian" w:date="2022-01-06T11:45:00Z" w:initials="IS">
    <w:p w14:paraId="4C28284C" w14:textId="77777777"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254"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255" w:author="Stevenson, Ian" w:date="2022-01-06T11:52:00Z" w:initials="IS">
    <w:p w14:paraId="381BD3D8" w14:textId="037E02E4" w:rsidR="00480942" w:rsidRDefault="00480942" w:rsidP="00ED7FBA">
      <w:pPr>
        <w:pStyle w:val="CommentText"/>
      </w:pPr>
      <w:r>
        <w:rPr>
          <w:rStyle w:val="CommentReference"/>
        </w:rPr>
        <w:annotationRef/>
      </w:r>
      <w:r>
        <w:t>Reword to make a little more clear</w:t>
      </w:r>
    </w:p>
  </w:comment>
  <w:comment w:id="256" w:author="wei ganchao" w:date="2022-01-07T09:18:00Z" w:initials="wg">
    <w:p w14:paraId="26573FA2" w14:textId="77777777" w:rsidR="005440FC" w:rsidRDefault="005440FC" w:rsidP="00CF6488">
      <w:pPr>
        <w:pStyle w:val="CommentText"/>
        <w:jc w:val="left"/>
      </w:pPr>
      <w:r>
        <w:rPr>
          <w:rStyle w:val="CommentReference"/>
        </w:rPr>
        <w:annotationRef/>
      </w:r>
      <w:r>
        <w:t>"There may be a large difference between expected and observed log-factorial, even when the discrepancies between latent states are small". Or just delete this sentence.</w:t>
      </w:r>
    </w:p>
  </w:comment>
  <w:comment w:id="257" w:author="wei ganchao" w:date="2022-01-07T09:20:00Z" w:initials="wg">
    <w:p w14:paraId="6B77C772" w14:textId="77777777" w:rsidR="00A13D6F" w:rsidRDefault="00A13D6F" w:rsidP="00A87597">
      <w:pPr>
        <w:pStyle w:val="CommentText"/>
        <w:jc w:val="left"/>
      </w:pPr>
      <w:r>
        <w:rPr>
          <w:rStyle w:val="CommentReference"/>
        </w:rPr>
        <w:annotationRef/>
      </w:r>
      <w:r>
        <w:t>I prefer to say CMP-parameter uncertainty. Since "state vectors" refer to \beta and \gamma in previous writing</w:t>
      </w:r>
    </w:p>
  </w:comment>
  <w:comment w:id="258" w:author="wei ganchao" w:date="2022-01-07T09:57:00Z" w:initials="wg">
    <w:p w14:paraId="2F443D01" w14:textId="77777777" w:rsidR="00C45B17" w:rsidRDefault="00C45B17" w:rsidP="00FA541E">
      <w:pPr>
        <w:pStyle w:val="CommentText"/>
        <w:jc w:val="left"/>
      </w:pPr>
      <w:r>
        <w:rPr>
          <w:rStyle w:val="CommentReference"/>
        </w:rPr>
        <w:annotationRef/>
      </w:r>
      <w:r>
        <w:t>If I write the V_it out, the notation will be very nasty. Since this can be found in Wiki, I didn't include it in the previous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3B29EBAA" w15:done="0"/>
  <w15:commentEx w15:paraId="4AFBBE66" w15:done="0"/>
  <w15:commentEx w15:paraId="64C82903" w15:done="1"/>
  <w15:commentEx w15:paraId="164A8B49" w15:done="0"/>
  <w15:commentEx w15:paraId="6726C855" w15:done="0"/>
  <w15:commentEx w15:paraId="559EC909" w15:paraIdParent="6726C855" w15:done="0"/>
  <w15:commentEx w15:paraId="3F370878" w15:done="0"/>
  <w15:commentEx w15:paraId="4C28284C" w15:done="0"/>
  <w15:commentEx w15:paraId="4D45A2A9" w15:paraIdParent="4C28284C" w15:done="0"/>
  <w15:commentEx w15:paraId="381BD3D8" w15:done="0"/>
  <w15:commentEx w15:paraId="26573FA2" w15:paraIdParent="381BD3D8" w15:done="0"/>
  <w15:commentEx w15:paraId="6B77C772" w15:done="0"/>
  <w15:commentEx w15:paraId="2F443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46F6" w16cex:dateUtc="2022-01-06T15:46:00Z"/>
  <w16cex:commentExtensible w16cex:durableId="2582BDF8" w16cex:dateUtc="2022-01-07T18:26:00Z"/>
  <w16cex:commentExtensible w16cex:durableId="2581519D" w16cex:dateUtc="2022-01-06T16:31:00Z"/>
  <w16cex:commentExtensible w16cex:durableId="2582C096" w16cex:dateUtc="2022-01-07T18:37:00Z"/>
  <w16cex:commentExtensible w16cex:durableId="25815013" w16cex:dateUtc="2022-01-06T16:25:00Z"/>
  <w16cex:commentExtensible w16cex:durableId="25819D88" w16cex:dateUtc="2022-01-06T21:55:00Z"/>
  <w16cex:commentExtensible w16cex:durableId="2581510A" w16cex:dateUtc="2022-01-06T16:29:00Z"/>
  <w16cex:commentExtensible w16cex:durableId="258154D5" w16cex:dateUtc="2022-01-06T16:45:00Z"/>
  <w16cex:commentExtensible w16cex:durableId="25819E55" w16cex:dateUtc="2022-01-06T21:59:00Z"/>
  <w16cex:commentExtensible w16cex:durableId="25815699" w16cex:dateUtc="2022-01-06T16:52:00Z"/>
  <w16cex:commentExtensible w16cex:durableId="258283D5" w16cex:dateUtc="2022-01-07T14:18:00Z"/>
  <w16cex:commentExtensible w16cex:durableId="25828471" w16cex:dateUtc="2022-01-07T14:20:00Z"/>
  <w16cex:commentExtensible w16cex:durableId="25828D15" w16cex:dateUtc="2022-01-07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3B29EBAA" w16cid:durableId="258146F6"/>
  <w16cid:commentId w16cid:paraId="4AFBBE66" w16cid:durableId="2582BDF8"/>
  <w16cid:commentId w16cid:paraId="64C82903" w16cid:durableId="2581519D"/>
  <w16cid:commentId w16cid:paraId="164A8B49" w16cid:durableId="2582C096"/>
  <w16cid:commentId w16cid:paraId="6726C855" w16cid:durableId="25815013"/>
  <w16cid:commentId w16cid:paraId="559EC909" w16cid:durableId="25819D88"/>
  <w16cid:commentId w16cid:paraId="3F370878" w16cid:durableId="2581510A"/>
  <w16cid:commentId w16cid:paraId="4C28284C" w16cid:durableId="258154D5"/>
  <w16cid:commentId w16cid:paraId="4D45A2A9" w16cid:durableId="25819E55"/>
  <w16cid:commentId w16cid:paraId="381BD3D8" w16cid:durableId="25815699"/>
  <w16cid:commentId w16cid:paraId="26573FA2" w16cid:durableId="258283D5"/>
  <w16cid:commentId w16cid:paraId="6B77C772" w16cid:durableId="25828471"/>
  <w16cid:commentId w16cid:paraId="2F443D01" w16cid:durableId="25828D1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7D38"/>
    <w:multiLevelType w:val="hybridMultilevel"/>
    <w:tmpl w:val="4F3AB336"/>
    <w:lvl w:ilvl="0" w:tplc="5868E302">
      <w:start w:val="1"/>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son, Ian">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2A6C"/>
    <w:rsid w:val="00056609"/>
    <w:rsid w:val="0006649A"/>
    <w:rsid w:val="0007107F"/>
    <w:rsid w:val="00073801"/>
    <w:rsid w:val="00074C38"/>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D2C87"/>
    <w:rsid w:val="000D4E77"/>
    <w:rsid w:val="000D7D76"/>
    <w:rsid w:val="000E2D95"/>
    <w:rsid w:val="000E3875"/>
    <w:rsid w:val="000E5175"/>
    <w:rsid w:val="000E736A"/>
    <w:rsid w:val="000F1F2D"/>
    <w:rsid w:val="0010187F"/>
    <w:rsid w:val="001107D3"/>
    <w:rsid w:val="00115B37"/>
    <w:rsid w:val="00122A3F"/>
    <w:rsid w:val="0013053A"/>
    <w:rsid w:val="001377C1"/>
    <w:rsid w:val="001441CA"/>
    <w:rsid w:val="001510F1"/>
    <w:rsid w:val="001527F5"/>
    <w:rsid w:val="0015688E"/>
    <w:rsid w:val="00156EE5"/>
    <w:rsid w:val="00157B13"/>
    <w:rsid w:val="00162C3C"/>
    <w:rsid w:val="001675A7"/>
    <w:rsid w:val="00177D99"/>
    <w:rsid w:val="001806E5"/>
    <w:rsid w:val="001843DA"/>
    <w:rsid w:val="00185594"/>
    <w:rsid w:val="001A2F66"/>
    <w:rsid w:val="001B274E"/>
    <w:rsid w:val="001B2A2E"/>
    <w:rsid w:val="001B3C0C"/>
    <w:rsid w:val="001B57EA"/>
    <w:rsid w:val="001B5D3F"/>
    <w:rsid w:val="001B5D84"/>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1D36"/>
    <w:rsid w:val="0023354F"/>
    <w:rsid w:val="00246B01"/>
    <w:rsid w:val="002501CF"/>
    <w:rsid w:val="0025301C"/>
    <w:rsid w:val="00253076"/>
    <w:rsid w:val="00253CE6"/>
    <w:rsid w:val="0025676C"/>
    <w:rsid w:val="0026011E"/>
    <w:rsid w:val="00270F65"/>
    <w:rsid w:val="00271C13"/>
    <w:rsid w:val="002749D6"/>
    <w:rsid w:val="00274A57"/>
    <w:rsid w:val="00282DF1"/>
    <w:rsid w:val="002876D8"/>
    <w:rsid w:val="00287C33"/>
    <w:rsid w:val="002A5267"/>
    <w:rsid w:val="002B1076"/>
    <w:rsid w:val="002B2D79"/>
    <w:rsid w:val="002B71AF"/>
    <w:rsid w:val="002C23AD"/>
    <w:rsid w:val="002C68ED"/>
    <w:rsid w:val="002D3074"/>
    <w:rsid w:val="002D5583"/>
    <w:rsid w:val="002D57CD"/>
    <w:rsid w:val="002E0B30"/>
    <w:rsid w:val="002E1B34"/>
    <w:rsid w:val="002E514F"/>
    <w:rsid w:val="00323EA1"/>
    <w:rsid w:val="003246AB"/>
    <w:rsid w:val="00332EEB"/>
    <w:rsid w:val="0034545D"/>
    <w:rsid w:val="00345C02"/>
    <w:rsid w:val="003519C3"/>
    <w:rsid w:val="00353A4B"/>
    <w:rsid w:val="00357863"/>
    <w:rsid w:val="00360633"/>
    <w:rsid w:val="003616AB"/>
    <w:rsid w:val="00362C12"/>
    <w:rsid w:val="00365F9E"/>
    <w:rsid w:val="0036622C"/>
    <w:rsid w:val="0036712B"/>
    <w:rsid w:val="0037119A"/>
    <w:rsid w:val="00373B1E"/>
    <w:rsid w:val="00374ECA"/>
    <w:rsid w:val="00380037"/>
    <w:rsid w:val="00381BED"/>
    <w:rsid w:val="00383D57"/>
    <w:rsid w:val="0039656E"/>
    <w:rsid w:val="003A4CE2"/>
    <w:rsid w:val="003A67DB"/>
    <w:rsid w:val="003B5886"/>
    <w:rsid w:val="003C3470"/>
    <w:rsid w:val="003D1FBB"/>
    <w:rsid w:val="003D582F"/>
    <w:rsid w:val="003E3203"/>
    <w:rsid w:val="003E4657"/>
    <w:rsid w:val="00402D57"/>
    <w:rsid w:val="004144D0"/>
    <w:rsid w:val="0041742D"/>
    <w:rsid w:val="00417F97"/>
    <w:rsid w:val="004233EC"/>
    <w:rsid w:val="00424FB1"/>
    <w:rsid w:val="00432C49"/>
    <w:rsid w:val="00434A8B"/>
    <w:rsid w:val="004413C0"/>
    <w:rsid w:val="004430EE"/>
    <w:rsid w:val="00446D63"/>
    <w:rsid w:val="00453196"/>
    <w:rsid w:val="00461A59"/>
    <w:rsid w:val="004622C7"/>
    <w:rsid w:val="00463D54"/>
    <w:rsid w:val="004715DC"/>
    <w:rsid w:val="00471B64"/>
    <w:rsid w:val="0047722C"/>
    <w:rsid w:val="004773C1"/>
    <w:rsid w:val="00480942"/>
    <w:rsid w:val="004832E9"/>
    <w:rsid w:val="00486406"/>
    <w:rsid w:val="00487CCC"/>
    <w:rsid w:val="004A666A"/>
    <w:rsid w:val="004C24E0"/>
    <w:rsid w:val="004C7526"/>
    <w:rsid w:val="004D3B32"/>
    <w:rsid w:val="004D4359"/>
    <w:rsid w:val="004E7FA2"/>
    <w:rsid w:val="004F1861"/>
    <w:rsid w:val="004F1D5F"/>
    <w:rsid w:val="004F2EE7"/>
    <w:rsid w:val="004F6CAE"/>
    <w:rsid w:val="004F7273"/>
    <w:rsid w:val="005014C9"/>
    <w:rsid w:val="00503CD6"/>
    <w:rsid w:val="0050402A"/>
    <w:rsid w:val="0051308F"/>
    <w:rsid w:val="00516050"/>
    <w:rsid w:val="00522AE4"/>
    <w:rsid w:val="00531F87"/>
    <w:rsid w:val="005440FC"/>
    <w:rsid w:val="00544A22"/>
    <w:rsid w:val="00547D81"/>
    <w:rsid w:val="005511DC"/>
    <w:rsid w:val="00560F5D"/>
    <w:rsid w:val="00570BBD"/>
    <w:rsid w:val="005744B6"/>
    <w:rsid w:val="00583AB8"/>
    <w:rsid w:val="00584A4C"/>
    <w:rsid w:val="00591A5E"/>
    <w:rsid w:val="005924E8"/>
    <w:rsid w:val="00594E9D"/>
    <w:rsid w:val="00595013"/>
    <w:rsid w:val="005974DC"/>
    <w:rsid w:val="005976BA"/>
    <w:rsid w:val="005C7784"/>
    <w:rsid w:val="005C79AE"/>
    <w:rsid w:val="005D4FB7"/>
    <w:rsid w:val="005D6238"/>
    <w:rsid w:val="005D6491"/>
    <w:rsid w:val="005E165E"/>
    <w:rsid w:val="005E5113"/>
    <w:rsid w:val="005F239B"/>
    <w:rsid w:val="006044CC"/>
    <w:rsid w:val="00605B64"/>
    <w:rsid w:val="0061064A"/>
    <w:rsid w:val="00611C09"/>
    <w:rsid w:val="006120B3"/>
    <w:rsid w:val="0062459C"/>
    <w:rsid w:val="00640263"/>
    <w:rsid w:val="006406C6"/>
    <w:rsid w:val="00644EC3"/>
    <w:rsid w:val="00645ADA"/>
    <w:rsid w:val="00645CCD"/>
    <w:rsid w:val="00646D6A"/>
    <w:rsid w:val="006507D3"/>
    <w:rsid w:val="006614C7"/>
    <w:rsid w:val="00661BC0"/>
    <w:rsid w:val="006633E9"/>
    <w:rsid w:val="00664944"/>
    <w:rsid w:val="006704FB"/>
    <w:rsid w:val="00675624"/>
    <w:rsid w:val="00682CAF"/>
    <w:rsid w:val="00684621"/>
    <w:rsid w:val="00684A23"/>
    <w:rsid w:val="00685C09"/>
    <w:rsid w:val="00694027"/>
    <w:rsid w:val="006942EB"/>
    <w:rsid w:val="00697709"/>
    <w:rsid w:val="006B24FE"/>
    <w:rsid w:val="006B3C17"/>
    <w:rsid w:val="006B4AA2"/>
    <w:rsid w:val="006C20E7"/>
    <w:rsid w:val="006C2652"/>
    <w:rsid w:val="006D0686"/>
    <w:rsid w:val="006D2659"/>
    <w:rsid w:val="006D31C5"/>
    <w:rsid w:val="006E2203"/>
    <w:rsid w:val="006E26BB"/>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60AB4"/>
    <w:rsid w:val="00763735"/>
    <w:rsid w:val="007656E1"/>
    <w:rsid w:val="0077034C"/>
    <w:rsid w:val="00775A3A"/>
    <w:rsid w:val="007762D5"/>
    <w:rsid w:val="007772BC"/>
    <w:rsid w:val="00777CE8"/>
    <w:rsid w:val="007873D3"/>
    <w:rsid w:val="00787531"/>
    <w:rsid w:val="00787D89"/>
    <w:rsid w:val="00791872"/>
    <w:rsid w:val="007A6193"/>
    <w:rsid w:val="007A6572"/>
    <w:rsid w:val="007B6297"/>
    <w:rsid w:val="007C2BB7"/>
    <w:rsid w:val="007D1021"/>
    <w:rsid w:val="007E7CE1"/>
    <w:rsid w:val="0080306A"/>
    <w:rsid w:val="00816911"/>
    <w:rsid w:val="00817235"/>
    <w:rsid w:val="0082447E"/>
    <w:rsid w:val="008438F4"/>
    <w:rsid w:val="008531BA"/>
    <w:rsid w:val="00854B87"/>
    <w:rsid w:val="0086008E"/>
    <w:rsid w:val="00861A8A"/>
    <w:rsid w:val="00882AB0"/>
    <w:rsid w:val="00883A37"/>
    <w:rsid w:val="00886357"/>
    <w:rsid w:val="008A410E"/>
    <w:rsid w:val="008B692F"/>
    <w:rsid w:val="008C3A8C"/>
    <w:rsid w:val="008C4335"/>
    <w:rsid w:val="008D72C1"/>
    <w:rsid w:val="008E51A0"/>
    <w:rsid w:val="008E6A03"/>
    <w:rsid w:val="008F764F"/>
    <w:rsid w:val="008F7EED"/>
    <w:rsid w:val="009008C8"/>
    <w:rsid w:val="00902BB4"/>
    <w:rsid w:val="00914E8A"/>
    <w:rsid w:val="00916F1D"/>
    <w:rsid w:val="00920285"/>
    <w:rsid w:val="009229B8"/>
    <w:rsid w:val="00922AC4"/>
    <w:rsid w:val="0092326F"/>
    <w:rsid w:val="00923B91"/>
    <w:rsid w:val="00936F8F"/>
    <w:rsid w:val="00937201"/>
    <w:rsid w:val="00937DF4"/>
    <w:rsid w:val="00946536"/>
    <w:rsid w:val="00950493"/>
    <w:rsid w:val="00952FB1"/>
    <w:rsid w:val="009668AF"/>
    <w:rsid w:val="0097421A"/>
    <w:rsid w:val="00986D6A"/>
    <w:rsid w:val="00996C17"/>
    <w:rsid w:val="009A67EB"/>
    <w:rsid w:val="009A7B80"/>
    <w:rsid w:val="009B22F1"/>
    <w:rsid w:val="009B5928"/>
    <w:rsid w:val="009C1731"/>
    <w:rsid w:val="009D07DC"/>
    <w:rsid w:val="009F4668"/>
    <w:rsid w:val="009F4DA1"/>
    <w:rsid w:val="00A031E4"/>
    <w:rsid w:val="00A05D01"/>
    <w:rsid w:val="00A12EDE"/>
    <w:rsid w:val="00A13D6F"/>
    <w:rsid w:val="00A16019"/>
    <w:rsid w:val="00A24C73"/>
    <w:rsid w:val="00A253E4"/>
    <w:rsid w:val="00A32406"/>
    <w:rsid w:val="00A33C4B"/>
    <w:rsid w:val="00A43DD4"/>
    <w:rsid w:val="00A44714"/>
    <w:rsid w:val="00A449E9"/>
    <w:rsid w:val="00A47D2A"/>
    <w:rsid w:val="00A508AF"/>
    <w:rsid w:val="00A5511E"/>
    <w:rsid w:val="00A56562"/>
    <w:rsid w:val="00A62EA5"/>
    <w:rsid w:val="00A650DA"/>
    <w:rsid w:val="00A77AAA"/>
    <w:rsid w:val="00A80A0D"/>
    <w:rsid w:val="00A91A92"/>
    <w:rsid w:val="00A92917"/>
    <w:rsid w:val="00AA00FB"/>
    <w:rsid w:val="00AA76D6"/>
    <w:rsid w:val="00AA7FA4"/>
    <w:rsid w:val="00AB1217"/>
    <w:rsid w:val="00AB5731"/>
    <w:rsid w:val="00AC16A0"/>
    <w:rsid w:val="00AC455B"/>
    <w:rsid w:val="00AD359C"/>
    <w:rsid w:val="00AD414D"/>
    <w:rsid w:val="00AD4F7B"/>
    <w:rsid w:val="00AD6BAA"/>
    <w:rsid w:val="00AE5074"/>
    <w:rsid w:val="00AF2098"/>
    <w:rsid w:val="00B11B24"/>
    <w:rsid w:val="00B13DA3"/>
    <w:rsid w:val="00B16DBD"/>
    <w:rsid w:val="00B17CA8"/>
    <w:rsid w:val="00B20572"/>
    <w:rsid w:val="00B216C1"/>
    <w:rsid w:val="00B248AB"/>
    <w:rsid w:val="00B3447E"/>
    <w:rsid w:val="00B3599F"/>
    <w:rsid w:val="00B4177C"/>
    <w:rsid w:val="00B57F42"/>
    <w:rsid w:val="00B600C2"/>
    <w:rsid w:val="00B60239"/>
    <w:rsid w:val="00B607DD"/>
    <w:rsid w:val="00B65F7C"/>
    <w:rsid w:val="00B660CD"/>
    <w:rsid w:val="00B70F6E"/>
    <w:rsid w:val="00B710D5"/>
    <w:rsid w:val="00B7292E"/>
    <w:rsid w:val="00B77175"/>
    <w:rsid w:val="00B858D8"/>
    <w:rsid w:val="00B91D3B"/>
    <w:rsid w:val="00B9418E"/>
    <w:rsid w:val="00B9579D"/>
    <w:rsid w:val="00B970FA"/>
    <w:rsid w:val="00BA27A9"/>
    <w:rsid w:val="00BA49BB"/>
    <w:rsid w:val="00BB029C"/>
    <w:rsid w:val="00BB570A"/>
    <w:rsid w:val="00BC5AEF"/>
    <w:rsid w:val="00BC6174"/>
    <w:rsid w:val="00BE0CCE"/>
    <w:rsid w:val="00BE461A"/>
    <w:rsid w:val="00BE6663"/>
    <w:rsid w:val="00BE7D30"/>
    <w:rsid w:val="00BF025E"/>
    <w:rsid w:val="00BF14B1"/>
    <w:rsid w:val="00BF2C08"/>
    <w:rsid w:val="00BF3887"/>
    <w:rsid w:val="00C009AE"/>
    <w:rsid w:val="00C1027C"/>
    <w:rsid w:val="00C20B61"/>
    <w:rsid w:val="00C231B5"/>
    <w:rsid w:val="00C2412A"/>
    <w:rsid w:val="00C40E86"/>
    <w:rsid w:val="00C45B17"/>
    <w:rsid w:val="00C51C1F"/>
    <w:rsid w:val="00C54010"/>
    <w:rsid w:val="00C54C1F"/>
    <w:rsid w:val="00C5653A"/>
    <w:rsid w:val="00C57962"/>
    <w:rsid w:val="00C62A69"/>
    <w:rsid w:val="00C62C68"/>
    <w:rsid w:val="00C63DA0"/>
    <w:rsid w:val="00C71C1E"/>
    <w:rsid w:val="00C756EE"/>
    <w:rsid w:val="00C80F49"/>
    <w:rsid w:val="00C8327E"/>
    <w:rsid w:val="00C919C5"/>
    <w:rsid w:val="00C9305C"/>
    <w:rsid w:val="00C97469"/>
    <w:rsid w:val="00CA3603"/>
    <w:rsid w:val="00CA3B36"/>
    <w:rsid w:val="00CB1EE2"/>
    <w:rsid w:val="00CC050A"/>
    <w:rsid w:val="00CC3ADA"/>
    <w:rsid w:val="00CC7D75"/>
    <w:rsid w:val="00CD06DF"/>
    <w:rsid w:val="00CD190D"/>
    <w:rsid w:val="00CD4D84"/>
    <w:rsid w:val="00CF19DE"/>
    <w:rsid w:val="00CF1BE1"/>
    <w:rsid w:val="00D00308"/>
    <w:rsid w:val="00D0081A"/>
    <w:rsid w:val="00D072B0"/>
    <w:rsid w:val="00D12651"/>
    <w:rsid w:val="00D20A81"/>
    <w:rsid w:val="00D24769"/>
    <w:rsid w:val="00D255BE"/>
    <w:rsid w:val="00D27569"/>
    <w:rsid w:val="00D3079B"/>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53AF"/>
    <w:rsid w:val="00D80AC1"/>
    <w:rsid w:val="00D971CF"/>
    <w:rsid w:val="00DA135D"/>
    <w:rsid w:val="00DA18D4"/>
    <w:rsid w:val="00DA5B54"/>
    <w:rsid w:val="00DA74B1"/>
    <w:rsid w:val="00DB2B64"/>
    <w:rsid w:val="00DB4154"/>
    <w:rsid w:val="00DB4220"/>
    <w:rsid w:val="00DB43F0"/>
    <w:rsid w:val="00DB76EC"/>
    <w:rsid w:val="00DC5909"/>
    <w:rsid w:val="00DC6712"/>
    <w:rsid w:val="00DC75C2"/>
    <w:rsid w:val="00DD3A37"/>
    <w:rsid w:val="00DD52B2"/>
    <w:rsid w:val="00DD561C"/>
    <w:rsid w:val="00DF0933"/>
    <w:rsid w:val="00DF2D31"/>
    <w:rsid w:val="00DF3AB8"/>
    <w:rsid w:val="00E06C0A"/>
    <w:rsid w:val="00E25A8C"/>
    <w:rsid w:val="00E52F24"/>
    <w:rsid w:val="00E560DE"/>
    <w:rsid w:val="00E6163C"/>
    <w:rsid w:val="00E66ED6"/>
    <w:rsid w:val="00E705AB"/>
    <w:rsid w:val="00E71E3B"/>
    <w:rsid w:val="00E83647"/>
    <w:rsid w:val="00E90A1B"/>
    <w:rsid w:val="00E973BC"/>
    <w:rsid w:val="00EA20EF"/>
    <w:rsid w:val="00EA442D"/>
    <w:rsid w:val="00EC10EA"/>
    <w:rsid w:val="00EC2B2F"/>
    <w:rsid w:val="00EC5E64"/>
    <w:rsid w:val="00ED0D7B"/>
    <w:rsid w:val="00ED1159"/>
    <w:rsid w:val="00ED5A3E"/>
    <w:rsid w:val="00ED7060"/>
    <w:rsid w:val="00ED7395"/>
    <w:rsid w:val="00ED7FBA"/>
    <w:rsid w:val="00EE299E"/>
    <w:rsid w:val="00EF3E65"/>
    <w:rsid w:val="00EF55B3"/>
    <w:rsid w:val="00EF7C7E"/>
    <w:rsid w:val="00F1025D"/>
    <w:rsid w:val="00F13810"/>
    <w:rsid w:val="00F151AB"/>
    <w:rsid w:val="00F20401"/>
    <w:rsid w:val="00F23C62"/>
    <w:rsid w:val="00F43640"/>
    <w:rsid w:val="00F508B9"/>
    <w:rsid w:val="00F537BB"/>
    <w:rsid w:val="00F5565A"/>
    <w:rsid w:val="00F6064F"/>
    <w:rsid w:val="00F6320F"/>
    <w:rsid w:val="00F75E1C"/>
    <w:rsid w:val="00F8028E"/>
    <w:rsid w:val="00F81B38"/>
    <w:rsid w:val="00F959C9"/>
    <w:rsid w:val="00F9685C"/>
    <w:rsid w:val="00F96A8C"/>
    <w:rsid w:val="00FA4177"/>
    <w:rsid w:val="00FB373E"/>
    <w:rsid w:val="00FB7416"/>
    <w:rsid w:val="00FC0364"/>
    <w:rsid w:val="00FD2241"/>
    <w:rsid w:val="00FD4520"/>
    <w:rsid w:val="00FF29E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hyperlink" Target="https://github.com/weigcdsb/COM_POISSON/blob/main/demo/v1/demo_v1_pd.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hyperlink" Target="https://github.com/weigcdsb/COM_POISSON/blob/main/demo/v1/compare_all_na.m" TargetMode="External"/><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hyperlink" Target="https://github.com/weigcdsb/COM_POISSON/blob/main/demo/v1/v1_comparison_nan.m"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weigcdsb/COM_POISSON/blob/main/demo/hc/hc_comparison_v2.m" TargetMode="External"/><Relationship Id="rId28" Type="http://schemas.openxmlformats.org/officeDocument/2006/relationships/theme" Target="theme/theme1.xml"/><Relationship Id="rId10" Type="http://schemas.openxmlformats.org/officeDocument/2006/relationships/hyperlink" Target="https://github.com/weigcdsb/COM_POISSON/blob/main/demo/figure1/figure1_singleNu_dirShift.m" TargetMode="External"/><Relationship Id="rId19" Type="http://schemas.openxmlformats.org/officeDocument/2006/relationships/image" Target="media/image6.emf"/><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9.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13982</Words>
  <Characters>79700</Characters>
  <Application>Microsoft Office Word</Application>
  <DocSecurity>0</DocSecurity>
  <Lines>664</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Stevenson, Ian</cp:lastModifiedBy>
  <cp:revision>2</cp:revision>
  <dcterms:created xsi:type="dcterms:W3CDTF">2022-01-07T19:50:00Z</dcterms:created>
  <dcterms:modified xsi:type="dcterms:W3CDTF">2022-01-07T19:50:00Z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