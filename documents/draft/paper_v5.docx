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5CCE6F4C"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w:t>
      </w:r>
      <w:r w:rsidR="001441CA">
        <w:rPr>
          <w:color w:val="FF0000"/>
        </w:rPr>
        <w:t xml:space="preserve">Although the CMP distribution allows us to flexibly model non-Poisson variability, one major challenge with using this model is that there are not closed-form solutions </w:t>
      </w:r>
      <w:r w:rsidR="00C40E86">
        <w:rPr>
          <w:color w:val="FF0000"/>
        </w:rPr>
        <w:t>for the CMP likelihood</w:t>
      </w:r>
      <w:r w:rsidR="00920285" w:rsidRPr="003616AB">
        <w:rPr>
          <w:color w:val="FF0000"/>
        </w:rPr>
        <w:t xml:space="preserve">. </w:t>
      </w:r>
      <w:r w:rsidR="00C40E86">
        <w:rPr>
          <w:color w:val="FF0000"/>
        </w:rPr>
        <w:t>Here</w:t>
      </w:r>
      <w:r w:rsidR="00920285" w:rsidRPr="003616AB">
        <w:rPr>
          <w:color w:val="FF0000"/>
        </w:rPr>
        <w:t xml:space="preserve">, we infer </w:t>
      </w:r>
      <w:r w:rsidR="00C40E86">
        <w:rPr>
          <w:color w:val="FF0000"/>
        </w:rPr>
        <w:t>fit the model using a</w:t>
      </w:r>
      <w:r w:rsidR="00920285" w:rsidRPr="003616AB">
        <w:rPr>
          <w:color w:val="FF0000"/>
        </w:rPr>
        <w:t xml:space="preserve"> global Gaussian approximation</w:t>
      </w:r>
      <w:r w:rsidR="00C40E86">
        <w:rPr>
          <w:color w:val="FF0000"/>
        </w:rPr>
        <w:t>, and we discuss s</w:t>
      </w:r>
      <w:r w:rsidR="00920285" w:rsidRPr="003616AB">
        <w:rPr>
          <w:color w:val="FF0000"/>
        </w:rPr>
        <w:t>everal</w:t>
      </w:r>
      <w:r w:rsidR="00C40E86">
        <w:rPr>
          <w:color w:val="FF0000"/>
        </w:rPr>
        <w:t xml:space="preserve"> additional technical</w:t>
      </w:r>
      <w:r w:rsidR="00920285" w:rsidRPr="003616AB">
        <w:rPr>
          <w:color w:val="FF0000"/>
        </w:rPr>
        <w:t xml:space="preserve"> challenges </w:t>
      </w:r>
      <w:r w:rsidR="00C40E86">
        <w:rPr>
          <w:color w:val="FF0000"/>
        </w:rPr>
        <w:t>that arise when using the</w:t>
      </w:r>
      <w:r w:rsidR="00920285" w:rsidRPr="003616AB">
        <w:rPr>
          <w:color w:val="FF0000"/>
        </w:rPr>
        <w:t xml:space="preserve"> CMP distribution </w:t>
      </w:r>
      <w:r w:rsidR="00C40E86">
        <w:rPr>
          <w:color w:val="FF0000"/>
        </w:rPr>
        <w:t>with a</w:t>
      </w:r>
      <w:r w:rsidR="00C40E86" w:rsidRPr="003616AB">
        <w:rPr>
          <w:color w:val="FF0000"/>
        </w:rPr>
        <w:t xml:space="preserve"> </w:t>
      </w:r>
      <w:r w:rsidR="003616AB" w:rsidRPr="003616AB">
        <w:rPr>
          <w:color w:val="FF0000"/>
        </w:rPr>
        <w:t>dynamic GLM</w:t>
      </w:r>
      <w:r w:rsidR="008C3A8C">
        <w:rPr>
          <w:color w:val="FF0000"/>
        </w:rPr>
        <w:t>.</w:t>
      </w:r>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C5653A" w:rsidP="009A7B80">
      <w:commentRangeStart w:id="1"/>
      <w:commentRangeEnd w:id="1"/>
      <m:oMathPara>
        <m:oMath>
          <m:r>
            <m:rPr>
              <m:sty m:val="p"/>
            </m:rPr>
            <w:rPr>
              <w:rStyle w:val="CommentReference"/>
            </w:rPr>
            <w:commentReference w:id="1"/>
          </m:r>
        </m:oMath>
      </m:oMathPara>
    </w:p>
    <w:p w14:paraId="6EF143CC" w14:textId="1E7EB904" w:rsidR="00DC75C2" w:rsidRDefault="008C3A8C" w:rsidP="00DC75C2">
      <w:r>
        <w:t>A count observation</w:t>
      </w:r>
      <w:r w:rsidR="00DC75C2">
        <w:t xml:space="preserve"> </w:t>
      </w:r>
      <m:oMath>
        <m:r>
          <w:rPr>
            <w:rFonts w:ascii="Cambria Math" w:hAnsi="Cambria Math"/>
          </w:rPr>
          <m:t>y</m:t>
        </m:r>
      </m:oMath>
      <w:r>
        <w:t>, such as the spike count</w:t>
      </w:r>
      <w:r w:rsidR="003616AB">
        <w:t xml:space="preserve"> for a neuron</w:t>
      </w:r>
      <w:r>
        <w:t>,</w:t>
      </w:r>
      <w:r w:rsidR="00DC75C2">
        <w:t xml:space="preserve"> is assumed to</w:t>
      </w:r>
      <w:r w:rsidR="003616AB">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probability mass function (pmf)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4C0B4B8E"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The parameter </w:t>
      </w:r>
      <m:oMath>
        <m:r>
          <w:rPr>
            <w:rFonts w:ascii="Cambria Math" w:hAnsi="Cambria Math"/>
          </w:rPr>
          <m:t>ν≥0</m:t>
        </m:r>
      </m:oMath>
      <w:r>
        <w:t xml:space="preserve"> controls different dispersion patterns, i.e. equi-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Three common distributions occur as special cases: 1) the Poisson (</w:t>
      </w:r>
      <m:oMath>
        <m:r>
          <w:rPr>
            <w:rFonts w:ascii="Cambria Math" w:hAnsi="Cambria Math"/>
          </w:rPr>
          <m:t>ν=1</m:t>
        </m:r>
      </m:oMath>
      <w:r>
        <w:t>), 2) geometric (</w:t>
      </w:r>
      <m:oMath>
        <m:r>
          <w:rPr>
            <w:rFonts w:ascii="Cambria Math" w:hAnsi="Cambria Math"/>
          </w:rPr>
          <m:t>ν=0,λ&lt;1</m:t>
        </m:r>
      </m:oMath>
      <w:r>
        <w:t>)</w:t>
      </w:r>
      <w:r w:rsidR="008C3A8C">
        <w:t xml:space="preserve">, </w:t>
      </w:r>
      <w:r>
        <w:t>and 3) Bernoulli (</w:t>
      </w:r>
      <m:oMath>
        <m:r>
          <w:rPr>
            <w:rFonts w:ascii="Cambria Math" w:hAnsi="Cambria Math"/>
          </w:rPr>
          <m:t>ν→∞</m:t>
        </m:r>
      </m:oMath>
      <w:r>
        <w:t>).</w:t>
      </w:r>
    </w:p>
    <w:p w14:paraId="378E0DC7" w14:textId="0A05C407" w:rsidR="003616AB" w:rsidRDefault="003616AB" w:rsidP="009A7B80"/>
    <w:p w14:paraId="296CCD7F" w14:textId="4A5A76EA" w:rsidR="00D971CF" w:rsidRDefault="00DC75C2" w:rsidP="00CD06DF">
      <w:r>
        <w:t xml:space="preserve">For </w:t>
      </w:r>
      <w:r w:rsidR="008C3A8C">
        <w:t xml:space="preserve">multiple observations </w:t>
      </w:r>
      <w:r>
        <w:t xml:space="preserve">up to </w:t>
      </w:r>
      <m:oMath>
        <m:r>
          <w:rPr>
            <w:rFonts w:ascii="Cambria Math" w:hAnsi="Cambria Math"/>
          </w:rPr>
          <m:t>T</m:t>
        </m:r>
      </m:oMath>
      <w:r>
        <w:t xml:space="preserve"> steps</w:t>
      </w:r>
      <w:r w:rsidR="008C3A8C">
        <w:t xml:space="preserve">, such as simultaneous spike counts from </w:t>
      </w:r>
      <m:oMath>
        <m:r>
          <w:rPr>
            <w:rFonts w:ascii="Cambria Math" w:hAnsi="Cambria Math"/>
          </w:rPr>
          <m:t xml:space="preserve">n </m:t>
        </m:r>
      </m:oMath>
      <w:r w:rsidR="008C3A8C">
        <w:t>neurons</w:t>
      </w:r>
      <w:r>
        <w:t xml:space="preserve">, denote the </w:t>
      </w:r>
      <w:r w:rsidR="008C3A8C">
        <w:t>counts</w:t>
      </w:r>
      <w:r>
        <w:t xml:space="preserve"> at time bin </w:t>
      </w:r>
      <m:oMath>
        <m:r>
          <w:rPr>
            <w:rFonts w:ascii="Cambria Math" w:hAnsi="Cambria Math"/>
          </w:rPr>
          <m:t>t</m:t>
        </m:r>
      </m:oMath>
      <w:r>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 xml:space="preserve">. </w:t>
      </w:r>
      <w:commentRangeStart w:id="2"/>
      <w:r w:rsidR="00B710D5">
        <w:t>Previous</w:t>
      </w:r>
      <w:commentRangeEnd w:id="2"/>
      <w:r w:rsidR="00E705AB">
        <w:rPr>
          <w:rStyle w:val="CommentReference"/>
        </w:rPr>
        <w:commentReference w:id="2"/>
      </w:r>
      <w:r w:rsidR="00B710D5">
        <w:t xml:space="preserve">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3"/>
      <w:r w:rsidR="00F151AB">
        <w:t>The</w:t>
      </w:r>
      <w:commentRangeEnd w:id="3"/>
      <w:r w:rsidR="001C7C1D">
        <w:rPr>
          <w:rStyle w:val="CommentReference"/>
        </w:rPr>
        <w:commentReference w:id="3"/>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w:t>
      </w:r>
      <w:commentRangeStart w:id="4"/>
      <w:r w:rsidR="004F6CAE">
        <w:t>models</w:t>
      </w:r>
      <w:commentRangeEnd w:id="4"/>
      <w:r w:rsidR="00BE7D30">
        <w:rPr>
          <w:rStyle w:val="CommentReference"/>
        </w:rPr>
        <w:commentReference w:id="4"/>
      </w:r>
      <w:r w:rsidR="004F6CAE">
        <w:t xml:space="preserv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E705AB">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705AB">
        <w:t xml:space="preserve"> and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E705AB">
        <w:t xml:space="preserve"> denote known predictors</w:t>
      </w:r>
      <w:r w:rsidR="000C23DB">
        <w:t>.</w:t>
      </w:r>
      <w:r w:rsidR="003D1FBB">
        <w:t xml:space="preserve"> Under the CMP-GLM, the parameters are static. Here, we assume that they </w:t>
      </w:r>
      <w:r w:rsidR="004A666A">
        <w:t xml:space="preserve"> progress linearly with a Gaussian noise</w:t>
      </w:r>
      <w:r w:rsidR="00560F5D">
        <w:t>.</w:t>
      </w:r>
    </w:p>
    <w:p w14:paraId="53801843" w14:textId="77777777" w:rsidR="00D971CF" w:rsidRDefault="00D971CF" w:rsidP="00CD06DF"/>
    <w:p w14:paraId="3D2E9EB4" w14:textId="267915E1" w:rsidR="00CD06DF" w:rsidRDefault="003D1FBB" w:rsidP="00D971CF">
      <w:r>
        <w:t>T</w:t>
      </w:r>
      <w:r w:rsidR="00D971CF">
        <w:t xml:space="preserve">he </w:t>
      </w:r>
      <w:r w:rsidR="00E705AB">
        <w:t xml:space="preserve">observations </w:t>
      </w:r>
      <w:r w:rsidR="00D971CF">
        <w:t>follow</w:t>
      </w:r>
      <w:r>
        <w:t xml:space="preserve"> conditionally</w:t>
      </w:r>
      <w:r w:rsidR="00D971CF">
        <w:t xml:space="preserve"> </w:t>
      </w:r>
      <w:r w:rsidR="00E705AB">
        <w:t xml:space="preserve">independent </w:t>
      </w:r>
      <w:r w:rsidR="00D971CF">
        <w:t xml:space="preserve">CMP distributions, </w:t>
      </w:r>
      <w:r>
        <w:t>given the</w:t>
      </w:r>
      <w:r w:rsidR="00D971CF">
        <w:t xml:space="preserve">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D971CF">
        <w:t>.</w:t>
      </w:r>
    </w:p>
    <w:p w14:paraId="06DC8FE8" w14:textId="77777777" w:rsidR="00D971CF" w:rsidRPr="00D971CF" w:rsidRDefault="00352650"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0E491E20" w:rsidR="001E6EAF" w:rsidRPr="00D971CF" w:rsidRDefault="003D1FBB" w:rsidP="00D971CF">
      <w:pPr>
        <w:jc w:val="left"/>
      </w:pPr>
      <w:r>
        <w:t>While t</w:t>
      </w:r>
      <w:r w:rsidR="00D971CF">
        <w:t xml:space="preserve">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rsidR="00D971CF">
        <w:t xml:space="preserve"> evolves linearly</w:t>
      </w:r>
      <w:r>
        <w:t xml:space="preserve"> with Gaussian noise</w:t>
      </w:r>
      <w:r w:rsidR="00D971CF">
        <w:t>:</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031405AB" w14:textId="489BB44B" w:rsidR="003D1FBB" w:rsidRDefault="003D1FBB" w:rsidP="003D1FBB">
      <w:r>
        <w:t xml:space="preserve">Given the initial state mean and covariance … , linear dynamics </w:t>
      </w:r>
      <m:oMath>
        <m:r>
          <w:rPr>
            <w:rFonts w:ascii="Cambria Math" w:hAnsi="Cambria Math"/>
          </w:rPr>
          <m:t>F</m:t>
        </m:r>
      </m:oMath>
      <w:r>
        <w:t xml:space="preserve">, and process covariance </w:t>
      </w:r>
      <m:oMath>
        <m:r>
          <w:rPr>
            <w:rFonts w:ascii="Cambria Math" w:hAnsi="Cambria Math"/>
          </w:rPr>
          <m:t>Q</m:t>
        </m:r>
      </m:oMath>
      <w:r>
        <w:t>.</w:t>
      </w:r>
    </w:p>
    <w:p w14:paraId="16B917F9" w14:textId="17A4324A" w:rsidR="00AD4F7B" w:rsidRDefault="00AD4F7B" w:rsidP="009A7B80"/>
    <w:p w14:paraId="1129EEF8" w14:textId="77777777" w:rsidR="003D1FBB" w:rsidRPr="00FD2241" w:rsidRDefault="003D1FBB" w:rsidP="009A7B80"/>
    <w:p w14:paraId="40B7B8CC" w14:textId="7DADF6FE" w:rsidR="00937DF4" w:rsidRDefault="004E7FA2" w:rsidP="00C51C1F">
      <w:pPr>
        <w:pStyle w:val="Heading2"/>
      </w:pPr>
      <w:r>
        <w:lastRenderedPageBreak/>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352650"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26156CBF"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cr m:val="script"/>
            <m:sty m:val="p"/>
          </m:rPr>
          <w:rPr>
            <w:rFonts w:ascii="Cambria Math" w:hAnsi="Cambria Math"/>
          </w:rPr>
          <m:t>O</m:t>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3F97F11F"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r w:rsidR="005F239B">
        <w:t xml:space="preserve">We can calculate these </w:t>
      </w:r>
      <w:r w:rsidR="000224F3">
        <w:t xml:space="preserve">moments </w:t>
      </w:r>
      <w:r w:rsidR="000C0010">
        <w:t>by truncated summation</w:t>
      </w:r>
      <w:r w:rsidR="005F239B">
        <w:t>. However,</w:t>
      </w:r>
      <w:r w:rsidR="000224F3">
        <w:t xml:space="preserve"> 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 xml:space="preserve">truncated summation is computationally costly since </w:t>
      </w:r>
      <w:r w:rsidR="000C0010">
        <w:t xml:space="preserve">we need </w:t>
      </w:r>
      <w:r w:rsidR="007210FA">
        <w:t>many steps</w:t>
      </w:r>
      <w:r w:rsidR="000C0010">
        <w:t xml:space="preserve"> for accurate approximation. </w:t>
      </w:r>
      <w:r w:rsidR="005F239B">
        <w:t>In this case</w:t>
      </w:r>
      <w:r w:rsidR="000C0010">
        <w:t>,</w:t>
      </w:r>
      <w:r w:rsidR="0023354F">
        <w:t xml:space="preserve"> </w:t>
      </w:r>
      <w:r w:rsidR="005F239B">
        <w:t xml:space="preserve">we approximate the </w:t>
      </w:r>
      <w:r w:rsidR="000224F3">
        <w:t xml:space="preserve">moments using previous </w:t>
      </w:r>
      <w:r w:rsidR="00253076">
        <w:fldChar w:fldCharType="begin" w:fldLock="1"/>
      </w:r>
      <w:r w:rsidR="006E61ED">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6E61ED">
        <w:rPr>
          <w:rFonts w:hint="eastAsia"/>
        </w:rPr>
        <w:instrText>ng probabilistic argument to obtain the leading term in the asymptotic expansion of Z (</w:instrText>
      </w:r>
      <w:r w:rsidR="006E61ED">
        <w:rPr>
          <w:rFonts w:hint="eastAsia"/>
        </w:rPr>
        <w:instrText>λ</w:instrText>
      </w:r>
      <w:r w:rsidR="006E61ED">
        <w:rPr>
          <w:rFonts w:hint="eastAsia"/>
        </w:rPr>
        <w:instrText xml:space="preserve">, </w:instrText>
      </w:r>
      <w:r w:rsidR="006E61ED">
        <w:rPr>
          <w:rFonts w:hint="eastAsia"/>
        </w:rPr>
        <w:instrText>ν</w:instrText>
      </w:r>
      <w:r w:rsidR="006E61ED">
        <w:rPr>
          <w:rFonts w:hint="eastAsia"/>
        </w:rPr>
        <w:instrText xml:space="preserve">) in the limit </w:instrText>
      </w:r>
      <w:r w:rsidR="006E61ED">
        <w:rPr>
          <w:rFonts w:hint="eastAsia"/>
        </w:rPr>
        <w:instrText>λ</w:instrText>
      </w:r>
      <w:r w:rsidR="006E61ED">
        <w:rPr>
          <w:rFonts w:hint="eastAsia"/>
        </w:rPr>
        <w:instrText xml:space="preserve"> </w:instrText>
      </w:r>
      <w:r w:rsidR="006E61ED">
        <w:rPr>
          <w:rFonts w:hint="eastAsia"/>
        </w:rPr>
        <w:instrText>→</w:instrText>
      </w:r>
      <w:r w:rsidR="006E61ED">
        <w:rPr>
          <w:rFonts w:hint="eastAsia"/>
        </w:rPr>
        <w:instrText xml:space="preserve"> </w:instrText>
      </w:r>
      <w:r w:rsidR="006E61ED">
        <w:rPr>
          <w:rFonts w:hint="eastAsia"/>
        </w:rPr>
        <w:instrText>∞</w:instrText>
      </w:r>
      <w:r w:rsidR="006E61ED">
        <w:rPr>
          <w:rFonts w:hint="eastAsia"/>
        </w:rPr>
        <w:instrText xml:space="preserve"> that holds for all </w:instrText>
      </w:r>
      <w:r w:rsidR="006E61ED">
        <w:rPr>
          <w:rFonts w:hint="eastAsia"/>
        </w:rPr>
        <w:instrText>ν</w:instrText>
      </w:r>
      <w:r w:rsidR="006E61ED">
        <w:rPr>
          <w:rFonts w:hint="eastAsia"/>
        </w:rPr>
        <w:instrText xml:space="preserve"> &gt; 0. We then use an integral representation to obtain the entire asymptotic series and give explicit formulas for the firs</w:instrText>
      </w:r>
      <w:r w:rsidR="006E61ED">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2019)","previouslyFormattedCitation":"(Chatla and Shmueli 2018; 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r w:rsidR="00B77175">
        <w:t>O</w:t>
      </w:r>
      <w:r w:rsidR="00253076" w:rsidRPr="00253076">
        <w:t>utliers often result in the Hessian being close to singular</w:t>
      </w:r>
      <w:r w:rsidR="00923B91">
        <w:t xml:space="preserve"> or even positive-definite (see details in Appendix). To ensure robustness, we use Fisher scoring where the observed information is replaced by the expected information.</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r w:rsidR="00231D36">
        <w:t>Forward</w:t>
      </w:r>
      <w:r w:rsidR="00916F1D">
        <w:t xml:space="preserve"> filtering </w:t>
      </w:r>
      <w:r w:rsidR="00446D63">
        <w:t xml:space="preserve">for </w:t>
      </w:r>
      <w:r w:rsidR="00231D36">
        <w:t>a dynamic</w:t>
      </w:r>
      <w:r w:rsidR="00B77175">
        <w:t xml:space="preserve"> </w:t>
      </w:r>
      <w:r w:rsidR="00446D63">
        <w:t xml:space="preserve">Poisson </w:t>
      </w:r>
      <w:r w:rsidR="00231D36">
        <w:t>model h</w:t>
      </w:r>
      <w:r w:rsidR="00B77175">
        <w:t>as</w:t>
      </w:r>
      <w:r w:rsidR="00231D36">
        <w:t xml:space="preserve"> been</w:t>
      </w:r>
      <w:r w:rsidR="00B77175">
        <w:t xml:space="preserve"> previously </w:t>
      </w:r>
      <w:r w:rsidR="00231D36">
        <w:t>described</w:t>
      </w:r>
      <w:r w:rsidR="00B77175">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and</w:t>
      </w:r>
      <w:r w:rsidR="00231D36">
        <w:t>, here</w:t>
      </w:r>
      <w:r w:rsidR="006B24FE">
        <w:t xml:space="preserve"> we </w:t>
      </w:r>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 the filtering update for step </w:t>
      </w:r>
      <m:oMath>
        <m:r>
          <w:rPr>
            <w:rFonts w:ascii="Cambria Math" w:hAnsi="Cambria Math"/>
          </w:rPr>
          <m:t>t</m:t>
        </m:r>
      </m:oMath>
      <w:r w:rsidR="00231D36">
        <w:rPr>
          <w:iCs/>
        </w:rPr>
        <w:t xml:space="preserve"> is given by</w:t>
      </w:r>
    </w:p>
    <w:p w14:paraId="69A5C2FE" w14:textId="3F95864B" w:rsidR="00760AB4" w:rsidRPr="00A80A0D" w:rsidRDefault="00352650"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t-1|t-1 </m:t>
              </m:r>
            </m:sub>
          </m:sSub>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t-1|t-1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t-1</m:t>
              </m:r>
            </m:sub>
            <m:sup>
              <m:r>
                <w:rPr>
                  <w:rFonts w:ascii="Cambria Math" w:hAnsi="Cambria Math"/>
                </w:rPr>
                <m:t>'</m:t>
              </m:r>
            </m:sup>
          </m:sSubSup>
          <m:r>
            <w:rPr>
              <w:rFonts w:ascii="Cambria Math" w:hAnsi="Cambria Math"/>
            </w:rPr>
            <m:t>+</m:t>
          </m:r>
          <m:r>
            <m:rPr>
              <m:sty m:val="bi"/>
            </m:rPr>
            <w:rPr>
              <w:rFonts w:ascii="Cambria Math" w:hAnsi="Cambria Math"/>
            </w:rPr>
            <m:t>Q</m:t>
          </m:r>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r>
            <m:rPr>
              <m:sty m:val="p"/>
            </m:rP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oMath>
      </m:oMathPara>
    </w:p>
    <w:p w14:paraId="35EE9D4A" w14:textId="259C459F" w:rsidR="0023354F" w:rsidRDefault="00B3599F" w:rsidP="009A7B80">
      <w:pPr>
        <w:rPr>
          <w:lang w:eastAsia="zh-CN"/>
        </w:rPr>
      </w:pPr>
      <w:r>
        <w:t xml:space="preserve">Here, to again ensure robustness, we use Fisher scoring when updating the state covariance. </w:t>
      </w:r>
      <w:r w:rsidR="00231D36">
        <w:t>W</w:t>
      </w:r>
      <w:r w:rsidR="00A80A0D">
        <w:t>e the</w:t>
      </w:r>
      <w:r w:rsidR="00231D36">
        <w:t>n find smoothed estimate</w:t>
      </w:r>
      <w:r>
        <w:t>s</w:t>
      </w:r>
      <w:r w:rsidR="00231D36">
        <w:t xml:space="preserve"> using a backward pass (Rauch-Tung-</w:t>
      </w:r>
      <w:proofErr w:type="spellStart"/>
      <w:r w:rsidR="00231D36">
        <w:t>Striebel</w:t>
      </w:r>
      <w:proofErr w:type="spellEnd"/>
      <w:r w:rsidR="00231D36">
        <w:t xml:space="preserve"> smoother)</w:t>
      </w:r>
      <w:r w:rsidR="00A80A0D">
        <w:t>.</w:t>
      </w:r>
      <w:r w:rsidR="004C7526">
        <w:t xml:space="preserve"> </w:t>
      </w:r>
      <w:r w:rsidR="001B5D3F">
        <w:t xml:space="preserve">Although doing smoothing is fast, the </w:t>
      </w:r>
      <w:r w:rsidR="00231D36">
        <w:t xml:space="preserve">estimates can </w:t>
      </w:r>
      <w:r w:rsidR="0039656E">
        <w:t>be</w:t>
      </w:r>
      <w:r w:rsidR="001B5D3F">
        <w:t xml:space="preserve"> </w:t>
      </w:r>
      <w:r w:rsidR="00231D36">
        <w:t>inaccurate, especially when there are large changes in</w:t>
      </w:r>
      <w:r w:rsidR="00644EC3">
        <w:t xml:space="preserve"> the state vector</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oMath>
      <w:r w:rsidR="00C62A69">
        <w:t xml:space="preserve">. This will </w:t>
      </w:r>
      <w:r w:rsidR="004413C0">
        <w:t>be</w:t>
      </w:r>
      <w:r w:rsidR="00360633">
        <w:t xml:space="preserve"> statistically</w:t>
      </w:r>
      <w:r w:rsidR="004413C0">
        <w:t xml:space="preserve"> inefficient when </w:t>
      </w:r>
      <w:r w:rsidR="00644EC3">
        <w:t xml:space="preserve">the </w:t>
      </w:r>
      <w:r w:rsidR="004413C0">
        <w:t>recursive prior is too far away from the posterior mode, or when there</w:t>
      </w:r>
      <w:r w:rsidR="000D4E77">
        <w:t xml:space="preserve"> is</w:t>
      </w:r>
      <w:r w:rsidR="004413C0">
        <w:t xml:space="preserve"> a </w:t>
      </w:r>
      <w:r w:rsidR="00644EC3">
        <w:t>large change</w:t>
      </w:r>
      <w:r w:rsidR="004413C0">
        <w:t xml:space="preserve"> in the state vector.</w:t>
      </w:r>
      <w:r w:rsidR="00360633">
        <w:t xml:space="preserve"> Moreover, Fisher scoring </w:t>
      </w:r>
      <w:r>
        <w:t>reduces the efficiency of the smoother even further</w:t>
      </w:r>
      <w:r w:rsidR="000D4E77">
        <w:t xml:space="preserve">. </w:t>
      </w:r>
      <w:r w:rsidR="006B4AA2">
        <w:t>The smoother provides reasonable initial estimates</w:t>
      </w:r>
      <w:r w:rsidR="00360633">
        <w:t>,</w:t>
      </w:r>
      <w:r w:rsidR="006B4AA2">
        <w:t xml:space="preserve"> but</w:t>
      </w:r>
      <w:r w:rsidR="00360633">
        <w:t xml:space="preserve"> </w:t>
      </w:r>
      <w:r w:rsidR="006B4AA2">
        <w:t xml:space="preserve">estimation accuracy is substantially improved by </w:t>
      </w:r>
      <w:r>
        <w:t xml:space="preserve">using Newton’s method to </w:t>
      </w:r>
      <w:r w:rsidR="006B4AA2">
        <w:t xml:space="preserve">find the </w:t>
      </w:r>
      <w:r w:rsidR="00360633">
        <w:t xml:space="preserve">global Laplace approximation </w:t>
      </w:r>
      <w:r w:rsidR="006B4AA2">
        <w:t>for the posterior</w:t>
      </w:r>
      <w:r w:rsidR="00360633">
        <w:t>.</w:t>
      </w:r>
    </w:p>
    <w:p w14:paraId="4091FAD5" w14:textId="77777777" w:rsidR="00274A57" w:rsidRDefault="00274A57" w:rsidP="009A7B80"/>
    <w:p w14:paraId="50911FEB" w14:textId="7C24FFE0" w:rsidR="00937DF4" w:rsidRDefault="006B4AA2" w:rsidP="000D4E77">
      <w:pPr>
        <w:pStyle w:val="Heading2"/>
      </w:pPr>
      <w:r>
        <w:t>E</w:t>
      </w:r>
      <w:r w:rsidR="009F4668">
        <w:t>stimati</w:t>
      </w:r>
      <w:r>
        <w:t>ng process noise</w:t>
      </w:r>
    </w:p>
    <w:p w14:paraId="3F0F602A" w14:textId="445D19BC" w:rsidR="00591A5E" w:rsidRDefault="006E26BB" w:rsidP="009A7B80">
      <w:r>
        <w:t xml:space="preserve">For the applications to neural data examined here, we assume that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However, we still need to estimate the process noise </w:t>
      </w:r>
      <m:oMath>
        <m:r>
          <m:rPr>
            <m:sty m:val="bi"/>
          </m:rP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 </w:t>
      </w:r>
      <w:r w:rsidR="009B22F1">
        <w:t>Expectation Maximization (cite</w:t>
      </w:r>
      <w:r w:rsidR="00694027">
        <w:t xml:space="preserve"> PLDS</w:t>
      </w:r>
      <w:r w:rsidR="009B22F1">
        <w:t>)</w:t>
      </w:r>
      <w:r w:rsidR="00664944">
        <w:t xml:space="preserve">. However, using the Laplace approximation for </w:t>
      </w:r>
      <m:oMath>
        <m:r>
          <m:rPr>
            <m:sty m:val="b"/>
          </m:rPr>
          <w:rPr>
            <w:rFonts w:ascii="Cambria Math" w:hAnsi="Cambria Math"/>
          </w:rPr>
          <m:t>Θ</m:t>
        </m:r>
      </m:oMath>
      <w:r w:rsidR="00664944">
        <w:rPr>
          <w:b/>
          <w:bCs/>
        </w:rPr>
        <w:t xml:space="preserve"> </w:t>
      </w:r>
      <w:r w:rsidR="006B4AA2">
        <w:t xml:space="preserve">during the </w:t>
      </w:r>
      <w:r w:rsidR="00664944">
        <w:t>E-step break</w:t>
      </w:r>
      <w:r w:rsidR="00547D81">
        <w:t>s</w:t>
      </w:r>
      <w:r w:rsidR="00664944">
        <w:t xml:space="preserve"> the usual guarantee of non-decreasing likelihoods in EM, and</w:t>
      </w:r>
      <w:r w:rsidR="009B22F1">
        <w:t>,</w:t>
      </w:r>
      <w:r w:rsidR="00664944">
        <w:t xml:space="preserve"> hence</w:t>
      </w:r>
      <w:r w:rsidR="009B22F1">
        <w:t>,</w:t>
      </w:r>
      <w:r w:rsidR="00D34C9E">
        <w:t xml:space="preserve"> may</w:t>
      </w:r>
      <w:r w:rsidR="00664944">
        <w:t xml:space="preserve"> lead to divergence. To </w:t>
      </w:r>
      <w:r w:rsidR="00D57D38">
        <w:t xml:space="preserve">avoid that, we </w:t>
      </w:r>
      <w:r w:rsidR="00547D81">
        <w:t xml:space="preserve">could </w:t>
      </w:r>
      <w:r w:rsidR="00D57D38">
        <w:t>sample</w:t>
      </w:r>
      <w:r w:rsidR="00547D81">
        <w:t xml:space="preserve"> the</w:t>
      </w:r>
      <w:r w:rsidR="00D57D38">
        <w:t xml:space="preserve"> posterior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w:t>
      </w:r>
      <m:oMath>
        <m:r>
          <m:rPr>
            <m:sty m:val="bi"/>
          </m:rPr>
          <w:rPr>
            <w:rFonts w:ascii="Cambria Math" w:hAnsi="Cambria Math"/>
          </w:rPr>
          <m:t>Q</m:t>
        </m:r>
      </m:oMath>
      <w:r w:rsidR="00D57D38">
        <w:t xml:space="preserve"> robustly and </w:t>
      </w:r>
      <w:r w:rsidR="009A67EB">
        <w:t>quickly</w:t>
      </w:r>
      <w:r w:rsidR="00D57D38">
        <w:t xml:space="preserve">, we </w:t>
      </w:r>
      <w:r w:rsidR="002E0B30">
        <w:t xml:space="preserve">instead </w:t>
      </w:r>
      <w:r w:rsidR="00D57D38">
        <w:t xml:space="preserve">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r>
        <w:t>Neural Data</w:t>
      </w:r>
    </w:p>
    <w:p w14:paraId="151FEDD5" w14:textId="57C017F7" w:rsidR="009B22F1" w:rsidRPr="00D3079B" w:rsidRDefault="009B22F1" w:rsidP="009A7B80">
      <w:r>
        <w:t>[need to add section here with description and citations for V1 and HC data, similar to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46F39D69" w14:textId="4122F305" w:rsidR="00503ACD" w:rsidRDefault="00503ACD" w:rsidP="00D27569">
      <w:pPr>
        <w:rPr>
          <w:ins w:id="5" w:author="wei ganchao" w:date="2022-01-08T10:53:00Z"/>
        </w:rPr>
      </w:pPr>
    </w:p>
    <w:p w14:paraId="5051BDAC" w14:textId="5BD21582" w:rsidR="00102D28" w:rsidRDefault="00A02EEB" w:rsidP="00D27569">
      <w:pPr>
        <w:rPr>
          <w:ins w:id="6" w:author="wei ganchao" w:date="2022-01-08T10:13:00Z"/>
          <w:lang w:eastAsia="zh-CN"/>
        </w:rPr>
      </w:pPr>
      <w:ins w:id="7" w:author="wei ganchao" w:date="2022-01-08T10:53:00Z">
        <w:r>
          <w:t>I prefer to move this section to application part (reason: this is the dat</w:t>
        </w:r>
      </w:ins>
      <w:ins w:id="8" w:author="wei ganchao" w:date="2022-01-08T10:54:00Z">
        <w:r>
          <w:t xml:space="preserve">a we use, but the not the method we propose. If we collect the data by ourself, surely we should write it here. But we are just </w:t>
        </w:r>
      </w:ins>
      <w:ins w:id="9" w:author="wei ganchao" w:date="2022-01-08T10:55:00Z">
        <w:r>
          <w:t>using</w:t>
        </w:r>
      </w:ins>
      <w:ins w:id="10" w:author="wei ganchao" w:date="2022-01-08T10:54:00Z">
        <w:r>
          <w:t xml:space="preserve"> </w:t>
        </w:r>
      </w:ins>
      <w:ins w:id="11" w:author="wei ganchao" w:date="2022-01-08T10:55:00Z">
        <w:r>
          <w:t>it…</w:t>
        </w:r>
      </w:ins>
      <w:ins w:id="12" w:author="wei ganchao" w:date="2022-01-08T10:53:00Z">
        <w:r>
          <w:t>)</w:t>
        </w:r>
      </w:ins>
    </w:p>
    <w:p w14:paraId="0094CE67" w14:textId="77777777" w:rsidR="00102D28" w:rsidRPr="00D3079B" w:rsidRDefault="00102D28" w:rsidP="00D27569"/>
    <w:p w14:paraId="2C07B086" w14:textId="63C56590" w:rsidR="00D27569" w:rsidRDefault="00D27569" w:rsidP="001F6135">
      <w:pPr>
        <w:pStyle w:val="Heading1"/>
        <w:spacing w:line="240" w:lineRule="auto"/>
      </w:pPr>
      <w:r>
        <w:t>Results</w:t>
      </w:r>
    </w:p>
    <w:p w14:paraId="7B907A02" w14:textId="15DD7F29" w:rsidR="009A7B80" w:rsidRDefault="00D62B20" w:rsidP="00DA135D">
      <w:pPr>
        <w:pStyle w:val="Heading2"/>
      </w:pPr>
      <w:commentRangeStart w:id="13"/>
      <w:r>
        <w:t>Figure 1</w:t>
      </w:r>
      <w:commentRangeEnd w:id="13"/>
      <w:r w:rsidR="001C7C1D">
        <w:rPr>
          <w:rStyle w:val="CommentReference"/>
          <w:rFonts w:eastAsia="Songti SC"/>
          <w:b w:val="0"/>
          <w:bCs w:val="0"/>
          <w:color w:val="auto"/>
        </w:rPr>
        <w:commentReference w:id="13"/>
      </w:r>
    </w:p>
    <w:p w14:paraId="6D640928" w14:textId="3EC14862" w:rsidR="00374ECA" w:rsidRPr="00374ECA" w:rsidRDefault="00374ECA" w:rsidP="00374ECA">
      <w:r>
        <w:t xml:space="preserve">Code: </w:t>
      </w:r>
      <w:hyperlink r:id="rId10" w:tooltip="figure1_singleNu_dirShift.m" w:history="1">
        <w:r>
          <w:rPr>
            <w:rStyle w:val="Hyperlink"/>
            <w:rFonts w:ascii="Segoe UI" w:hAnsi="Segoe UI" w:cs="Segoe UI"/>
            <w:sz w:val="21"/>
            <w:szCs w:val="21"/>
            <w:shd w:val="clear" w:color="auto" w:fill="F6F8FA"/>
          </w:rPr>
          <w:t>figure1_singleNu_dirShift.m</w:t>
        </w:r>
      </w:hyperlink>
    </w:p>
    <w:p w14:paraId="213E8DF1" w14:textId="7A84B9CF" w:rsidR="00D62B20" w:rsidRDefault="00C05D37" w:rsidP="009A7B80">
      <w:ins w:id="14" w:author="wei ganchao" w:date="2022-01-08T14:35:00Z">
        <w:r>
          <w:rPr>
            <w:noProof/>
          </w:rPr>
          <w:lastRenderedPageBreak/>
          <w:drawing>
            <wp:inline distT="0" distB="0" distL="0" distR="0" wp14:anchorId="6237D559" wp14:editId="37F62F63">
              <wp:extent cx="6396355" cy="4015105"/>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6355" cy="4015105"/>
                      </a:xfrm>
                      <a:prstGeom prst="rect">
                        <a:avLst/>
                      </a:prstGeom>
                      <a:noFill/>
                      <a:ln>
                        <a:noFill/>
                      </a:ln>
                    </pic:spPr>
                  </pic:pic>
                </a:graphicData>
              </a:graphic>
            </wp:inline>
          </w:drawing>
        </w:r>
      </w:ins>
      <w:del w:id="15" w:author="wei ganchao" w:date="2022-01-08T14:34:00Z">
        <w:r w:rsidR="00C9305C" w:rsidDel="00C05D37">
          <w:rPr>
            <w:noProof/>
          </w:rPr>
          <w:drawing>
            <wp:inline distT="0" distB="0" distL="0" distR="0" wp14:anchorId="48C51021" wp14:editId="43350089">
              <wp:extent cx="6395085" cy="4013835"/>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5085" cy="4013835"/>
                      </a:xfrm>
                      <a:prstGeom prst="rect">
                        <a:avLst/>
                      </a:prstGeom>
                      <a:noFill/>
                      <a:ln>
                        <a:noFill/>
                      </a:ln>
                    </pic:spPr>
                  </pic:pic>
                </a:graphicData>
              </a:graphic>
            </wp:inline>
          </w:drawing>
        </w:r>
      </w:del>
    </w:p>
    <w:p w14:paraId="4DF4A2B0" w14:textId="437A8293" w:rsidR="00CC3ADA" w:rsidRDefault="00052A6C" w:rsidP="009A7B80">
      <w:r>
        <w:t>Figure 1.</w:t>
      </w:r>
      <w:r w:rsidR="002E0B30">
        <w:t xml:space="preserve"> Use orientation tuning… as example</w:t>
      </w:r>
      <w:r w:rsidR="00FF29E0">
        <w:t xml:space="preserve">. Bigger labels, consistent trial x-ticks, orientation 0-180 deg. Ticks on </w:t>
      </w:r>
      <w:proofErr w:type="spellStart"/>
      <w:r w:rsidR="00FF29E0">
        <w:t>colorbars</w:t>
      </w:r>
      <w:proofErr w:type="spellEnd"/>
      <w:r w:rsidR="00FF29E0">
        <w:t>. Big labels for A/B – “Firing Rate” and “Fano Factor”</w:t>
      </w:r>
    </w:p>
    <w:p w14:paraId="7CB3C8F5" w14:textId="77777777" w:rsidR="00052A6C" w:rsidRDefault="00052A6C" w:rsidP="009A7B80"/>
    <w:p w14:paraId="35542D65" w14:textId="257C3E3A" w:rsidR="00CC3ADA" w:rsidRDefault="00CC3ADA" w:rsidP="009A7B80">
      <w:r>
        <w:t xml:space="preserve">Simulation settings: 100 directions from 0 to </w:t>
      </w:r>
      <w:del w:id="16" w:author="wei ganchao" w:date="2022-01-08T14:35:00Z">
        <w:r w:rsidDel="00C05D37">
          <w:delText xml:space="preserve">1 </w:delText>
        </w:r>
      </w:del>
      <w:ins w:id="17" w:author="wei ganchao" w:date="2022-01-08T14:35:00Z">
        <w:r w:rsidR="00C05D37">
          <w:t>180 degree</w:t>
        </w:r>
      </w:ins>
      <w:del w:id="18" w:author="wei ganchao" w:date="2022-01-08T14:35:00Z">
        <w:r w:rsidDel="00C05D37">
          <w:delText>rad</w:delText>
        </w:r>
      </w:del>
      <w:r>
        <w:t xml:space="preserve">. 100 trials. </w:t>
      </w:r>
      <m:oMath>
        <m:r>
          <w:rPr>
            <w:rFonts w:ascii="Cambria Math" w:hAnsi="Cambria Math"/>
          </w:rPr>
          <m:t>λ</m:t>
        </m:r>
      </m:oMath>
      <w:r>
        <w:t xml:space="preserve"> is modeled by </w:t>
      </w:r>
      <m:oMath>
        <m:r>
          <m:rPr>
            <m:sty m:val="p"/>
          </m:rPr>
          <w:rPr>
            <w:rFonts w:ascii="Cambria Math" w:hAnsi="Cambria Math"/>
          </w:rPr>
          <m:t>log⁡</m:t>
        </m:r>
        <m:r>
          <w:rPr>
            <w:rFonts w:ascii="Cambria Math" w:hAnsi="Cambria Math"/>
          </w:rPr>
          <m:t>(Xβ)</m:t>
        </m:r>
      </m:oMath>
      <w:r>
        <w:t xml:space="preserve"> with </w:t>
      </w:r>
      <w:r w:rsidR="00EA442D">
        <w:t>10</w:t>
      </w:r>
      <w:r>
        <w:t xml:space="preserve"> knots, </w:t>
      </w:r>
      <m:oMath>
        <m:r>
          <w:rPr>
            <w:rFonts w:ascii="Cambria Math" w:hAnsi="Cambria Math"/>
          </w:rPr>
          <m:t>ν=</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linspace</m:t>
                </m:r>
                <m:d>
                  <m:dPr>
                    <m:ctrlPr>
                      <w:rPr>
                        <w:rFonts w:ascii="Cambria Math" w:hAnsi="Cambria Math"/>
                        <w:i/>
                      </w:rPr>
                    </m:ctrlPr>
                  </m:dPr>
                  <m:e>
                    <m:r>
                      <w:rPr>
                        <w:rFonts w:ascii="Cambria Math" w:hAnsi="Cambria Math"/>
                      </w:rPr>
                      <m:t>-1, 1,100</m:t>
                    </m:r>
                  </m:e>
                </m:d>
              </m:e>
            </m:d>
          </m:e>
        </m:func>
        <m:r>
          <w:rPr>
            <w:rFonts w:ascii="Cambria Math" w:hAnsi="Cambria Math"/>
          </w:rPr>
          <m:t>=0.3679~2.7183</m:t>
        </m:r>
      </m:oMath>
      <w:r w:rsidR="000D2C87">
        <w:t>, i.e., over- to under- dispersion.</w:t>
      </w:r>
    </w:p>
    <w:p w14:paraId="150A9D3B" w14:textId="6ABC8EF4" w:rsidR="00D00308" w:rsidRDefault="00052A6C" w:rsidP="009A7B80">
      <w:r>
        <w:t>Blue = The 20-th trial</w:t>
      </w:r>
    </w:p>
    <w:p w14:paraId="5EC511B6" w14:textId="7B3C7960" w:rsidR="00052A6C" w:rsidRDefault="00052A6C" w:rsidP="009A7B80">
      <w:r>
        <w:t>Red = the 80-th trial</w:t>
      </w:r>
    </w:p>
    <w:p w14:paraId="5A094B57" w14:textId="361F4C3E" w:rsidR="00052A6C" w:rsidRDefault="00052A6C" w:rsidP="009A7B80">
      <w:r>
        <w:t>Cyan = the peak place field position for the 20-th trial</w:t>
      </w:r>
      <w:r w:rsidR="00640263">
        <w:t>, 0.485 rad</w:t>
      </w:r>
    </w:p>
    <w:p w14:paraId="53671689" w14:textId="0FF14442" w:rsidR="00052A6C" w:rsidRDefault="00052A6C" w:rsidP="009A7B80">
      <w:r>
        <w:t>Yellow = the peak place filed position for the 80-th trial</w:t>
      </w:r>
      <w:r w:rsidR="00640263">
        <w:t>, 0.626 rad</w:t>
      </w:r>
    </w:p>
    <w:p w14:paraId="7E0EE10C" w14:textId="3D2CB63E" w:rsidR="00D00308" w:rsidRDefault="00D00308" w:rsidP="009A7B80"/>
    <w:p w14:paraId="775837F2" w14:textId="77777777" w:rsidR="00FF29E0" w:rsidRDefault="00FF29E0"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06CA056B" w:rsidR="00D62B20" w:rsidRDefault="00D62B20" w:rsidP="009A7B80"/>
    <w:p w14:paraId="0F3E8183" w14:textId="311B3A40" w:rsidR="0082447E" w:rsidRDefault="0082447E" w:rsidP="009A7B80">
      <w:r>
        <w:t>Ideas…</w:t>
      </w:r>
    </w:p>
    <w:p w14:paraId="7C9668B6" w14:textId="1340B78C" w:rsidR="0082447E" w:rsidRDefault="0082447E" w:rsidP="0082447E">
      <w:pPr>
        <w:pStyle w:val="ListParagraph"/>
        <w:numPr>
          <w:ilvl w:val="0"/>
          <w:numId w:val="3"/>
        </w:numPr>
      </w:pPr>
      <w:r>
        <w:t>Q determines the timescales in the state estimates… we can’t track arbitrarily fast changes. Changes in dispersion are somewhat hard to track.</w:t>
      </w:r>
    </w:p>
    <w:p w14:paraId="22AD7D5F" w14:textId="56C1BB1E" w:rsidR="0082447E" w:rsidRDefault="00332EEB" w:rsidP="00102D28">
      <w:pPr>
        <w:pStyle w:val="ListParagraph"/>
        <w:numPr>
          <w:ilvl w:val="0"/>
          <w:numId w:val="3"/>
        </w:numPr>
      </w:pPr>
      <w:r>
        <w:lastRenderedPageBreak/>
        <w:t xml:space="preserve">(Fig 2) </w:t>
      </w:r>
      <w:r w:rsidR="0082447E">
        <w:t>Practical issue – most neuroscientists only look at the mean, but you could imagine the dispersion changing while the mean is constant</w:t>
      </w:r>
      <w:r w:rsidR="0034545D">
        <w:t xml:space="preserve">… (Scott … Pillow </w:t>
      </w:r>
      <w:proofErr w:type="spellStart"/>
      <w:r w:rsidR="0034545D">
        <w:t>Neurips</w:t>
      </w:r>
      <w:proofErr w:type="spellEnd"/>
      <w:r w:rsidR="0034545D">
        <w:t xml:space="preserve"> – NB-LDS constant dispersion param?).  Also illustrate how CMP-DGLM can track over- and under-dispersion.</w:t>
      </w:r>
    </w:p>
    <w:p w14:paraId="6D02C124" w14:textId="1B1C844F" w:rsidR="005D4FB7" w:rsidRDefault="00295B55" w:rsidP="009A7B80">
      <w:ins w:id="19" w:author="wei ganchao" w:date="2022-01-08T15:18:00Z">
        <w:r>
          <w:rPr>
            <w:noProof/>
          </w:rPr>
          <w:drawing>
            <wp:inline distT="0" distB="0" distL="0" distR="0" wp14:anchorId="34844497" wp14:editId="0C1BA1D8">
              <wp:extent cx="6395085" cy="24168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95085" cy="2416810"/>
                      </a:xfrm>
                      <a:prstGeom prst="rect">
                        <a:avLst/>
                      </a:prstGeom>
                      <a:noFill/>
                      <a:ln>
                        <a:noFill/>
                      </a:ln>
                    </pic:spPr>
                  </pic:pic>
                </a:graphicData>
              </a:graphic>
            </wp:inline>
          </w:drawing>
        </w:r>
      </w:ins>
      <w:del w:id="20" w:author="wei ganchao" w:date="2022-01-08T14:42:00Z">
        <w:r w:rsidR="005D4FB7" w:rsidDel="0087120C">
          <w:delText>TBD…</w:delText>
        </w:r>
      </w:del>
    </w:p>
    <w:p w14:paraId="085B8E8A" w14:textId="0907FC3E" w:rsidR="005D4FB7" w:rsidRDefault="005D4FB7" w:rsidP="009A7B80">
      <w:pPr>
        <w:rPr>
          <w:ins w:id="21" w:author="wei ganchao" w:date="2022-01-08T14:35:00Z"/>
        </w:rPr>
      </w:pPr>
    </w:p>
    <w:p w14:paraId="12647D1D" w14:textId="6EDE6BBF" w:rsidR="00C05D37" w:rsidRDefault="00352650" w:rsidP="009A7B80">
      <w:pPr>
        <w:rPr>
          <w:ins w:id="22" w:author="wei ganchao" w:date="2022-01-08T15:19:00Z"/>
        </w:rPr>
      </w:pPr>
      <w:ins w:id="23" w:author="wei ganchao" w:date="2022-01-08T15:19:00Z">
        <w:r>
          <w:t>Figure 2.</w:t>
        </w:r>
      </w:ins>
    </w:p>
    <w:p w14:paraId="0E2B8BDF" w14:textId="77777777" w:rsidR="00352650" w:rsidRDefault="00352650" w:rsidP="009A7B80">
      <w:pPr>
        <w:rPr>
          <w:ins w:id="24" w:author="wei ganchao" w:date="2022-01-08T15:20:00Z"/>
        </w:rPr>
      </w:pPr>
      <w:ins w:id="25" w:author="wei ganchao" w:date="2022-01-08T15:19:00Z">
        <w:r>
          <w:t xml:space="preserve">Panel A: </w:t>
        </w:r>
      </w:ins>
    </w:p>
    <w:p w14:paraId="136586CE" w14:textId="77777777" w:rsidR="00352650" w:rsidRDefault="00352650" w:rsidP="009A7B80">
      <w:pPr>
        <w:rPr>
          <w:ins w:id="26" w:author="wei ganchao" w:date="2022-01-08T15:20:00Z"/>
        </w:rPr>
      </w:pPr>
      <w:ins w:id="27" w:author="wei ganchao" w:date="2022-01-08T15:19:00Z">
        <w:r>
          <w:t>grey = spikes</w:t>
        </w:r>
      </w:ins>
    </w:p>
    <w:p w14:paraId="46BA439E" w14:textId="77777777" w:rsidR="00352650" w:rsidRDefault="00352650" w:rsidP="009A7B80">
      <w:pPr>
        <w:rPr>
          <w:ins w:id="28" w:author="wei ganchao" w:date="2022-01-08T15:21:00Z"/>
        </w:rPr>
      </w:pPr>
      <w:ins w:id="29" w:author="wei ganchao" w:date="2022-01-08T15:20:00Z">
        <w:r>
          <w:t>blue = true firing rate</w:t>
        </w:r>
      </w:ins>
    </w:p>
    <w:p w14:paraId="711A4D09" w14:textId="0C28CEBC" w:rsidR="00352650" w:rsidRDefault="00352650" w:rsidP="009A7B80">
      <w:pPr>
        <w:rPr>
          <w:ins w:id="30" w:author="wei ganchao" w:date="2022-01-08T15:22:00Z"/>
        </w:rPr>
      </w:pPr>
      <w:ins w:id="31" w:author="wei ganchao" w:date="2022-01-08T15:21:00Z">
        <w:r>
          <w:t xml:space="preserve">solid red = </w:t>
        </w:r>
      </w:ins>
      <w:ins w:id="32" w:author="wei ganchao" w:date="2022-01-08T15:22:00Z">
        <w:r>
          <w:t>fitted</w:t>
        </w:r>
      </w:ins>
      <w:ins w:id="33" w:author="wei ganchao" w:date="2022-01-08T15:20:00Z">
        <w:r>
          <w:t xml:space="preserve"> mean firing rate</w:t>
        </w:r>
      </w:ins>
      <w:ins w:id="34" w:author="wei ganchao" w:date="2022-01-08T15:21:00Z">
        <w:r>
          <w:t>; dashed red = 1sd from MAP, calculated by exact Delta method</w:t>
        </w:r>
      </w:ins>
      <w:ins w:id="35" w:author="wei ganchao" w:date="2022-01-08T15:22:00Z">
        <w:r>
          <w:t>. The approximated values are essentially the same.</w:t>
        </w:r>
      </w:ins>
    </w:p>
    <w:p w14:paraId="01A96687" w14:textId="28DF3BEF" w:rsidR="00352650" w:rsidRDefault="00352650" w:rsidP="009A7B80">
      <w:pPr>
        <w:rPr>
          <w:ins w:id="36" w:author="wei ganchao" w:date="2022-01-08T15:22:00Z"/>
        </w:rPr>
      </w:pPr>
    </w:p>
    <w:p w14:paraId="170B0BBB" w14:textId="77B4ABC3" w:rsidR="00352650" w:rsidRDefault="00352650" w:rsidP="009A7B80">
      <w:pPr>
        <w:rPr>
          <w:ins w:id="37" w:author="wei ganchao" w:date="2022-01-08T15:22:00Z"/>
        </w:rPr>
      </w:pPr>
      <w:ins w:id="38" w:author="wei ganchao" w:date="2022-01-08T15:22:00Z">
        <w:r>
          <w:t>Panel B:</w:t>
        </w:r>
      </w:ins>
    </w:p>
    <w:p w14:paraId="692E6215" w14:textId="3AC08BEC" w:rsidR="00352650" w:rsidRDefault="00352650" w:rsidP="009A7B80">
      <w:pPr>
        <w:rPr>
          <w:ins w:id="39" w:author="wei ganchao" w:date="2022-01-08T14:35:00Z"/>
        </w:rPr>
      </w:pPr>
      <w:ins w:id="40" w:author="wei ganchao" w:date="2022-01-08T15:22:00Z">
        <w:r>
          <w:t>Blue = ground truth, red = fitted</w:t>
        </w:r>
      </w:ins>
    </w:p>
    <w:p w14:paraId="22766C19" w14:textId="22B267DB" w:rsidR="00C05D37" w:rsidRDefault="00C05D37" w:rsidP="009A7B80">
      <w:pPr>
        <w:rPr>
          <w:ins w:id="41" w:author="wei ganchao" w:date="2022-01-08T14:35:00Z"/>
        </w:rPr>
      </w:pPr>
    </w:p>
    <w:p w14:paraId="3146FC66" w14:textId="2914D805" w:rsidR="00C05D37" w:rsidRDefault="00C05D37" w:rsidP="009A7B80">
      <w:pPr>
        <w:rPr>
          <w:ins w:id="42" w:author="wei ganchao" w:date="2022-01-08T14:35:00Z"/>
        </w:rPr>
      </w:pPr>
    </w:p>
    <w:p w14:paraId="1FAFFFFA" w14:textId="5D8849C5" w:rsidR="00C05D37" w:rsidRDefault="00C05D37" w:rsidP="009A7B80">
      <w:pPr>
        <w:rPr>
          <w:ins w:id="43" w:author="wei ganchao" w:date="2022-01-08T14:35:00Z"/>
        </w:rPr>
      </w:pPr>
    </w:p>
    <w:p w14:paraId="5082F2A4" w14:textId="31055270" w:rsidR="00C05D37" w:rsidRDefault="00C05D37" w:rsidP="009A7B80">
      <w:pPr>
        <w:rPr>
          <w:ins w:id="44" w:author="wei ganchao" w:date="2022-01-08T14:35:00Z"/>
        </w:rPr>
      </w:pPr>
    </w:p>
    <w:p w14:paraId="34386B2E" w14:textId="29369F20" w:rsidR="00C05D37" w:rsidRDefault="00C05D37" w:rsidP="009A7B80">
      <w:pPr>
        <w:rPr>
          <w:ins w:id="45" w:author="wei ganchao" w:date="2022-01-08T14:35:00Z"/>
        </w:rPr>
      </w:pPr>
    </w:p>
    <w:p w14:paraId="2F835AC1" w14:textId="6BE0822F" w:rsidR="00C05D37" w:rsidDel="00C05D37" w:rsidRDefault="00C05D37" w:rsidP="009A7B80">
      <w:pPr>
        <w:rPr>
          <w:del w:id="46" w:author="wei ganchao" w:date="2022-01-08T14:35:00Z"/>
        </w:rPr>
      </w:pPr>
    </w:p>
    <w:p w14:paraId="4CF50E23" w14:textId="23F700A6" w:rsidR="00D62B20" w:rsidDel="00C05D37" w:rsidRDefault="00CC050A" w:rsidP="009A7B80">
      <w:pPr>
        <w:rPr>
          <w:del w:id="47" w:author="wei ganchao" w:date="2022-01-08T14:35:00Z"/>
        </w:rPr>
      </w:pPr>
      <w:del w:id="48" w:author="wei ganchao" w:date="2022-01-08T14:35:00Z">
        <w:r w:rsidDel="00C05D37">
          <w:delText>Q optimization</w:delText>
        </w:r>
        <w:r w:rsidR="002B2D79" w:rsidDel="00C05D37">
          <w:delText xml:space="preserve"> (</w:delText>
        </w:r>
        <w:r w:rsidR="002B2D79" w:rsidRPr="005D4FB7" w:rsidDel="00C05D37">
          <w:rPr>
            <w:color w:val="FF0000"/>
          </w:rPr>
          <w:delText>Do we need th</w:delText>
        </w:r>
        <w:r w:rsidR="005D4FB7" w:rsidRPr="005D4FB7" w:rsidDel="00C05D37">
          <w:rPr>
            <w:color w:val="FF0000"/>
          </w:rPr>
          <w:delText>is</w:delText>
        </w:r>
        <w:r w:rsidR="002B2D79" w:rsidRPr="005D4FB7" w:rsidDel="00C05D37">
          <w:rPr>
            <w:color w:val="FF0000"/>
          </w:rPr>
          <w:delText xml:space="preserve">? </w:delText>
        </w:r>
        <w:r w:rsidR="005D4FB7" w:rsidRPr="005D4FB7" w:rsidDel="00C05D37">
          <w:rPr>
            <w:color w:val="FF0000"/>
          </w:rPr>
          <w:delText>It</w:delText>
        </w:r>
        <w:r w:rsidR="002B2D79" w:rsidRPr="005D4FB7" w:rsidDel="00C05D37">
          <w:rPr>
            <w:color w:val="FF0000"/>
          </w:rPr>
          <w:delText xml:space="preserve"> has been illustrated in SMOOTH-GBLM, and it’s shouldn’t be the focus of this paper</w:delText>
        </w:r>
        <w:r w:rsidR="002B2D79" w:rsidDel="00C05D37">
          <w:delText>)</w:delText>
        </w:r>
      </w:del>
    </w:p>
    <w:tbl>
      <w:tblPr>
        <w:tblStyle w:val="TableGrid"/>
        <w:tblW w:w="0" w:type="auto"/>
        <w:tblLook w:val="04A0" w:firstRow="1" w:lastRow="0" w:firstColumn="1" w:lastColumn="0" w:noHBand="0" w:noVBand="1"/>
      </w:tblPr>
      <w:tblGrid>
        <w:gridCol w:w="2369"/>
        <w:gridCol w:w="2370"/>
        <w:gridCol w:w="2370"/>
        <w:gridCol w:w="2370"/>
      </w:tblGrid>
      <w:tr w:rsidR="00CC050A" w:rsidDel="00C05D37" w14:paraId="0C2B496B" w14:textId="21C03400" w:rsidTr="00A85C14">
        <w:trPr>
          <w:del w:id="49" w:author="wei ganchao" w:date="2022-01-08T14:35:00Z"/>
        </w:trPr>
        <w:tc>
          <w:tcPr>
            <w:tcW w:w="2369" w:type="dxa"/>
          </w:tcPr>
          <w:p w14:paraId="51EA9E2B" w14:textId="273B472B" w:rsidR="00CC050A" w:rsidDel="00C05D37" w:rsidRDefault="00CC050A" w:rsidP="00A85C14">
            <w:pPr>
              <w:rPr>
                <w:del w:id="50" w:author="wei ganchao" w:date="2022-01-08T14:35:00Z"/>
                <w:noProof/>
              </w:rPr>
            </w:pPr>
            <w:del w:id="51" w:author="wei ganchao" w:date="2022-01-08T14:35:00Z">
              <w:r w:rsidDel="00C05D37">
                <w:rPr>
                  <w:noProof/>
                </w:rPr>
                <w:delText>Heatmap</w:delText>
              </w:r>
            </w:del>
          </w:p>
        </w:tc>
        <w:tc>
          <w:tcPr>
            <w:tcW w:w="2370" w:type="dxa"/>
          </w:tcPr>
          <w:p w14:paraId="30C2C7DD" w14:textId="580A809B" w:rsidR="00CC050A" w:rsidDel="00C05D37" w:rsidRDefault="00CC050A" w:rsidP="00A85C14">
            <w:pPr>
              <w:rPr>
                <w:del w:id="52" w:author="wei ganchao" w:date="2022-01-08T14:35:00Z"/>
                <w:noProof/>
              </w:rPr>
            </w:pPr>
            <w:del w:id="53" w:author="wei ganchao" w:date="2022-01-08T14:35:00Z">
              <w:r w:rsidDel="00C05D37">
                <w:rPr>
                  <w:noProof/>
                </w:rPr>
                <w:delText>Q_lam</w:delText>
              </w:r>
            </w:del>
          </w:p>
          <w:p w14:paraId="3B7A46DF" w14:textId="25F4AF46" w:rsidR="00CC050A" w:rsidDel="00C05D37" w:rsidRDefault="00CC050A" w:rsidP="00A85C14">
            <w:pPr>
              <w:rPr>
                <w:del w:id="54" w:author="wei ganchao" w:date="2022-01-08T14:35:00Z"/>
                <w:noProof/>
              </w:rPr>
            </w:pPr>
          </w:p>
          <w:p w14:paraId="5CFDADD4" w14:textId="6A28A921" w:rsidR="00CC050A" w:rsidDel="00C05D37" w:rsidRDefault="00CC050A" w:rsidP="00A85C14">
            <w:pPr>
              <w:rPr>
                <w:del w:id="55" w:author="wei ganchao" w:date="2022-01-08T14:35:00Z"/>
                <w:noProof/>
              </w:rPr>
            </w:pPr>
            <w:del w:id="56" w:author="wei ganchao" w:date="2022-01-08T14:35:00Z">
              <w:r w:rsidDel="00C05D37">
                <w:rPr>
                  <w:noProof/>
                </w:rPr>
                <w:delText>Y = estimated log10(Q_lam)</w:delText>
              </w:r>
            </w:del>
          </w:p>
          <w:p w14:paraId="0B028F89" w14:textId="0BCD174D" w:rsidR="00CC050A" w:rsidDel="00C05D37" w:rsidRDefault="00CC050A" w:rsidP="00A85C14">
            <w:pPr>
              <w:rPr>
                <w:del w:id="57" w:author="wei ganchao" w:date="2022-01-08T14:35:00Z"/>
                <w:noProof/>
              </w:rPr>
            </w:pPr>
            <w:del w:id="58" w:author="wei ganchao" w:date="2022-01-08T14:35:00Z">
              <w:r w:rsidDel="00C05D37">
                <w:rPr>
                  <w:noProof/>
                </w:rPr>
                <w:delText>X = true log10(Q_lam)</w:delText>
              </w:r>
            </w:del>
          </w:p>
          <w:p w14:paraId="7C49355C" w14:textId="5603A051" w:rsidR="00CC050A" w:rsidDel="00C05D37" w:rsidRDefault="00CC050A" w:rsidP="00A85C14">
            <w:pPr>
              <w:rPr>
                <w:del w:id="59" w:author="wei ganchao" w:date="2022-01-08T14:35:00Z"/>
                <w:noProof/>
              </w:rPr>
            </w:pPr>
          </w:p>
          <w:p w14:paraId="1F910C46" w14:textId="3DE294B0" w:rsidR="00CC050A" w:rsidDel="00C05D37" w:rsidRDefault="00CC050A" w:rsidP="00A85C14">
            <w:pPr>
              <w:rPr>
                <w:del w:id="60" w:author="wei ganchao" w:date="2022-01-08T14:35:00Z"/>
                <w:noProof/>
              </w:rPr>
            </w:pPr>
            <w:del w:id="61" w:author="wei ganchao" w:date="2022-01-08T14:35:00Z">
              <w:r w:rsidDel="00C05D37">
                <w:rPr>
                  <w:noProof/>
                </w:rPr>
                <w:delText>Color: yellow = small Q_nu; black = large Q_nu</w:delText>
              </w:r>
            </w:del>
          </w:p>
        </w:tc>
        <w:tc>
          <w:tcPr>
            <w:tcW w:w="2370" w:type="dxa"/>
          </w:tcPr>
          <w:p w14:paraId="1A90AB07" w14:textId="13725F55" w:rsidR="00CC050A" w:rsidDel="00C05D37" w:rsidRDefault="00CC050A" w:rsidP="00A85C14">
            <w:pPr>
              <w:rPr>
                <w:del w:id="62" w:author="wei ganchao" w:date="2022-01-08T14:35:00Z"/>
                <w:noProof/>
              </w:rPr>
            </w:pPr>
            <w:del w:id="63" w:author="wei ganchao" w:date="2022-01-08T14:35:00Z">
              <w:r w:rsidDel="00C05D37">
                <w:rPr>
                  <w:noProof/>
                </w:rPr>
                <w:delText>Q_nu</w:delText>
              </w:r>
            </w:del>
          </w:p>
          <w:p w14:paraId="3AFDFDF7" w14:textId="25BFFCA6" w:rsidR="00CC050A" w:rsidDel="00C05D37" w:rsidRDefault="00CC050A" w:rsidP="00A85C14">
            <w:pPr>
              <w:rPr>
                <w:del w:id="64" w:author="wei ganchao" w:date="2022-01-08T14:35:00Z"/>
                <w:noProof/>
              </w:rPr>
            </w:pPr>
          </w:p>
          <w:p w14:paraId="3D04BF14" w14:textId="723518C3" w:rsidR="00CC050A" w:rsidDel="00C05D37" w:rsidRDefault="00CC050A" w:rsidP="00A85C14">
            <w:pPr>
              <w:rPr>
                <w:del w:id="65" w:author="wei ganchao" w:date="2022-01-08T14:35:00Z"/>
                <w:noProof/>
              </w:rPr>
            </w:pPr>
            <w:del w:id="66" w:author="wei ganchao" w:date="2022-01-08T14:35:00Z">
              <w:r w:rsidDel="00C05D37">
                <w:rPr>
                  <w:noProof/>
                </w:rPr>
                <w:delText>Y = estimated log10(Q_nu)</w:delText>
              </w:r>
            </w:del>
          </w:p>
          <w:p w14:paraId="7A232DA4" w14:textId="03BBEAC0" w:rsidR="00CC050A" w:rsidDel="00C05D37" w:rsidRDefault="00CC050A" w:rsidP="00A85C14">
            <w:pPr>
              <w:rPr>
                <w:del w:id="67" w:author="wei ganchao" w:date="2022-01-08T14:35:00Z"/>
                <w:noProof/>
              </w:rPr>
            </w:pPr>
            <w:del w:id="68" w:author="wei ganchao" w:date="2022-01-08T14:35:00Z">
              <w:r w:rsidDel="00C05D37">
                <w:rPr>
                  <w:noProof/>
                </w:rPr>
                <w:delText>X = true log10(Q_nu)</w:delText>
              </w:r>
            </w:del>
          </w:p>
          <w:p w14:paraId="329AE271" w14:textId="5B297CB9" w:rsidR="00CC050A" w:rsidDel="00C05D37" w:rsidRDefault="00CC050A" w:rsidP="00A85C14">
            <w:pPr>
              <w:rPr>
                <w:del w:id="69" w:author="wei ganchao" w:date="2022-01-08T14:35:00Z"/>
                <w:noProof/>
              </w:rPr>
            </w:pPr>
          </w:p>
          <w:p w14:paraId="7AEDD83F" w14:textId="110637CB" w:rsidR="00CC050A" w:rsidDel="00C05D37" w:rsidRDefault="00CC050A" w:rsidP="00A85C14">
            <w:pPr>
              <w:rPr>
                <w:del w:id="70" w:author="wei ganchao" w:date="2022-01-08T14:35:00Z"/>
                <w:noProof/>
              </w:rPr>
            </w:pPr>
            <w:del w:id="71" w:author="wei ganchao" w:date="2022-01-08T14:35:00Z">
              <w:r w:rsidDel="00C05D37">
                <w:rPr>
                  <w:noProof/>
                </w:rPr>
                <w:delText>Color: purple = small Q_lam; black = large Q_lam</w:delText>
              </w:r>
            </w:del>
          </w:p>
        </w:tc>
        <w:tc>
          <w:tcPr>
            <w:tcW w:w="2370" w:type="dxa"/>
          </w:tcPr>
          <w:p w14:paraId="118DE8DE" w14:textId="5CAADBD4" w:rsidR="00CC050A" w:rsidDel="00C05D37" w:rsidRDefault="00CC050A" w:rsidP="00A85C14">
            <w:pPr>
              <w:rPr>
                <w:del w:id="72" w:author="wei ganchao" w:date="2022-01-08T14:35:00Z"/>
                <w:noProof/>
              </w:rPr>
            </w:pPr>
            <w:del w:id="73" w:author="wei ganchao" w:date="2022-01-08T14:35:00Z">
              <w:r w:rsidDel="00C05D37">
                <w:rPr>
                  <w:noProof/>
                </w:rPr>
                <w:delText>fitting</w:delText>
              </w:r>
            </w:del>
          </w:p>
        </w:tc>
      </w:tr>
      <w:tr w:rsidR="00CC050A" w:rsidDel="00C05D37" w14:paraId="721FAEB9" w14:textId="7D4B9DF2" w:rsidTr="00A85C14">
        <w:trPr>
          <w:del w:id="74" w:author="wei ganchao" w:date="2022-01-08T14:35:00Z"/>
        </w:trPr>
        <w:tc>
          <w:tcPr>
            <w:tcW w:w="2369" w:type="dxa"/>
          </w:tcPr>
          <w:p w14:paraId="341CD071" w14:textId="785FE910" w:rsidR="00CC050A" w:rsidDel="00C05D37" w:rsidRDefault="00CC050A" w:rsidP="00A85C14">
            <w:pPr>
              <w:rPr>
                <w:del w:id="75" w:author="wei ganchao" w:date="2022-01-08T14:35:00Z"/>
              </w:rPr>
            </w:pPr>
            <w:del w:id="76" w:author="wei ganchao" w:date="2022-01-08T14:35:00Z">
              <w:r w:rsidDel="00C05D37">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50755571" w14:textId="64426C8D" w:rsidR="00CC050A" w:rsidDel="00C05D37" w:rsidRDefault="00CC050A" w:rsidP="00A85C14">
            <w:pPr>
              <w:rPr>
                <w:del w:id="77" w:author="wei ganchao" w:date="2022-01-08T14:35:00Z"/>
              </w:rPr>
            </w:pPr>
            <w:del w:id="78" w:author="wei ganchao" w:date="2022-01-08T14:35:00Z">
              <w:r w:rsidDel="00C05D37">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405BBA73" w14:textId="0F42B9CE" w:rsidR="00CC050A" w:rsidDel="00C05D37" w:rsidRDefault="00CC050A" w:rsidP="00A85C14">
            <w:pPr>
              <w:rPr>
                <w:del w:id="79" w:author="wei ganchao" w:date="2022-01-08T14:35:00Z"/>
              </w:rPr>
            </w:pPr>
            <w:del w:id="80" w:author="wei ganchao" w:date="2022-01-08T14:35:00Z">
              <w:r w:rsidDel="00C05D37">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1A0CA4EC" w14:textId="273D7F5B" w:rsidR="00CC050A" w:rsidDel="00C05D37" w:rsidRDefault="00CC050A" w:rsidP="00A85C14">
            <w:pPr>
              <w:rPr>
                <w:del w:id="81" w:author="wei ganchao" w:date="2022-01-08T14:35:00Z"/>
              </w:rPr>
            </w:pPr>
            <w:del w:id="82" w:author="wei ganchao" w:date="2022-01-08T14:35:00Z">
              <w:r w:rsidDel="00C05D37">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r>
    </w:tbl>
    <w:p w14:paraId="108C9637" w14:textId="77777777" w:rsidR="00CC050A" w:rsidRDefault="00CC050A" w:rsidP="009A7B80"/>
    <w:p w14:paraId="52C8D605" w14:textId="67E8C014" w:rsidR="00D62B20" w:rsidRDefault="00D62B20" w:rsidP="009A7B80"/>
    <w:p w14:paraId="671DBA25" w14:textId="77777777" w:rsidR="00D62B20" w:rsidRDefault="00D62B20" w:rsidP="009A7B80"/>
    <w:p w14:paraId="01418B63" w14:textId="49CE0BB9" w:rsidR="00D62B20" w:rsidRDefault="00D62B20" w:rsidP="00B70F6E">
      <w:pPr>
        <w:pStyle w:val="Heading2"/>
        <w:rPr>
          <w:ins w:id="83" w:author="wei ganchao" w:date="2022-01-08T10:55:00Z"/>
        </w:rPr>
      </w:pPr>
      <w:r>
        <w:t>Application</w:t>
      </w:r>
    </w:p>
    <w:p w14:paraId="00A4A023" w14:textId="2B9B491D" w:rsidR="00A02EEB" w:rsidRDefault="00A02EEB" w:rsidP="00A02EEB">
      <w:pPr>
        <w:rPr>
          <w:ins w:id="84" w:author="wei ganchao" w:date="2022-01-08T10:55:00Z"/>
        </w:rPr>
      </w:pPr>
      <w:ins w:id="85" w:author="wei ganchao" w:date="2022-01-08T10:55:00Z">
        <w:r>
          <w:t>We next applied our method to two datasets: 1) Utah array extracellular recordings of visually evoked activity from anesthetized macaque primary visual cortex (referred as the V1 dataset), and 2) recordings from different rat hippocampal regions while the rat was performing linear maze task (referred as the HC data).</w:t>
        </w:r>
      </w:ins>
    </w:p>
    <w:p w14:paraId="0172E1D2" w14:textId="6AFCA0DE" w:rsidR="00A02EEB" w:rsidRDefault="00A02EEB" w:rsidP="00A02EEB">
      <w:pPr>
        <w:rPr>
          <w:ins w:id="86" w:author="wei ganchao" w:date="2022-01-08T10:55:00Z"/>
        </w:rPr>
      </w:pPr>
    </w:p>
    <w:p w14:paraId="78B45F87" w14:textId="77777777" w:rsidR="00A02EEB" w:rsidRPr="00A02EEB" w:rsidRDefault="00A02EEB">
      <w:pPr>
        <w:pPrChange w:id="87" w:author="wei ganchao" w:date="2022-01-08T10:55:00Z">
          <w:pPr>
            <w:pStyle w:val="Heading2"/>
          </w:pPr>
        </w:pPrChange>
      </w:pPr>
    </w:p>
    <w:p w14:paraId="57C4E387" w14:textId="7E0E2973" w:rsidR="00D62B20" w:rsidRDefault="003C3470" w:rsidP="009A7B80">
      <w:pPr>
        <w:rPr>
          <w:ins w:id="88" w:author="wei ganchao" w:date="2022-01-08T10:55:00Z"/>
        </w:rPr>
      </w:pPr>
      <w:r>
        <w:lastRenderedPageBreak/>
        <w:t>V1 data</w:t>
      </w:r>
    </w:p>
    <w:p w14:paraId="00591E10" w14:textId="3AB29EA0" w:rsidR="00A02EEB" w:rsidRDefault="00A02EEB" w:rsidP="009A7B80">
      <w:pPr>
        <w:rPr>
          <w:ins w:id="89" w:author="wei ganchao" w:date="2022-01-08T10:55:00Z"/>
        </w:rPr>
      </w:pPr>
      <w:ins w:id="90" w:author="wei ganchao" w:date="2022-01-08T10:55:00Z">
        <w:r>
          <w:t>In the V1 dataset</w:t>
        </w:r>
      </w:ins>
      <w:ins w:id="91" w:author="wei ganchao" w:date="2022-01-08T12:50:00Z">
        <w:r w:rsidR="006E61ED">
          <w:t xml:space="preserve"> </w:t>
        </w:r>
      </w:ins>
      <w:ins w:id="92" w:author="wei ganchao" w:date="2022-01-08T12:48:00Z">
        <w:r w:rsidR="006E61ED">
          <w:fldChar w:fldCharType="begin" w:fldLock="1"/>
        </w:r>
      </w:ins>
      <w:r w:rsidR="006E61ED">
        <w:instrText>ADDIN CSL_CITATION {"citationItems":[{"id":"ITEM-1","itemData":{"URL":"http://dx.doi.org/10.6080/K0NC5Z4X","author":[{"dropping-particle":"","family":"Kohn","given":"A.","non-dropping-particle":"","parse-names":false,"suffix":""},{"dropping-particle":"","family":"Smith","given":"M.A.","non-dropping-particle":"","parse-names":false,"suffix":""}],"container-title":"CRCNS.org","id":"ITEM-1","issued":{"date-parts":[["2016"]]},"title":"Utah array extracellular recordings of spontaneous and visually evoked activity from anesthetized macaque primary visual cortex (V1)","type":"webpage"},"uris":["http://www.mendeley.com/documents/?uuid=b54d68f0-3a3e-45ad-a343-b58f031096b8"]}],"mendeley":{"formattedCitation":"(Kohn and Smith 2016)","plainTextFormattedCitation":"(Kohn and Smith 2016)","previouslyFormattedCitation":"(Kohn and Smith 2016)"},"properties":{"noteIndex":0},"schema":"https://github.com/citation-style-language/schema/raw/master/csl-citation.json"}</w:instrText>
      </w:r>
      <w:r w:rsidR="006E61ED">
        <w:fldChar w:fldCharType="separate"/>
      </w:r>
      <w:r w:rsidR="006E61ED" w:rsidRPr="006E61ED">
        <w:rPr>
          <w:noProof/>
        </w:rPr>
        <w:t>(Kohn and Smith 2016)</w:t>
      </w:r>
      <w:ins w:id="93" w:author="wei ganchao" w:date="2022-01-08T12:48:00Z">
        <w:r w:rsidR="006E61ED">
          <w:fldChar w:fldCharType="end"/>
        </w:r>
      </w:ins>
      <w:ins w:id="94" w:author="wei ganchao" w:date="2022-01-08T10:55:00Z">
        <w:r>
          <w:t xml:space="preserve">, the spiking activity was recorded while presenting a movie of sinusoidal gratings with ~100 different drift directions (300ms each, 30s movie in total). The trial was replicated 120 times. </w:t>
        </w:r>
      </w:ins>
      <w:ins w:id="95" w:author="wei ganchao" w:date="2022-01-08T12:51:00Z">
        <w:r w:rsidR="006E61ED" w:rsidRPr="006E61ED">
          <w:t>For further details on how the data were obtained,</w:t>
        </w:r>
        <w:r w:rsidR="006E61ED">
          <w:t xml:space="preserve"> see </w:t>
        </w:r>
      </w:ins>
      <w:ins w:id="96" w:author="wei ganchao" w:date="2022-01-08T12:52:00Z">
        <w:r w:rsidR="006E61ED">
          <w:fldChar w:fldCharType="begin" w:fldLock="1"/>
        </w:r>
      </w:ins>
      <w:r w:rsidR="006E61ED">
        <w:instrText>ADDIN CSL_CITATION {"citationItems":[{"id":"ITEM-1","itemData":{"DOI":"10.1523/JNEUROSCI.2929-08.2008","ISSN":"02706474","PMID":"19036953","abstract":"The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w:instrText>
      </w:r>
      <w:r w:rsidR="006E61ED">
        <w:rPr>
          <w:rFonts w:ascii="Cambria Math" w:hAnsi="Cambria Math" w:cs="Cambria Math"/>
        </w:rPr>
        <w:instrText>∼</w:instrText>
      </w:r>
      <w:r w:rsidR="006E61ED">
        <w:instrText>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 Copyright © 2008 Society for Neuroscience.","author":[{"dropping-particle":"","family":"Smith","given":"Matthew A.","non-dropping-particle":"","parse-names":false,"suffix":""},{"dropping-particle":"","family":"Kohn","given":"Adam","non-dropping-particle":"","parse-names":false,"suffix":""}],"container-title":"Journal of Neuroscience","id":"ITEM-1","issue":"48","issued":{"date-parts":[["2008","11","26"]]},"page":"12591-12603","title":"Spatial and temporal scales of neuronal correlation in primary visual cortex","type":"article-journal","volume":"28"},"uris":["http://www.mendeley.com/documents/?uuid=7e7bcc0b-c165-336a-98ef-e646c6e8a500"]},{"id":"ITEM-2","itemData":{"DOI":"10.1007/S10827-009-0208-9","ISSN":"09295313","PMID":"20094906","abstract":"Multineuronal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Neuroscience","id":"ITEM-2","issue":"3","issued":{"date-parts":[["2010","12"]]},"page":"567-579","title":"Local field potentials indicate network state and account for neuronal response variability","type":"article-journal","volume":"29"},"uris":["http://www.mendeley.com/documents/?uuid=fe04ada7-1529-3147-88ad-c208478198bb"]}],"mendeley":{"formattedCitation":"(Kelly et al. 2010; Smith and Kohn 2008)","plainTextFormattedCitation":"(Kelly et al. 2010; Smith and Kohn 2008)","previouslyFormattedCitation":"(Smith and Kohn 2008)"},"properties":{"noteIndex":0},"schema":"https://github.com/citation-style-language/schema/raw/master/csl-citation.json"}</w:instrText>
      </w:r>
      <w:r w:rsidR="006E61ED">
        <w:fldChar w:fldCharType="separate"/>
      </w:r>
      <w:r w:rsidR="006E61ED" w:rsidRPr="006E61ED">
        <w:rPr>
          <w:noProof/>
        </w:rPr>
        <w:t>(Kelly et al. 2010; Smith and Kohn 2008)</w:t>
      </w:r>
      <w:ins w:id="97" w:author="wei ganchao" w:date="2022-01-08T12:52:00Z">
        <w:r w:rsidR="006E61ED">
          <w:fldChar w:fldCharType="end"/>
        </w:r>
        <w:r w:rsidR="006E61ED">
          <w:t xml:space="preserve">. </w:t>
        </w:r>
      </w:ins>
      <w:ins w:id="98" w:author="wei ganchao" w:date="2022-01-08T10:55:00Z">
        <w:r>
          <w:t>Considering the sequential measurement effect, we analyze the data with single neuron input. The predictor</w:t>
        </w:r>
      </w:ins>
      <w:ins w:id="99" w:author="wei ganchao" w:date="2022-01-08T10:56:00Z">
        <w:r>
          <w:t>s</w:t>
        </w:r>
      </w:ins>
      <w:ins w:id="100" w:author="wei ganchao" w:date="2022-01-08T10:55:00Z">
        <w:r>
          <w:t xml:space="preserve"> </w:t>
        </w:r>
      </w:ins>
      <m:oMath>
        <m:sSub>
          <m:sSubPr>
            <m:ctrlPr>
              <w:ins w:id="101" w:author="wei ganchao" w:date="2022-01-08T10:55:00Z">
                <w:rPr>
                  <w:rFonts w:ascii="Cambria Math" w:hAnsi="Cambria Math"/>
                  <w:i/>
                </w:rPr>
              </w:ins>
            </m:ctrlPr>
          </m:sSubPr>
          <m:e>
            <m:r>
              <w:ins w:id="102" w:author="wei ganchao" w:date="2022-01-08T10:55:00Z">
                <m:rPr>
                  <m:sty m:val="bi"/>
                </m:rPr>
                <w:rPr>
                  <w:rFonts w:ascii="Cambria Math" w:hAnsi="Cambria Math"/>
                </w:rPr>
                <m:t>X</m:t>
              </w:ins>
            </m:r>
          </m:e>
          <m:sub>
            <m:r>
              <w:ins w:id="103" w:author="wei ganchao" w:date="2022-01-08T10:55:00Z">
                <w:rPr>
                  <w:rFonts w:ascii="Cambria Math" w:hAnsi="Cambria Math"/>
                </w:rPr>
                <m:t>t</m:t>
              </w:ins>
            </m:r>
          </m:sub>
        </m:sSub>
      </m:oMath>
      <w:ins w:id="104" w:author="wei ganchao" w:date="2022-01-08T10:55:00Z">
        <w:r>
          <w:t xml:space="preserve"> and </w:t>
        </w:r>
      </w:ins>
      <m:oMath>
        <m:sSub>
          <m:sSubPr>
            <m:ctrlPr>
              <w:ins w:id="105" w:author="wei ganchao" w:date="2022-01-08T10:55:00Z">
                <w:rPr>
                  <w:rFonts w:ascii="Cambria Math" w:hAnsi="Cambria Math"/>
                  <w:i/>
                </w:rPr>
              </w:ins>
            </m:ctrlPr>
          </m:sSubPr>
          <m:e>
            <m:r>
              <w:ins w:id="106" w:author="wei ganchao" w:date="2022-01-08T10:55:00Z">
                <m:rPr>
                  <m:sty m:val="bi"/>
                </m:rPr>
                <w:rPr>
                  <w:rFonts w:ascii="Cambria Math" w:hAnsi="Cambria Math"/>
                </w:rPr>
                <m:t>G</m:t>
              </w:ins>
            </m:r>
          </m:e>
          <m:sub>
            <m:r>
              <w:ins w:id="107" w:author="wei ganchao" w:date="2022-01-08T10:55:00Z">
                <w:rPr>
                  <w:rFonts w:ascii="Cambria Math" w:hAnsi="Cambria Math"/>
                </w:rPr>
                <m:t>t</m:t>
              </w:ins>
            </m:r>
          </m:sub>
        </m:sSub>
      </m:oMath>
      <w:ins w:id="108" w:author="wei ganchao" w:date="2022-01-08T10:55:00Z">
        <w:r>
          <w:t xml:space="preserve"> are circular cubic spline basis expansion of the grating directions.</w:t>
        </w:r>
      </w:ins>
      <w:ins w:id="109" w:author="wei ganchao" w:date="2022-01-08T10:56:00Z">
        <w:r>
          <w:t xml:space="preserve"> The basis</w:t>
        </w:r>
      </w:ins>
      <w:ins w:id="110" w:author="wei ganchao" w:date="2022-01-08T10:57:00Z">
        <w:r>
          <w:t xml:space="preserve"> number</w:t>
        </w:r>
      </w:ins>
      <w:ins w:id="111" w:author="wei ganchao" w:date="2022-01-08T10:56:00Z">
        <w:r>
          <w:t xml:space="preserve"> for </w:t>
        </w:r>
      </w:ins>
      <m:oMath>
        <m:sSub>
          <m:sSubPr>
            <m:ctrlPr>
              <w:ins w:id="112" w:author="wei ganchao" w:date="2022-01-08T10:56:00Z">
                <w:rPr>
                  <w:rFonts w:ascii="Cambria Math" w:hAnsi="Cambria Math"/>
                  <w:i/>
                </w:rPr>
              </w:ins>
            </m:ctrlPr>
          </m:sSubPr>
          <m:e>
            <m:r>
              <w:ins w:id="113" w:author="wei ganchao" w:date="2022-01-08T10:56:00Z">
                <m:rPr>
                  <m:sty m:val="bi"/>
                </m:rPr>
                <w:rPr>
                  <w:rFonts w:ascii="Cambria Math" w:hAnsi="Cambria Math"/>
                </w:rPr>
                <m:t>X</m:t>
              </w:ins>
            </m:r>
          </m:e>
          <m:sub>
            <m:r>
              <w:ins w:id="114" w:author="wei ganchao" w:date="2022-01-08T10:56:00Z">
                <w:rPr>
                  <w:rFonts w:ascii="Cambria Math" w:hAnsi="Cambria Math"/>
                </w:rPr>
                <m:t>t</m:t>
              </w:ins>
            </m:r>
          </m:sub>
        </m:sSub>
      </m:oMath>
      <w:ins w:id="115" w:author="wei ganchao" w:date="2022-01-08T10:56:00Z">
        <w:r>
          <w:t xml:space="preserve"> is 5, </w:t>
        </w:r>
      </w:ins>
      <w:ins w:id="116" w:author="wei ganchao" w:date="2022-01-08T10:57:00Z">
        <w:r>
          <w:t>while it va</w:t>
        </w:r>
      </w:ins>
      <w:ins w:id="117" w:author="wei ganchao" w:date="2022-01-08T10:58:00Z">
        <w:r>
          <w:t xml:space="preserve">ries </w:t>
        </w:r>
        <w:r w:rsidR="000F7FB1">
          <w:t>between</w:t>
        </w:r>
        <w:r>
          <w:t xml:space="preserve"> </w:t>
        </w:r>
        <w:r w:rsidR="000F7FB1">
          <w:t>1</w:t>
        </w:r>
        <w:r>
          <w:t xml:space="preserve"> </w:t>
        </w:r>
        <w:r w:rsidR="000F7FB1">
          <w:t>and</w:t>
        </w:r>
        <w:r>
          <w:t xml:space="preserve"> </w:t>
        </w:r>
        <w:r w:rsidR="000F7FB1">
          <w:t>3 for model comparisons.</w:t>
        </w:r>
      </w:ins>
    </w:p>
    <w:p w14:paraId="4BB4FFC0" w14:textId="2DCC0423" w:rsidR="00A02EEB" w:rsidRDefault="00A02EEB" w:rsidP="009A7B80">
      <w:pPr>
        <w:rPr>
          <w:ins w:id="118" w:author="wei ganchao" w:date="2022-01-08T10:55:00Z"/>
        </w:rPr>
      </w:pPr>
    </w:p>
    <w:p w14:paraId="06C78105" w14:textId="13AED29E" w:rsidR="00A02EEB" w:rsidRDefault="00A02EEB" w:rsidP="009A7B80">
      <w:pPr>
        <w:rPr>
          <w:ins w:id="119" w:author="wei ganchao" w:date="2022-01-08T10:55:00Z"/>
        </w:rPr>
      </w:pPr>
    </w:p>
    <w:p w14:paraId="34D2B3DE" w14:textId="77777777" w:rsidR="00A02EEB" w:rsidRDefault="00A02EEB" w:rsidP="009A7B80"/>
    <w:p w14:paraId="72C3DA66" w14:textId="41DD8A47" w:rsidR="00374ECA" w:rsidRDefault="00374ECA" w:rsidP="009A7B80">
      <w:r>
        <w:t xml:space="preserve">Code: </w:t>
      </w:r>
      <w:hyperlink r:id="rId18" w:tooltip="v1_comparison_nan.m" w:history="1">
        <w:r>
          <w:rPr>
            <w:rStyle w:val="Hyperlink"/>
            <w:rFonts w:ascii="Segoe UI" w:hAnsi="Segoe UI" w:cs="Segoe UI"/>
            <w:sz w:val="21"/>
            <w:szCs w:val="21"/>
            <w:shd w:val="clear" w:color="auto" w:fill="F6F8FA"/>
          </w:rPr>
          <w:t>v1_comparison_nan.m</w:t>
        </w:r>
      </w:hyperlink>
      <w:r>
        <w:t xml:space="preserve">; </w:t>
      </w:r>
      <w:hyperlink r:id="rId19" w:tooltip="compare_all_na.m" w:history="1">
        <w:proofErr w:type="spellStart"/>
        <w:r>
          <w:rPr>
            <w:rStyle w:val="Hyperlink"/>
            <w:rFonts w:ascii="Segoe UI" w:hAnsi="Segoe UI" w:cs="Segoe UI"/>
            <w:sz w:val="21"/>
            <w:szCs w:val="21"/>
            <w:shd w:val="clear" w:color="auto" w:fill="FFFFFF"/>
          </w:rPr>
          <w:t>compare_all_na.m</w:t>
        </w:r>
        <w:proofErr w:type="spellEnd"/>
      </w:hyperlink>
      <w:r>
        <w:t xml:space="preserve">; </w:t>
      </w:r>
      <w:hyperlink r:id="rId20" w:tooltip="demo_v1_pd.m" w:history="1">
        <w:r>
          <w:rPr>
            <w:rStyle w:val="Hyperlink"/>
            <w:rFonts w:ascii="Segoe UI" w:hAnsi="Segoe UI" w:cs="Segoe UI"/>
            <w:sz w:val="21"/>
            <w:szCs w:val="21"/>
            <w:shd w:val="clear" w:color="auto" w:fill="FFFFFF"/>
          </w:rPr>
          <w:t>demo_v1_pd.m</w:t>
        </w:r>
      </w:hyperlink>
    </w:p>
    <w:p w14:paraId="25D61BED" w14:textId="56A1E368" w:rsidR="003C3470" w:rsidRDefault="00CC050A" w:rsidP="00CC050A">
      <w:pPr>
        <w:jc w:val="left"/>
      </w:pPr>
      <w:r w:rsidRPr="00CC050A">
        <w:rPr>
          <w:noProof/>
        </w:rPr>
        <w:drawing>
          <wp:inline distT="0" distB="0" distL="0" distR="0" wp14:anchorId="6F51431A" wp14:editId="0E0C777C">
            <wp:extent cx="2587752" cy="1938528"/>
            <wp:effectExtent l="0" t="0" r="0" b="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782AC7CB" w14:textId="380CBA06" w:rsidR="003C3470" w:rsidRDefault="003C3470" w:rsidP="009A7B80"/>
    <w:p w14:paraId="5B4937CB" w14:textId="07122AA1" w:rsidR="003C3470" w:rsidRDefault="003C3470" w:rsidP="009A7B80">
      <w:pPr>
        <w:rPr>
          <w:ins w:id="120" w:author="wei ganchao" w:date="2022-01-08T10:58:00Z"/>
        </w:rPr>
      </w:pPr>
      <w:r>
        <w:t>Hippocampus data</w:t>
      </w:r>
    </w:p>
    <w:p w14:paraId="3BAE579E" w14:textId="0363FE68" w:rsidR="00844C49" w:rsidRDefault="000F7FB1" w:rsidP="009A7B80">
      <w:pPr>
        <w:rPr>
          <w:ins w:id="121" w:author="wei ganchao" w:date="2022-01-08T10:58:00Z"/>
        </w:rPr>
      </w:pPr>
      <w:ins w:id="122" w:author="wei ganchao" w:date="2022-01-08T10:59:00Z">
        <w:r>
          <w:t>In the HC data</w:t>
        </w:r>
      </w:ins>
      <w:ins w:id="123" w:author="wei ganchao" w:date="2022-01-08T12:25:00Z">
        <w:r w:rsidR="00D70083">
          <w:t xml:space="preserve">set, </w:t>
        </w:r>
      </w:ins>
      <w:ins w:id="124" w:author="wei ganchao" w:date="2022-01-08T12:26:00Z">
        <w:r w:rsidR="00D70083">
          <w:t xml:space="preserve">the rat was running back and </w:t>
        </w:r>
      </w:ins>
      <w:ins w:id="125" w:author="wei ganchao" w:date="2022-01-08T12:28:00Z">
        <w:r w:rsidR="00D70083">
          <w:t>forth along the 250cm linear track.</w:t>
        </w:r>
      </w:ins>
      <w:ins w:id="126" w:author="wei ganchao" w:date="2022-01-08T12:34:00Z">
        <w:r w:rsidR="00B94B85">
          <w:t xml:space="preserve"> The recording </w:t>
        </w:r>
      </w:ins>
      <w:ins w:id="127" w:author="wei ganchao" w:date="2022-01-08T12:36:00Z">
        <w:r w:rsidR="00844C49">
          <w:t>holds up to ~66 min. The input predic</w:t>
        </w:r>
      </w:ins>
      <w:ins w:id="128" w:author="wei ganchao" w:date="2022-01-08T12:37:00Z">
        <w:r w:rsidR="00844C49">
          <w:t xml:space="preserve">tors </w:t>
        </w:r>
      </w:ins>
      <m:oMath>
        <m:sSub>
          <m:sSubPr>
            <m:ctrlPr>
              <w:ins w:id="129" w:author="wei ganchao" w:date="2022-01-08T12:37:00Z">
                <w:rPr>
                  <w:rFonts w:ascii="Cambria Math" w:hAnsi="Cambria Math"/>
                  <w:i/>
                </w:rPr>
              </w:ins>
            </m:ctrlPr>
          </m:sSubPr>
          <m:e>
            <m:r>
              <w:ins w:id="130" w:author="wei ganchao" w:date="2022-01-08T12:37:00Z">
                <m:rPr>
                  <m:sty m:val="bi"/>
                </m:rPr>
                <w:rPr>
                  <w:rFonts w:ascii="Cambria Math" w:hAnsi="Cambria Math"/>
                </w:rPr>
                <m:t>X</m:t>
              </w:ins>
            </m:r>
          </m:e>
          <m:sub>
            <m:r>
              <w:ins w:id="131" w:author="wei ganchao" w:date="2022-01-08T12:37:00Z">
                <w:rPr>
                  <w:rFonts w:ascii="Cambria Math" w:hAnsi="Cambria Math"/>
                </w:rPr>
                <m:t>t</m:t>
              </w:ins>
            </m:r>
          </m:sub>
        </m:sSub>
      </m:oMath>
      <w:ins w:id="132" w:author="wei ganchao" w:date="2022-01-08T12:37:00Z">
        <w:r w:rsidR="00844C49">
          <w:t xml:space="preserve"> are cubic spline basis expansion with 10 knots, and the </w:t>
        </w:r>
      </w:ins>
      <m:oMath>
        <m:sSub>
          <m:sSubPr>
            <m:ctrlPr>
              <w:ins w:id="133" w:author="wei ganchao" w:date="2022-01-08T12:37:00Z">
                <w:rPr>
                  <w:rFonts w:ascii="Cambria Math" w:hAnsi="Cambria Math"/>
                  <w:i/>
                </w:rPr>
              </w:ins>
            </m:ctrlPr>
          </m:sSubPr>
          <m:e>
            <m:r>
              <w:ins w:id="134" w:author="wei ganchao" w:date="2022-01-08T12:37:00Z">
                <m:rPr>
                  <m:sty m:val="bi"/>
                </m:rPr>
                <w:rPr>
                  <w:rFonts w:ascii="Cambria Math" w:hAnsi="Cambria Math"/>
                </w:rPr>
                <m:t>G</m:t>
              </w:ins>
            </m:r>
          </m:e>
          <m:sub>
            <m:r>
              <w:ins w:id="135" w:author="wei ganchao" w:date="2022-01-08T12:37:00Z">
                <w:rPr>
                  <w:rFonts w:ascii="Cambria Math" w:hAnsi="Cambria Math"/>
                </w:rPr>
                <m:t>t</m:t>
              </w:ins>
            </m:r>
          </m:sub>
        </m:sSub>
        <m:r>
          <w:ins w:id="136" w:author="wei ganchao" w:date="2022-01-08T12:37:00Z">
            <w:rPr>
              <w:rFonts w:ascii="Cambria Math" w:hAnsi="Cambria Math"/>
            </w:rPr>
            <m:t>=1</m:t>
          </w:ins>
        </m:r>
      </m:oMath>
      <w:ins w:id="137" w:author="wei ganchao" w:date="2022-01-08T12:37:00Z">
        <w:r w:rsidR="00844C49">
          <w:t xml:space="preserve"> for all </w:t>
        </w:r>
      </w:ins>
      <m:oMath>
        <m:r>
          <w:ins w:id="138" w:author="wei ganchao" w:date="2022-01-08T12:37:00Z">
            <w:rPr>
              <w:rFonts w:ascii="Cambria Math" w:hAnsi="Cambria Math"/>
            </w:rPr>
            <m:t>t</m:t>
          </w:ins>
        </m:r>
      </m:oMath>
      <w:ins w:id="139" w:author="wei ganchao" w:date="2022-01-08T12:38:00Z">
        <w:r w:rsidR="00844C49">
          <w:t>.</w:t>
        </w:r>
      </w:ins>
    </w:p>
    <w:p w14:paraId="0E3A70B1" w14:textId="1686912E" w:rsidR="000F7FB1" w:rsidRDefault="000F7FB1" w:rsidP="009A7B80">
      <w:pPr>
        <w:rPr>
          <w:ins w:id="140" w:author="wei ganchao" w:date="2022-01-08T10:58:00Z"/>
        </w:rPr>
      </w:pPr>
    </w:p>
    <w:p w14:paraId="437C4CE8" w14:textId="77777777" w:rsidR="000F7FB1" w:rsidRDefault="000F7FB1" w:rsidP="009A7B80"/>
    <w:p w14:paraId="78BB68E0" w14:textId="2755B0F1" w:rsidR="00374ECA" w:rsidRDefault="00374ECA" w:rsidP="009A7B80">
      <w:r>
        <w:t xml:space="preserve">Code: </w:t>
      </w:r>
      <w:hyperlink r:id="rId25"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lastRenderedPageBreak/>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63601EFB"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w:t>
      </w:r>
      <w:r w:rsidR="006D0686">
        <w:rPr>
          <w:color w:val="FF0000"/>
        </w:rPr>
        <w:t xml:space="preserve"> (empirical)</w:t>
      </w:r>
      <w:r w:rsidRPr="00791872">
        <w:rPr>
          <w:color w:val="FF0000"/>
        </w:rPr>
        <w:t xml:space="preserve"> mean and FF should be </w:t>
      </w:r>
      <w:commentRangeStart w:id="141"/>
      <w:commentRangeStart w:id="142"/>
      <w:r w:rsidRPr="00791872">
        <w:rPr>
          <w:color w:val="FF0000"/>
        </w:rPr>
        <w:t>separated</w:t>
      </w:r>
      <w:commentRangeEnd w:id="141"/>
      <w:r w:rsidR="005744B6">
        <w:rPr>
          <w:rStyle w:val="CommentReference"/>
        </w:rPr>
        <w:commentReference w:id="141"/>
      </w:r>
      <w:commentRangeEnd w:id="142"/>
      <w:r w:rsidR="00ED7FBA">
        <w:rPr>
          <w:rStyle w:val="CommentReference"/>
        </w:rPr>
        <w:commentReference w:id="142"/>
      </w:r>
      <w:r w:rsidRPr="00791872">
        <w:rPr>
          <w:color w:val="FF0000"/>
        </w:rPr>
        <w:t>.</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358BF9F6" w14:textId="04AC8600" w:rsidR="006E61ED" w:rsidRPr="006E61ED" w:rsidRDefault="00D27569" w:rsidP="006E61ED">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6E61ED" w:rsidRPr="006E61ED">
        <w:rPr>
          <w:rFonts w:ascii="Times New Roman" w:hAnsi="Times New Roman" w:cs="Times New Roman"/>
          <w:b/>
          <w:bCs/>
          <w:noProof/>
        </w:rPr>
        <w:t>Barbieri R</w:t>
      </w:r>
      <w:r w:rsidR="006E61ED" w:rsidRPr="006E61ED">
        <w:rPr>
          <w:rFonts w:ascii="Times New Roman" w:hAnsi="Times New Roman" w:cs="Times New Roman"/>
          <w:noProof/>
        </w:rPr>
        <w:t xml:space="preserve">, </w:t>
      </w:r>
      <w:r w:rsidR="006E61ED" w:rsidRPr="006E61ED">
        <w:rPr>
          <w:rFonts w:ascii="Times New Roman" w:hAnsi="Times New Roman" w:cs="Times New Roman"/>
          <w:b/>
          <w:bCs/>
          <w:noProof/>
        </w:rPr>
        <w:t>Quirk MC</w:t>
      </w:r>
      <w:r w:rsidR="006E61ED" w:rsidRPr="006E61ED">
        <w:rPr>
          <w:rFonts w:ascii="Times New Roman" w:hAnsi="Times New Roman" w:cs="Times New Roman"/>
          <w:noProof/>
        </w:rPr>
        <w:t xml:space="preserve">, </w:t>
      </w:r>
      <w:r w:rsidR="006E61ED" w:rsidRPr="006E61ED">
        <w:rPr>
          <w:rFonts w:ascii="Times New Roman" w:hAnsi="Times New Roman" w:cs="Times New Roman"/>
          <w:b/>
          <w:bCs/>
          <w:noProof/>
        </w:rPr>
        <w:t>Frank LM</w:t>
      </w:r>
      <w:r w:rsidR="006E61ED" w:rsidRPr="006E61ED">
        <w:rPr>
          <w:rFonts w:ascii="Times New Roman" w:hAnsi="Times New Roman" w:cs="Times New Roman"/>
          <w:noProof/>
        </w:rPr>
        <w:t xml:space="preserve">, </w:t>
      </w:r>
      <w:r w:rsidR="006E61ED" w:rsidRPr="006E61ED">
        <w:rPr>
          <w:rFonts w:ascii="Times New Roman" w:hAnsi="Times New Roman" w:cs="Times New Roman"/>
          <w:b/>
          <w:bCs/>
          <w:noProof/>
        </w:rPr>
        <w:t>Wilson MA</w:t>
      </w:r>
      <w:r w:rsidR="006E61ED" w:rsidRPr="006E61ED">
        <w:rPr>
          <w:rFonts w:ascii="Times New Roman" w:hAnsi="Times New Roman" w:cs="Times New Roman"/>
          <w:noProof/>
        </w:rPr>
        <w:t xml:space="preserve">, </w:t>
      </w:r>
      <w:r w:rsidR="006E61ED" w:rsidRPr="006E61ED">
        <w:rPr>
          <w:rFonts w:ascii="Times New Roman" w:hAnsi="Times New Roman" w:cs="Times New Roman"/>
          <w:b/>
          <w:bCs/>
          <w:noProof/>
        </w:rPr>
        <w:t>Brown EN</w:t>
      </w:r>
      <w:r w:rsidR="006E61ED" w:rsidRPr="006E61ED">
        <w:rPr>
          <w:rFonts w:ascii="Times New Roman" w:hAnsi="Times New Roman" w:cs="Times New Roman"/>
          <w:noProof/>
        </w:rPr>
        <w:t xml:space="preserve">. Construction and analysis of non-Poisson stimulus-response models of neural spiking activity. </w:t>
      </w:r>
      <w:r w:rsidR="006E61ED" w:rsidRPr="006E61ED">
        <w:rPr>
          <w:rFonts w:ascii="Times New Roman" w:hAnsi="Times New Roman" w:cs="Times New Roman"/>
          <w:i/>
          <w:iCs/>
          <w:noProof/>
        </w:rPr>
        <w:t>J Neurosci Methods</w:t>
      </w:r>
      <w:r w:rsidR="006E61ED" w:rsidRPr="006E61ED">
        <w:rPr>
          <w:rFonts w:ascii="Times New Roman" w:hAnsi="Times New Roman" w:cs="Times New Roman"/>
          <w:noProof/>
        </w:rPr>
        <w:t xml:space="preserve"> 105: 25–37, 2001.</w:t>
      </w:r>
    </w:p>
    <w:p w14:paraId="56012324"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Brown EN</w:t>
      </w:r>
      <w:r w:rsidRPr="006E61ED">
        <w:rPr>
          <w:rFonts w:ascii="Times New Roman" w:hAnsi="Times New Roman" w:cs="Times New Roman"/>
          <w:noProof/>
        </w:rPr>
        <w:t xml:space="preserve">, </w:t>
      </w:r>
      <w:r w:rsidRPr="006E61ED">
        <w:rPr>
          <w:rFonts w:ascii="Times New Roman" w:hAnsi="Times New Roman" w:cs="Times New Roman"/>
          <w:b/>
          <w:bCs/>
          <w:noProof/>
        </w:rPr>
        <w:t>Nguyen DP</w:t>
      </w:r>
      <w:r w:rsidRPr="006E61ED">
        <w:rPr>
          <w:rFonts w:ascii="Times New Roman" w:hAnsi="Times New Roman" w:cs="Times New Roman"/>
          <w:noProof/>
        </w:rPr>
        <w:t xml:space="preserve">, </w:t>
      </w:r>
      <w:r w:rsidRPr="006E61ED">
        <w:rPr>
          <w:rFonts w:ascii="Times New Roman" w:hAnsi="Times New Roman" w:cs="Times New Roman"/>
          <w:b/>
          <w:bCs/>
          <w:noProof/>
        </w:rPr>
        <w:t>Frank LM</w:t>
      </w:r>
      <w:r w:rsidRPr="006E61ED">
        <w:rPr>
          <w:rFonts w:ascii="Times New Roman" w:hAnsi="Times New Roman" w:cs="Times New Roman"/>
          <w:noProof/>
        </w:rPr>
        <w:t xml:space="preserve">, </w:t>
      </w:r>
      <w:r w:rsidRPr="006E61ED">
        <w:rPr>
          <w:rFonts w:ascii="Times New Roman" w:hAnsi="Times New Roman" w:cs="Times New Roman"/>
          <w:b/>
          <w:bCs/>
          <w:noProof/>
        </w:rPr>
        <w:t>Wilson MA</w:t>
      </w:r>
      <w:r w:rsidRPr="006E61ED">
        <w:rPr>
          <w:rFonts w:ascii="Times New Roman" w:hAnsi="Times New Roman" w:cs="Times New Roman"/>
          <w:noProof/>
        </w:rPr>
        <w:t xml:space="preserve">, </w:t>
      </w:r>
      <w:r w:rsidRPr="006E61ED">
        <w:rPr>
          <w:rFonts w:ascii="Times New Roman" w:hAnsi="Times New Roman" w:cs="Times New Roman"/>
          <w:b/>
          <w:bCs/>
          <w:noProof/>
        </w:rPr>
        <w:t>Solo V</w:t>
      </w:r>
      <w:r w:rsidRPr="006E61ED">
        <w:rPr>
          <w:rFonts w:ascii="Times New Roman" w:hAnsi="Times New Roman" w:cs="Times New Roman"/>
          <w:noProof/>
        </w:rPr>
        <w:t xml:space="preserve">. An analysis of neural receptive field plasticity by point process adaptive filtering. </w:t>
      </w:r>
      <w:r w:rsidRPr="006E61ED">
        <w:rPr>
          <w:rFonts w:ascii="Times New Roman" w:hAnsi="Times New Roman" w:cs="Times New Roman"/>
          <w:i/>
          <w:iCs/>
          <w:noProof/>
        </w:rPr>
        <w:t>Proc Natl Acad Sci</w:t>
      </w:r>
      <w:r w:rsidRPr="006E61ED">
        <w:rPr>
          <w:rFonts w:ascii="Times New Roman" w:hAnsi="Times New Roman" w:cs="Times New Roman"/>
          <w:noProof/>
        </w:rPr>
        <w:t xml:space="preserve"> 98: 12261–12266, 2001.</w:t>
      </w:r>
    </w:p>
    <w:p w14:paraId="04ADEE94"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Chatla SB</w:t>
      </w:r>
      <w:r w:rsidRPr="006E61ED">
        <w:rPr>
          <w:rFonts w:ascii="Times New Roman" w:hAnsi="Times New Roman" w:cs="Times New Roman"/>
          <w:noProof/>
        </w:rPr>
        <w:t xml:space="preserve">, </w:t>
      </w:r>
      <w:r w:rsidRPr="006E61ED">
        <w:rPr>
          <w:rFonts w:ascii="Times New Roman" w:hAnsi="Times New Roman" w:cs="Times New Roman"/>
          <w:b/>
          <w:bCs/>
          <w:noProof/>
        </w:rPr>
        <w:t>Shmueli G</w:t>
      </w:r>
      <w:r w:rsidRPr="006E61ED">
        <w:rPr>
          <w:rFonts w:ascii="Times New Roman" w:hAnsi="Times New Roman" w:cs="Times New Roman"/>
          <w:noProof/>
        </w:rPr>
        <w:t xml:space="preserve">. Efficient estimation of COM–Poisson regression and a generalized additive model. </w:t>
      </w:r>
      <w:r w:rsidRPr="006E61ED">
        <w:rPr>
          <w:rFonts w:ascii="Times New Roman" w:hAnsi="Times New Roman" w:cs="Times New Roman"/>
          <w:i/>
          <w:iCs/>
          <w:noProof/>
        </w:rPr>
        <w:t>Comput Stat Data Anal</w:t>
      </w:r>
      <w:r w:rsidRPr="006E61ED">
        <w:rPr>
          <w:rFonts w:ascii="Times New Roman" w:hAnsi="Times New Roman" w:cs="Times New Roman"/>
          <w:noProof/>
        </w:rPr>
        <w:t xml:space="preserve"> 121: 71–88, 2018.</w:t>
      </w:r>
    </w:p>
    <w:p w14:paraId="1FA656B8"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Chestek CA</w:t>
      </w:r>
      <w:r w:rsidRPr="006E61ED">
        <w:rPr>
          <w:rFonts w:ascii="Times New Roman" w:hAnsi="Times New Roman" w:cs="Times New Roman"/>
          <w:noProof/>
        </w:rPr>
        <w:t xml:space="preserve">, </w:t>
      </w:r>
      <w:r w:rsidRPr="006E61ED">
        <w:rPr>
          <w:rFonts w:ascii="Times New Roman" w:hAnsi="Times New Roman" w:cs="Times New Roman"/>
          <w:b/>
          <w:bCs/>
          <w:noProof/>
        </w:rPr>
        <w:t>Batista AP</w:t>
      </w:r>
      <w:r w:rsidRPr="006E61ED">
        <w:rPr>
          <w:rFonts w:ascii="Times New Roman" w:hAnsi="Times New Roman" w:cs="Times New Roman"/>
          <w:noProof/>
        </w:rPr>
        <w:t xml:space="preserve">, </w:t>
      </w:r>
      <w:r w:rsidRPr="006E61ED">
        <w:rPr>
          <w:rFonts w:ascii="Times New Roman" w:hAnsi="Times New Roman" w:cs="Times New Roman"/>
          <w:b/>
          <w:bCs/>
          <w:noProof/>
        </w:rPr>
        <w:t>Santhanam G</w:t>
      </w:r>
      <w:r w:rsidRPr="006E61ED">
        <w:rPr>
          <w:rFonts w:ascii="Times New Roman" w:hAnsi="Times New Roman" w:cs="Times New Roman"/>
          <w:noProof/>
        </w:rPr>
        <w:t xml:space="preserve">, </w:t>
      </w:r>
      <w:r w:rsidRPr="006E61ED">
        <w:rPr>
          <w:rFonts w:ascii="Times New Roman" w:hAnsi="Times New Roman" w:cs="Times New Roman"/>
          <w:b/>
          <w:bCs/>
          <w:noProof/>
        </w:rPr>
        <w:t>Yu BM</w:t>
      </w:r>
      <w:r w:rsidRPr="006E61ED">
        <w:rPr>
          <w:rFonts w:ascii="Times New Roman" w:hAnsi="Times New Roman" w:cs="Times New Roman"/>
          <w:noProof/>
        </w:rPr>
        <w:t xml:space="preserve">, </w:t>
      </w:r>
      <w:r w:rsidRPr="006E61ED">
        <w:rPr>
          <w:rFonts w:ascii="Times New Roman" w:hAnsi="Times New Roman" w:cs="Times New Roman"/>
          <w:b/>
          <w:bCs/>
          <w:noProof/>
        </w:rPr>
        <w:t>Afshar A</w:t>
      </w:r>
      <w:r w:rsidRPr="006E61ED">
        <w:rPr>
          <w:rFonts w:ascii="Times New Roman" w:hAnsi="Times New Roman" w:cs="Times New Roman"/>
          <w:noProof/>
        </w:rPr>
        <w:t xml:space="preserve">, </w:t>
      </w:r>
      <w:r w:rsidRPr="006E61ED">
        <w:rPr>
          <w:rFonts w:ascii="Times New Roman" w:hAnsi="Times New Roman" w:cs="Times New Roman"/>
          <w:b/>
          <w:bCs/>
          <w:noProof/>
        </w:rPr>
        <w:t>Cunningham JP</w:t>
      </w:r>
      <w:r w:rsidRPr="006E61ED">
        <w:rPr>
          <w:rFonts w:ascii="Times New Roman" w:hAnsi="Times New Roman" w:cs="Times New Roman"/>
          <w:noProof/>
        </w:rPr>
        <w:t xml:space="preserve">, </w:t>
      </w:r>
      <w:r w:rsidRPr="006E61ED">
        <w:rPr>
          <w:rFonts w:ascii="Times New Roman" w:hAnsi="Times New Roman" w:cs="Times New Roman"/>
          <w:b/>
          <w:bCs/>
          <w:noProof/>
        </w:rPr>
        <w:t>Gilja V</w:t>
      </w:r>
      <w:r w:rsidRPr="006E61ED">
        <w:rPr>
          <w:rFonts w:ascii="Times New Roman" w:hAnsi="Times New Roman" w:cs="Times New Roman"/>
          <w:noProof/>
        </w:rPr>
        <w:t xml:space="preserve">, </w:t>
      </w:r>
      <w:r w:rsidRPr="006E61ED">
        <w:rPr>
          <w:rFonts w:ascii="Times New Roman" w:hAnsi="Times New Roman" w:cs="Times New Roman"/>
          <w:b/>
          <w:bCs/>
          <w:noProof/>
        </w:rPr>
        <w:t>Ryu SI</w:t>
      </w:r>
      <w:r w:rsidRPr="006E61ED">
        <w:rPr>
          <w:rFonts w:ascii="Times New Roman" w:hAnsi="Times New Roman" w:cs="Times New Roman"/>
          <w:noProof/>
        </w:rPr>
        <w:t xml:space="preserve">, </w:t>
      </w:r>
      <w:r w:rsidRPr="006E61ED">
        <w:rPr>
          <w:rFonts w:ascii="Times New Roman" w:hAnsi="Times New Roman" w:cs="Times New Roman"/>
          <w:b/>
          <w:bCs/>
          <w:noProof/>
        </w:rPr>
        <w:t>Churchland MM</w:t>
      </w:r>
      <w:r w:rsidRPr="006E61ED">
        <w:rPr>
          <w:rFonts w:ascii="Times New Roman" w:hAnsi="Times New Roman" w:cs="Times New Roman"/>
          <w:noProof/>
        </w:rPr>
        <w:t xml:space="preserve">, </w:t>
      </w:r>
      <w:r w:rsidRPr="006E61ED">
        <w:rPr>
          <w:rFonts w:ascii="Times New Roman" w:hAnsi="Times New Roman" w:cs="Times New Roman"/>
          <w:b/>
          <w:bCs/>
          <w:noProof/>
        </w:rPr>
        <w:t>Shenoy K V</w:t>
      </w:r>
      <w:r w:rsidRPr="006E61ED">
        <w:rPr>
          <w:rFonts w:ascii="Times New Roman" w:hAnsi="Times New Roman" w:cs="Times New Roman"/>
          <w:noProof/>
        </w:rPr>
        <w:t xml:space="preserve">. Single-neuron stability during repeated reaching in macaque premotor cortex. </w:t>
      </w:r>
      <w:r w:rsidRPr="006E61ED">
        <w:rPr>
          <w:rFonts w:ascii="Times New Roman" w:hAnsi="Times New Roman" w:cs="Times New Roman"/>
          <w:i/>
          <w:iCs/>
          <w:noProof/>
        </w:rPr>
        <w:t>J Neurosci</w:t>
      </w:r>
      <w:r w:rsidRPr="006E61ED">
        <w:rPr>
          <w:rFonts w:ascii="Times New Roman" w:hAnsi="Times New Roman" w:cs="Times New Roman"/>
          <w:noProof/>
        </w:rPr>
        <w:t xml:space="preserve"> 27: 10742–10750, 2007.</w:t>
      </w:r>
    </w:p>
    <w:p w14:paraId="4B59981A"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Churchland AK</w:t>
      </w:r>
      <w:r w:rsidRPr="006E61ED">
        <w:rPr>
          <w:rFonts w:ascii="Times New Roman" w:hAnsi="Times New Roman" w:cs="Times New Roman"/>
          <w:noProof/>
        </w:rPr>
        <w:t xml:space="preserve">, </w:t>
      </w:r>
      <w:r w:rsidRPr="006E61ED">
        <w:rPr>
          <w:rFonts w:ascii="Times New Roman" w:hAnsi="Times New Roman" w:cs="Times New Roman"/>
          <w:b/>
          <w:bCs/>
          <w:noProof/>
        </w:rPr>
        <w:t>Kiani R</w:t>
      </w:r>
      <w:r w:rsidRPr="006E61ED">
        <w:rPr>
          <w:rFonts w:ascii="Times New Roman" w:hAnsi="Times New Roman" w:cs="Times New Roman"/>
          <w:noProof/>
        </w:rPr>
        <w:t xml:space="preserve">, </w:t>
      </w:r>
      <w:r w:rsidRPr="006E61ED">
        <w:rPr>
          <w:rFonts w:ascii="Times New Roman" w:hAnsi="Times New Roman" w:cs="Times New Roman"/>
          <w:b/>
          <w:bCs/>
          <w:noProof/>
        </w:rPr>
        <w:t>Chaudhuri R</w:t>
      </w:r>
      <w:r w:rsidRPr="006E61ED">
        <w:rPr>
          <w:rFonts w:ascii="Times New Roman" w:hAnsi="Times New Roman" w:cs="Times New Roman"/>
          <w:noProof/>
        </w:rPr>
        <w:t xml:space="preserve">, </w:t>
      </w:r>
      <w:r w:rsidRPr="006E61ED">
        <w:rPr>
          <w:rFonts w:ascii="Times New Roman" w:hAnsi="Times New Roman" w:cs="Times New Roman"/>
          <w:b/>
          <w:bCs/>
          <w:noProof/>
        </w:rPr>
        <w:t>Wang XJ</w:t>
      </w:r>
      <w:r w:rsidRPr="006E61ED">
        <w:rPr>
          <w:rFonts w:ascii="Times New Roman" w:hAnsi="Times New Roman" w:cs="Times New Roman"/>
          <w:noProof/>
        </w:rPr>
        <w:t xml:space="preserve">, </w:t>
      </w:r>
      <w:r w:rsidRPr="006E61ED">
        <w:rPr>
          <w:rFonts w:ascii="Times New Roman" w:hAnsi="Times New Roman" w:cs="Times New Roman"/>
          <w:b/>
          <w:bCs/>
          <w:noProof/>
        </w:rPr>
        <w:t>Pouget A</w:t>
      </w:r>
      <w:r w:rsidRPr="006E61ED">
        <w:rPr>
          <w:rFonts w:ascii="Times New Roman" w:hAnsi="Times New Roman" w:cs="Times New Roman"/>
          <w:noProof/>
        </w:rPr>
        <w:t xml:space="preserve">, </w:t>
      </w:r>
      <w:r w:rsidRPr="006E61ED">
        <w:rPr>
          <w:rFonts w:ascii="Times New Roman" w:hAnsi="Times New Roman" w:cs="Times New Roman"/>
          <w:b/>
          <w:bCs/>
          <w:noProof/>
        </w:rPr>
        <w:t>Shadlen MN</w:t>
      </w:r>
      <w:r w:rsidRPr="006E61ED">
        <w:rPr>
          <w:rFonts w:ascii="Times New Roman" w:hAnsi="Times New Roman" w:cs="Times New Roman"/>
          <w:noProof/>
        </w:rPr>
        <w:t xml:space="preserve">. Variance as a Signature </w:t>
      </w:r>
      <w:r w:rsidRPr="006E61ED">
        <w:rPr>
          <w:rFonts w:ascii="Times New Roman" w:hAnsi="Times New Roman" w:cs="Times New Roman"/>
          <w:noProof/>
        </w:rPr>
        <w:lastRenderedPageBreak/>
        <w:t xml:space="preserve">of Neural Computations during Decision Making. </w:t>
      </w:r>
      <w:r w:rsidRPr="006E61ED">
        <w:rPr>
          <w:rFonts w:ascii="Times New Roman" w:hAnsi="Times New Roman" w:cs="Times New Roman"/>
          <w:i/>
          <w:iCs/>
          <w:noProof/>
        </w:rPr>
        <w:t>Neuron</w:t>
      </w:r>
      <w:r w:rsidRPr="006E61ED">
        <w:rPr>
          <w:rFonts w:ascii="Times New Roman" w:hAnsi="Times New Roman" w:cs="Times New Roman"/>
          <w:noProof/>
        </w:rPr>
        <w:t xml:space="preserve"> 69: 818–831, 2011.</w:t>
      </w:r>
    </w:p>
    <w:p w14:paraId="472CED52"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Churchland MM</w:t>
      </w:r>
      <w:r w:rsidRPr="006E61ED">
        <w:rPr>
          <w:rFonts w:ascii="Times New Roman" w:hAnsi="Times New Roman" w:cs="Times New Roman"/>
          <w:noProof/>
        </w:rPr>
        <w:t xml:space="preserve">, </w:t>
      </w:r>
      <w:r w:rsidRPr="006E61ED">
        <w:rPr>
          <w:rFonts w:ascii="Times New Roman" w:hAnsi="Times New Roman" w:cs="Times New Roman"/>
          <w:b/>
          <w:bCs/>
          <w:noProof/>
        </w:rPr>
        <w:t>Yu BM</w:t>
      </w:r>
      <w:r w:rsidRPr="006E61ED">
        <w:rPr>
          <w:rFonts w:ascii="Times New Roman" w:hAnsi="Times New Roman" w:cs="Times New Roman"/>
          <w:noProof/>
        </w:rPr>
        <w:t xml:space="preserve">, </w:t>
      </w:r>
      <w:r w:rsidRPr="006E61ED">
        <w:rPr>
          <w:rFonts w:ascii="Times New Roman" w:hAnsi="Times New Roman" w:cs="Times New Roman"/>
          <w:b/>
          <w:bCs/>
          <w:noProof/>
        </w:rPr>
        <w:t>Cunningham JP</w:t>
      </w:r>
      <w:r w:rsidRPr="006E61ED">
        <w:rPr>
          <w:rFonts w:ascii="Times New Roman" w:hAnsi="Times New Roman" w:cs="Times New Roman"/>
          <w:noProof/>
        </w:rPr>
        <w:t xml:space="preserve">, </w:t>
      </w:r>
      <w:r w:rsidRPr="006E61ED">
        <w:rPr>
          <w:rFonts w:ascii="Times New Roman" w:hAnsi="Times New Roman" w:cs="Times New Roman"/>
          <w:b/>
          <w:bCs/>
          <w:noProof/>
        </w:rPr>
        <w:t>Sugrue LP</w:t>
      </w:r>
      <w:r w:rsidRPr="006E61ED">
        <w:rPr>
          <w:rFonts w:ascii="Times New Roman" w:hAnsi="Times New Roman" w:cs="Times New Roman"/>
          <w:noProof/>
        </w:rPr>
        <w:t xml:space="preserve">, </w:t>
      </w:r>
      <w:r w:rsidRPr="006E61ED">
        <w:rPr>
          <w:rFonts w:ascii="Times New Roman" w:hAnsi="Times New Roman" w:cs="Times New Roman"/>
          <w:b/>
          <w:bCs/>
          <w:noProof/>
        </w:rPr>
        <w:t>Cohen MR</w:t>
      </w:r>
      <w:r w:rsidRPr="006E61ED">
        <w:rPr>
          <w:rFonts w:ascii="Times New Roman" w:hAnsi="Times New Roman" w:cs="Times New Roman"/>
          <w:noProof/>
        </w:rPr>
        <w:t xml:space="preserve">, </w:t>
      </w:r>
      <w:r w:rsidRPr="006E61ED">
        <w:rPr>
          <w:rFonts w:ascii="Times New Roman" w:hAnsi="Times New Roman" w:cs="Times New Roman"/>
          <w:b/>
          <w:bCs/>
          <w:noProof/>
        </w:rPr>
        <w:t>Corrado GS</w:t>
      </w:r>
      <w:r w:rsidRPr="006E61ED">
        <w:rPr>
          <w:rFonts w:ascii="Times New Roman" w:hAnsi="Times New Roman" w:cs="Times New Roman"/>
          <w:noProof/>
        </w:rPr>
        <w:t xml:space="preserve">, </w:t>
      </w:r>
      <w:r w:rsidRPr="006E61ED">
        <w:rPr>
          <w:rFonts w:ascii="Times New Roman" w:hAnsi="Times New Roman" w:cs="Times New Roman"/>
          <w:b/>
          <w:bCs/>
          <w:noProof/>
        </w:rPr>
        <w:t>Newsome WT</w:t>
      </w:r>
      <w:r w:rsidRPr="006E61ED">
        <w:rPr>
          <w:rFonts w:ascii="Times New Roman" w:hAnsi="Times New Roman" w:cs="Times New Roman"/>
          <w:noProof/>
        </w:rPr>
        <w:t xml:space="preserve">, </w:t>
      </w:r>
      <w:r w:rsidRPr="006E61ED">
        <w:rPr>
          <w:rFonts w:ascii="Times New Roman" w:hAnsi="Times New Roman" w:cs="Times New Roman"/>
          <w:b/>
          <w:bCs/>
          <w:noProof/>
        </w:rPr>
        <w:t>Clark AM</w:t>
      </w:r>
      <w:r w:rsidRPr="006E61ED">
        <w:rPr>
          <w:rFonts w:ascii="Times New Roman" w:hAnsi="Times New Roman" w:cs="Times New Roman"/>
          <w:noProof/>
        </w:rPr>
        <w:t xml:space="preserve">, </w:t>
      </w:r>
      <w:r w:rsidRPr="006E61ED">
        <w:rPr>
          <w:rFonts w:ascii="Times New Roman" w:hAnsi="Times New Roman" w:cs="Times New Roman"/>
          <w:b/>
          <w:bCs/>
          <w:noProof/>
        </w:rPr>
        <w:t>Hosseini P</w:t>
      </w:r>
      <w:r w:rsidRPr="006E61ED">
        <w:rPr>
          <w:rFonts w:ascii="Times New Roman" w:hAnsi="Times New Roman" w:cs="Times New Roman"/>
          <w:noProof/>
        </w:rPr>
        <w:t xml:space="preserve">, </w:t>
      </w:r>
      <w:r w:rsidRPr="006E61ED">
        <w:rPr>
          <w:rFonts w:ascii="Times New Roman" w:hAnsi="Times New Roman" w:cs="Times New Roman"/>
          <w:b/>
          <w:bCs/>
          <w:noProof/>
        </w:rPr>
        <w:t>Scott BB</w:t>
      </w:r>
      <w:r w:rsidRPr="006E61ED">
        <w:rPr>
          <w:rFonts w:ascii="Times New Roman" w:hAnsi="Times New Roman" w:cs="Times New Roman"/>
          <w:noProof/>
        </w:rPr>
        <w:t xml:space="preserve">, </w:t>
      </w:r>
      <w:r w:rsidRPr="006E61ED">
        <w:rPr>
          <w:rFonts w:ascii="Times New Roman" w:hAnsi="Times New Roman" w:cs="Times New Roman"/>
          <w:b/>
          <w:bCs/>
          <w:noProof/>
        </w:rPr>
        <w:t>Bradley DC</w:t>
      </w:r>
      <w:r w:rsidRPr="006E61ED">
        <w:rPr>
          <w:rFonts w:ascii="Times New Roman" w:hAnsi="Times New Roman" w:cs="Times New Roman"/>
          <w:noProof/>
        </w:rPr>
        <w:t xml:space="preserve">, </w:t>
      </w:r>
      <w:r w:rsidRPr="006E61ED">
        <w:rPr>
          <w:rFonts w:ascii="Times New Roman" w:hAnsi="Times New Roman" w:cs="Times New Roman"/>
          <w:b/>
          <w:bCs/>
          <w:noProof/>
        </w:rPr>
        <w:t>Smith M a</w:t>
      </w:r>
      <w:r w:rsidRPr="006E61ED">
        <w:rPr>
          <w:rFonts w:ascii="Times New Roman" w:hAnsi="Times New Roman" w:cs="Times New Roman"/>
          <w:noProof/>
        </w:rPr>
        <w:t xml:space="preserve">, </w:t>
      </w:r>
      <w:r w:rsidRPr="006E61ED">
        <w:rPr>
          <w:rFonts w:ascii="Times New Roman" w:hAnsi="Times New Roman" w:cs="Times New Roman"/>
          <w:b/>
          <w:bCs/>
          <w:noProof/>
        </w:rPr>
        <w:t>Kohn A</w:t>
      </w:r>
      <w:r w:rsidRPr="006E61ED">
        <w:rPr>
          <w:rFonts w:ascii="Times New Roman" w:hAnsi="Times New Roman" w:cs="Times New Roman"/>
          <w:noProof/>
        </w:rPr>
        <w:t xml:space="preserve">, </w:t>
      </w:r>
      <w:r w:rsidRPr="006E61ED">
        <w:rPr>
          <w:rFonts w:ascii="Times New Roman" w:hAnsi="Times New Roman" w:cs="Times New Roman"/>
          <w:b/>
          <w:bCs/>
          <w:noProof/>
        </w:rPr>
        <w:t>Movshon JA</w:t>
      </w:r>
      <w:r w:rsidRPr="006E61ED">
        <w:rPr>
          <w:rFonts w:ascii="Times New Roman" w:hAnsi="Times New Roman" w:cs="Times New Roman"/>
          <w:noProof/>
        </w:rPr>
        <w:t xml:space="preserve">, </w:t>
      </w:r>
      <w:r w:rsidRPr="006E61ED">
        <w:rPr>
          <w:rFonts w:ascii="Times New Roman" w:hAnsi="Times New Roman" w:cs="Times New Roman"/>
          <w:b/>
          <w:bCs/>
          <w:noProof/>
        </w:rPr>
        <w:t>Armstrong KM</w:t>
      </w:r>
      <w:r w:rsidRPr="006E61ED">
        <w:rPr>
          <w:rFonts w:ascii="Times New Roman" w:hAnsi="Times New Roman" w:cs="Times New Roman"/>
          <w:noProof/>
        </w:rPr>
        <w:t xml:space="preserve">, </w:t>
      </w:r>
      <w:r w:rsidRPr="006E61ED">
        <w:rPr>
          <w:rFonts w:ascii="Times New Roman" w:hAnsi="Times New Roman" w:cs="Times New Roman"/>
          <w:b/>
          <w:bCs/>
          <w:noProof/>
        </w:rPr>
        <w:t>Moore T</w:t>
      </w:r>
      <w:r w:rsidRPr="006E61ED">
        <w:rPr>
          <w:rFonts w:ascii="Times New Roman" w:hAnsi="Times New Roman" w:cs="Times New Roman"/>
          <w:noProof/>
        </w:rPr>
        <w:t xml:space="preserve">, </w:t>
      </w:r>
      <w:r w:rsidRPr="006E61ED">
        <w:rPr>
          <w:rFonts w:ascii="Times New Roman" w:hAnsi="Times New Roman" w:cs="Times New Roman"/>
          <w:b/>
          <w:bCs/>
          <w:noProof/>
        </w:rPr>
        <w:t>Chang SW</w:t>
      </w:r>
      <w:r w:rsidRPr="006E61ED">
        <w:rPr>
          <w:rFonts w:ascii="Times New Roman" w:hAnsi="Times New Roman" w:cs="Times New Roman"/>
          <w:noProof/>
        </w:rPr>
        <w:t xml:space="preserve">, </w:t>
      </w:r>
      <w:r w:rsidRPr="006E61ED">
        <w:rPr>
          <w:rFonts w:ascii="Times New Roman" w:hAnsi="Times New Roman" w:cs="Times New Roman"/>
          <w:b/>
          <w:bCs/>
          <w:noProof/>
        </w:rPr>
        <w:t>Snyder LH</w:t>
      </w:r>
      <w:r w:rsidRPr="006E61ED">
        <w:rPr>
          <w:rFonts w:ascii="Times New Roman" w:hAnsi="Times New Roman" w:cs="Times New Roman"/>
          <w:noProof/>
        </w:rPr>
        <w:t xml:space="preserve">, </w:t>
      </w:r>
      <w:r w:rsidRPr="006E61ED">
        <w:rPr>
          <w:rFonts w:ascii="Times New Roman" w:hAnsi="Times New Roman" w:cs="Times New Roman"/>
          <w:b/>
          <w:bCs/>
          <w:noProof/>
        </w:rPr>
        <w:t>Lisberger SG</w:t>
      </w:r>
      <w:r w:rsidRPr="006E61ED">
        <w:rPr>
          <w:rFonts w:ascii="Times New Roman" w:hAnsi="Times New Roman" w:cs="Times New Roman"/>
          <w:noProof/>
        </w:rPr>
        <w:t xml:space="preserve">, </w:t>
      </w:r>
      <w:r w:rsidRPr="006E61ED">
        <w:rPr>
          <w:rFonts w:ascii="Times New Roman" w:hAnsi="Times New Roman" w:cs="Times New Roman"/>
          <w:b/>
          <w:bCs/>
          <w:noProof/>
        </w:rPr>
        <w:t>Priebe NJ</w:t>
      </w:r>
      <w:r w:rsidRPr="006E61ED">
        <w:rPr>
          <w:rFonts w:ascii="Times New Roman" w:hAnsi="Times New Roman" w:cs="Times New Roman"/>
          <w:noProof/>
        </w:rPr>
        <w:t xml:space="preserve">, </w:t>
      </w:r>
      <w:r w:rsidRPr="006E61ED">
        <w:rPr>
          <w:rFonts w:ascii="Times New Roman" w:hAnsi="Times New Roman" w:cs="Times New Roman"/>
          <w:b/>
          <w:bCs/>
          <w:noProof/>
        </w:rPr>
        <w:t>Finn IM</w:t>
      </w:r>
      <w:r w:rsidRPr="006E61ED">
        <w:rPr>
          <w:rFonts w:ascii="Times New Roman" w:hAnsi="Times New Roman" w:cs="Times New Roman"/>
          <w:noProof/>
        </w:rPr>
        <w:t xml:space="preserve">, </w:t>
      </w:r>
      <w:r w:rsidRPr="006E61ED">
        <w:rPr>
          <w:rFonts w:ascii="Times New Roman" w:hAnsi="Times New Roman" w:cs="Times New Roman"/>
          <w:b/>
          <w:bCs/>
          <w:noProof/>
        </w:rPr>
        <w:t>Ferster D</w:t>
      </w:r>
      <w:r w:rsidRPr="006E61ED">
        <w:rPr>
          <w:rFonts w:ascii="Times New Roman" w:hAnsi="Times New Roman" w:cs="Times New Roman"/>
          <w:noProof/>
        </w:rPr>
        <w:t xml:space="preserve">, </w:t>
      </w:r>
      <w:r w:rsidRPr="006E61ED">
        <w:rPr>
          <w:rFonts w:ascii="Times New Roman" w:hAnsi="Times New Roman" w:cs="Times New Roman"/>
          <w:b/>
          <w:bCs/>
          <w:noProof/>
        </w:rPr>
        <w:t>Ryu SI</w:t>
      </w:r>
      <w:r w:rsidRPr="006E61ED">
        <w:rPr>
          <w:rFonts w:ascii="Times New Roman" w:hAnsi="Times New Roman" w:cs="Times New Roman"/>
          <w:noProof/>
        </w:rPr>
        <w:t xml:space="preserve">, </w:t>
      </w:r>
      <w:r w:rsidRPr="006E61ED">
        <w:rPr>
          <w:rFonts w:ascii="Times New Roman" w:hAnsi="Times New Roman" w:cs="Times New Roman"/>
          <w:b/>
          <w:bCs/>
          <w:noProof/>
        </w:rPr>
        <w:t>Santhanam G</w:t>
      </w:r>
      <w:r w:rsidRPr="006E61ED">
        <w:rPr>
          <w:rFonts w:ascii="Times New Roman" w:hAnsi="Times New Roman" w:cs="Times New Roman"/>
          <w:noProof/>
        </w:rPr>
        <w:t xml:space="preserve">, </w:t>
      </w:r>
      <w:r w:rsidRPr="006E61ED">
        <w:rPr>
          <w:rFonts w:ascii="Times New Roman" w:hAnsi="Times New Roman" w:cs="Times New Roman"/>
          <w:b/>
          <w:bCs/>
          <w:noProof/>
        </w:rPr>
        <w:t>Sahani M</w:t>
      </w:r>
      <w:r w:rsidRPr="006E61ED">
        <w:rPr>
          <w:rFonts w:ascii="Times New Roman" w:hAnsi="Times New Roman" w:cs="Times New Roman"/>
          <w:noProof/>
        </w:rPr>
        <w:t xml:space="preserve">, </w:t>
      </w:r>
      <w:r w:rsidRPr="006E61ED">
        <w:rPr>
          <w:rFonts w:ascii="Times New Roman" w:hAnsi="Times New Roman" w:cs="Times New Roman"/>
          <w:b/>
          <w:bCs/>
          <w:noProof/>
        </w:rPr>
        <w:t>Shenoy K V</w:t>
      </w:r>
      <w:r w:rsidRPr="006E61ED">
        <w:rPr>
          <w:rFonts w:ascii="Times New Roman" w:hAnsi="Times New Roman" w:cs="Times New Roman"/>
          <w:noProof/>
        </w:rPr>
        <w:t xml:space="preserve">. Stimulus onset quenches neural variability: A widespread cortical phenomenon. </w:t>
      </w:r>
      <w:r w:rsidRPr="006E61ED">
        <w:rPr>
          <w:rFonts w:ascii="Times New Roman" w:hAnsi="Times New Roman" w:cs="Times New Roman"/>
          <w:i/>
          <w:iCs/>
          <w:noProof/>
        </w:rPr>
        <w:t>Nat Neurosci</w:t>
      </w:r>
      <w:r w:rsidRPr="006E61ED">
        <w:rPr>
          <w:rFonts w:ascii="Times New Roman" w:hAnsi="Times New Roman" w:cs="Times New Roman"/>
          <w:noProof/>
        </w:rPr>
        <w:t xml:space="preserve"> 13: 369–378, 2010.</w:t>
      </w:r>
    </w:p>
    <w:p w14:paraId="21992E65"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DeWeese M</w:t>
      </w:r>
      <w:r w:rsidRPr="006E61ED">
        <w:rPr>
          <w:rFonts w:ascii="Times New Roman" w:hAnsi="Times New Roman" w:cs="Times New Roman"/>
          <w:noProof/>
        </w:rPr>
        <w:t xml:space="preserve">, </w:t>
      </w:r>
      <w:r w:rsidRPr="006E61ED">
        <w:rPr>
          <w:rFonts w:ascii="Times New Roman" w:hAnsi="Times New Roman" w:cs="Times New Roman"/>
          <w:b/>
          <w:bCs/>
          <w:noProof/>
        </w:rPr>
        <w:t>Zador A</w:t>
      </w:r>
      <w:r w:rsidRPr="006E61ED">
        <w:rPr>
          <w:rFonts w:ascii="Times New Roman" w:hAnsi="Times New Roman" w:cs="Times New Roman"/>
          <w:noProof/>
        </w:rPr>
        <w:t xml:space="preserve">. Asymmetric Dynamics in Optimal Variance Adaptation. </w:t>
      </w:r>
      <w:r w:rsidRPr="006E61ED">
        <w:rPr>
          <w:rFonts w:ascii="Times New Roman" w:hAnsi="Times New Roman" w:cs="Times New Roman"/>
          <w:i/>
          <w:iCs/>
          <w:noProof/>
        </w:rPr>
        <w:t>Neural Comput</w:t>
      </w:r>
      <w:r w:rsidRPr="006E61ED">
        <w:rPr>
          <w:rFonts w:ascii="Times New Roman" w:hAnsi="Times New Roman" w:cs="Times New Roman"/>
          <w:noProof/>
        </w:rPr>
        <w:t xml:space="preserve"> 10: 1179–1202, 1998.</w:t>
      </w:r>
    </w:p>
    <w:p w14:paraId="0C9596BC"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Dickey AS</w:t>
      </w:r>
      <w:r w:rsidRPr="006E61ED">
        <w:rPr>
          <w:rFonts w:ascii="Times New Roman" w:hAnsi="Times New Roman" w:cs="Times New Roman"/>
          <w:noProof/>
        </w:rPr>
        <w:t xml:space="preserve">, </w:t>
      </w:r>
      <w:r w:rsidRPr="006E61ED">
        <w:rPr>
          <w:rFonts w:ascii="Times New Roman" w:hAnsi="Times New Roman" w:cs="Times New Roman"/>
          <w:b/>
          <w:bCs/>
          <w:noProof/>
        </w:rPr>
        <w:t>Suminski A</w:t>
      </w:r>
      <w:r w:rsidRPr="006E61ED">
        <w:rPr>
          <w:rFonts w:ascii="Times New Roman" w:hAnsi="Times New Roman" w:cs="Times New Roman"/>
          <w:noProof/>
        </w:rPr>
        <w:t xml:space="preserve">, </w:t>
      </w:r>
      <w:r w:rsidRPr="006E61ED">
        <w:rPr>
          <w:rFonts w:ascii="Times New Roman" w:hAnsi="Times New Roman" w:cs="Times New Roman"/>
          <w:b/>
          <w:bCs/>
          <w:noProof/>
        </w:rPr>
        <w:t>Amit Y</w:t>
      </w:r>
      <w:r w:rsidRPr="006E61ED">
        <w:rPr>
          <w:rFonts w:ascii="Times New Roman" w:hAnsi="Times New Roman" w:cs="Times New Roman"/>
          <w:noProof/>
        </w:rPr>
        <w:t xml:space="preserve">, </w:t>
      </w:r>
      <w:r w:rsidRPr="006E61ED">
        <w:rPr>
          <w:rFonts w:ascii="Times New Roman" w:hAnsi="Times New Roman" w:cs="Times New Roman"/>
          <w:b/>
          <w:bCs/>
          <w:noProof/>
        </w:rPr>
        <w:t>Hatsopoulos NG</w:t>
      </w:r>
      <w:r w:rsidRPr="006E61ED">
        <w:rPr>
          <w:rFonts w:ascii="Times New Roman" w:hAnsi="Times New Roman" w:cs="Times New Roman"/>
          <w:noProof/>
        </w:rPr>
        <w:t xml:space="preserve">. Single-unit stability using chronically implanted multielectrode arrays. </w:t>
      </w:r>
      <w:r w:rsidRPr="006E61ED">
        <w:rPr>
          <w:rFonts w:ascii="Times New Roman" w:hAnsi="Times New Roman" w:cs="Times New Roman"/>
          <w:i/>
          <w:iCs/>
          <w:noProof/>
        </w:rPr>
        <w:t>J Neurophysiol</w:t>
      </w:r>
      <w:r w:rsidRPr="006E61ED">
        <w:rPr>
          <w:rFonts w:ascii="Times New Roman" w:hAnsi="Times New Roman" w:cs="Times New Roman"/>
          <w:noProof/>
        </w:rPr>
        <w:t xml:space="preserve"> 102: 1331–1339, 2009.</w:t>
      </w:r>
    </w:p>
    <w:p w14:paraId="61C46D0E"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Eden UT</w:t>
      </w:r>
      <w:r w:rsidRPr="006E61ED">
        <w:rPr>
          <w:rFonts w:ascii="Times New Roman" w:hAnsi="Times New Roman" w:cs="Times New Roman"/>
          <w:noProof/>
        </w:rPr>
        <w:t xml:space="preserve">, </w:t>
      </w:r>
      <w:r w:rsidRPr="006E61ED">
        <w:rPr>
          <w:rFonts w:ascii="Times New Roman" w:hAnsi="Times New Roman" w:cs="Times New Roman"/>
          <w:b/>
          <w:bCs/>
          <w:noProof/>
        </w:rPr>
        <w:t>Frank LM</w:t>
      </w:r>
      <w:r w:rsidRPr="006E61ED">
        <w:rPr>
          <w:rFonts w:ascii="Times New Roman" w:hAnsi="Times New Roman" w:cs="Times New Roman"/>
          <w:noProof/>
        </w:rPr>
        <w:t xml:space="preserve">, </w:t>
      </w:r>
      <w:r w:rsidRPr="006E61ED">
        <w:rPr>
          <w:rFonts w:ascii="Times New Roman" w:hAnsi="Times New Roman" w:cs="Times New Roman"/>
          <w:b/>
          <w:bCs/>
          <w:noProof/>
        </w:rPr>
        <w:t>Barbieri R</w:t>
      </w:r>
      <w:r w:rsidRPr="006E61ED">
        <w:rPr>
          <w:rFonts w:ascii="Times New Roman" w:hAnsi="Times New Roman" w:cs="Times New Roman"/>
          <w:noProof/>
        </w:rPr>
        <w:t xml:space="preserve">, </w:t>
      </w:r>
      <w:r w:rsidRPr="006E61ED">
        <w:rPr>
          <w:rFonts w:ascii="Times New Roman" w:hAnsi="Times New Roman" w:cs="Times New Roman"/>
          <w:b/>
          <w:bCs/>
          <w:noProof/>
        </w:rPr>
        <w:t>Solo V</w:t>
      </w:r>
      <w:r w:rsidRPr="006E61ED">
        <w:rPr>
          <w:rFonts w:ascii="Times New Roman" w:hAnsi="Times New Roman" w:cs="Times New Roman"/>
          <w:noProof/>
        </w:rPr>
        <w:t xml:space="preserve">, </w:t>
      </w:r>
      <w:r w:rsidRPr="006E61ED">
        <w:rPr>
          <w:rFonts w:ascii="Times New Roman" w:hAnsi="Times New Roman" w:cs="Times New Roman"/>
          <w:b/>
          <w:bCs/>
          <w:noProof/>
        </w:rPr>
        <w:t>Brown EN</w:t>
      </w:r>
      <w:r w:rsidRPr="006E61ED">
        <w:rPr>
          <w:rFonts w:ascii="Times New Roman" w:hAnsi="Times New Roman" w:cs="Times New Roman"/>
          <w:noProof/>
        </w:rPr>
        <w:t xml:space="preserve">. Dynamic Analysis of Neural Encoding by Point Process Adaptive Filtering. </w:t>
      </w:r>
      <w:r w:rsidRPr="006E61ED">
        <w:rPr>
          <w:rFonts w:ascii="Times New Roman" w:hAnsi="Times New Roman" w:cs="Times New Roman"/>
          <w:i/>
          <w:iCs/>
          <w:noProof/>
        </w:rPr>
        <w:t>Neural Comput</w:t>
      </w:r>
      <w:r w:rsidRPr="006E61ED">
        <w:rPr>
          <w:rFonts w:ascii="Times New Roman" w:hAnsi="Times New Roman" w:cs="Times New Roman"/>
          <w:noProof/>
        </w:rPr>
        <w:t xml:space="preserve"> 16: 971–998, 2004.</w:t>
      </w:r>
    </w:p>
    <w:p w14:paraId="4798AC38"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Fenton AA</w:t>
      </w:r>
      <w:r w:rsidRPr="006E61ED">
        <w:rPr>
          <w:rFonts w:ascii="Times New Roman" w:hAnsi="Times New Roman" w:cs="Times New Roman"/>
          <w:noProof/>
        </w:rPr>
        <w:t xml:space="preserve">, </w:t>
      </w:r>
      <w:r w:rsidRPr="006E61ED">
        <w:rPr>
          <w:rFonts w:ascii="Times New Roman" w:hAnsi="Times New Roman" w:cs="Times New Roman"/>
          <w:b/>
          <w:bCs/>
          <w:noProof/>
        </w:rPr>
        <w:t>Muller RU</w:t>
      </w:r>
      <w:r w:rsidRPr="006E61ED">
        <w:rPr>
          <w:rFonts w:ascii="Times New Roman" w:hAnsi="Times New Roman" w:cs="Times New Roman"/>
          <w:noProof/>
        </w:rPr>
        <w:t xml:space="preserve">. Place cell discharge is extremely variable during individual passes of the rat through the firing field. </w:t>
      </w:r>
      <w:r w:rsidRPr="006E61ED">
        <w:rPr>
          <w:rFonts w:ascii="Times New Roman" w:hAnsi="Times New Roman" w:cs="Times New Roman"/>
          <w:i/>
          <w:iCs/>
          <w:noProof/>
        </w:rPr>
        <w:t>Proc Natl Acad Sci U S A</w:t>
      </w:r>
      <w:r w:rsidRPr="006E61ED">
        <w:rPr>
          <w:rFonts w:ascii="Times New Roman" w:hAnsi="Times New Roman" w:cs="Times New Roman"/>
          <w:noProof/>
        </w:rPr>
        <w:t xml:space="preserve"> 95: 3182–3187, 1998.</w:t>
      </w:r>
    </w:p>
    <w:p w14:paraId="4713BD08"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Gaunt RE</w:t>
      </w:r>
      <w:r w:rsidRPr="006E61ED">
        <w:rPr>
          <w:rFonts w:ascii="Times New Roman" w:hAnsi="Times New Roman" w:cs="Times New Roman"/>
          <w:noProof/>
        </w:rPr>
        <w:t xml:space="preserve">, </w:t>
      </w:r>
      <w:r w:rsidRPr="006E61ED">
        <w:rPr>
          <w:rFonts w:ascii="Times New Roman" w:hAnsi="Times New Roman" w:cs="Times New Roman"/>
          <w:b/>
          <w:bCs/>
          <w:noProof/>
        </w:rPr>
        <w:t>Iyengar S</w:t>
      </w:r>
      <w:r w:rsidRPr="006E61ED">
        <w:rPr>
          <w:rFonts w:ascii="Times New Roman" w:hAnsi="Times New Roman" w:cs="Times New Roman"/>
          <w:noProof/>
        </w:rPr>
        <w:t xml:space="preserve">, </w:t>
      </w:r>
      <w:r w:rsidRPr="006E61ED">
        <w:rPr>
          <w:rFonts w:ascii="Times New Roman" w:hAnsi="Times New Roman" w:cs="Times New Roman"/>
          <w:b/>
          <w:bCs/>
          <w:noProof/>
        </w:rPr>
        <w:t>Olde Daalhuis AB</w:t>
      </w:r>
      <w:r w:rsidRPr="006E61ED">
        <w:rPr>
          <w:rFonts w:ascii="Times New Roman" w:hAnsi="Times New Roman" w:cs="Times New Roman"/>
          <w:noProof/>
        </w:rPr>
        <w:t xml:space="preserve">, </w:t>
      </w:r>
      <w:r w:rsidRPr="006E61ED">
        <w:rPr>
          <w:rFonts w:ascii="Times New Roman" w:hAnsi="Times New Roman" w:cs="Times New Roman"/>
          <w:b/>
          <w:bCs/>
          <w:noProof/>
        </w:rPr>
        <w:t>Simsek B</w:t>
      </w:r>
      <w:r w:rsidRPr="006E61ED">
        <w:rPr>
          <w:rFonts w:ascii="Times New Roman" w:hAnsi="Times New Roman" w:cs="Times New Roman"/>
          <w:noProof/>
        </w:rPr>
        <w:t xml:space="preserve">, </w:t>
      </w:r>
      <w:r w:rsidRPr="006E61ED">
        <w:rPr>
          <w:rFonts w:ascii="Times New Roman" w:hAnsi="Times New Roman" w:cs="Times New Roman"/>
          <w:b/>
          <w:bCs/>
          <w:noProof/>
        </w:rPr>
        <w:t>Robert Gaunt BE</w:t>
      </w:r>
      <w:r w:rsidRPr="006E61ED">
        <w:rPr>
          <w:rFonts w:ascii="Times New Roman" w:hAnsi="Times New Roman" w:cs="Times New Roman"/>
          <w:noProof/>
        </w:rPr>
        <w:t xml:space="preserve">. An asymptotic expansion for the normalizing constant of the Conway-Maxwell-Poisson distribution. </w:t>
      </w:r>
      <w:r w:rsidRPr="006E61ED">
        <w:rPr>
          <w:rFonts w:ascii="Times New Roman" w:hAnsi="Times New Roman" w:cs="Times New Roman"/>
          <w:i/>
          <w:iCs/>
          <w:noProof/>
        </w:rPr>
        <w:t>Ann Inst Stat Math</w:t>
      </w:r>
      <w:r w:rsidRPr="006E61ED">
        <w:rPr>
          <w:rFonts w:ascii="Times New Roman" w:hAnsi="Times New Roman" w:cs="Times New Roman"/>
          <w:noProof/>
        </w:rPr>
        <w:t xml:space="preserve"> 71: 163–180, 2019.</w:t>
      </w:r>
    </w:p>
    <w:p w14:paraId="5B47A9D5"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Ghanbari A</w:t>
      </w:r>
      <w:r w:rsidRPr="006E61ED">
        <w:rPr>
          <w:rFonts w:ascii="Times New Roman" w:hAnsi="Times New Roman" w:cs="Times New Roman"/>
          <w:noProof/>
        </w:rPr>
        <w:t xml:space="preserve">, </w:t>
      </w:r>
      <w:r w:rsidRPr="006E61ED">
        <w:rPr>
          <w:rFonts w:ascii="Times New Roman" w:hAnsi="Times New Roman" w:cs="Times New Roman"/>
          <w:b/>
          <w:bCs/>
          <w:noProof/>
        </w:rPr>
        <w:t>Lee CM</w:t>
      </w:r>
      <w:r w:rsidRPr="006E61ED">
        <w:rPr>
          <w:rFonts w:ascii="Times New Roman" w:hAnsi="Times New Roman" w:cs="Times New Roman"/>
          <w:noProof/>
        </w:rPr>
        <w:t xml:space="preserve">, </w:t>
      </w:r>
      <w:r w:rsidRPr="006E61ED">
        <w:rPr>
          <w:rFonts w:ascii="Times New Roman" w:hAnsi="Times New Roman" w:cs="Times New Roman"/>
          <w:b/>
          <w:bCs/>
          <w:noProof/>
        </w:rPr>
        <w:t>Read HL</w:t>
      </w:r>
      <w:r w:rsidRPr="006E61ED">
        <w:rPr>
          <w:rFonts w:ascii="Times New Roman" w:hAnsi="Times New Roman" w:cs="Times New Roman"/>
          <w:noProof/>
        </w:rPr>
        <w:t xml:space="preserve">, </w:t>
      </w:r>
      <w:r w:rsidRPr="006E61ED">
        <w:rPr>
          <w:rFonts w:ascii="Times New Roman" w:hAnsi="Times New Roman" w:cs="Times New Roman"/>
          <w:b/>
          <w:bCs/>
          <w:noProof/>
        </w:rPr>
        <w:t>Stevenson IH</w:t>
      </w:r>
      <w:r w:rsidRPr="006E61ED">
        <w:rPr>
          <w:rFonts w:ascii="Times New Roman" w:hAnsi="Times New Roman" w:cs="Times New Roman"/>
          <w:noProof/>
        </w:rPr>
        <w:t xml:space="preserve">. Modeling stimulus-dependent variability improves decoding of population neural responses. </w:t>
      </w:r>
      <w:r w:rsidRPr="006E61ED">
        <w:rPr>
          <w:rFonts w:ascii="Times New Roman" w:hAnsi="Times New Roman" w:cs="Times New Roman"/>
          <w:i/>
          <w:iCs/>
          <w:noProof/>
        </w:rPr>
        <w:t>J Neural Eng</w:t>
      </w:r>
      <w:r w:rsidRPr="006E61ED">
        <w:rPr>
          <w:rFonts w:ascii="Times New Roman" w:hAnsi="Times New Roman" w:cs="Times New Roman"/>
          <w:noProof/>
        </w:rPr>
        <w:t xml:space="preserve"> 16, 2019.</w:t>
      </w:r>
    </w:p>
    <w:p w14:paraId="674B269F"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Gupta RC</w:t>
      </w:r>
      <w:r w:rsidRPr="006E61ED">
        <w:rPr>
          <w:rFonts w:ascii="Times New Roman" w:hAnsi="Times New Roman" w:cs="Times New Roman"/>
          <w:noProof/>
        </w:rPr>
        <w:t xml:space="preserve">, </w:t>
      </w:r>
      <w:r w:rsidRPr="006E61ED">
        <w:rPr>
          <w:rFonts w:ascii="Times New Roman" w:hAnsi="Times New Roman" w:cs="Times New Roman"/>
          <w:b/>
          <w:bCs/>
          <w:noProof/>
        </w:rPr>
        <w:t>Sim SZ</w:t>
      </w:r>
      <w:r w:rsidRPr="006E61ED">
        <w:rPr>
          <w:rFonts w:ascii="Times New Roman" w:hAnsi="Times New Roman" w:cs="Times New Roman"/>
          <w:noProof/>
        </w:rPr>
        <w:t xml:space="preserve">, </w:t>
      </w:r>
      <w:r w:rsidRPr="006E61ED">
        <w:rPr>
          <w:rFonts w:ascii="Times New Roman" w:hAnsi="Times New Roman" w:cs="Times New Roman"/>
          <w:b/>
          <w:bCs/>
          <w:noProof/>
        </w:rPr>
        <w:t>Ong SH</w:t>
      </w:r>
      <w:r w:rsidRPr="006E61ED">
        <w:rPr>
          <w:rFonts w:ascii="Times New Roman" w:hAnsi="Times New Roman" w:cs="Times New Roman"/>
          <w:noProof/>
        </w:rPr>
        <w:t xml:space="preserve">. Analysis of discrete data by Conway–Maxwell Poisson distribution. </w:t>
      </w:r>
      <w:r w:rsidRPr="006E61ED">
        <w:rPr>
          <w:rFonts w:ascii="Times New Roman" w:hAnsi="Times New Roman" w:cs="Times New Roman"/>
          <w:i/>
          <w:iCs/>
          <w:noProof/>
        </w:rPr>
        <w:t>AStA Adv Stat Anal</w:t>
      </w:r>
      <w:r w:rsidRPr="006E61ED">
        <w:rPr>
          <w:rFonts w:ascii="Times New Roman" w:hAnsi="Times New Roman" w:cs="Times New Roman"/>
          <w:noProof/>
        </w:rPr>
        <w:t xml:space="preserve"> 98: 327–343, 2014.</w:t>
      </w:r>
    </w:p>
    <w:p w14:paraId="49157E39"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Kelly RC</w:t>
      </w:r>
      <w:r w:rsidRPr="006E61ED">
        <w:rPr>
          <w:rFonts w:ascii="Times New Roman" w:hAnsi="Times New Roman" w:cs="Times New Roman"/>
          <w:noProof/>
        </w:rPr>
        <w:t xml:space="preserve">, </w:t>
      </w:r>
      <w:r w:rsidRPr="006E61ED">
        <w:rPr>
          <w:rFonts w:ascii="Times New Roman" w:hAnsi="Times New Roman" w:cs="Times New Roman"/>
          <w:b/>
          <w:bCs/>
          <w:noProof/>
        </w:rPr>
        <w:t>Smith MA</w:t>
      </w:r>
      <w:r w:rsidRPr="006E61ED">
        <w:rPr>
          <w:rFonts w:ascii="Times New Roman" w:hAnsi="Times New Roman" w:cs="Times New Roman"/>
          <w:noProof/>
        </w:rPr>
        <w:t xml:space="preserve">, </w:t>
      </w:r>
      <w:r w:rsidRPr="006E61ED">
        <w:rPr>
          <w:rFonts w:ascii="Times New Roman" w:hAnsi="Times New Roman" w:cs="Times New Roman"/>
          <w:b/>
          <w:bCs/>
          <w:noProof/>
        </w:rPr>
        <w:t>Kass RE</w:t>
      </w:r>
      <w:r w:rsidRPr="006E61ED">
        <w:rPr>
          <w:rFonts w:ascii="Times New Roman" w:hAnsi="Times New Roman" w:cs="Times New Roman"/>
          <w:noProof/>
        </w:rPr>
        <w:t xml:space="preserve">, </w:t>
      </w:r>
      <w:r w:rsidRPr="006E61ED">
        <w:rPr>
          <w:rFonts w:ascii="Times New Roman" w:hAnsi="Times New Roman" w:cs="Times New Roman"/>
          <w:b/>
          <w:bCs/>
          <w:noProof/>
        </w:rPr>
        <w:t>Lee TS</w:t>
      </w:r>
      <w:r w:rsidRPr="006E61ED">
        <w:rPr>
          <w:rFonts w:ascii="Times New Roman" w:hAnsi="Times New Roman" w:cs="Times New Roman"/>
          <w:noProof/>
        </w:rPr>
        <w:t xml:space="preserve">. Local field potentials indicate network state and account for neuronal response variability. </w:t>
      </w:r>
      <w:r w:rsidRPr="006E61ED">
        <w:rPr>
          <w:rFonts w:ascii="Times New Roman" w:hAnsi="Times New Roman" w:cs="Times New Roman"/>
          <w:i/>
          <w:iCs/>
          <w:noProof/>
        </w:rPr>
        <w:t>J Comput Neurosci</w:t>
      </w:r>
      <w:r w:rsidRPr="006E61ED">
        <w:rPr>
          <w:rFonts w:ascii="Times New Roman" w:hAnsi="Times New Roman" w:cs="Times New Roman"/>
          <w:noProof/>
        </w:rPr>
        <w:t xml:space="preserve"> 29: 567–579, 2010.</w:t>
      </w:r>
    </w:p>
    <w:p w14:paraId="58983017"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Kohn A</w:t>
      </w:r>
      <w:r w:rsidRPr="006E61ED">
        <w:rPr>
          <w:rFonts w:ascii="Times New Roman" w:hAnsi="Times New Roman" w:cs="Times New Roman"/>
          <w:noProof/>
        </w:rPr>
        <w:t xml:space="preserve">, </w:t>
      </w:r>
      <w:r w:rsidRPr="006E61ED">
        <w:rPr>
          <w:rFonts w:ascii="Times New Roman" w:hAnsi="Times New Roman" w:cs="Times New Roman"/>
          <w:b/>
          <w:bCs/>
          <w:noProof/>
        </w:rPr>
        <w:t>Smith MA</w:t>
      </w:r>
      <w:r w:rsidRPr="006E61ED">
        <w:rPr>
          <w:rFonts w:ascii="Times New Roman" w:hAnsi="Times New Roman" w:cs="Times New Roman"/>
          <w:noProof/>
        </w:rPr>
        <w:t xml:space="preserve">. Utah array extracellular recordings of spontaneous and visually evoked activity from anesthetized macaque primary visual cortex (V1) [Online]. </w:t>
      </w:r>
      <w:r w:rsidRPr="006E61ED">
        <w:rPr>
          <w:rFonts w:ascii="Times New Roman" w:hAnsi="Times New Roman" w:cs="Times New Roman"/>
          <w:i/>
          <w:iCs/>
          <w:noProof/>
        </w:rPr>
        <w:t>CRCNS.org</w:t>
      </w:r>
      <w:r w:rsidRPr="006E61ED">
        <w:rPr>
          <w:rFonts w:ascii="Times New Roman" w:hAnsi="Times New Roman" w:cs="Times New Roman"/>
          <w:noProof/>
        </w:rPr>
        <w:t xml:space="preserve"> 2016.http://dx.doi.org/10.6080/K0NC5Z4X.</w:t>
      </w:r>
    </w:p>
    <w:p w14:paraId="6179C4F6"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Lesica NA</w:t>
      </w:r>
      <w:r w:rsidRPr="006E61ED">
        <w:rPr>
          <w:rFonts w:ascii="Times New Roman" w:hAnsi="Times New Roman" w:cs="Times New Roman"/>
          <w:noProof/>
        </w:rPr>
        <w:t xml:space="preserve">, </w:t>
      </w:r>
      <w:r w:rsidRPr="006E61ED">
        <w:rPr>
          <w:rFonts w:ascii="Times New Roman" w:hAnsi="Times New Roman" w:cs="Times New Roman"/>
          <w:b/>
          <w:bCs/>
          <w:noProof/>
        </w:rPr>
        <w:t>Jin J</w:t>
      </w:r>
      <w:r w:rsidRPr="006E61ED">
        <w:rPr>
          <w:rFonts w:ascii="Times New Roman" w:hAnsi="Times New Roman" w:cs="Times New Roman"/>
          <w:noProof/>
        </w:rPr>
        <w:t xml:space="preserve">, </w:t>
      </w:r>
      <w:r w:rsidRPr="006E61ED">
        <w:rPr>
          <w:rFonts w:ascii="Times New Roman" w:hAnsi="Times New Roman" w:cs="Times New Roman"/>
          <w:b/>
          <w:bCs/>
          <w:noProof/>
        </w:rPr>
        <w:t>Weng C</w:t>
      </w:r>
      <w:r w:rsidRPr="006E61ED">
        <w:rPr>
          <w:rFonts w:ascii="Times New Roman" w:hAnsi="Times New Roman" w:cs="Times New Roman"/>
          <w:noProof/>
        </w:rPr>
        <w:t xml:space="preserve">, </w:t>
      </w:r>
      <w:r w:rsidRPr="006E61ED">
        <w:rPr>
          <w:rFonts w:ascii="Times New Roman" w:hAnsi="Times New Roman" w:cs="Times New Roman"/>
          <w:b/>
          <w:bCs/>
          <w:noProof/>
        </w:rPr>
        <w:t>Yeh CI</w:t>
      </w:r>
      <w:r w:rsidRPr="006E61ED">
        <w:rPr>
          <w:rFonts w:ascii="Times New Roman" w:hAnsi="Times New Roman" w:cs="Times New Roman"/>
          <w:noProof/>
        </w:rPr>
        <w:t xml:space="preserve">, </w:t>
      </w:r>
      <w:r w:rsidRPr="006E61ED">
        <w:rPr>
          <w:rFonts w:ascii="Times New Roman" w:hAnsi="Times New Roman" w:cs="Times New Roman"/>
          <w:b/>
          <w:bCs/>
          <w:noProof/>
        </w:rPr>
        <w:t>Butts DA</w:t>
      </w:r>
      <w:r w:rsidRPr="006E61ED">
        <w:rPr>
          <w:rFonts w:ascii="Times New Roman" w:hAnsi="Times New Roman" w:cs="Times New Roman"/>
          <w:noProof/>
        </w:rPr>
        <w:t xml:space="preserve">, </w:t>
      </w:r>
      <w:r w:rsidRPr="006E61ED">
        <w:rPr>
          <w:rFonts w:ascii="Times New Roman" w:hAnsi="Times New Roman" w:cs="Times New Roman"/>
          <w:b/>
          <w:bCs/>
          <w:noProof/>
        </w:rPr>
        <w:t>Stanley GB</w:t>
      </w:r>
      <w:r w:rsidRPr="006E61ED">
        <w:rPr>
          <w:rFonts w:ascii="Times New Roman" w:hAnsi="Times New Roman" w:cs="Times New Roman"/>
          <w:noProof/>
        </w:rPr>
        <w:t xml:space="preserve">, </w:t>
      </w:r>
      <w:r w:rsidRPr="006E61ED">
        <w:rPr>
          <w:rFonts w:ascii="Times New Roman" w:hAnsi="Times New Roman" w:cs="Times New Roman"/>
          <w:b/>
          <w:bCs/>
          <w:noProof/>
        </w:rPr>
        <w:t>Alonso JM</w:t>
      </w:r>
      <w:r w:rsidRPr="006E61ED">
        <w:rPr>
          <w:rFonts w:ascii="Times New Roman" w:hAnsi="Times New Roman" w:cs="Times New Roman"/>
          <w:noProof/>
        </w:rPr>
        <w:t xml:space="preserve">. Adaptation to Stimulus Contrast and Correlations during Natural Visual Stimulation. </w:t>
      </w:r>
      <w:r w:rsidRPr="006E61ED">
        <w:rPr>
          <w:rFonts w:ascii="Times New Roman" w:hAnsi="Times New Roman" w:cs="Times New Roman"/>
          <w:i/>
          <w:iCs/>
          <w:noProof/>
        </w:rPr>
        <w:t>Neuron</w:t>
      </w:r>
      <w:r w:rsidRPr="006E61ED">
        <w:rPr>
          <w:rFonts w:ascii="Times New Roman" w:hAnsi="Times New Roman" w:cs="Times New Roman"/>
          <w:noProof/>
        </w:rPr>
        <w:t xml:space="preserve"> 55: 479–491, 2007.</w:t>
      </w:r>
    </w:p>
    <w:p w14:paraId="1785ECB5"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Maimon G</w:t>
      </w:r>
      <w:r w:rsidRPr="006E61ED">
        <w:rPr>
          <w:rFonts w:ascii="Times New Roman" w:hAnsi="Times New Roman" w:cs="Times New Roman"/>
          <w:noProof/>
        </w:rPr>
        <w:t xml:space="preserve">, </w:t>
      </w:r>
      <w:r w:rsidRPr="006E61ED">
        <w:rPr>
          <w:rFonts w:ascii="Times New Roman" w:hAnsi="Times New Roman" w:cs="Times New Roman"/>
          <w:b/>
          <w:bCs/>
          <w:noProof/>
        </w:rPr>
        <w:t>Assad J a.</w:t>
      </w:r>
      <w:r w:rsidRPr="006E61ED">
        <w:rPr>
          <w:rFonts w:ascii="Times New Roman" w:hAnsi="Times New Roman" w:cs="Times New Roman"/>
          <w:noProof/>
        </w:rPr>
        <w:t xml:space="preserve"> Beyond Poisson: Increased Spike-Time Regularity across Primate Parietal Cortex. </w:t>
      </w:r>
      <w:r w:rsidRPr="006E61ED">
        <w:rPr>
          <w:rFonts w:ascii="Times New Roman" w:hAnsi="Times New Roman" w:cs="Times New Roman"/>
          <w:i/>
          <w:iCs/>
          <w:noProof/>
        </w:rPr>
        <w:t>Neuron</w:t>
      </w:r>
      <w:r w:rsidRPr="006E61ED">
        <w:rPr>
          <w:rFonts w:ascii="Times New Roman" w:hAnsi="Times New Roman" w:cs="Times New Roman"/>
          <w:noProof/>
        </w:rPr>
        <w:t xml:space="preserve"> 62: 426–440, 2009.</w:t>
      </w:r>
    </w:p>
    <w:p w14:paraId="07D69F58"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Paninski L</w:t>
      </w:r>
      <w:r w:rsidRPr="006E61ED">
        <w:rPr>
          <w:rFonts w:ascii="Times New Roman" w:hAnsi="Times New Roman" w:cs="Times New Roman"/>
          <w:noProof/>
        </w:rPr>
        <w:t xml:space="preserve">, </w:t>
      </w:r>
      <w:r w:rsidRPr="006E61ED">
        <w:rPr>
          <w:rFonts w:ascii="Times New Roman" w:hAnsi="Times New Roman" w:cs="Times New Roman"/>
          <w:b/>
          <w:bCs/>
          <w:noProof/>
        </w:rPr>
        <w:t>Ahmadian Y</w:t>
      </w:r>
      <w:r w:rsidRPr="006E61ED">
        <w:rPr>
          <w:rFonts w:ascii="Times New Roman" w:hAnsi="Times New Roman" w:cs="Times New Roman"/>
          <w:noProof/>
        </w:rPr>
        <w:t xml:space="preserve">, </w:t>
      </w:r>
      <w:r w:rsidRPr="006E61ED">
        <w:rPr>
          <w:rFonts w:ascii="Times New Roman" w:hAnsi="Times New Roman" w:cs="Times New Roman"/>
          <w:b/>
          <w:bCs/>
          <w:noProof/>
        </w:rPr>
        <w:t>Ferreira DG</w:t>
      </w:r>
      <w:r w:rsidRPr="006E61ED">
        <w:rPr>
          <w:rFonts w:ascii="Times New Roman" w:hAnsi="Times New Roman" w:cs="Times New Roman"/>
          <w:noProof/>
        </w:rPr>
        <w:t xml:space="preserve">, </w:t>
      </w:r>
      <w:r w:rsidRPr="006E61ED">
        <w:rPr>
          <w:rFonts w:ascii="Times New Roman" w:hAnsi="Times New Roman" w:cs="Times New Roman"/>
          <w:b/>
          <w:bCs/>
          <w:noProof/>
        </w:rPr>
        <w:t>Koyama S</w:t>
      </w:r>
      <w:r w:rsidRPr="006E61ED">
        <w:rPr>
          <w:rFonts w:ascii="Times New Roman" w:hAnsi="Times New Roman" w:cs="Times New Roman"/>
          <w:noProof/>
        </w:rPr>
        <w:t xml:space="preserve">, </w:t>
      </w:r>
      <w:r w:rsidRPr="006E61ED">
        <w:rPr>
          <w:rFonts w:ascii="Times New Roman" w:hAnsi="Times New Roman" w:cs="Times New Roman"/>
          <w:b/>
          <w:bCs/>
          <w:noProof/>
        </w:rPr>
        <w:t>Rahnama Rad K</w:t>
      </w:r>
      <w:r w:rsidRPr="006E61ED">
        <w:rPr>
          <w:rFonts w:ascii="Times New Roman" w:hAnsi="Times New Roman" w:cs="Times New Roman"/>
          <w:noProof/>
        </w:rPr>
        <w:t xml:space="preserve">, </w:t>
      </w:r>
      <w:r w:rsidRPr="006E61ED">
        <w:rPr>
          <w:rFonts w:ascii="Times New Roman" w:hAnsi="Times New Roman" w:cs="Times New Roman"/>
          <w:b/>
          <w:bCs/>
          <w:noProof/>
        </w:rPr>
        <w:t>Vidne M</w:t>
      </w:r>
      <w:r w:rsidRPr="006E61ED">
        <w:rPr>
          <w:rFonts w:ascii="Times New Roman" w:hAnsi="Times New Roman" w:cs="Times New Roman"/>
          <w:noProof/>
        </w:rPr>
        <w:t xml:space="preserve">, </w:t>
      </w:r>
      <w:r w:rsidRPr="006E61ED">
        <w:rPr>
          <w:rFonts w:ascii="Times New Roman" w:hAnsi="Times New Roman" w:cs="Times New Roman"/>
          <w:b/>
          <w:bCs/>
          <w:noProof/>
        </w:rPr>
        <w:t>Vogelstein J</w:t>
      </w:r>
      <w:r w:rsidRPr="006E61ED">
        <w:rPr>
          <w:rFonts w:ascii="Times New Roman" w:hAnsi="Times New Roman" w:cs="Times New Roman"/>
          <w:noProof/>
        </w:rPr>
        <w:t xml:space="preserve">, </w:t>
      </w:r>
      <w:r w:rsidRPr="006E61ED">
        <w:rPr>
          <w:rFonts w:ascii="Times New Roman" w:hAnsi="Times New Roman" w:cs="Times New Roman"/>
          <w:b/>
          <w:bCs/>
          <w:noProof/>
        </w:rPr>
        <w:t>Wu W</w:t>
      </w:r>
      <w:r w:rsidRPr="006E61ED">
        <w:rPr>
          <w:rFonts w:ascii="Times New Roman" w:hAnsi="Times New Roman" w:cs="Times New Roman"/>
          <w:noProof/>
        </w:rPr>
        <w:t xml:space="preserve">. A new look at state-space models for neural data. </w:t>
      </w:r>
      <w:r w:rsidRPr="006E61ED">
        <w:rPr>
          <w:rFonts w:ascii="Times New Roman" w:hAnsi="Times New Roman" w:cs="Times New Roman"/>
          <w:i/>
          <w:iCs/>
          <w:noProof/>
        </w:rPr>
        <w:t>J. Comput. Neurosci.</w:t>
      </w:r>
      <w:r w:rsidRPr="006E61ED">
        <w:rPr>
          <w:rFonts w:ascii="Times New Roman" w:hAnsi="Times New Roman" w:cs="Times New Roman"/>
          <w:noProof/>
        </w:rPr>
        <w:t xml:space="preserve"> 29Springer: 107–126, 2010.</w:t>
      </w:r>
    </w:p>
    <w:p w14:paraId="4FABA04D"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Rokni U</w:t>
      </w:r>
      <w:r w:rsidRPr="006E61ED">
        <w:rPr>
          <w:rFonts w:ascii="Times New Roman" w:hAnsi="Times New Roman" w:cs="Times New Roman"/>
          <w:noProof/>
        </w:rPr>
        <w:t xml:space="preserve">, </w:t>
      </w:r>
      <w:r w:rsidRPr="006E61ED">
        <w:rPr>
          <w:rFonts w:ascii="Times New Roman" w:hAnsi="Times New Roman" w:cs="Times New Roman"/>
          <w:b/>
          <w:bCs/>
          <w:noProof/>
        </w:rPr>
        <w:t>Richardson AG</w:t>
      </w:r>
      <w:r w:rsidRPr="006E61ED">
        <w:rPr>
          <w:rFonts w:ascii="Times New Roman" w:hAnsi="Times New Roman" w:cs="Times New Roman"/>
          <w:noProof/>
        </w:rPr>
        <w:t xml:space="preserve">, </w:t>
      </w:r>
      <w:r w:rsidRPr="006E61ED">
        <w:rPr>
          <w:rFonts w:ascii="Times New Roman" w:hAnsi="Times New Roman" w:cs="Times New Roman"/>
          <w:b/>
          <w:bCs/>
          <w:noProof/>
        </w:rPr>
        <w:t>Bizzi E</w:t>
      </w:r>
      <w:r w:rsidRPr="006E61ED">
        <w:rPr>
          <w:rFonts w:ascii="Times New Roman" w:hAnsi="Times New Roman" w:cs="Times New Roman"/>
          <w:noProof/>
        </w:rPr>
        <w:t xml:space="preserve">, </w:t>
      </w:r>
      <w:r w:rsidRPr="006E61ED">
        <w:rPr>
          <w:rFonts w:ascii="Times New Roman" w:hAnsi="Times New Roman" w:cs="Times New Roman"/>
          <w:b/>
          <w:bCs/>
          <w:noProof/>
        </w:rPr>
        <w:t>Seung HS</w:t>
      </w:r>
      <w:r w:rsidRPr="006E61ED">
        <w:rPr>
          <w:rFonts w:ascii="Times New Roman" w:hAnsi="Times New Roman" w:cs="Times New Roman"/>
          <w:noProof/>
        </w:rPr>
        <w:t xml:space="preserve">. Motor learning with unstable neural representations. </w:t>
      </w:r>
      <w:r w:rsidRPr="006E61ED">
        <w:rPr>
          <w:rFonts w:ascii="Times New Roman" w:hAnsi="Times New Roman" w:cs="Times New Roman"/>
          <w:i/>
          <w:iCs/>
          <w:noProof/>
        </w:rPr>
        <w:t>Neuron</w:t>
      </w:r>
      <w:r w:rsidRPr="006E61ED">
        <w:rPr>
          <w:rFonts w:ascii="Times New Roman" w:hAnsi="Times New Roman" w:cs="Times New Roman"/>
          <w:noProof/>
        </w:rPr>
        <w:t xml:space="preserve"> 54: 653–666, 2007.</w:t>
      </w:r>
    </w:p>
    <w:p w14:paraId="06317FB2"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Sellers KF</w:t>
      </w:r>
      <w:r w:rsidRPr="006E61ED">
        <w:rPr>
          <w:rFonts w:ascii="Times New Roman" w:hAnsi="Times New Roman" w:cs="Times New Roman"/>
          <w:noProof/>
        </w:rPr>
        <w:t xml:space="preserve">, </w:t>
      </w:r>
      <w:r w:rsidRPr="006E61ED">
        <w:rPr>
          <w:rFonts w:ascii="Times New Roman" w:hAnsi="Times New Roman" w:cs="Times New Roman"/>
          <w:b/>
          <w:bCs/>
          <w:noProof/>
        </w:rPr>
        <w:t>Shmueli G</w:t>
      </w:r>
      <w:r w:rsidRPr="006E61ED">
        <w:rPr>
          <w:rFonts w:ascii="Times New Roman" w:hAnsi="Times New Roman" w:cs="Times New Roman"/>
          <w:noProof/>
        </w:rPr>
        <w:t xml:space="preserve">. A flexible regression model for count data. </w:t>
      </w:r>
      <w:r w:rsidRPr="006E61ED">
        <w:rPr>
          <w:rFonts w:ascii="Times New Roman" w:hAnsi="Times New Roman" w:cs="Times New Roman"/>
          <w:i/>
          <w:iCs/>
          <w:noProof/>
        </w:rPr>
        <w:t>https://doi.org/101214/09-AOAS306</w:t>
      </w:r>
      <w:r w:rsidRPr="006E61ED">
        <w:rPr>
          <w:rFonts w:ascii="Times New Roman" w:hAnsi="Times New Roman" w:cs="Times New Roman"/>
          <w:noProof/>
        </w:rPr>
        <w:t xml:space="preserve"> 4: 943–961, 2010.</w:t>
      </w:r>
    </w:p>
    <w:p w14:paraId="33FC7B59"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Shmueli G</w:t>
      </w:r>
      <w:r w:rsidRPr="006E61ED">
        <w:rPr>
          <w:rFonts w:ascii="Times New Roman" w:hAnsi="Times New Roman" w:cs="Times New Roman"/>
          <w:noProof/>
        </w:rPr>
        <w:t xml:space="preserve">, </w:t>
      </w:r>
      <w:r w:rsidRPr="006E61ED">
        <w:rPr>
          <w:rFonts w:ascii="Times New Roman" w:hAnsi="Times New Roman" w:cs="Times New Roman"/>
          <w:b/>
          <w:bCs/>
          <w:noProof/>
        </w:rPr>
        <w:t>Minka TP</w:t>
      </w:r>
      <w:r w:rsidRPr="006E61ED">
        <w:rPr>
          <w:rFonts w:ascii="Times New Roman" w:hAnsi="Times New Roman" w:cs="Times New Roman"/>
          <w:noProof/>
        </w:rPr>
        <w:t xml:space="preserve">, </w:t>
      </w:r>
      <w:r w:rsidRPr="006E61ED">
        <w:rPr>
          <w:rFonts w:ascii="Times New Roman" w:hAnsi="Times New Roman" w:cs="Times New Roman"/>
          <w:b/>
          <w:bCs/>
          <w:noProof/>
        </w:rPr>
        <w:t>Kadane JB</w:t>
      </w:r>
      <w:r w:rsidRPr="006E61ED">
        <w:rPr>
          <w:rFonts w:ascii="Times New Roman" w:hAnsi="Times New Roman" w:cs="Times New Roman"/>
          <w:noProof/>
        </w:rPr>
        <w:t xml:space="preserve">, </w:t>
      </w:r>
      <w:r w:rsidRPr="006E61ED">
        <w:rPr>
          <w:rFonts w:ascii="Times New Roman" w:hAnsi="Times New Roman" w:cs="Times New Roman"/>
          <w:b/>
          <w:bCs/>
          <w:noProof/>
        </w:rPr>
        <w:t>Borle S</w:t>
      </w:r>
      <w:r w:rsidRPr="006E61ED">
        <w:rPr>
          <w:rFonts w:ascii="Times New Roman" w:hAnsi="Times New Roman" w:cs="Times New Roman"/>
          <w:noProof/>
        </w:rPr>
        <w:t xml:space="preserve">, </w:t>
      </w:r>
      <w:r w:rsidRPr="006E61ED">
        <w:rPr>
          <w:rFonts w:ascii="Times New Roman" w:hAnsi="Times New Roman" w:cs="Times New Roman"/>
          <w:b/>
          <w:bCs/>
          <w:noProof/>
        </w:rPr>
        <w:t>Boatwright P</w:t>
      </w:r>
      <w:r w:rsidRPr="006E61ED">
        <w:rPr>
          <w:rFonts w:ascii="Times New Roman" w:hAnsi="Times New Roman" w:cs="Times New Roman"/>
          <w:noProof/>
        </w:rPr>
        <w:t xml:space="preserve">. A useful distribution for fitting discrete data: revival of the Conway–Maxwell–Poisson distribution. </w:t>
      </w:r>
      <w:r w:rsidRPr="006E61ED">
        <w:rPr>
          <w:rFonts w:ascii="Times New Roman" w:hAnsi="Times New Roman" w:cs="Times New Roman"/>
          <w:i/>
          <w:iCs/>
          <w:noProof/>
        </w:rPr>
        <w:t>J R Stat Soc Ser C (Applied Stat</w:t>
      </w:r>
      <w:r w:rsidRPr="006E61ED">
        <w:rPr>
          <w:rFonts w:ascii="Times New Roman" w:hAnsi="Times New Roman" w:cs="Times New Roman"/>
          <w:noProof/>
        </w:rPr>
        <w:t xml:space="preserve"> 54: 127–142, 2005.</w:t>
      </w:r>
    </w:p>
    <w:p w14:paraId="7814DB32"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Smith MA</w:t>
      </w:r>
      <w:r w:rsidRPr="006E61ED">
        <w:rPr>
          <w:rFonts w:ascii="Times New Roman" w:hAnsi="Times New Roman" w:cs="Times New Roman"/>
          <w:noProof/>
        </w:rPr>
        <w:t xml:space="preserve">, </w:t>
      </w:r>
      <w:r w:rsidRPr="006E61ED">
        <w:rPr>
          <w:rFonts w:ascii="Times New Roman" w:hAnsi="Times New Roman" w:cs="Times New Roman"/>
          <w:b/>
          <w:bCs/>
          <w:noProof/>
        </w:rPr>
        <w:t>Kohn A</w:t>
      </w:r>
      <w:r w:rsidRPr="006E61ED">
        <w:rPr>
          <w:rFonts w:ascii="Times New Roman" w:hAnsi="Times New Roman" w:cs="Times New Roman"/>
          <w:noProof/>
        </w:rPr>
        <w:t xml:space="preserve">. Spatial and temporal scales of neuronal correlation in primary visual cortex. </w:t>
      </w:r>
      <w:r w:rsidRPr="006E61ED">
        <w:rPr>
          <w:rFonts w:ascii="Times New Roman" w:hAnsi="Times New Roman" w:cs="Times New Roman"/>
          <w:i/>
          <w:iCs/>
          <w:noProof/>
        </w:rPr>
        <w:t>J Neurosci</w:t>
      </w:r>
      <w:r w:rsidRPr="006E61ED">
        <w:rPr>
          <w:rFonts w:ascii="Times New Roman" w:hAnsi="Times New Roman" w:cs="Times New Roman"/>
          <w:noProof/>
        </w:rPr>
        <w:t xml:space="preserve"> 28: 12591–12603, 2008.</w:t>
      </w:r>
    </w:p>
    <w:p w14:paraId="532A1382"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Steinmetz NA</w:t>
      </w:r>
      <w:r w:rsidRPr="006E61ED">
        <w:rPr>
          <w:rFonts w:ascii="Times New Roman" w:hAnsi="Times New Roman" w:cs="Times New Roman"/>
          <w:noProof/>
        </w:rPr>
        <w:t xml:space="preserve">, </w:t>
      </w:r>
      <w:r w:rsidRPr="006E61ED">
        <w:rPr>
          <w:rFonts w:ascii="Times New Roman" w:hAnsi="Times New Roman" w:cs="Times New Roman"/>
          <w:b/>
          <w:bCs/>
          <w:noProof/>
        </w:rPr>
        <w:t>Aydin C</w:t>
      </w:r>
      <w:r w:rsidRPr="006E61ED">
        <w:rPr>
          <w:rFonts w:ascii="Times New Roman" w:hAnsi="Times New Roman" w:cs="Times New Roman"/>
          <w:noProof/>
        </w:rPr>
        <w:t xml:space="preserve">, </w:t>
      </w:r>
      <w:r w:rsidRPr="006E61ED">
        <w:rPr>
          <w:rFonts w:ascii="Times New Roman" w:hAnsi="Times New Roman" w:cs="Times New Roman"/>
          <w:b/>
          <w:bCs/>
          <w:noProof/>
        </w:rPr>
        <w:t>Lebedeva A</w:t>
      </w:r>
      <w:r w:rsidRPr="006E61ED">
        <w:rPr>
          <w:rFonts w:ascii="Times New Roman" w:hAnsi="Times New Roman" w:cs="Times New Roman"/>
          <w:noProof/>
        </w:rPr>
        <w:t xml:space="preserve">, </w:t>
      </w:r>
      <w:r w:rsidRPr="006E61ED">
        <w:rPr>
          <w:rFonts w:ascii="Times New Roman" w:hAnsi="Times New Roman" w:cs="Times New Roman"/>
          <w:b/>
          <w:bCs/>
          <w:noProof/>
        </w:rPr>
        <w:t>Okun M</w:t>
      </w:r>
      <w:r w:rsidRPr="006E61ED">
        <w:rPr>
          <w:rFonts w:ascii="Times New Roman" w:hAnsi="Times New Roman" w:cs="Times New Roman"/>
          <w:noProof/>
        </w:rPr>
        <w:t xml:space="preserve">, </w:t>
      </w:r>
      <w:r w:rsidRPr="006E61ED">
        <w:rPr>
          <w:rFonts w:ascii="Times New Roman" w:hAnsi="Times New Roman" w:cs="Times New Roman"/>
          <w:b/>
          <w:bCs/>
          <w:noProof/>
        </w:rPr>
        <w:t>Pachitariu M</w:t>
      </w:r>
      <w:r w:rsidRPr="006E61ED">
        <w:rPr>
          <w:rFonts w:ascii="Times New Roman" w:hAnsi="Times New Roman" w:cs="Times New Roman"/>
          <w:noProof/>
        </w:rPr>
        <w:t xml:space="preserve">, </w:t>
      </w:r>
      <w:r w:rsidRPr="006E61ED">
        <w:rPr>
          <w:rFonts w:ascii="Times New Roman" w:hAnsi="Times New Roman" w:cs="Times New Roman"/>
          <w:b/>
          <w:bCs/>
          <w:noProof/>
        </w:rPr>
        <w:t>Bauza M</w:t>
      </w:r>
      <w:r w:rsidRPr="006E61ED">
        <w:rPr>
          <w:rFonts w:ascii="Times New Roman" w:hAnsi="Times New Roman" w:cs="Times New Roman"/>
          <w:noProof/>
        </w:rPr>
        <w:t xml:space="preserve">, </w:t>
      </w:r>
      <w:r w:rsidRPr="006E61ED">
        <w:rPr>
          <w:rFonts w:ascii="Times New Roman" w:hAnsi="Times New Roman" w:cs="Times New Roman"/>
          <w:b/>
          <w:bCs/>
          <w:noProof/>
        </w:rPr>
        <w:t>Beau M</w:t>
      </w:r>
      <w:r w:rsidRPr="006E61ED">
        <w:rPr>
          <w:rFonts w:ascii="Times New Roman" w:hAnsi="Times New Roman" w:cs="Times New Roman"/>
          <w:noProof/>
        </w:rPr>
        <w:t xml:space="preserve">, </w:t>
      </w:r>
      <w:r w:rsidRPr="006E61ED">
        <w:rPr>
          <w:rFonts w:ascii="Times New Roman" w:hAnsi="Times New Roman" w:cs="Times New Roman"/>
          <w:b/>
          <w:bCs/>
          <w:noProof/>
        </w:rPr>
        <w:t>Bhagat J</w:t>
      </w:r>
      <w:r w:rsidRPr="006E61ED">
        <w:rPr>
          <w:rFonts w:ascii="Times New Roman" w:hAnsi="Times New Roman" w:cs="Times New Roman"/>
          <w:noProof/>
        </w:rPr>
        <w:t xml:space="preserve">, </w:t>
      </w:r>
      <w:r w:rsidRPr="006E61ED">
        <w:rPr>
          <w:rFonts w:ascii="Times New Roman" w:hAnsi="Times New Roman" w:cs="Times New Roman"/>
          <w:b/>
          <w:bCs/>
          <w:noProof/>
        </w:rPr>
        <w:t>Böhm C</w:t>
      </w:r>
      <w:r w:rsidRPr="006E61ED">
        <w:rPr>
          <w:rFonts w:ascii="Times New Roman" w:hAnsi="Times New Roman" w:cs="Times New Roman"/>
          <w:noProof/>
        </w:rPr>
        <w:t xml:space="preserve">, </w:t>
      </w:r>
      <w:r w:rsidRPr="006E61ED">
        <w:rPr>
          <w:rFonts w:ascii="Times New Roman" w:hAnsi="Times New Roman" w:cs="Times New Roman"/>
          <w:b/>
          <w:bCs/>
          <w:noProof/>
        </w:rPr>
        <w:t>Broux M</w:t>
      </w:r>
      <w:r w:rsidRPr="006E61ED">
        <w:rPr>
          <w:rFonts w:ascii="Times New Roman" w:hAnsi="Times New Roman" w:cs="Times New Roman"/>
          <w:noProof/>
        </w:rPr>
        <w:t xml:space="preserve">, </w:t>
      </w:r>
      <w:r w:rsidRPr="006E61ED">
        <w:rPr>
          <w:rFonts w:ascii="Times New Roman" w:hAnsi="Times New Roman" w:cs="Times New Roman"/>
          <w:b/>
          <w:bCs/>
          <w:noProof/>
        </w:rPr>
        <w:t>Chen S</w:t>
      </w:r>
      <w:r w:rsidRPr="006E61ED">
        <w:rPr>
          <w:rFonts w:ascii="Times New Roman" w:hAnsi="Times New Roman" w:cs="Times New Roman"/>
          <w:noProof/>
        </w:rPr>
        <w:t xml:space="preserve">, </w:t>
      </w:r>
      <w:r w:rsidRPr="006E61ED">
        <w:rPr>
          <w:rFonts w:ascii="Times New Roman" w:hAnsi="Times New Roman" w:cs="Times New Roman"/>
          <w:b/>
          <w:bCs/>
          <w:noProof/>
        </w:rPr>
        <w:t>Colonell J</w:t>
      </w:r>
      <w:r w:rsidRPr="006E61ED">
        <w:rPr>
          <w:rFonts w:ascii="Times New Roman" w:hAnsi="Times New Roman" w:cs="Times New Roman"/>
          <w:noProof/>
        </w:rPr>
        <w:t xml:space="preserve">, </w:t>
      </w:r>
      <w:r w:rsidRPr="006E61ED">
        <w:rPr>
          <w:rFonts w:ascii="Times New Roman" w:hAnsi="Times New Roman" w:cs="Times New Roman"/>
          <w:b/>
          <w:bCs/>
          <w:noProof/>
        </w:rPr>
        <w:t>Gardner RJ</w:t>
      </w:r>
      <w:r w:rsidRPr="006E61ED">
        <w:rPr>
          <w:rFonts w:ascii="Times New Roman" w:hAnsi="Times New Roman" w:cs="Times New Roman"/>
          <w:noProof/>
        </w:rPr>
        <w:t xml:space="preserve">, </w:t>
      </w:r>
      <w:r w:rsidRPr="006E61ED">
        <w:rPr>
          <w:rFonts w:ascii="Times New Roman" w:hAnsi="Times New Roman" w:cs="Times New Roman"/>
          <w:b/>
          <w:bCs/>
          <w:noProof/>
        </w:rPr>
        <w:t>Karsh B</w:t>
      </w:r>
      <w:r w:rsidRPr="006E61ED">
        <w:rPr>
          <w:rFonts w:ascii="Times New Roman" w:hAnsi="Times New Roman" w:cs="Times New Roman"/>
          <w:noProof/>
        </w:rPr>
        <w:t xml:space="preserve">, </w:t>
      </w:r>
      <w:r w:rsidRPr="006E61ED">
        <w:rPr>
          <w:rFonts w:ascii="Times New Roman" w:hAnsi="Times New Roman" w:cs="Times New Roman"/>
          <w:b/>
          <w:bCs/>
          <w:noProof/>
        </w:rPr>
        <w:t>Kloosterman F</w:t>
      </w:r>
      <w:r w:rsidRPr="006E61ED">
        <w:rPr>
          <w:rFonts w:ascii="Times New Roman" w:hAnsi="Times New Roman" w:cs="Times New Roman"/>
          <w:noProof/>
        </w:rPr>
        <w:t xml:space="preserve">, </w:t>
      </w:r>
      <w:r w:rsidRPr="006E61ED">
        <w:rPr>
          <w:rFonts w:ascii="Times New Roman" w:hAnsi="Times New Roman" w:cs="Times New Roman"/>
          <w:b/>
          <w:bCs/>
          <w:noProof/>
        </w:rPr>
        <w:t>Kostadinov D</w:t>
      </w:r>
      <w:r w:rsidRPr="006E61ED">
        <w:rPr>
          <w:rFonts w:ascii="Times New Roman" w:hAnsi="Times New Roman" w:cs="Times New Roman"/>
          <w:noProof/>
        </w:rPr>
        <w:t xml:space="preserve">, </w:t>
      </w:r>
      <w:r w:rsidRPr="006E61ED">
        <w:rPr>
          <w:rFonts w:ascii="Times New Roman" w:hAnsi="Times New Roman" w:cs="Times New Roman"/>
          <w:b/>
          <w:bCs/>
          <w:noProof/>
        </w:rPr>
        <w:t>Mora-Lopez C</w:t>
      </w:r>
      <w:r w:rsidRPr="006E61ED">
        <w:rPr>
          <w:rFonts w:ascii="Times New Roman" w:hAnsi="Times New Roman" w:cs="Times New Roman"/>
          <w:noProof/>
        </w:rPr>
        <w:t xml:space="preserve">, </w:t>
      </w:r>
      <w:r w:rsidRPr="006E61ED">
        <w:rPr>
          <w:rFonts w:ascii="Times New Roman" w:hAnsi="Times New Roman" w:cs="Times New Roman"/>
          <w:b/>
          <w:bCs/>
          <w:noProof/>
        </w:rPr>
        <w:t>O’Callaghan J</w:t>
      </w:r>
      <w:r w:rsidRPr="006E61ED">
        <w:rPr>
          <w:rFonts w:ascii="Times New Roman" w:hAnsi="Times New Roman" w:cs="Times New Roman"/>
          <w:noProof/>
        </w:rPr>
        <w:t xml:space="preserve">, </w:t>
      </w:r>
      <w:r w:rsidRPr="006E61ED">
        <w:rPr>
          <w:rFonts w:ascii="Times New Roman" w:hAnsi="Times New Roman" w:cs="Times New Roman"/>
          <w:b/>
          <w:bCs/>
          <w:noProof/>
        </w:rPr>
        <w:t>Park J</w:t>
      </w:r>
      <w:r w:rsidRPr="006E61ED">
        <w:rPr>
          <w:rFonts w:ascii="Times New Roman" w:hAnsi="Times New Roman" w:cs="Times New Roman"/>
          <w:noProof/>
        </w:rPr>
        <w:t xml:space="preserve">, </w:t>
      </w:r>
      <w:r w:rsidRPr="006E61ED">
        <w:rPr>
          <w:rFonts w:ascii="Times New Roman" w:hAnsi="Times New Roman" w:cs="Times New Roman"/>
          <w:b/>
          <w:bCs/>
          <w:noProof/>
        </w:rPr>
        <w:t>Putzeys J</w:t>
      </w:r>
      <w:r w:rsidRPr="006E61ED">
        <w:rPr>
          <w:rFonts w:ascii="Times New Roman" w:hAnsi="Times New Roman" w:cs="Times New Roman"/>
          <w:noProof/>
        </w:rPr>
        <w:t xml:space="preserve">, </w:t>
      </w:r>
      <w:r w:rsidRPr="006E61ED">
        <w:rPr>
          <w:rFonts w:ascii="Times New Roman" w:hAnsi="Times New Roman" w:cs="Times New Roman"/>
          <w:b/>
          <w:bCs/>
          <w:noProof/>
        </w:rPr>
        <w:t>Sauerbrei B</w:t>
      </w:r>
      <w:r w:rsidRPr="006E61ED">
        <w:rPr>
          <w:rFonts w:ascii="Times New Roman" w:hAnsi="Times New Roman" w:cs="Times New Roman"/>
          <w:noProof/>
        </w:rPr>
        <w:t xml:space="preserve">, </w:t>
      </w:r>
      <w:r w:rsidRPr="006E61ED">
        <w:rPr>
          <w:rFonts w:ascii="Times New Roman" w:hAnsi="Times New Roman" w:cs="Times New Roman"/>
          <w:b/>
          <w:bCs/>
          <w:noProof/>
        </w:rPr>
        <w:t>van Daal RJJ</w:t>
      </w:r>
      <w:r w:rsidRPr="006E61ED">
        <w:rPr>
          <w:rFonts w:ascii="Times New Roman" w:hAnsi="Times New Roman" w:cs="Times New Roman"/>
          <w:noProof/>
        </w:rPr>
        <w:t xml:space="preserve">, </w:t>
      </w:r>
      <w:r w:rsidRPr="006E61ED">
        <w:rPr>
          <w:rFonts w:ascii="Times New Roman" w:hAnsi="Times New Roman" w:cs="Times New Roman"/>
          <w:b/>
          <w:bCs/>
          <w:noProof/>
        </w:rPr>
        <w:t>Vollan AZ</w:t>
      </w:r>
      <w:r w:rsidRPr="006E61ED">
        <w:rPr>
          <w:rFonts w:ascii="Times New Roman" w:hAnsi="Times New Roman" w:cs="Times New Roman"/>
          <w:noProof/>
        </w:rPr>
        <w:t xml:space="preserve">, </w:t>
      </w:r>
      <w:r w:rsidRPr="006E61ED">
        <w:rPr>
          <w:rFonts w:ascii="Times New Roman" w:hAnsi="Times New Roman" w:cs="Times New Roman"/>
          <w:b/>
          <w:bCs/>
          <w:noProof/>
        </w:rPr>
        <w:t>Wang S</w:t>
      </w:r>
      <w:r w:rsidRPr="006E61ED">
        <w:rPr>
          <w:rFonts w:ascii="Times New Roman" w:hAnsi="Times New Roman" w:cs="Times New Roman"/>
          <w:noProof/>
        </w:rPr>
        <w:t xml:space="preserve">, </w:t>
      </w:r>
      <w:r w:rsidRPr="006E61ED">
        <w:rPr>
          <w:rFonts w:ascii="Times New Roman" w:hAnsi="Times New Roman" w:cs="Times New Roman"/>
          <w:b/>
          <w:bCs/>
          <w:noProof/>
        </w:rPr>
        <w:t>Welkenhuysen M</w:t>
      </w:r>
      <w:r w:rsidRPr="006E61ED">
        <w:rPr>
          <w:rFonts w:ascii="Times New Roman" w:hAnsi="Times New Roman" w:cs="Times New Roman"/>
          <w:noProof/>
        </w:rPr>
        <w:t xml:space="preserve">, </w:t>
      </w:r>
      <w:r w:rsidRPr="006E61ED">
        <w:rPr>
          <w:rFonts w:ascii="Times New Roman" w:hAnsi="Times New Roman" w:cs="Times New Roman"/>
          <w:b/>
          <w:bCs/>
          <w:noProof/>
        </w:rPr>
        <w:t>Ye Z</w:t>
      </w:r>
      <w:r w:rsidRPr="006E61ED">
        <w:rPr>
          <w:rFonts w:ascii="Times New Roman" w:hAnsi="Times New Roman" w:cs="Times New Roman"/>
          <w:noProof/>
        </w:rPr>
        <w:t xml:space="preserve">, </w:t>
      </w:r>
      <w:r w:rsidRPr="006E61ED">
        <w:rPr>
          <w:rFonts w:ascii="Times New Roman" w:hAnsi="Times New Roman" w:cs="Times New Roman"/>
          <w:b/>
          <w:bCs/>
          <w:noProof/>
        </w:rPr>
        <w:t>Dudman JT</w:t>
      </w:r>
      <w:r w:rsidRPr="006E61ED">
        <w:rPr>
          <w:rFonts w:ascii="Times New Roman" w:hAnsi="Times New Roman" w:cs="Times New Roman"/>
          <w:noProof/>
        </w:rPr>
        <w:t xml:space="preserve">, </w:t>
      </w:r>
      <w:r w:rsidRPr="006E61ED">
        <w:rPr>
          <w:rFonts w:ascii="Times New Roman" w:hAnsi="Times New Roman" w:cs="Times New Roman"/>
          <w:b/>
          <w:bCs/>
          <w:noProof/>
        </w:rPr>
        <w:t>Dutta B</w:t>
      </w:r>
      <w:r w:rsidRPr="006E61ED">
        <w:rPr>
          <w:rFonts w:ascii="Times New Roman" w:hAnsi="Times New Roman" w:cs="Times New Roman"/>
          <w:noProof/>
        </w:rPr>
        <w:t xml:space="preserve">, </w:t>
      </w:r>
      <w:r w:rsidRPr="006E61ED">
        <w:rPr>
          <w:rFonts w:ascii="Times New Roman" w:hAnsi="Times New Roman" w:cs="Times New Roman"/>
          <w:b/>
          <w:bCs/>
          <w:noProof/>
        </w:rPr>
        <w:t>Hantman AW</w:t>
      </w:r>
      <w:r w:rsidRPr="006E61ED">
        <w:rPr>
          <w:rFonts w:ascii="Times New Roman" w:hAnsi="Times New Roman" w:cs="Times New Roman"/>
          <w:noProof/>
        </w:rPr>
        <w:t xml:space="preserve">, </w:t>
      </w:r>
      <w:r w:rsidRPr="006E61ED">
        <w:rPr>
          <w:rFonts w:ascii="Times New Roman" w:hAnsi="Times New Roman" w:cs="Times New Roman"/>
          <w:b/>
          <w:bCs/>
          <w:noProof/>
        </w:rPr>
        <w:t>Harris KD</w:t>
      </w:r>
      <w:r w:rsidRPr="006E61ED">
        <w:rPr>
          <w:rFonts w:ascii="Times New Roman" w:hAnsi="Times New Roman" w:cs="Times New Roman"/>
          <w:noProof/>
        </w:rPr>
        <w:t xml:space="preserve">, </w:t>
      </w:r>
      <w:r w:rsidRPr="006E61ED">
        <w:rPr>
          <w:rFonts w:ascii="Times New Roman" w:hAnsi="Times New Roman" w:cs="Times New Roman"/>
          <w:b/>
          <w:bCs/>
          <w:noProof/>
        </w:rPr>
        <w:t>Lee AK</w:t>
      </w:r>
      <w:r w:rsidRPr="006E61ED">
        <w:rPr>
          <w:rFonts w:ascii="Times New Roman" w:hAnsi="Times New Roman" w:cs="Times New Roman"/>
          <w:noProof/>
        </w:rPr>
        <w:t xml:space="preserve">, </w:t>
      </w:r>
      <w:r w:rsidRPr="006E61ED">
        <w:rPr>
          <w:rFonts w:ascii="Times New Roman" w:hAnsi="Times New Roman" w:cs="Times New Roman"/>
          <w:b/>
          <w:bCs/>
          <w:noProof/>
        </w:rPr>
        <w:t>Moser EI</w:t>
      </w:r>
      <w:r w:rsidRPr="006E61ED">
        <w:rPr>
          <w:rFonts w:ascii="Times New Roman" w:hAnsi="Times New Roman" w:cs="Times New Roman"/>
          <w:noProof/>
        </w:rPr>
        <w:t xml:space="preserve">, </w:t>
      </w:r>
      <w:r w:rsidRPr="006E61ED">
        <w:rPr>
          <w:rFonts w:ascii="Times New Roman" w:hAnsi="Times New Roman" w:cs="Times New Roman"/>
          <w:b/>
          <w:bCs/>
          <w:noProof/>
        </w:rPr>
        <w:t>O’Keefe J</w:t>
      </w:r>
      <w:r w:rsidRPr="006E61ED">
        <w:rPr>
          <w:rFonts w:ascii="Times New Roman" w:hAnsi="Times New Roman" w:cs="Times New Roman"/>
          <w:noProof/>
        </w:rPr>
        <w:t xml:space="preserve">, </w:t>
      </w:r>
      <w:r w:rsidRPr="006E61ED">
        <w:rPr>
          <w:rFonts w:ascii="Times New Roman" w:hAnsi="Times New Roman" w:cs="Times New Roman"/>
          <w:b/>
          <w:bCs/>
          <w:noProof/>
        </w:rPr>
        <w:t>Renart A</w:t>
      </w:r>
      <w:r w:rsidRPr="006E61ED">
        <w:rPr>
          <w:rFonts w:ascii="Times New Roman" w:hAnsi="Times New Roman" w:cs="Times New Roman"/>
          <w:noProof/>
        </w:rPr>
        <w:t xml:space="preserve">, </w:t>
      </w:r>
      <w:r w:rsidRPr="006E61ED">
        <w:rPr>
          <w:rFonts w:ascii="Times New Roman" w:hAnsi="Times New Roman" w:cs="Times New Roman"/>
          <w:b/>
          <w:bCs/>
          <w:noProof/>
        </w:rPr>
        <w:t>Svoboda K</w:t>
      </w:r>
      <w:r w:rsidRPr="006E61ED">
        <w:rPr>
          <w:rFonts w:ascii="Times New Roman" w:hAnsi="Times New Roman" w:cs="Times New Roman"/>
          <w:noProof/>
        </w:rPr>
        <w:t xml:space="preserve">, </w:t>
      </w:r>
      <w:r w:rsidRPr="006E61ED">
        <w:rPr>
          <w:rFonts w:ascii="Times New Roman" w:hAnsi="Times New Roman" w:cs="Times New Roman"/>
          <w:b/>
          <w:bCs/>
          <w:noProof/>
        </w:rPr>
        <w:t>Häusser M</w:t>
      </w:r>
      <w:r w:rsidRPr="006E61ED">
        <w:rPr>
          <w:rFonts w:ascii="Times New Roman" w:hAnsi="Times New Roman" w:cs="Times New Roman"/>
          <w:noProof/>
        </w:rPr>
        <w:t xml:space="preserve">, </w:t>
      </w:r>
      <w:r w:rsidRPr="006E61ED">
        <w:rPr>
          <w:rFonts w:ascii="Times New Roman" w:hAnsi="Times New Roman" w:cs="Times New Roman"/>
          <w:b/>
          <w:bCs/>
          <w:noProof/>
        </w:rPr>
        <w:t>Haesler S</w:t>
      </w:r>
      <w:r w:rsidRPr="006E61ED">
        <w:rPr>
          <w:rFonts w:ascii="Times New Roman" w:hAnsi="Times New Roman" w:cs="Times New Roman"/>
          <w:noProof/>
        </w:rPr>
        <w:t xml:space="preserve">, </w:t>
      </w:r>
      <w:r w:rsidRPr="006E61ED">
        <w:rPr>
          <w:rFonts w:ascii="Times New Roman" w:hAnsi="Times New Roman" w:cs="Times New Roman"/>
          <w:b/>
          <w:bCs/>
          <w:noProof/>
        </w:rPr>
        <w:t>Carandini M</w:t>
      </w:r>
      <w:r w:rsidRPr="006E61ED">
        <w:rPr>
          <w:rFonts w:ascii="Times New Roman" w:hAnsi="Times New Roman" w:cs="Times New Roman"/>
          <w:noProof/>
        </w:rPr>
        <w:t xml:space="preserve">, </w:t>
      </w:r>
      <w:r w:rsidRPr="006E61ED">
        <w:rPr>
          <w:rFonts w:ascii="Times New Roman" w:hAnsi="Times New Roman" w:cs="Times New Roman"/>
          <w:b/>
          <w:bCs/>
          <w:noProof/>
        </w:rPr>
        <w:t>Harris TD</w:t>
      </w:r>
      <w:r w:rsidRPr="006E61ED">
        <w:rPr>
          <w:rFonts w:ascii="Times New Roman" w:hAnsi="Times New Roman" w:cs="Times New Roman"/>
          <w:noProof/>
        </w:rPr>
        <w:t>. Neuropixels 2.0: A miniaturized high-</w:t>
      </w:r>
      <w:r w:rsidRPr="006E61ED">
        <w:rPr>
          <w:rFonts w:ascii="Times New Roman" w:hAnsi="Times New Roman" w:cs="Times New Roman"/>
          <w:noProof/>
        </w:rPr>
        <w:lastRenderedPageBreak/>
        <w:t xml:space="preserve">density probe for stable, long-term brain recordings. </w:t>
      </w:r>
      <w:r w:rsidRPr="006E61ED">
        <w:rPr>
          <w:rFonts w:ascii="Times New Roman" w:hAnsi="Times New Roman" w:cs="Times New Roman"/>
          <w:i/>
          <w:iCs/>
          <w:noProof/>
        </w:rPr>
        <w:t>Science (80- )</w:t>
      </w:r>
      <w:r w:rsidRPr="006E61ED">
        <w:rPr>
          <w:rFonts w:ascii="Times New Roman" w:hAnsi="Times New Roman" w:cs="Times New Roman"/>
          <w:noProof/>
        </w:rPr>
        <w:t xml:space="preserve"> 372, 2021.</w:t>
      </w:r>
    </w:p>
    <w:p w14:paraId="103B564B"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Stevenson IH</w:t>
      </w:r>
      <w:r w:rsidRPr="006E61ED">
        <w:rPr>
          <w:rFonts w:ascii="Times New Roman" w:hAnsi="Times New Roman" w:cs="Times New Roman"/>
          <w:noProof/>
        </w:rPr>
        <w:t xml:space="preserve">. Flexible models for spike count data with both over- and under- dispersion. </w:t>
      </w:r>
      <w:r w:rsidRPr="006E61ED">
        <w:rPr>
          <w:rFonts w:ascii="Times New Roman" w:hAnsi="Times New Roman" w:cs="Times New Roman"/>
          <w:i/>
          <w:iCs/>
          <w:noProof/>
        </w:rPr>
        <w:t>J Comput Neurosci</w:t>
      </w:r>
      <w:r w:rsidRPr="006E61ED">
        <w:rPr>
          <w:rFonts w:ascii="Times New Roman" w:hAnsi="Times New Roman" w:cs="Times New Roman"/>
          <w:noProof/>
        </w:rPr>
        <w:t xml:space="preserve"> 41: 29–43, 2016.</w:t>
      </w:r>
    </w:p>
    <w:p w14:paraId="4F6A3C95"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Stevenson IH</w:t>
      </w:r>
      <w:r w:rsidRPr="006E61ED">
        <w:rPr>
          <w:rFonts w:ascii="Times New Roman" w:hAnsi="Times New Roman" w:cs="Times New Roman"/>
          <w:noProof/>
        </w:rPr>
        <w:t xml:space="preserve">, </w:t>
      </w:r>
      <w:r w:rsidRPr="006E61ED">
        <w:rPr>
          <w:rFonts w:ascii="Times New Roman" w:hAnsi="Times New Roman" w:cs="Times New Roman"/>
          <w:b/>
          <w:bCs/>
          <w:noProof/>
        </w:rPr>
        <w:t>Cherian A</w:t>
      </w:r>
      <w:r w:rsidRPr="006E61ED">
        <w:rPr>
          <w:rFonts w:ascii="Times New Roman" w:hAnsi="Times New Roman" w:cs="Times New Roman"/>
          <w:noProof/>
        </w:rPr>
        <w:t xml:space="preserve">, </w:t>
      </w:r>
      <w:r w:rsidRPr="006E61ED">
        <w:rPr>
          <w:rFonts w:ascii="Times New Roman" w:hAnsi="Times New Roman" w:cs="Times New Roman"/>
          <w:b/>
          <w:bCs/>
          <w:noProof/>
        </w:rPr>
        <w:t>London BM</w:t>
      </w:r>
      <w:r w:rsidRPr="006E61ED">
        <w:rPr>
          <w:rFonts w:ascii="Times New Roman" w:hAnsi="Times New Roman" w:cs="Times New Roman"/>
          <w:noProof/>
        </w:rPr>
        <w:t xml:space="preserve">, </w:t>
      </w:r>
      <w:r w:rsidRPr="006E61ED">
        <w:rPr>
          <w:rFonts w:ascii="Times New Roman" w:hAnsi="Times New Roman" w:cs="Times New Roman"/>
          <w:b/>
          <w:bCs/>
          <w:noProof/>
        </w:rPr>
        <w:t>Sachs NA</w:t>
      </w:r>
      <w:r w:rsidRPr="006E61ED">
        <w:rPr>
          <w:rFonts w:ascii="Times New Roman" w:hAnsi="Times New Roman" w:cs="Times New Roman"/>
          <w:noProof/>
        </w:rPr>
        <w:t xml:space="preserve">, </w:t>
      </w:r>
      <w:r w:rsidRPr="006E61ED">
        <w:rPr>
          <w:rFonts w:ascii="Times New Roman" w:hAnsi="Times New Roman" w:cs="Times New Roman"/>
          <w:b/>
          <w:bCs/>
          <w:noProof/>
        </w:rPr>
        <w:t>Lindberg E</w:t>
      </w:r>
      <w:r w:rsidRPr="006E61ED">
        <w:rPr>
          <w:rFonts w:ascii="Times New Roman" w:hAnsi="Times New Roman" w:cs="Times New Roman"/>
          <w:noProof/>
        </w:rPr>
        <w:t xml:space="preserve">, </w:t>
      </w:r>
      <w:r w:rsidRPr="006E61ED">
        <w:rPr>
          <w:rFonts w:ascii="Times New Roman" w:hAnsi="Times New Roman" w:cs="Times New Roman"/>
          <w:b/>
          <w:bCs/>
          <w:noProof/>
        </w:rPr>
        <w:t>Reimer J</w:t>
      </w:r>
      <w:r w:rsidRPr="006E61ED">
        <w:rPr>
          <w:rFonts w:ascii="Times New Roman" w:hAnsi="Times New Roman" w:cs="Times New Roman"/>
          <w:noProof/>
        </w:rPr>
        <w:t xml:space="preserve">, </w:t>
      </w:r>
      <w:r w:rsidRPr="006E61ED">
        <w:rPr>
          <w:rFonts w:ascii="Times New Roman" w:hAnsi="Times New Roman" w:cs="Times New Roman"/>
          <w:b/>
          <w:bCs/>
          <w:noProof/>
        </w:rPr>
        <w:t>Slutzky MW</w:t>
      </w:r>
      <w:r w:rsidRPr="006E61ED">
        <w:rPr>
          <w:rFonts w:ascii="Times New Roman" w:hAnsi="Times New Roman" w:cs="Times New Roman"/>
          <w:noProof/>
        </w:rPr>
        <w:t xml:space="preserve">, </w:t>
      </w:r>
      <w:r w:rsidRPr="006E61ED">
        <w:rPr>
          <w:rFonts w:ascii="Times New Roman" w:hAnsi="Times New Roman" w:cs="Times New Roman"/>
          <w:b/>
          <w:bCs/>
          <w:noProof/>
        </w:rPr>
        <w:t>Hatsopoulos NG</w:t>
      </w:r>
      <w:r w:rsidRPr="006E61ED">
        <w:rPr>
          <w:rFonts w:ascii="Times New Roman" w:hAnsi="Times New Roman" w:cs="Times New Roman"/>
          <w:noProof/>
        </w:rPr>
        <w:t xml:space="preserve">, </w:t>
      </w:r>
      <w:r w:rsidRPr="006E61ED">
        <w:rPr>
          <w:rFonts w:ascii="Times New Roman" w:hAnsi="Times New Roman" w:cs="Times New Roman"/>
          <w:b/>
          <w:bCs/>
          <w:noProof/>
        </w:rPr>
        <w:t>Miller LE</w:t>
      </w:r>
      <w:r w:rsidRPr="006E61ED">
        <w:rPr>
          <w:rFonts w:ascii="Times New Roman" w:hAnsi="Times New Roman" w:cs="Times New Roman"/>
          <w:noProof/>
        </w:rPr>
        <w:t xml:space="preserve">, </w:t>
      </w:r>
      <w:r w:rsidRPr="006E61ED">
        <w:rPr>
          <w:rFonts w:ascii="Times New Roman" w:hAnsi="Times New Roman" w:cs="Times New Roman"/>
          <w:b/>
          <w:bCs/>
          <w:noProof/>
        </w:rPr>
        <w:t>Kording KP</w:t>
      </w:r>
      <w:r w:rsidRPr="006E61ED">
        <w:rPr>
          <w:rFonts w:ascii="Times New Roman" w:hAnsi="Times New Roman" w:cs="Times New Roman"/>
          <w:noProof/>
        </w:rPr>
        <w:t xml:space="preserve">. Statistical assessment of the stability of neural movement representations. </w:t>
      </w:r>
      <w:r w:rsidRPr="006E61ED">
        <w:rPr>
          <w:rFonts w:ascii="Times New Roman" w:hAnsi="Times New Roman" w:cs="Times New Roman"/>
          <w:i/>
          <w:iCs/>
          <w:noProof/>
        </w:rPr>
        <w:t>J Neurophysiol</w:t>
      </w:r>
      <w:r w:rsidRPr="006E61ED">
        <w:rPr>
          <w:rFonts w:ascii="Times New Roman" w:hAnsi="Times New Roman" w:cs="Times New Roman"/>
          <w:noProof/>
        </w:rPr>
        <w:t xml:space="preserve"> 106: 764–774, 2011.</w:t>
      </w:r>
    </w:p>
    <w:p w14:paraId="39A308F4"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Tomko GJ</w:t>
      </w:r>
      <w:r w:rsidRPr="006E61ED">
        <w:rPr>
          <w:rFonts w:ascii="Times New Roman" w:hAnsi="Times New Roman" w:cs="Times New Roman"/>
          <w:noProof/>
        </w:rPr>
        <w:t xml:space="preserve">, </w:t>
      </w:r>
      <w:r w:rsidRPr="006E61ED">
        <w:rPr>
          <w:rFonts w:ascii="Times New Roman" w:hAnsi="Times New Roman" w:cs="Times New Roman"/>
          <w:b/>
          <w:bCs/>
          <w:noProof/>
        </w:rPr>
        <w:t>Crapper DR</w:t>
      </w:r>
      <w:r w:rsidRPr="006E61ED">
        <w:rPr>
          <w:rFonts w:ascii="Times New Roman" w:hAnsi="Times New Roman" w:cs="Times New Roman"/>
          <w:noProof/>
        </w:rPr>
        <w:t xml:space="preserve">. Neuronal Variability - Nonstationary Responses to Identical Visual-Stimuli. </w:t>
      </w:r>
      <w:r w:rsidRPr="006E61ED">
        <w:rPr>
          <w:rFonts w:ascii="Times New Roman" w:hAnsi="Times New Roman" w:cs="Times New Roman"/>
          <w:i/>
          <w:iCs/>
          <w:noProof/>
        </w:rPr>
        <w:t>Brain Res</w:t>
      </w:r>
      <w:r w:rsidRPr="006E61ED">
        <w:rPr>
          <w:rFonts w:ascii="Times New Roman" w:hAnsi="Times New Roman" w:cs="Times New Roman"/>
          <w:noProof/>
        </w:rPr>
        <w:t xml:space="preserve"> 79: 405–418, 1974.</w:t>
      </w:r>
    </w:p>
    <w:p w14:paraId="3E9B56E7" w14:textId="77777777" w:rsidR="006E61ED" w:rsidRPr="006E61ED" w:rsidRDefault="006E61ED" w:rsidP="006E61ED">
      <w:pPr>
        <w:widowControl w:val="0"/>
        <w:autoSpaceDE w:val="0"/>
        <w:autoSpaceDN w:val="0"/>
        <w:adjustRightInd w:val="0"/>
        <w:spacing w:line="240" w:lineRule="auto"/>
        <w:rPr>
          <w:rFonts w:ascii="Times New Roman" w:hAnsi="Times New Roman" w:cs="Times New Roman"/>
          <w:noProof/>
        </w:rPr>
      </w:pPr>
      <w:r w:rsidRPr="006E61ED">
        <w:rPr>
          <w:rFonts w:ascii="Times New Roman" w:hAnsi="Times New Roman" w:cs="Times New Roman"/>
          <w:b/>
          <w:bCs/>
          <w:noProof/>
        </w:rPr>
        <w:t>Wei G</w:t>
      </w:r>
      <w:r w:rsidRPr="006E61ED">
        <w:rPr>
          <w:rFonts w:ascii="Times New Roman" w:hAnsi="Times New Roman" w:cs="Times New Roman"/>
          <w:noProof/>
        </w:rPr>
        <w:t xml:space="preserve">, </w:t>
      </w:r>
      <w:r w:rsidRPr="006E61ED">
        <w:rPr>
          <w:rFonts w:ascii="Times New Roman" w:hAnsi="Times New Roman" w:cs="Times New Roman"/>
          <w:b/>
          <w:bCs/>
          <w:noProof/>
        </w:rPr>
        <w:t>Stevenson IH</w:t>
      </w:r>
      <w:r w:rsidRPr="006E61ED">
        <w:rPr>
          <w:rFonts w:ascii="Times New Roman" w:hAnsi="Times New Roman" w:cs="Times New Roman"/>
          <w:noProof/>
        </w:rPr>
        <w:t xml:space="preserve">. Tracking Fast and Slow Changes in Synaptic Weights From Simultaneously Observed Pre- and Postsynaptic Spiking. </w:t>
      </w:r>
      <w:r w:rsidRPr="006E61ED">
        <w:rPr>
          <w:rFonts w:ascii="Times New Roman" w:hAnsi="Times New Roman" w:cs="Times New Roman"/>
          <w:i/>
          <w:iCs/>
          <w:noProof/>
        </w:rPr>
        <w:t>Neural Comput</w:t>
      </w:r>
      <w:r w:rsidRPr="006E61ED">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71F565D4" w:rsidR="00D3079B" w:rsidRDefault="006044CC" w:rsidP="00B7292E">
      <w:pPr>
        <w:pStyle w:val="Heading1"/>
      </w:pPr>
      <w:r>
        <w:lastRenderedPageBreak/>
        <w:t>Appendix</w:t>
      </w:r>
    </w:p>
    <w:p w14:paraId="2D40B668" w14:textId="74119CF4" w:rsidR="00D3079B" w:rsidRDefault="00122A3F" w:rsidP="00AC455B">
      <w:pPr>
        <w:pStyle w:val="Heading2"/>
      </w:pPr>
      <w:r>
        <w:t>A</w:t>
      </w:r>
      <w:r w:rsidR="00DF0933">
        <w:t>pproximation</w:t>
      </w:r>
      <w:r>
        <w:t xml:space="preserve"> of moments</w:t>
      </w:r>
      <w:r w:rsidR="00DF0933">
        <w:t xml:space="preserve"> for Conway-Maxwell Poisson distribution</w:t>
      </w:r>
    </w:p>
    <w:p w14:paraId="171500ED" w14:textId="02BF40EC" w:rsidR="00122A3F" w:rsidRDefault="00122A3F" w:rsidP="00D3079B"/>
    <w:p w14:paraId="6C13915D" w14:textId="41484015" w:rsidR="00DF0933" w:rsidRDefault="00122A3F" w:rsidP="00D3079B">
      <w:r>
        <w:t xml:space="preserve">In order to efficiently estimate the state-vector for the dynamical CMP model, we </w:t>
      </w:r>
      <w:r w:rsidR="00480942">
        <w:t>make use of a previous</w:t>
      </w:r>
      <w:r>
        <w:t xml:space="preserve"> </w:t>
      </w:r>
      <w:r w:rsidR="00480942">
        <w:t>for the</w:t>
      </w:r>
      <w:r>
        <w:t xml:space="preserve"> </w:t>
      </w:r>
      <w:proofErr w:type="spellStart"/>
      <w:r w:rsidR="00480942">
        <w:t>pmf</w:t>
      </w:r>
      <w:proofErr w:type="spellEnd"/>
      <w:r w:rsidR="00480942">
        <w:t xml:space="preserve"> . </w:t>
      </w:r>
      <w:r w:rsidR="00DF0933">
        <w:t xml:space="preserve">Assume </w:t>
      </w:r>
      <m:oMath>
        <m:r>
          <w:rPr>
            <w:rFonts w:ascii="Cambria Math" w:hAnsi="Cambria Math"/>
          </w:rPr>
          <m:t>λ≥2</m:t>
        </m:r>
      </m:oMath>
      <w:r w:rsidR="00DF0933">
        <w:t xml:space="preserve"> and </w:t>
      </w:r>
      <m:oMath>
        <m:r>
          <w:rPr>
            <w:rFonts w:ascii="Cambria Math" w:hAnsi="Cambria Math"/>
          </w:rPr>
          <m:t>ν≤1</m:t>
        </m:r>
      </m:oMath>
      <w:r w:rsidR="00DF0933">
        <w:t xml:space="preserve">, let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reference,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00DD9114" w:rsidR="00480942" w:rsidRDefault="00480942" w:rsidP="00D3079B">
      <w:r>
        <w:t>Here we use this approximation when … and use a truncated summation otherwise.</w:t>
      </w:r>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6ECF3917" w14:textId="537D73CE" w:rsidR="005511DC" w:rsidRDefault="00480942" w:rsidP="00D3079B">
      <w:r>
        <w:t xml:space="preserve">We estimate the state vector by maximizing the log-posterior with Newton-Raphson updates. </w:t>
      </w:r>
      <w:r w:rsidR="0097421A">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97421A">
        <w:t>, t</w:t>
      </w:r>
      <w:r w:rsidR="005511DC">
        <w:t xml:space="preserve">he </w:t>
      </w:r>
      <m:oMath>
        <m:r>
          <w:rPr>
            <w:rFonts w:ascii="Cambria Math" w:hAnsi="Cambria Math"/>
          </w:rPr>
          <m:t>(k+1)</m:t>
        </m:r>
      </m:oMath>
      <w:r w:rsidR="005511DC">
        <w:t xml:space="preserve">-th update of NR algorithm is </w:t>
      </w:r>
      <m:oMath>
        <m:sSup>
          <m:sSupPr>
            <m:ctrlPr>
              <w:rPr>
                <w:rFonts w:ascii="Cambria Math" w:hAnsi="Cambria Math"/>
                <w:b/>
              </w:rPr>
            </m:ctrlPr>
          </m:sSupPr>
          <m:e>
            <m:r>
              <m:rPr>
                <m:sty m:val="b"/>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Cs/>
              </w:rPr>
            </m:ctrlPr>
          </m:sSupPr>
          <m:e>
            <m:r>
              <m:rPr>
                <m:sty m:val="b"/>
              </m:rPr>
              <w:rPr>
                <w:rFonts w:ascii="Cambria Math" w:hAnsi="Cambria Math"/>
              </w:rPr>
              <m:t>Θ</m:t>
            </m:r>
            <m:ctrlPr>
              <w:rPr>
                <w:rFonts w:ascii="Cambria Math" w:hAnsi="Cambria Math"/>
                <w:b/>
              </w:rPr>
            </m:ctrlPr>
          </m:e>
          <m:sup>
            <m:r>
              <w:rPr>
                <w:rFonts w:ascii="Cambria Math" w:hAnsi="Cambria Math"/>
              </w:rPr>
              <m:t>(k)</m:t>
            </m:r>
          </m:sup>
        </m:sSup>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e>
            </m:d>
            <m:ctrlPr>
              <w:rPr>
                <w:rFonts w:ascii="Cambria Math" w:hAnsi="Cambria Math"/>
                <w:i/>
              </w:rPr>
            </m:ctrlPr>
          </m:e>
          <m:sup>
            <m:r>
              <w:rPr>
                <w:rFonts w:ascii="Cambria Math" w:hAnsi="Cambria Math"/>
              </w:rPr>
              <m:t>-1</m:t>
            </m:r>
          </m:sup>
        </m:sSup>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oMath>
      <w:r w:rsidR="0097421A">
        <w:t>.</w:t>
      </w:r>
      <w:r w:rsidR="005511DC">
        <w:t xml:space="preserve"> </w:t>
      </w:r>
    </w:p>
    <w:p w14:paraId="605D57CE" w14:textId="318D5769" w:rsidR="00AC455B" w:rsidRDefault="00AC455B" w:rsidP="00D3079B">
      <w:r>
        <w:lastRenderedPageBreak/>
        <w:t>The gradient:</w:t>
      </w:r>
    </w:p>
    <w:p w14:paraId="01A22906" w14:textId="5AA02C7B" w:rsidR="00AC455B" w:rsidRPr="00BF3887" w:rsidRDefault="00352650"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09F23D7A" w:rsidR="00BF3887" w:rsidRPr="00E27AC5" w:rsidRDefault="00BF3887" w:rsidP="00BF3887">
      <w:pPr>
        <w:jc w:val="left"/>
      </w:pPr>
      <w:r>
        <w:t xml:space="preserve">, where </w:t>
      </w:r>
      <m:oMath>
        <m:r>
          <w:rPr>
            <w:rFonts w:ascii="Cambria Math" w:hAnsi="Cambria Math"/>
          </w:rPr>
          <m:t>k=2,…,T-1</m:t>
        </m:r>
      </m:oMath>
      <w:r>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nt</m:t>
                    </m:r>
                  </m:sub>
                </m:sSub>
              </m:e>
            </m:d>
          </m:e>
          <m:sup>
            <m:r>
              <w:rPr>
                <w:rFonts w:ascii="Cambria Math" w:hAnsi="Cambria Math"/>
              </w:rPr>
              <m:t>'</m:t>
            </m:r>
          </m:sup>
        </m:sSup>
      </m:oMath>
      <w:r>
        <w:t xml:space="preserve"> and </w:t>
      </w:r>
      <m:oMath>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g</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nt</m:t>
                    </m:r>
                  </m:sub>
                </m:sSub>
              </m:e>
            </m:d>
          </m:e>
          <m:sup>
            <m:r>
              <w:rPr>
                <w:rFonts w:ascii="Cambria Math" w:hAnsi="Cambria Math"/>
              </w:rPr>
              <m:t>'</m:t>
            </m:r>
          </m:sup>
        </m:sSup>
      </m:oMath>
      <w:r>
        <w:t>.</w:t>
      </w:r>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549457A8"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e>
                    </m:mr>
                    <m:mr>
                      <m:e>
                        <m:sSubSup>
                          <m:sSubSupPr>
                            <m:ctrlPr>
                              <w:rPr>
                                <w:rFonts w:ascii="Cambria Math" w:hAnsi="Cambria Math"/>
                                <w:i/>
                              </w:rPr>
                            </m:ctrlPr>
                          </m:sSubSupPr>
                          <m:e>
                            <m:r>
                              <m:rPr>
                                <m:sty m:val="bi"/>
                              </m:rPr>
                              <w:rPr>
                                <w:rFonts w:ascii="Cambria Math" w:hAnsi="Cambria Math"/>
                              </w:rPr>
                              <m:t>B</m:t>
                            </m:r>
                          </m:e>
                          <m:sub>
                            <m:r>
                              <w:rPr>
                                <w:rFonts w:ascii="Cambria Math" w:hAnsi="Cambria Math"/>
                              </w:rPr>
                              <m:t>it</m:t>
                            </m:r>
                          </m:sub>
                          <m:sup>
                            <m:r>
                              <w:rPr>
                                <w:rFonts w:ascii="Cambria Math" w:hAnsi="Cambria Math"/>
                              </w:rPr>
                              <m:t>'</m:t>
                            </m:r>
                          </m:sup>
                        </m:sSubSup>
                      </m:e>
                      <m:e>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e>
                    </m:mr>
                  </m:m>
                </m:e>
              </m:d>
            </m:e>
          </m:nary>
        </m:oMath>
      </m:oMathPara>
    </w:p>
    <w:p w14:paraId="4A8F9A73" w14:textId="6B6332D5" w:rsidR="00BF3887" w:rsidRDefault="006614C7" w:rsidP="00D3079B">
      <w:r>
        <w:t>, where</w:t>
      </w:r>
    </w:p>
    <w:p w14:paraId="3FA1783A" w14:textId="21A464DD" w:rsidR="006614C7" w:rsidRDefault="00352650"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717541E4" w:rsidR="00ED7060" w:rsidRPr="00C63DA0" w:rsidRDefault="00ED7060" w:rsidP="00D3079B">
      <w:pPr>
        <w:rPr>
          <w:iCs/>
        </w:rPr>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commentRangeStart w:id="143"/>
      <w:commentRangeStart w:id="144"/>
      <w:r>
        <w:t>. Because of the factorial, the “outliers” are common.</w:t>
      </w:r>
      <w:r w:rsidR="00C63DA0">
        <w:t xml:space="preserve"> </w:t>
      </w:r>
      <w:commentRangeEnd w:id="143"/>
      <w:r w:rsidR="00480942">
        <w:rPr>
          <w:rStyle w:val="CommentReference"/>
        </w:rPr>
        <w:commentReference w:id="143"/>
      </w:r>
      <w:commentRangeEnd w:id="144"/>
      <w:r w:rsidR="005440FC">
        <w:rPr>
          <w:rStyle w:val="CommentReference"/>
        </w:rPr>
        <w:commentReference w:id="144"/>
      </w:r>
      <w:r w:rsidR="00C63DA0">
        <w:t xml:space="preserve">To ensure the robustness, do </w:t>
      </w:r>
      <w:r w:rsidR="00480942">
        <w:t xml:space="preserve">Fisher </w:t>
      </w:r>
      <w:r w:rsidR="00C63DA0">
        <w:t>scoring, i.e. replac</w:t>
      </w:r>
      <w:r w:rsidR="00936F8F">
        <w:t>e</w:t>
      </w:r>
      <w:r w:rsidR="00C63DA0">
        <w:t xml:space="preserve"> the observed </w:t>
      </w:r>
      <w:r w:rsidR="00C63DA0">
        <w:lastRenderedPageBreak/>
        <w:t xml:space="preserve">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r w:rsidR="00C63DA0">
        <w:t xml:space="preserve">, so that </w:t>
      </w:r>
      <w:r w:rsidR="00C63DA0" w:rsidRPr="00C63DA0">
        <w:rPr>
          <w:rFonts w:ascii="Cambria Math" w:hAnsi="Cambria Math"/>
          <w:i/>
        </w:rPr>
        <w:br/>
      </w:r>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77777777" w:rsidR="00583AB8" w:rsidRPr="001D2909" w:rsidRDefault="00583AB8" w:rsidP="00583AB8">
      <w:pPr>
        <w:pStyle w:val="Heading2"/>
        <w:rPr>
          <w:color w:val="auto"/>
        </w:rPr>
      </w:pPr>
      <w:r>
        <w:rPr>
          <w:color w:val="auto"/>
        </w:rPr>
        <w:t>Quantifying Uncertainties</w:t>
      </w:r>
    </w:p>
    <w:p w14:paraId="27D881DF" w14:textId="20D92A12" w:rsidR="00F6320F" w:rsidRDefault="00EE299E" w:rsidP="00583AB8">
      <w:r>
        <w:t>After convergence, we have an approximation of the log-posterior</w:t>
      </w:r>
      <w:r w:rsidR="00583AB8">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e>
            <m:r>
              <m:rPr>
                <m:sty m:val="bi"/>
              </m:rPr>
              <w:rPr>
                <w:rFonts w:ascii="Cambria Math" w:hAnsi="Cambria Math"/>
              </w:rPr>
              <m:t>Y</m:t>
            </m:r>
          </m:e>
        </m:d>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Σ</m:t>
            </m:r>
          </m:e>
          <m:sub>
            <m:r>
              <w:rPr>
                <w:rFonts w:ascii="Cambria Math" w:hAnsi="Cambria Math"/>
              </w:rPr>
              <m:t>t</m:t>
            </m:r>
          </m:sub>
        </m:sSub>
        <m:r>
          <w:rPr>
            <w:rFonts w:ascii="Cambria Math" w:hAnsi="Cambria Math"/>
          </w:rPr>
          <m:t>)</m:t>
        </m:r>
      </m:oMath>
      <w:r>
        <w:t xml:space="preserve">, and we can use this approximation to quantify the </w:t>
      </w:r>
      <w:commentRangeStart w:id="145"/>
      <w:r>
        <w:t>state</w:t>
      </w:r>
      <w:commentRangeEnd w:id="145"/>
      <w:r w:rsidR="00A13D6F">
        <w:rPr>
          <w:rStyle w:val="CommentReference"/>
        </w:rPr>
        <w:commentReference w:id="145"/>
      </w:r>
      <w:r>
        <w:t xml:space="preserve"> uncertainty as well as uncertainty about the </w:t>
      </w:r>
      <w:r w:rsidR="00F6320F">
        <w:t xml:space="preserve">mean </w:t>
      </w:r>
      <w:r>
        <w:t>rate</w:t>
      </w:r>
      <w:r w:rsidR="00F6320F">
        <w:t xml:space="preserve"> at each time</w:t>
      </w:r>
      <w:r w:rsidR="00583AB8">
        <w:t>.</w:t>
      </w:r>
      <w:r w:rsidR="009668AF">
        <w:t xml:space="preserve"> </w:t>
      </w:r>
    </w:p>
    <w:p w14:paraId="40BE12C0" w14:textId="6A66C16A" w:rsidR="00A13D6F" w:rsidRDefault="00F6320F" w:rsidP="00583AB8">
      <w:pPr>
        <w:rPr>
          <w:bCs/>
        </w:rPr>
      </w:pPr>
      <w:r>
        <w:t>To find the uncertainty</w:t>
      </w:r>
      <w:r w:rsidR="0050402A">
        <w:t xml:space="preserve"> in CMP parameters</w:t>
      </w:r>
      <w:r>
        <w:t>, l</w:t>
      </w:r>
      <w:r w:rsidR="009668AF">
        <w:t xml:space="preserve">et </w:t>
      </w:r>
      <m:oMath>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e>
              </m:mr>
            </m:m>
          </m:e>
        </m:d>
      </m:oMath>
      <w:r w:rsidR="009668AF">
        <w:t xml:space="preserve">, </w:t>
      </w:r>
      <w:r w:rsidR="006D0686">
        <w:t>t</w:t>
      </w:r>
      <w:r w:rsidR="00583AB8">
        <w:t xml:space="preserve">hen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
                  </m:rPr>
                  <w:rPr>
                    <w:rFonts w:ascii="Cambria Math" w:hAnsi="Cambria Math"/>
                  </w:rPr>
                  <m:t>Σ</m:t>
                </m:r>
              </m:e>
              <m:sub>
                <m:r>
                  <w:rPr>
                    <w:rFonts w:ascii="Cambria Math" w:hAnsi="Cambria Math"/>
                  </w:rPr>
                  <m:t>t</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it</m:t>
                </m:r>
              </m:sub>
              <m:sup>
                <m:r>
                  <w:rPr>
                    <w:rFonts w:ascii="Cambria Math" w:hAnsi="Cambria Math"/>
                  </w:rPr>
                  <m:t>'</m:t>
                </m:r>
              </m:sup>
            </m:sSubSup>
          </m:e>
        </m:d>
        <m:r>
          <w:rPr>
            <w:rFonts w:ascii="Cambria Math" w:hAnsi="Cambria Math"/>
          </w:rPr>
          <m:t>=</m:t>
        </m:r>
        <w:commentRangeStart w:id="146"/>
        <m:r>
          <w:rPr>
            <w:rFonts w:ascii="Cambria Math" w:hAnsi="Cambria Math"/>
          </w:rPr>
          <m:t>lognormal(</m:t>
        </m:r>
        <m:sSup>
          <m:sSupPr>
            <m:ctrlPr>
              <w:rPr>
                <w:rFonts w:ascii="Cambria Math" w:hAnsi="Cambria Math"/>
                <w:b/>
                <w:bCs/>
                <w:i/>
              </w:rPr>
            </m:ctrlPr>
          </m:sSupPr>
          <m:e>
            <m:r>
              <m:rPr>
                <m:sty m:val="bi"/>
              </m:rPr>
              <w:rPr>
                <w:rFonts w:ascii="Cambria Math" w:hAnsi="Cambria Math"/>
              </w:rPr>
              <m:t>a</m:t>
            </m:r>
            <m:ctrlPr>
              <w:rPr>
                <w:rFonts w:ascii="Cambria Math" w:hAnsi="Cambria Math"/>
                <w:i/>
              </w:rPr>
            </m:ctrlPr>
          </m:e>
          <m:sup>
            <m:r>
              <w:rPr>
                <w:rFonts w:ascii="Cambria Math" w:hAnsi="Cambria Math"/>
              </w:rPr>
              <m:t>it</m:t>
            </m:r>
          </m:sup>
        </m:sSup>
        <m:r>
          <w:rPr>
            <w:rFonts w:ascii="Cambria Math" w:hAnsi="Cambria Math"/>
          </w:rPr>
          <m:t>,</m:t>
        </m:r>
        <m:sSup>
          <m:sSupPr>
            <m:ctrlPr>
              <w:rPr>
                <w:rFonts w:ascii="Cambria Math" w:hAnsi="Cambria Math"/>
                <w:b/>
                <w:bCs/>
                <w:i/>
              </w:rPr>
            </m:ctrlPr>
          </m:sSupPr>
          <m:e>
            <m:r>
              <m:rPr>
                <m:sty m:val="bi"/>
              </m:rPr>
              <w:rPr>
                <w:rFonts w:ascii="Cambria Math" w:hAnsi="Cambria Math"/>
              </w:rPr>
              <m:t>S</m:t>
            </m:r>
            <m:ctrlPr>
              <w:rPr>
                <w:rFonts w:ascii="Cambria Math" w:hAnsi="Cambria Math"/>
                <w:i/>
              </w:rPr>
            </m:ctrlPr>
          </m:e>
          <m:sup>
            <m:r>
              <w:rPr>
                <w:rFonts w:ascii="Cambria Math" w:hAnsi="Cambria Math"/>
              </w:rPr>
              <m:t>it</m:t>
            </m:r>
          </m:sup>
        </m:sSup>
        <m:r>
          <w:rPr>
            <w:rFonts w:ascii="Cambria Math" w:hAnsi="Cambria Math"/>
          </w:rPr>
          <m:t>)</m:t>
        </m:r>
      </m:oMath>
      <w:r w:rsidR="00583AB8">
        <w:t>.</w:t>
      </w:r>
      <w:r w:rsidR="00C8327E">
        <w:t xml:space="preserve"> Denote the variance of CMP parameters as </w:t>
      </w:r>
      <m:oMath>
        <m:sSub>
          <m:sSubPr>
            <m:ctrlPr>
              <w:rPr>
                <w:rFonts w:ascii="Cambria Math" w:hAnsi="Cambria Math"/>
                <w:b/>
                <w:i/>
              </w:rPr>
            </m:ctrlPr>
          </m:sSubPr>
          <m:e>
            <m:r>
              <m:rPr>
                <m:sty m:val="bi"/>
              </m:rPr>
              <w:rPr>
                <w:rFonts w:ascii="Cambria Math" w:hAnsi="Cambria Math"/>
              </w:rPr>
              <m:t>V</m:t>
            </m:r>
          </m:e>
          <m:sub>
            <m:r>
              <w:rPr>
                <w:rFonts w:ascii="Cambria Math" w:hAnsi="Cambria Math"/>
              </w:rPr>
              <m:t>it</m:t>
            </m:r>
          </m:sub>
        </m:sSub>
      </m:oMath>
      <w:r w:rsidR="00C8327E">
        <w:rPr>
          <w:bCs/>
        </w:rPr>
        <w:t xml:space="preserve">, </w:t>
      </w:r>
      <w:r w:rsidR="00C45B17">
        <w:rPr>
          <w:bCs/>
        </w:rPr>
        <w:t xml:space="preserve">and </w:t>
      </w:r>
      <m:oMath>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it</m:t>
                    </m:r>
                  </m:sub>
                </m:sSub>
              </m:e>
            </m:d>
          </m:e>
          <m:sub>
            <m:r>
              <w:rPr>
                <w:rFonts w:ascii="Cambria Math" w:hAnsi="Cambria Math"/>
              </w:rPr>
              <m:t>mn</m:t>
            </m:r>
          </m:sub>
        </m:sSub>
        <m:r>
          <w:rPr>
            <w:rFonts w:ascii="Cambria Math" w:hAnsi="Cambria Math"/>
          </w:rPr>
          <m:t>=</m:t>
        </m:r>
        <m:sSup>
          <m:sSupPr>
            <m:ctrlPr>
              <w:rPr>
                <w:rFonts w:ascii="Cambria Math" w:hAnsi="Cambria Math"/>
                <w:bCs/>
                <w:i/>
              </w:rPr>
            </m:ctrlPr>
          </m:sSupPr>
          <m:e>
            <m:r>
              <w:rPr>
                <w:rFonts w:ascii="Cambria Math" w:hAnsi="Cambria Math"/>
              </w:rPr>
              <m:t>e</m:t>
            </m:r>
          </m:e>
          <m:sup>
            <m:sSubSup>
              <m:sSubSupPr>
                <m:ctrlPr>
                  <w:rPr>
                    <w:rFonts w:ascii="Cambria Math" w:hAnsi="Cambria Math"/>
                    <w:bCs/>
                    <w:i/>
                  </w:rPr>
                </m:ctrlPr>
              </m:sSubSupPr>
              <m:e>
                <m:r>
                  <m:rPr>
                    <m:sty m:val="bi"/>
                  </m:rPr>
                  <w:rPr>
                    <w:rFonts w:ascii="Cambria Math" w:hAnsi="Cambria Math"/>
                  </w:rPr>
                  <m:t>a</m:t>
                </m:r>
              </m:e>
              <m:sub>
                <m:r>
                  <w:rPr>
                    <w:rFonts w:ascii="Cambria Math" w:hAnsi="Cambria Math"/>
                  </w:rPr>
                  <m:t>m</m:t>
                </m:r>
              </m:sub>
              <m:sup>
                <m:r>
                  <w:rPr>
                    <w:rFonts w:ascii="Cambria Math" w:hAnsi="Cambria Math"/>
                  </w:rPr>
                  <m:t>it</m:t>
                </m:r>
                <m:ctrlPr>
                  <w:rPr>
                    <w:rFonts w:ascii="Cambria Math" w:hAnsi="Cambria Math"/>
                    <w:i/>
                  </w:rPr>
                </m:ctrlPr>
              </m:sup>
            </m:sSubSup>
            <m:r>
              <w:rPr>
                <w:rFonts w:ascii="Cambria Math" w:hAnsi="Cambria Math"/>
              </w:rPr>
              <m:t>+</m:t>
            </m:r>
            <m:sSubSup>
              <m:sSubSupPr>
                <m:ctrlPr>
                  <w:rPr>
                    <w:rFonts w:ascii="Cambria Math" w:hAnsi="Cambria Math"/>
                    <w:bCs/>
                    <w:i/>
                  </w:rPr>
                </m:ctrlPr>
              </m:sSubSupPr>
              <m:e>
                <m:r>
                  <m:rPr>
                    <m:sty m:val="bi"/>
                  </m:rPr>
                  <w:rPr>
                    <w:rFonts w:ascii="Cambria Math" w:hAnsi="Cambria Math"/>
                  </w:rPr>
                  <m:t>a</m:t>
                </m:r>
              </m:e>
              <m:sub>
                <m:r>
                  <w:rPr>
                    <w:rFonts w:ascii="Cambria Math" w:hAnsi="Cambria Math"/>
                  </w:rPr>
                  <m:t>n</m:t>
                </m:r>
              </m:sub>
              <m:sup>
                <m:r>
                  <w:rPr>
                    <w:rFonts w:ascii="Cambria Math" w:hAnsi="Cambria Math"/>
                  </w:rPr>
                  <m:t>it</m:t>
                </m:r>
                <m:ctrlPr>
                  <w:rPr>
                    <w:rFonts w:ascii="Cambria Math" w:hAnsi="Cambria Math"/>
                    <w:i/>
                  </w:rPr>
                </m:ctrlPr>
              </m:sup>
            </m:sSub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sSubSup>
                  <m:sSubSupPr>
                    <m:ctrlPr>
                      <w:rPr>
                        <w:rFonts w:ascii="Cambria Math" w:hAnsi="Cambria Math"/>
                        <w:i/>
                      </w:rPr>
                    </m:ctrlPr>
                  </m:sSubSupPr>
                  <m:e>
                    <m:r>
                      <m:rPr>
                        <m:sty m:val="bi"/>
                      </m:rPr>
                      <w:rPr>
                        <w:rFonts w:ascii="Cambria Math" w:hAnsi="Cambria Math"/>
                      </w:rPr>
                      <m:t>S</m:t>
                    </m:r>
                    <m:ctrlPr>
                      <w:rPr>
                        <w:rFonts w:ascii="Cambria Math" w:hAnsi="Cambria Math"/>
                        <w:b/>
                        <w:bCs/>
                        <w:i/>
                      </w:rPr>
                    </m:ctrlPr>
                  </m:e>
                  <m:sub>
                    <m:r>
                      <w:rPr>
                        <w:rFonts w:ascii="Cambria Math" w:hAnsi="Cambria Math"/>
                      </w:rPr>
                      <m:t>mm</m:t>
                    </m:r>
                  </m:sub>
                  <m:sup>
                    <m:r>
                      <w:rPr>
                        <w:rFonts w:ascii="Cambria Math" w:hAnsi="Cambria Math"/>
                      </w:rPr>
                      <m:t>it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S</m:t>
                    </m:r>
                    <m:ctrlPr>
                      <w:rPr>
                        <w:rFonts w:ascii="Cambria Math" w:hAnsi="Cambria Math"/>
                        <w:b/>
                        <w:bCs/>
                        <w:i/>
                      </w:rPr>
                    </m:ctrlPr>
                  </m:e>
                  <m:sub>
                    <m:r>
                      <w:rPr>
                        <w:rFonts w:ascii="Cambria Math" w:hAnsi="Cambria Math"/>
                      </w:rPr>
                      <m:t>nn</m:t>
                    </m:r>
                  </m:sub>
                  <m:sup>
                    <m:r>
                      <w:rPr>
                        <w:rFonts w:ascii="Cambria Math" w:hAnsi="Cambria Math"/>
                      </w:rPr>
                      <m:t>it</m:t>
                    </m:r>
                  </m:sup>
                </m:sSubSup>
              </m:e>
            </m:d>
          </m:sup>
        </m:sSup>
        <m:d>
          <m:dPr>
            <m:ctrlPr>
              <w:rPr>
                <w:rFonts w:ascii="Cambria Math" w:hAnsi="Cambria Math"/>
                <w:bCs/>
                <w:i/>
              </w:rPr>
            </m:ctrlPr>
          </m:dPr>
          <m:e>
            <m:sSup>
              <m:sSupPr>
                <m:ctrlPr>
                  <w:rPr>
                    <w:rFonts w:ascii="Cambria Math" w:hAnsi="Cambria Math"/>
                    <w:bCs/>
                    <w:i/>
                  </w:rPr>
                </m:ctrlPr>
              </m:sSupPr>
              <m:e>
                <m:r>
                  <w:rPr>
                    <w:rFonts w:ascii="Cambria Math" w:hAnsi="Cambria Math"/>
                  </w:rPr>
                  <m:t>e</m:t>
                </m:r>
              </m:e>
              <m:sup>
                <m:sSubSup>
                  <m:sSubSupPr>
                    <m:ctrlPr>
                      <w:rPr>
                        <w:rFonts w:ascii="Cambria Math" w:hAnsi="Cambria Math"/>
                        <w:b/>
                        <w:bCs/>
                        <w:i/>
                      </w:rPr>
                    </m:ctrlPr>
                  </m:sSubSupPr>
                  <m:e>
                    <m:r>
                      <m:rPr>
                        <m:sty m:val="bi"/>
                      </m:rPr>
                      <w:rPr>
                        <w:rFonts w:ascii="Cambria Math" w:hAnsi="Cambria Math"/>
                      </w:rPr>
                      <m:t>S</m:t>
                    </m:r>
                  </m:e>
                  <m:sub>
                    <m:r>
                      <w:rPr>
                        <w:rFonts w:ascii="Cambria Math" w:hAnsi="Cambria Math"/>
                      </w:rPr>
                      <m:t>mn</m:t>
                    </m:r>
                  </m:sub>
                  <m:sup>
                    <m:r>
                      <w:rPr>
                        <w:rFonts w:ascii="Cambria Math" w:hAnsi="Cambria Math"/>
                      </w:rPr>
                      <m:t>it</m:t>
                    </m:r>
                    <m:ctrlPr>
                      <w:rPr>
                        <w:rFonts w:ascii="Cambria Math" w:hAnsi="Cambria Math"/>
                        <w:i/>
                      </w:rPr>
                    </m:ctrlPr>
                  </m:sup>
                </m:sSubSup>
              </m:sup>
            </m:sSup>
            <m:r>
              <w:rPr>
                <w:rFonts w:ascii="Cambria Math" w:hAnsi="Cambria Math"/>
              </w:rPr>
              <m:t>-1</m:t>
            </m:r>
          </m:e>
        </m:d>
      </m:oMath>
      <w:r w:rsidR="00C45B17">
        <w:rPr>
          <w:bCs/>
        </w:rPr>
        <w:t>.</w:t>
      </w:r>
      <w:commentRangeEnd w:id="146"/>
      <w:r w:rsidR="00C45B17">
        <w:rPr>
          <w:rStyle w:val="CommentReference"/>
        </w:rPr>
        <w:commentReference w:id="146"/>
      </w:r>
    </w:p>
    <w:p w14:paraId="0316FFA4" w14:textId="77777777" w:rsidR="00C45B17" w:rsidRPr="00C45B17" w:rsidRDefault="00C45B17" w:rsidP="00583AB8">
      <w:pPr>
        <w:rPr>
          <w:bCs/>
        </w:rPr>
      </w:pPr>
    </w:p>
    <w:p w14:paraId="05DB6E7E" w14:textId="27F439BE" w:rsidR="00583AB8" w:rsidRDefault="00583AB8" w:rsidP="00583AB8">
      <w:r>
        <w:t xml:space="preserve">The conditional mean firing rate is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rsidR="00946536">
        <w:t>, whose variance can be calculated by the Delta method</w:t>
      </w:r>
      <w:r>
        <w:t>:</w:t>
      </w:r>
    </w:p>
    <w:p w14:paraId="4E2A937E" w14:textId="5296E1A0" w:rsidR="00583AB8" w:rsidRPr="00714ABC" w:rsidRDefault="00352650" w:rsidP="00583AB8">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it</m:t>
                  </m:r>
                </m:sub>
              </m:sSub>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sSub>
            <m:sSubPr>
              <m:ctrlPr>
                <w:rPr>
                  <w:rFonts w:ascii="Cambria Math" w:hAnsi="Cambria Math"/>
                  <w:bCs/>
                  <w:i/>
                </w:rPr>
              </m:ctrlPr>
            </m:sSubPr>
            <m:e>
              <m:r>
                <m:rPr>
                  <m:sty m:val="bi"/>
                </m:rPr>
                <w:rPr>
                  <w:rFonts w:ascii="Cambria Math" w:hAnsi="Cambria Math"/>
                </w:rPr>
                <m:t>V</m:t>
              </m:r>
              <m:ctrlPr>
                <w:rPr>
                  <w:rFonts w:ascii="Cambria Math" w:hAnsi="Cambria Math"/>
                  <w:b/>
                  <w:i/>
                </w:rPr>
              </m:ctrlPr>
            </m:e>
            <m:sub>
              <m:r>
                <w:rPr>
                  <w:rFonts w:ascii="Cambria Math" w:hAnsi="Cambria Math"/>
                </w:rPr>
                <m:t>it</m:t>
              </m:r>
            </m:sub>
          </m:sSub>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w:rPr>
                      <w:rFonts w:ascii="Cambria Math" w:hAnsi="Cambria Math"/>
                    </w:rPr>
                    <m:t>it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 xml:space="preserve">) </m:t>
          </m:r>
        </m:oMath>
      </m:oMathPara>
    </w:p>
    <w:p w14:paraId="03394639" w14:textId="41D89CB1" w:rsidR="00817235" w:rsidRDefault="00817235" w:rsidP="00583AB8"/>
    <w:p w14:paraId="29AF388C" w14:textId="7CEFE50A" w:rsidR="00245114" w:rsidRPr="00946536" w:rsidDel="00CE6C00" w:rsidRDefault="00817235" w:rsidP="00295B55">
      <w:pPr>
        <w:jc w:val="left"/>
        <w:rPr>
          <w:del w:id="147" w:author="wei ganchao" w:date="2022-01-08T15:04:00Z"/>
          <w:lang w:eastAsia="zh-CN"/>
        </w:rPr>
      </w:pPr>
      <w:r>
        <w:t>We can calculate the moments as in the first section of the appendix, or we can use a simpler approximation</w:t>
      </w:r>
      <w:r w:rsidR="00946536">
        <w:t xml:space="preserve">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1/ν</m:t>
            </m:r>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oMath>
      <w:r w:rsidR="00946536">
        <w:t xml:space="preserve"> when </w:t>
      </w:r>
      <m:oMath>
        <m:r>
          <w:rPr>
            <w:rFonts w:ascii="Cambria Math" w:hAnsi="Cambria Math"/>
          </w:rPr>
          <m:t>ν≤1</m:t>
        </m:r>
      </m:oMath>
      <w:r w:rsidR="00946536">
        <w:t xml:space="preserve"> or </w:t>
      </w:r>
      <m:oMath>
        <m:r>
          <w:rPr>
            <w:rFonts w:ascii="Cambria Math" w:hAnsi="Cambria Math"/>
          </w:rPr>
          <m:t>λ&gt;</m:t>
        </m:r>
        <m:sSup>
          <m:sSupPr>
            <m:ctrlPr>
              <w:rPr>
                <w:rFonts w:ascii="Cambria Math" w:hAnsi="Cambria Math"/>
                <w:i/>
              </w:rPr>
            </m:ctrlPr>
          </m:sSupPr>
          <m:e>
            <m:r>
              <w:rPr>
                <w:rFonts w:ascii="Cambria Math" w:hAnsi="Cambria Math"/>
              </w:rPr>
              <m:t>10</m:t>
            </m:r>
          </m:e>
          <m:sup>
            <m:r>
              <w:rPr>
                <w:rFonts w:ascii="Cambria Math" w:hAnsi="Cambria Math"/>
              </w:rPr>
              <m:t>ν</m:t>
            </m:r>
          </m:sup>
        </m:sSup>
      </m:oMath>
      <w:r w:rsidR="00946536">
        <w:t xml:space="preserve">. Then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it</m:t>
                </m:r>
              </m:sub>
            </m:sSub>
          </m:den>
        </m:f>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-1</m:t>
            </m:r>
          </m:sup>
        </m:sSubSup>
      </m:oMath>
      <w:r w:rsidR="00946536">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num>
          <m:den>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oMath>
      <w:r w:rsidR="00946536">
        <w:t>.</w:t>
      </w:r>
    </w:p>
    <w:p w14:paraId="2756C8D8" w14:textId="462CCB87" w:rsidR="00CE6C00" w:rsidRPr="00D3079B" w:rsidRDefault="00CE6C00" w:rsidP="00D3079B"/>
    <w:sectPr w:rsidR="00CE6C00"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son, Ia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1" w:author="Stevenson, Ian" w:date="2022-01-06T10:46:00Z" w:initials="IS">
    <w:p w14:paraId="3B29EBAA" w14:textId="3EF2E03C" w:rsidR="001C7C1D" w:rsidRDefault="001A2F66" w:rsidP="00BF365E">
      <w:pPr>
        <w:pStyle w:val="CommentText"/>
        <w:jc w:val="left"/>
      </w:pPr>
      <w:r>
        <w:rPr>
          <w:rStyle w:val="CommentReference"/>
        </w:rPr>
        <w:annotationRef/>
      </w:r>
      <w:r w:rsidR="001C7C1D">
        <w:t>I'm fine using vector y_t. I would suggest starting with n=1 in this first paragraph, though. Then introduce vector in 2nd para.</w:t>
      </w:r>
    </w:p>
  </w:comment>
  <w:comment w:id="2" w:author="Stevenson, Ian" w:date="2022-01-07T13:26:00Z" w:initials="SI">
    <w:p w14:paraId="4AFBBE66" w14:textId="77777777" w:rsidR="00E705AB" w:rsidRDefault="00E705AB" w:rsidP="000373A9">
      <w:pPr>
        <w:pStyle w:val="CommentText"/>
        <w:jc w:val="left"/>
      </w:pPr>
      <w:r>
        <w:rPr>
          <w:rStyle w:val="CommentReference"/>
        </w:rPr>
        <w:annotationRef/>
      </w:r>
      <w:r>
        <w:t>Maybe add more to introduce GLM</w:t>
      </w:r>
    </w:p>
  </w:comment>
  <w:comment w:id="3" w:author="Stevenson, Ian" w:date="2022-01-06T11:31:00Z" w:initials="IS">
    <w:p w14:paraId="64C82903" w14:textId="36C43B1A" w:rsidR="001C7C1D" w:rsidRDefault="001C7C1D" w:rsidP="00F57586">
      <w:pPr>
        <w:pStyle w:val="CommentText"/>
        <w:jc w:val="left"/>
      </w:pPr>
      <w:r>
        <w:rPr>
          <w:rStyle w:val="CommentReference"/>
        </w:rPr>
        <w:annotationRef/>
      </w:r>
      <w:r>
        <w:t>It might be good to add a sentence here saying something like… "previous work has examined the CMP-GLM here we focus on the dynamic version of this GLM…" cite Shmueli/Sellers</w:t>
      </w:r>
    </w:p>
  </w:comment>
  <w:comment w:id="4" w:author="Stevenson, Ian" w:date="2022-01-07T13:37:00Z" w:initials="SI">
    <w:p w14:paraId="164A8B49" w14:textId="77777777" w:rsidR="00BE7D30" w:rsidRDefault="00BE7D30" w:rsidP="000E0FB0">
      <w:pPr>
        <w:pStyle w:val="CommentText"/>
        <w:jc w:val="left"/>
      </w:pPr>
      <w:r>
        <w:rPr>
          <w:rStyle w:val="CommentReference"/>
        </w:rPr>
        <w:annotationRef/>
      </w:r>
      <w:r>
        <w:t>Maybe rephrase to reduce redundancy</w:t>
      </w:r>
    </w:p>
  </w:comment>
  <w:comment w:id="13" w:author="Stevenson, Ian" w:date="2022-01-06T11:29:00Z" w:initials="IS">
    <w:p w14:paraId="3F370878" w14:textId="4793443F" w:rsidR="001C7C1D" w:rsidRDefault="001C7C1D" w:rsidP="00996C17">
      <w:pPr>
        <w:pStyle w:val="CommentText"/>
      </w:pPr>
      <w:r>
        <w:rPr>
          <w:rStyle w:val="CommentReference"/>
        </w:rPr>
        <w:annotationRef/>
      </w:r>
      <w:r>
        <w:t>I think this is a good simulation to start. Are we ready to make the figure more polished in affinity?</w:t>
      </w:r>
    </w:p>
  </w:comment>
  <w:comment w:id="141" w:author="Stevenson, Ian" w:date="2022-01-06T11:45:00Z" w:initials="IS">
    <w:p w14:paraId="4C28284C" w14:textId="77777777"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142"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143" w:author="Stevenson, Ian" w:date="2022-01-06T11:52:00Z" w:initials="IS">
    <w:p w14:paraId="381BD3D8" w14:textId="037E02E4" w:rsidR="00480942" w:rsidRDefault="00480942" w:rsidP="00ED7FBA">
      <w:pPr>
        <w:pStyle w:val="CommentText"/>
      </w:pPr>
      <w:r>
        <w:rPr>
          <w:rStyle w:val="CommentReference"/>
        </w:rPr>
        <w:annotationRef/>
      </w:r>
      <w:r>
        <w:t>Reword to make a little more clear</w:t>
      </w:r>
    </w:p>
  </w:comment>
  <w:comment w:id="144" w:author="wei ganchao" w:date="2022-01-07T09:18:00Z" w:initials="wg">
    <w:p w14:paraId="26573FA2" w14:textId="77777777" w:rsidR="005440FC" w:rsidRDefault="005440FC" w:rsidP="00CF6488">
      <w:pPr>
        <w:pStyle w:val="CommentText"/>
        <w:jc w:val="left"/>
      </w:pPr>
      <w:r>
        <w:rPr>
          <w:rStyle w:val="CommentReference"/>
        </w:rPr>
        <w:annotationRef/>
      </w:r>
      <w:r>
        <w:t>"There may be a large difference between expected and observed log-factorial, even when the discrepancies between latent states are small". Or just delete this sentence.</w:t>
      </w:r>
    </w:p>
  </w:comment>
  <w:comment w:id="145" w:author="wei ganchao" w:date="2022-01-07T09:20:00Z" w:initials="wg">
    <w:p w14:paraId="6B77C772" w14:textId="77777777" w:rsidR="00A13D6F" w:rsidRDefault="00A13D6F" w:rsidP="00A87597">
      <w:pPr>
        <w:pStyle w:val="CommentText"/>
        <w:jc w:val="left"/>
      </w:pPr>
      <w:r>
        <w:rPr>
          <w:rStyle w:val="CommentReference"/>
        </w:rPr>
        <w:annotationRef/>
      </w:r>
      <w:r>
        <w:t>I prefer to say CMP-parameter uncertainty. Since "state vectors" refer to \beta and \gamma in previous writing</w:t>
      </w:r>
    </w:p>
  </w:comment>
  <w:comment w:id="146" w:author="wei ganchao" w:date="2022-01-07T09:57:00Z" w:initials="wg">
    <w:p w14:paraId="2F443D01" w14:textId="77777777" w:rsidR="00C45B17" w:rsidRDefault="00C45B17" w:rsidP="00FA541E">
      <w:pPr>
        <w:pStyle w:val="CommentText"/>
        <w:jc w:val="left"/>
      </w:pPr>
      <w:r>
        <w:rPr>
          <w:rStyle w:val="CommentReference"/>
        </w:rPr>
        <w:annotationRef/>
      </w:r>
      <w:r>
        <w:t>If I write the V_it out, the notation will be very nasty. Since this can be found in Wiki, I didn't include it in the previous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3B29EBAA" w15:done="0"/>
  <w15:commentEx w15:paraId="4AFBBE66" w15:done="0"/>
  <w15:commentEx w15:paraId="64C82903" w15:done="1"/>
  <w15:commentEx w15:paraId="164A8B49" w15:done="0"/>
  <w15:commentEx w15:paraId="3F370878" w15:done="0"/>
  <w15:commentEx w15:paraId="4C28284C" w15:done="0"/>
  <w15:commentEx w15:paraId="4D45A2A9" w15:paraIdParent="4C28284C" w15:done="0"/>
  <w15:commentEx w15:paraId="381BD3D8" w15:done="0"/>
  <w15:commentEx w15:paraId="26573FA2" w15:paraIdParent="381BD3D8" w15:done="0"/>
  <w15:commentEx w15:paraId="6B77C772" w15:done="0"/>
  <w15:commentEx w15:paraId="2F443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46F6" w16cex:dateUtc="2022-01-06T15:46:00Z"/>
  <w16cex:commentExtensible w16cex:durableId="2582BDF8" w16cex:dateUtc="2022-01-07T18:26:00Z"/>
  <w16cex:commentExtensible w16cex:durableId="2581519D" w16cex:dateUtc="2022-01-06T16:31:00Z"/>
  <w16cex:commentExtensible w16cex:durableId="2582C096" w16cex:dateUtc="2022-01-07T18:37:00Z"/>
  <w16cex:commentExtensible w16cex:durableId="2581510A" w16cex:dateUtc="2022-01-06T16:29:00Z"/>
  <w16cex:commentExtensible w16cex:durableId="258154D5" w16cex:dateUtc="2022-01-06T16:45:00Z"/>
  <w16cex:commentExtensible w16cex:durableId="25819E55" w16cex:dateUtc="2022-01-06T21:59:00Z"/>
  <w16cex:commentExtensible w16cex:durableId="25815699" w16cex:dateUtc="2022-01-06T16:52:00Z"/>
  <w16cex:commentExtensible w16cex:durableId="258283D5" w16cex:dateUtc="2022-01-07T14:18:00Z"/>
  <w16cex:commentExtensible w16cex:durableId="25828471" w16cex:dateUtc="2022-01-07T14:20:00Z"/>
  <w16cex:commentExtensible w16cex:durableId="25828D15" w16cex:dateUtc="2022-01-07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3B29EBAA" w16cid:durableId="258146F6"/>
  <w16cid:commentId w16cid:paraId="4AFBBE66" w16cid:durableId="2582BDF8"/>
  <w16cid:commentId w16cid:paraId="64C82903" w16cid:durableId="2581519D"/>
  <w16cid:commentId w16cid:paraId="164A8B49" w16cid:durableId="2582C096"/>
  <w16cid:commentId w16cid:paraId="3F370878" w16cid:durableId="2581510A"/>
  <w16cid:commentId w16cid:paraId="4C28284C" w16cid:durableId="258154D5"/>
  <w16cid:commentId w16cid:paraId="4D45A2A9" w16cid:durableId="25819E55"/>
  <w16cid:commentId w16cid:paraId="381BD3D8" w16cid:durableId="25815699"/>
  <w16cid:commentId w16cid:paraId="26573FA2" w16cid:durableId="258283D5"/>
  <w16cid:commentId w16cid:paraId="6B77C772" w16cid:durableId="25828471"/>
  <w16cid:commentId w16cid:paraId="2F443D01" w16cid:durableId="25828D1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7D38"/>
    <w:multiLevelType w:val="hybridMultilevel"/>
    <w:tmpl w:val="4F3AB336"/>
    <w:lvl w:ilvl="0" w:tplc="5868E302">
      <w:start w:val="1"/>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son, Ian">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2A6C"/>
    <w:rsid w:val="00056609"/>
    <w:rsid w:val="0006649A"/>
    <w:rsid w:val="0007107F"/>
    <w:rsid w:val="00073801"/>
    <w:rsid w:val="00074C38"/>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D2C87"/>
    <w:rsid w:val="000D4E77"/>
    <w:rsid w:val="000D7D76"/>
    <w:rsid w:val="000E2D95"/>
    <w:rsid w:val="000E3875"/>
    <w:rsid w:val="000E5175"/>
    <w:rsid w:val="000E736A"/>
    <w:rsid w:val="000F1F2D"/>
    <w:rsid w:val="000F7FB1"/>
    <w:rsid w:val="0010187F"/>
    <w:rsid w:val="00102D28"/>
    <w:rsid w:val="001107D3"/>
    <w:rsid w:val="00115B37"/>
    <w:rsid w:val="00122A3F"/>
    <w:rsid w:val="0013053A"/>
    <w:rsid w:val="001377C1"/>
    <w:rsid w:val="001441CA"/>
    <w:rsid w:val="001510F1"/>
    <w:rsid w:val="001527F5"/>
    <w:rsid w:val="0015688E"/>
    <w:rsid w:val="00156EE5"/>
    <w:rsid w:val="00157B13"/>
    <w:rsid w:val="00162C3C"/>
    <w:rsid w:val="001675A7"/>
    <w:rsid w:val="00177D99"/>
    <w:rsid w:val="001806E5"/>
    <w:rsid w:val="001843DA"/>
    <w:rsid w:val="00185594"/>
    <w:rsid w:val="001A2F66"/>
    <w:rsid w:val="001B274E"/>
    <w:rsid w:val="001B2A2E"/>
    <w:rsid w:val="001B3C0C"/>
    <w:rsid w:val="001B57EA"/>
    <w:rsid w:val="001B5D3F"/>
    <w:rsid w:val="001B5D84"/>
    <w:rsid w:val="001B75C9"/>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1D36"/>
    <w:rsid w:val="0023354F"/>
    <w:rsid w:val="00245114"/>
    <w:rsid w:val="00246B01"/>
    <w:rsid w:val="002501CF"/>
    <w:rsid w:val="0025301C"/>
    <w:rsid w:val="00253076"/>
    <w:rsid w:val="00253CE6"/>
    <w:rsid w:val="0025676C"/>
    <w:rsid w:val="0026011E"/>
    <w:rsid w:val="00270F65"/>
    <w:rsid w:val="00271C13"/>
    <w:rsid w:val="002749D6"/>
    <w:rsid w:val="00274A57"/>
    <w:rsid w:val="00282DF1"/>
    <w:rsid w:val="002876D8"/>
    <w:rsid w:val="00287C33"/>
    <w:rsid w:val="00295B55"/>
    <w:rsid w:val="002A5267"/>
    <w:rsid w:val="002B1076"/>
    <w:rsid w:val="002B2D79"/>
    <w:rsid w:val="002B71AF"/>
    <w:rsid w:val="002C23AD"/>
    <w:rsid w:val="002C68ED"/>
    <w:rsid w:val="002D3074"/>
    <w:rsid w:val="002D5583"/>
    <w:rsid w:val="002D57CD"/>
    <w:rsid w:val="002E0B30"/>
    <w:rsid w:val="002E1370"/>
    <w:rsid w:val="002E1B34"/>
    <w:rsid w:val="002E514F"/>
    <w:rsid w:val="002F1A35"/>
    <w:rsid w:val="00323EA1"/>
    <w:rsid w:val="003246AB"/>
    <w:rsid w:val="00332EEB"/>
    <w:rsid w:val="0034545D"/>
    <w:rsid w:val="00345C02"/>
    <w:rsid w:val="003519C3"/>
    <w:rsid w:val="00352650"/>
    <w:rsid w:val="00353A4B"/>
    <w:rsid w:val="00357863"/>
    <w:rsid w:val="00360633"/>
    <w:rsid w:val="003616AB"/>
    <w:rsid w:val="00362C12"/>
    <w:rsid w:val="00365F9E"/>
    <w:rsid w:val="0036622C"/>
    <w:rsid w:val="0036712B"/>
    <w:rsid w:val="0037119A"/>
    <w:rsid w:val="00372013"/>
    <w:rsid w:val="00373B1E"/>
    <w:rsid w:val="00374ECA"/>
    <w:rsid w:val="003771A5"/>
    <w:rsid w:val="00380037"/>
    <w:rsid w:val="00381BED"/>
    <w:rsid w:val="00383D57"/>
    <w:rsid w:val="0039656E"/>
    <w:rsid w:val="003A4CE2"/>
    <w:rsid w:val="003A67DB"/>
    <w:rsid w:val="003B5886"/>
    <w:rsid w:val="003C3470"/>
    <w:rsid w:val="003D1FBB"/>
    <w:rsid w:val="003D582F"/>
    <w:rsid w:val="003E3203"/>
    <w:rsid w:val="003E4657"/>
    <w:rsid w:val="00402D57"/>
    <w:rsid w:val="004144D0"/>
    <w:rsid w:val="0041742D"/>
    <w:rsid w:val="00417F97"/>
    <w:rsid w:val="004233EC"/>
    <w:rsid w:val="00424FB1"/>
    <w:rsid w:val="00432C49"/>
    <w:rsid w:val="00434A8B"/>
    <w:rsid w:val="004413C0"/>
    <w:rsid w:val="004430EE"/>
    <w:rsid w:val="00446D63"/>
    <w:rsid w:val="00453196"/>
    <w:rsid w:val="00461A59"/>
    <w:rsid w:val="004622C7"/>
    <w:rsid w:val="00463D54"/>
    <w:rsid w:val="004715DC"/>
    <w:rsid w:val="00471B64"/>
    <w:rsid w:val="0047722C"/>
    <w:rsid w:val="004773C1"/>
    <w:rsid w:val="00480942"/>
    <w:rsid w:val="004832E9"/>
    <w:rsid w:val="00486406"/>
    <w:rsid w:val="00487CCC"/>
    <w:rsid w:val="004A666A"/>
    <w:rsid w:val="004C24E0"/>
    <w:rsid w:val="004C7526"/>
    <w:rsid w:val="004D3B32"/>
    <w:rsid w:val="004D4359"/>
    <w:rsid w:val="004E7FA2"/>
    <w:rsid w:val="004F1861"/>
    <w:rsid w:val="004F1D5F"/>
    <w:rsid w:val="004F2EE7"/>
    <w:rsid w:val="004F6CAE"/>
    <w:rsid w:val="004F7273"/>
    <w:rsid w:val="005014C9"/>
    <w:rsid w:val="00503ACD"/>
    <w:rsid w:val="00503CD6"/>
    <w:rsid w:val="0050402A"/>
    <w:rsid w:val="0051308F"/>
    <w:rsid w:val="00516050"/>
    <w:rsid w:val="00522AE4"/>
    <w:rsid w:val="00531F87"/>
    <w:rsid w:val="005440FC"/>
    <w:rsid w:val="00544A22"/>
    <w:rsid w:val="00547D81"/>
    <w:rsid w:val="005511DC"/>
    <w:rsid w:val="00560F5D"/>
    <w:rsid w:val="00570BBD"/>
    <w:rsid w:val="005744B6"/>
    <w:rsid w:val="00583AB8"/>
    <w:rsid w:val="00584A4C"/>
    <w:rsid w:val="00591A5E"/>
    <w:rsid w:val="005924E8"/>
    <w:rsid w:val="00594E9D"/>
    <w:rsid w:val="00595013"/>
    <w:rsid w:val="005974DC"/>
    <w:rsid w:val="005976BA"/>
    <w:rsid w:val="005C7784"/>
    <w:rsid w:val="005C79AE"/>
    <w:rsid w:val="005D4FB7"/>
    <w:rsid w:val="005D6238"/>
    <w:rsid w:val="005D6491"/>
    <w:rsid w:val="005E165E"/>
    <w:rsid w:val="005E5113"/>
    <w:rsid w:val="005F239B"/>
    <w:rsid w:val="006044CC"/>
    <w:rsid w:val="00605B64"/>
    <w:rsid w:val="0061064A"/>
    <w:rsid w:val="00611C09"/>
    <w:rsid w:val="006120B3"/>
    <w:rsid w:val="0062459C"/>
    <w:rsid w:val="00640263"/>
    <w:rsid w:val="006406C6"/>
    <w:rsid w:val="00644EC3"/>
    <w:rsid w:val="00645ADA"/>
    <w:rsid w:val="00645CCD"/>
    <w:rsid w:val="00646D6A"/>
    <w:rsid w:val="006507D3"/>
    <w:rsid w:val="006614C7"/>
    <w:rsid w:val="00661BC0"/>
    <w:rsid w:val="006633E9"/>
    <w:rsid w:val="00664944"/>
    <w:rsid w:val="006704FB"/>
    <w:rsid w:val="00675624"/>
    <w:rsid w:val="00682CAF"/>
    <w:rsid w:val="00684621"/>
    <w:rsid w:val="00684A23"/>
    <w:rsid w:val="00685C09"/>
    <w:rsid w:val="00694027"/>
    <w:rsid w:val="006942EB"/>
    <w:rsid w:val="00697709"/>
    <w:rsid w:val="006B24FE"/>
    <w:rsid w:val="006B3C17"/>
    <w:rsid w:val="006B4AA2"/>
    <w:rsid w:val="006C20E7"/>
    <w:rsid w:val="006C2652"/>
    <w:rsid w:val="006D0686"/>
    <w:rsid w:val="006D2659"/>
    <w:rsid w:val="006D31C5"/>
    <w:rsid w:val="006E2203"/>
    <w:rsid w:val="006E26BB"/>
    <w:rsid w:val="006E61ED"/>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60AB4"/>
    <w:rsid w:val="00763735"/>
    <w:rsid w:val="007656E1"/>
    <w:rsid w:val="0077034C"/>
    <w:rsid w:val="00775A3A"/>
    <w:rsid w:val="007762D5"/>
    <w:rsid w:val="007772BC"/>
    <w:rsid w:val="00777CE8"/>
    <w:rsid w:val="007873D3"/>
    <w:rsid w:val="00787531"/>
    <w:rsid w:val="00787D89"/>
    <w:rsid w:val="00791872"/>
    <w:rsid w:val="007A6193"/>
    <w:rsid w:val="007A6572"/>
    <w:rsid w:val="007B6297"/>
    <w:rsid w:val="007C2BB7"/>
    <w:rsid w:val="007D1021"/>
    <w:rsid w:val="007E7CE1"/>
    <w:rsid w:val="0080306A"/>
    <w:rsid w:val="00816911"/>
    <w:rsid w:val="00817235"/>
    <w:rsid w:val="0082447E"/>
    <w:rsid w:val="008438F4"/>
    <w:rsid w:val="00844C49"/>
    <w:rsid w:val="008531BA"/>
    <w:rsid w:val="00854B87"/>
    <w:rsid w:val="0086008E"/>
    <w:rsid w:val="00861A8A"/>
    <w:rsid w:val="0087120C"/>
    <w:rsid w:val="00882AB0"/>
    <w:rsid w:val="00883A37"/>
    <w:rsid w:val="00886357"/>
    <w:rsid w:val="008A410E"/>
    <w:rsid w:val="008B692F"/>
    <w:rsid w:val="008C3A8C"/>
    <w:rsid w:val="008C4335"/>
    <w:rsid w:val="008D72C1"/>
    <w:rsid w:val="008E51A0"/>
    <w:rsid w:val="008E6A03"/>
    <w:rsid w:val="008F764F"/>
    <w:rsid w:val="008F7EED"/>
    <w:rsid w:val="009008C8"/>
    <w:rsid w:val="00902BB4"/>
    <w:rsid w:val="00914E8A"/>
    <w:rsid w:val="00916F1D"/>
    <w:rsid w:val="00920285"/>
    <w:rsid w:val="009229B8"/>
    <w:rsid w:val="00922AC4"/>
    <w:rsid w:val="0092326F"/>
    <w:rsid w:val="00923B91"/>
    <w:rsid w:val="00936F8F"/>
    <w:rsid w:val="00937201"/>
    <w:rsid w:val="00937DF4"/>
    <w:rsid w:val="00946536"/>
    <w:rsid w:val="00950493"/>
    <w:rsid w:val="00952FB1"/>
    <w:rsid w:val="009668AF"/>
    <w:rsid w:val="0097421A"/>
    <w:rsid w:val="00986D6A"/>
    <w:rsid w:val="00996C17"/>
    <w:rsid w:val="009A67EB"/>
    <w:rsid w:val="009A7B80"/>
    <w:rsid w:val="009B22F1"/>
    <w:rsid w:val="009B5928"/>
    <w:rsid w:val="009C1731"/>
    <w:rsid w:val="009D07DC"/>
    <w:rsid w:val="009F4668"/>
    <w:rsid w:val="009F4DA1"/>
    <w:rsid w:val="00A02EEB"/>
    <w:rsid w:val="00A031E4"/>
    <w:rsid w:val="00A05D01"/>
    <w:rsid w:val="00A12EDE"/>
    <w:rsid w:val="00A13D6F"/>
    <w:rsid w:val="00A16019"/>
    <w:rsid w:val="00A24C73"/>
    <w:rsid w:val="00A253E4"/>
    <w:rsid w:val="00A32406"/>
    <w:rsid w:val="00A33C4B"/>
    <w:rsid w:val="00A43DD4"/>
    <w:rsid w:val="00A44714"/>
    <w:rsid w:val="00A449E9"/>
    <w:rsid w:val="00A47D2A"/>
    <w:rsid w:val="00A508AF"/>
    <w:rsid w:val="00A5511E"/>
    <w:rsid w:val="00A56562"/>
    <w:rsid w:val="00A62EA5"/>
    <w:rsid w:val="00A650DA"/>
    <w:rsid w:val="00A77AAA"/>
    <w:rsid w:val="00A80A0D"/>
    <w:rsid w:val="00A91A92"/>
    <w:rsid w:val="00A92917"/>
    <w:rsid w:val="00AA00FB"/>
    <w:rsid w:val="00AA76D6"/>
    <w:rsid w:val="00AA7FA4"/>
    <w:rsid w:val="00AB1217"/>
    <w:rsid w:val="00AB5731"/>
    <w:rsid w:val="00AC16A0"/>
    <w:rsid w:val="00AC455B"/>
    <w:rsid w:val="00AD359C"/>
    <w:rsid w:val="00AD414D"/>
    <w:rsid w:val="00AD4F7B"/>
    <w:rsid w:val="00AD6BAA"/>
    <w:rsid w:val="00AE5074"/>
    <w:rsid w:val="00AF2098"/>
    <w:rsid w:val="00B11B24"/>
    <w:rsid w:val="00B13DA3"/>
    <w:rsid w:val="00B16DBD"/>
    <w:rsid w:val="00B17CA8"/>
    <w:rsid w:val="00B20572"/>
    <w:rsid w:val="00B216C1"/>
    <w:rsid w:val="00B248AB"/>
    <w:rsid w:val="00B3447E"/>
    <w:rsid w:val="00B3599F"/>
    <w:rsid w:val="00B4177C"/>
    <w:rsid w:val="00B57F42"/>
    <w:rsid w:val="00B600C2"/>
    <w:rsid w:val="00B60239"/>
    <w:rsid w:val="00B607DD"/>
    <w:rsid w:val="00B65F7C"/>
    <w:rsid w:val="00B660CD"/>
    <w:rsid w:val="00B70F6E"/>
    <w:rsid w:val="00B710D5"/>
    <w:rsid w:val="00B7292E"/>
    <w:rsid w:val="00B77175"/>
    <w:rsid w:val="00B858D8"/>
    <w:rsid w:val="00B91D3B"/>
    <w:rsid w:val="00B9418E"/>
    <w:rsid w:val="00B94B85"/>
    <w:rsid w:val="00B9579D"/>
    <w:rsid w:val="00B970FA"/>
    <w:rsid w:val="00BA27A9"/>
    <w:rsid w:val="00BA49BB"/>
    <w:rsid w:val="00BB029C"/>
    <w:rsid w:val="00BB570A"/>
    <w:rsid w:val="00BC5AEF"/>
    <w:rsid w:val="00BC6174"/>
    <w:rsid w:val="00BE0CCE"/>
    <w:rsid w:val="00BE461A"/>
    <w:rsid w:val="00BE6663"/>
    <w:rsid w:val="00BE7D30"/>
    <w:rsid w:val="00BF025E"/>
    <w:rsid w:val="00BF14B1"/>
    <w:rsid w:val="00BF2C08"/>
    <w:rsid w:val="00BF3887"/>
    <w:rsid w:val="00C009AE"/>
    <w:rsid w:val="00C05D37"/>
    <w:rsid w:val="00C1027C"/>
    <w:rsid w:val="00C20B61"/>
    <w:rsid w:val="00C231B5"/>
    <w:rsid w:val="00C2412A"/>
    <w:rsid w:val="00C40401"/>
    <w:rsid w:val="00C40E86"/>
    <w:rsid w:val="00C45B17"/>
    <w:rsid w:val="00C51C1F"/>
    <w:rsid w:val="00C54010"/>
    <w:rsid w:val="00C54C1F"/>
    <w:rsid w:val="00C5653A"/>
    <w:rsid w:val="00C57962"/>
    <w:rsid w:val="00C62A69"/>
    <w:rsid w:val="00C62C68"/>
    <w:rsid w:val="00C63DA0"/>
    <w:rsid w:val="00C71C1E"/>
    <w:rsid w:val="00C756EE"/>
    <w:rsid w:val="00C80F49"/>
    <w:rsid w:val="00C8327E"/>
    <w:rsid w:val="00C919C5"/>
    <w:rsid w:val="00C9305C"/>
    <w:rsid w:val="00C97469"/>
    <w:rsid w:val="00CA3603"/>
    <w:rsid w:val="00CA3B36"/>
    <w:rsid w:val="00CB1EE2"/>
    <w:rsid w:val="00CC050A"/>
    <w:rsid w:val="00CC3ADA"/>
    <w:rsid w:val="00CC7D75"/>
    <w:rsid w:val="00CD06DF"/>
    <w:rsid w:val="00CD190D"/>
    <w:rsid w:val="00CD4D84"/>
    <w:rsid w:val="00CE6C00"/>
    <w:rsid w:val="00CF19DE"/>
    <w:rsid w:val="00CF1BE1"/>
    <w:rsid w:val="00D00308"/>
    <w:rsid w:val="00D0081A"/>
    <w:rsid w:val="00D072B0"/>
    <w:rsid w:val="00D12651"/>
    <w:rsid w:val="00D20A81"/>
    <w:rsid w:val="00D24769"/>
    <w:rsid w:val="00D255BE"/>
    <w:rsid w:val="00D27569"/>
    <w:rsid w:val="00D3079B"/>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0083"/>
    <w:rsid w:val="00D753AF"/>
    <w:rsid w:val="00D80AC1"/>
    <w:rsid w:val="00D971CF"/>
    <w:rsid w:val="00DA135D"/>
    <w:rsid w:val="00DA18D4"/>
    <w:rsid w:val="00DA5B54"/>
    <w:rsid w:val="00DA74B1"/>
    <w:rsid w:val="00DB2B64"/>
    <w:rsid w:val="00DB4154"/>
    <w:rsid w:val="00DB4220"/>
    <w:rsid w:val="00DB43F0"/>
    <w:rsid w:val="00DB76EC"/>
    <w:rsid w:val="00DC5909"/>
    <w:rsid w:val="00DC6712"/>
    <w:rsid w:val="00DC75C2"/>
    <w:rsid w:val="00DD3A37"/>
    <w:rsid w:val="00DD52B2"/>
    <w:rsid w:val="00DD561C"/>
    <w:rsid w:val="00DF0933"/>
    <w:rsid w:val="00DF2D31"/>
    <w:rsid w:val="00DF3AB8"/>
    <w:rsid w:val="00E06C0A"/>
    <w:rsid w:val="00E25A8C"/>
    <w:rsid w:val="00E52F24"/>
    <w:rsid w:val="00E560DE"/>
    <w:rsid w:val="00E6163C"/>
    <w:rsid w:val="00E66ED6"/>
    <w:rsid w:val="00E705AB"/>
    <w:rsid w:val="00E71E3B"/>
    <w:rsid w:val="00E83647"/>
    <w:rsid w:val="00E90A1B"/>
    <w:rsid w:val="00E973BC"/>
    <w:rsid w:val="00EA20EF"/>
    <w:rsid w:val="00EA442D"/>
    <w:rsid w:val="00EC10EA"/>
    <w:rsid w:val="00EC2B2F"/>
    <w:rsid w:val="00EC5E64"/>
    <w:rsid w:val="00ED0D7B"/>
    <w:rsid w:val="00ED1159"/>
    <w:rsid w:val="00ED5A3E"/>
    <w:rsid w:val="00ED7060"/>
    <w:rsid w:val="00ED7395"/>
    <w:rsid w:val="00ED7FBA"/>
    <w:rsid w:val="00EE299E"/>
    <w:rsid w:val="00EF3E65"/>
    <w:rsid w:val="00EF55B3"/>
    <w:rsid w:val="00EF7C7E"/>
    <w:rsid w:val="00F1025D"/>
    <w:rsid w:val="00F13810"/>
    <w:rsid w:val="00F151AB"/>
    <w:rsid w:val="00F20401"/>
    <w:rsid w:val="00F23C62"/>
    <w:rsid w:val="00F43640"/>
    <w:rsid w:val="00F508B9"/>
    <w:rsid w:val="00F537BB"/>
    <w:rsid w:val="00F5565A"/>
    <w:rsid w:val="00F6064F"/>
    <w:rsid w:val="00F6320F"/>
    <w:rsid w:val="00F75E1C"/>
    <w:rsid w:val="00F8028E"/>
    <w:rsid w:val="00F81B38"/>
    <w:rsid w:val="00F959C9"/>
    <w:rsid w:val="00F9685C"/>
    <w:rsid w:val="00F96A8C"/>
    <w:rsid w:val="00FA4177"/>
    <w:rsid w:val="00FB373E"/>
    <w:rsid w:val="00FB7416"/>
    <w:rsid w:val="00FC0364"/>
    <w:rsid w:val="00FD2241"/>
    <w:rsid w:val="00FD4520"/>
    <w:rsid w:val="00FF29E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hyperlink" Target="https://github.com/weigcdsb/COM_POISSON/blob/main/demo/v1/v1_comparison_nan.m" TargetMode="External"/><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8.emf"/><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weigcdsb/COM_POISSON/blob/main/demo/hc/hc_comparison_v2.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weigcdsb/COM_POISSON/blob/main/demo/v1/demo_v1_pd.m"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hyperlink" Target="https://github.com/weigcdsb/COM_POISSON/blob/main/demo/figure1/figure1_singleNu_dirShift.m" TargetMode="External"/><Relationship Id="rId19" Type="http://schemas.openxmlformats.org/officeDocument/2006/relationships/hyperlink" Target="https://github.com/weigcdsb/COM_POISSON/blob/main/demo/v1/compare_all_na.m"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3.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13</Pages>
  <Words>15047</Words>
  <Characters>85770</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6</cp:revision>
  <dcterms:created xsi:type="dcterms:W3CDTF">2022-01-07T19:50:00Z</dcterms:created>
  <dcterms:modified xsi:type="dcterms:W3CDTF">2022-01-08T20:23:00Z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