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5B4C499D"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w:t>
      </w:r>
      <w:r w:rsidR="00B607DD">
        <w:rPr>
          <w:b/>
          <w:sz w:val="32"/>
        </w:rPr>
        <w:t xml:space="preserve"> </w:t>
      </w:r>
      <w:commentRangeStart w:id="0"/>
      <w:commentRangeEnd w:id="0"/>
      <w:r w:rsidR="00122A3F">
        <w:rPr>
          <w:rStyle w:val="CommentReference"/>
        </w:rPr>
        <w:commentReference w:id="0"/>
      </w:r>
      <w:r w:rsidR="00B607DD">
        <w:rPr>
          <w:b/>
          <w:sz w:val="32"/>
        </w:rPr>
        <w:t xml:space="preserve">Conway-Maxwell </w:t>
      </w:r>
      <w:r w:rsidRPr="00D27569">
        <w:rPr>
          <w:b/>
          <w:sz w:val="32"/>
        </w:rPr>
        <w:t>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9CD3DF2" w:rsidR="005C79AE" w:rsidRDefault="00DD52B2" w:rsidP="001F6135">
      <w:pPr>
        <w:pStyle w:val="Heading1"/>
        <w:spacing w:line="240" w:lineRule="auto"/>
      </w:pPr>
      <w:r w:rsidRPr="009229B8">
        <w:lastRenderedPageBreak/>
        <w:t>Methods</w:t>
      </w:r>
    </w:p>
    <w:p w14:paraId="1663A715" w14:textId="5CCE6F4C" w:rsidR="00025328" w:rsidRPr="003616AB" w:rsidRDefault="00025328" w:rsidP="00AD4F7B">
      <w:pPr>
        <w:rPr>
          <w:color w:val="FF0000"/>
        </w:rPr>
      </w:pPr>
      <w:r w:rsidRPr="003616AB">
        <w:rPr>
          <w:color w:val="FF0000"/>
        </w:rPr>
        <w:t>Here we consider a dynamic GLM with Conway-Maxwell Poisson</w:t>
      </w:r>
      <w:r w:rsidR="00DC5909" w:rsidRPr="003616AB">
        <w:rPr>
          <w:color w:val="FF0000"/>
        </w:rPr>
        <w:t xml:space="preserve"> (CMP)</w:t>
      </w:r>
      <w:r w:rsidRPr="003616AB">
        <w:rPr>
          <w:color w:val="FF0000"/>
        </w:rPr>
        <w:t xml:space="preserve"> observations to describe time-varying spike counts. We first introduce the model</w:t>
      </w:r>
      <w:r w:rsidR="00DC5909" w:rsidRPr="003616AB">
        <w:rPr>
          <w:color w:val="FF0000"/>
        </w:rPr>
        <w:t>.</w:t>
      </w:r>
      <w:r w:rsidR="00920285" w:rsidRPr="003616AB">
        <w:rPr>
          <w:color w:val="FF0000"/>
        </w:rPr>
        <w:t xml:space="preserve"> </w:t>
      </w:r>
      <w:r w:rsidR="001441CA">
        <w:rPr>
          <w:color w:val="FF0000"/>
        </w:rPr>
        <w:t xml:space="preserve">Although the CMP distribution allows us to flexibly model non-Poisson variability, one major challenge with using this model is that there are not closed-form solutions </w:t>
      </w:r>
      <w:r w:rsidR="00C40E86">
        <w:rPr>
          <w:color w:val="FF0000"/>
        </w:rPr>
        <w:t>for the CMP likelihood</w:t>
      </w:r>
      <w:r w:rsidR="00920285" w:rsidRPr="003616AB">
        <w:rPr>
          <w:color w:val="FF0000"/>
        </w:rPr>
        <w:t xml:space="preserve">. </w:t>
      </w:r>
      <w:r w:rsidR="00C40E86">
        <w:rPr>
          <w:color w:val="FF0000"/>
        </w:rPr>
        <w:t>Here</w:t>
      </w:r>
      <w:r w:rsidR="00920285" w:rsidRPr="003616AB">
        <w:rPr>
          <w:color w:val="FF0000"/>
        </w:rPr>
        <w:t xml:space="preserve">, we infer </w:t>
      </w:r>
      <w:r w:rsidR="00C40E86">
        <w:rPr>
          <w:color w:val="FF0000"/>
        </w:rPr>
        <w:t>fit the model using a</w:t>
      </w:r>
      <w:r w:rsidR="00920285" w:rsidRPr="003616AB">
        <w:rPr>
          <w:color w:val="FF0000"/>
        </w:rPr>
        <w:t xml:space="preserve"> global Gaussian approximation</w:t>
      </w:r>
      <w:r w:rsidR="00C40E86">
        <w:rPr>
          <w:color w:val="FF0000"/>
        </w:rPr>
        <w:t>, and we discuss s</w:t>
      </w:r>
      <w:r w:rsidR="00920285" w:rsidRPr="003616AB">
        <w:rPr>
          <w:color w:val="FF0000"/>
        </w:rPr>
        <w:t>everal</w:t>
      </w:r>
      <w:r w:rsidR="00C40E86">
        <w:rPr>
          <w:color w:val="FF0000"/>
        </w:rPr>
        <w:t xml:space="preserve"> additional technical</w:t>
      </w:r>
      <w:r w:rsidR="00920285" w:rsidRPr="003616AB">
        <w:rPr>
          <w:color w:val="FF0000"/>
        </w:rPr>
        <w:t xml:space="preserve"> challenges </w:t>
      </w:r>
      <w:r w:rsidR="00C40E86">
        <w:rPr>
          <w:color w:val="FF0000"/>
        </w:rPr>
        <w:t>that arise when using the</w:t>
      </w:r>
      <w:r w:rsidR="00920285" w:rsidRPr="003616AB">
        <w:rPr>
          <w:color w:val="FF0000"/>
        </w:rPr>
        <w:t xml:space="preserve"> CMP distribution </w:t>
      </w:r>
      <w:r w:rsidR="00C40E86">
        <w:rPr>
          <w:color w:val="FF0000"/>
        </w:rPr>
        <w:t>with a</w:t>
      </w:r>
      <w:r w:rsidR="00C40E86" w:rsidRPr="003616AB">
        <w:rPr>
          <w:color w:val="FF0000"/>
        </w:rPr>
        <w:t xml:space="preserve"> </w:t>
      </w:r>
      <w:r w:rsidR="003616AB" w:rsidRPr="003616AB">
        <w:rPr>
          <w:color w:val="FF0000"/>
        </w:rPr>
        <w:t>dynamic GLM</w:t>
      </w:r>
      <w:r w:rsidR="008C3A8C">
        <w:rPr>
          <w:color w:val="FF0000"/>
        </w:rPr>
        <w:t>.</w:t>
      </w:r>
    </w:p>
    <w:p w14:paraId="77E3F3CC" w14:textId="77777777" w:rsidR="00AD4F7B" w:rsidRPr="00AD4F7B" w:rsidRDefault="00AD4F7B" w:rsidP="00074C38"/>
    <w:p w14:paraId="66F73B61" w14:textId="11510487" w:rsidR="001D2909" w:rsidRDefault="004A666A" w:rsidP="00560F5D">
      <w:pPr>
        <w:pStyle w:val="Heading2"/>
      </w:pPr>
      <w:r>
        <w:t>Dynamic Conway-Maxwell Poisson Model</w:t>
      </w:r>
    </w:p>
    <w:p w14:paraId="12C5CB20" w14:textId="3D7B3F97" w:rsidR="003616AB" w:rsidRDefault="00C5653A" w:rsidP="009A7B80">
      <w:commentRangeStart w:id="1"/>
      <w:commentRangeEnd w:id="1"/>
      <m:oMathPara>
        <m:oMath>
          <m:r>
            <m:rPr>
              <m:sty m:val="p"/>
            </m:rPr>
            <w:rPr>
              <w:rStyle w:val="CommentReference"/>
            </w:rPr>
            <w:commentReference w:id="1"/>
          </m:r>
        </m:oMath>
      </m:oMathPara>
    </w:p>
    <w:p w14:paraId="6EF143CC" w14:textId="1E7EB904" w:rsidR="00DC75C2" w:rsidRDefault="008C3A8C" w:rsidP="00DC75C2">
      <w:r>
        <w:t>A count observation</w:t>
      </w:r>
      <w:r w:rsidR="00DC75C2">
        <w:t xml:space="preserve"> </w:t>
      </w:r>
      <m:oMath>
        <m:r>
          <w:rPr>
            <w:rFonts w:ascii="Cambria Math" w:hAnsi="Cambria Math"/>
          </w:rPr>
          <m:t>y</m:t>
        </m:r>
      </m:oMath>
      <w:r>
        <w:t>, such as the spike count</w:t>
      </w:r>
      <w:r w:rsidR="003616AB">
        <w:t xml:space="preserve"> for a neuron</w:t>
      </w:r>
      <w:r>
        <w:t>,</w:t>
      </w:r>
      <w:r w:rsidR="00DC75C2">
        <w:t xml:space="preserve"> is assumed to</w:t>
      </w:r>
      <w:r w:rsidR="003616AB">
        <w:t xml:space="preserve"> follow the CMP distribution</w:t>
      </w:r>
      <w:r w:rsidR="00DC75C2">
        <w:t>, with parameter</w:t>
      </w:r>
      <w:r w:rsidR="00B710D5">
        <w:t>s</w:t>
      </w:r>
      <w:r w:rsidR="00DC75C2">
        <w:t xml:space="preserve"> </w:t>
      </w:r>
      <m:oMath>
        <m:r>
          <w:rPr>
            <w:rFonts w:ascii="Cambria Math" w:hAnsi="Cambria Math"/>
          </w:rPr>
          <m:t>λ</m:t>
        </m:r>
      </m:oMath>
      <w:r w:rsidR="00DC75C2">
        <w:t xml:space="preserve"> and </w:t>
      </w:r>
      <m:oMath>
        <m:r>
          <w:rPr>
            <w:rFonts w:ascii="Cambria Math" w:hAnsi="Cambria Math"/>
          </w:rPr>
          <m:t>ν</m:t>
        </m:r>
      </m:oMath>
      <w:r w:rsidR="00DC75C2">
        <w:t xml:space="preserve">. The probability mass function (pmf) of CMP is </w:t>
      </w:r>
    </w:p>
    <w:p w14:paraId="38C2CAAB" w14:textId="77777777" w:rsidR="00DC75C2" w:rsidRDefault="00DC75C2" w:rsidP="00DC75C2">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3C435108" w14:textId="4C0B4B8E" w:rsidR="003616AB" w:rsidRDefault="00DC75C2" w:rsidP="00DC75C2">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The parameter </w:t>
      </w:r>
      <m:oMath>
        <m:r>
          <w:rPr>
            <w:rFonts w:ascii="Cambria Math" w:hAnsi="Cambria Math"/>
          </w:rPr>
          <m:t>ν≥0</m:t>
        </m:r>
      </m:oMath>
      <w:r>
        <w:t xml:space="preserve"> controls different dispersion patterns, i.e. equi- (</w:t>
      </w:r>
      <m:oMath>
        <m:r>
          <w:rPr>
            <w:rFonts w:ascii="Cambria Math" w:hAnsi="Cambria Math"/>
          </w:rPr>
          <m:t>ν=1</m:t>
        </m:r>
      </m:oMath>
      <w:r>
        <w:t>), over- (</w:t>
      </w:r>
      <m:oMath>
        <m:r>
          <w:rPr>
            <w:rFonts w:ascii="Cambria Math" w:hAnsi="Cambria Math"/>
          </w:rPr>
          <m:t>0≤ν&lt;1</m:t>
        </m:r>
      </m:oMath>
      <w:r>
        <w:t>) or under-dispersion (</w:t>
      </w:r>
      <m:oMath>
        <m:r>
          <w:rPr>
            <w:rFonts w:ascii="Cambria Math" w:hAnsi="Cambria Math"/>
          </w:rPr>
          <m:t>ν&gt;1</m:t>
        </m:r>
      </m:oMath>
      <w:r>
        <w:t>). Three common distributions occur as special cases: 1) the Poisson (</w:t>
      </w:r>
      <m:oMath>
        <m:r>
          <w:rPr>
            <w:rFonts w:ascii="Cambria Math" w:hAnsi="Cambria Math"/>
          </w:rPr>
          <m:t>ν=1</m:t>
        </m:r>
      </m:oMath>
      <w:r>
        <w:t>), 2) geometric (</w:t>
      </w:r>
      <m:oMath>
        <m:r>
          <w:rPr>
            <w:rFonts w:ascii="Cambria Math" w:hAnsi="Cambria Math"/>
          </w:rPr>
          <m:t>ν=0,λ&lt;1</m:t>
        </m:r>
      </m:oMath>
      <w:r>
        <w:t>)</w:t>
      </w:r>
      <w:r w:rsidR="008C3A8C">
        <w:t xml:space="preserve">, </w:t>
      </w:r>
      <w:r>
        <w:t>and 3) Bernoulli (</w:t>
      </w:r>
      <m:oMath>
        <m:r>
          <w:rPr>
            <w:rFonts w:ascii="Cambria Math" w:hAnsi="Cambria Math"/>
          </w:rPr>
          <m:t>ν→∞</m:t>
        </m:r>
      </m:oMath>
      <w:r>
        <w:t>).</w:t>
      </w:r>
    </w:p>
    <w:p w14:paraId="378E0DC7" w14:textId="0A05C407" w:rsidR="003616AB" w:rsidRDefault="003616AB" w:rsidP="009A7B80"/>
    <w:p w14:paraId="296CCD7F" w14:textId="4A5A76EA" w:rsidR="00D971CF" w:rsidRDefault="00DC75C2" w:rsidP="00CD06DF">
      <w:r>
        <w:t xml:space="preserve">For </w:t>
      </w:r>
      <w:r w:rsidR="008C3A8C">
        <w:t xml:space="preserve">multiple observations </w:t>
      </w:r>
      <w:r>
        <w:t xml:space="preserve">up to </w:t>
      </w:r>
      <m:oMath>
        <m:r>
          <w:rPr>
            <w:rFonts w:ascii="Cambria Math" w:hAnsi="Cambria Math"/>
          </w:rPr>
          <m:t>T</m:t>
        </m:r>
      </m:oMath>
      <w:r>
        <w:t xml:space="preserve"> steps</w:t>
      </w:r>
      <w:r w:rsidR="008C3A8C">
        <w:t xml:space="preserve">, such as simultaneous spike counts from </w:t>
      </w:r>
      <m:oMath>
        <m:r>
          <w:rPr>
            <w:rFonts w:ascii="Cambria Math" w:hAnsi="Cambria Math"/>
          </w:rPr>
          <m:t xml:space="preserve">n </m:t>
        </m:r>
      </m:oMath>
      <w:r w:rsidR="008C3A8C">
        <w:t>neurons</w:t>
      </w:r>
      <w:r>
        <w:t xml:space="preserve">, denote the </w:t>
      </w:r>
      <w:r w:rsidR="008C3A8C">
        <w:t>counts</w:t>
      </w:r>
      <w:r>
        <w:t xml:space="preserve"> at time bin </w:t>
      </w:r>
      <m:oMath>
        <m:r>
          <w:rPr>
            <w:rFonts w:ascii="Cambria Math" w:hAnsi="Cambria Math"/>
          </w:rPr>
          <m:t>t</m:t>
        </m:r>
      </m:oMath>
      <w:r>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t xml:space="preserve">, for </w:t>
      </w:r>
      <m:oMath>
        <m:r>
          <w:rPr>
            <w:rFonts w:ascii="Cambria Math" w:hAnsi="Cambria Math"/>
          </w:rPr>
          <m:t>t=1,…,T.</m:t>
        </m:r>
      </m:oMath>
      <w:r w:rsidR="00B710D5">
        <w:t xml:space="preserve"> The corresponding CMP parameters at </w:t>
      </w:r>
      <m:oMath>
        <m:r>
          <w:rPr>
            <w:rFonts w:ascii="Cambria Math" w:hAnsi="Cambria Math"/>
          </w:rPr>
          <m:t>t</m:t>
        </m:r>
      </m:oMath>
      <w:r w:rsidR="00B710D5">
        <w:t xml:space="preserve"> are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710D5">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710D5">
        <w:t xml:space="preserve">. </w:t>
      </w:r>
      <w:commentRangeStart w:id="2"/>
      <w:r w:rsidR="00B710D5">
        <w:t>Previous</w:t>
      </w:r>
      <w:commentRangeEnd w:id="2"/>
      <w:r w:rsidR="00E705AB">
        <w:rPr>
          <w:rStyle w:val="CommentReference"/>
        </w:rPr>
        <w:commentReference w:id="2"/>
      </w:r>
      <w:r w:rsidR="00B710D5">
        <w:t xml:space="preserve"> work has examined the CMP-GLM</w:t>
      </w:r>
      <w:r w:rsidR="006C20E7">
        <w:t xml:space="preserve"> </w:t>
      </w:r>
      <w:r w:rsidR="006C20E7">
        <w:fldChar w:fldCharType="begin" w:fldLock="1"/>
      </w:r>
      <w:r w:rsidR="006C20E7">
        <w:instrText>ADDIN CSL_CITATION {"citationItems":[{"id":"ITEM-1","itemData":{"DOI":"10.1214/09-AOAS306","ISSN":"1932-6157","abstract":"Poisson regression is a popular tool for modeling count data and is applied in a vast array of applications from the social to the physical sciences and beyond. Real data, however, are often over- or under-dispersed and, thus, not conducive to Poisson regression. We propose a regression model based on the Conway–Maxwell-Poisson (COM-Poisson) distribution to address this problem. The COM-Poisson regression generalizes the well-known Poisson and logistic regression models, and is suitable for fitting count data with a wide range of dispersion levels. With a GLM approach that takes advantage of exponential family properties, we discuss model estimation, inference, diagnostics, and interpretation, and present a test for determining the need for a COM-Poisson regression over a standard Poisson regression. We compare the COM-Poisson to several alternatives and illustrate its advantages and usefulness using three data sets with varying dispersion.","author":[{"dropping-particle":"","family":"Sellers","given":"Kimberly F.","non-dropping-particle":"","parse-names":false,"suffix":""},{"dropping-particle":"","family":"Shmueli","given":"Galit","non-dropping-particle":"","parse-names":false,"suffix":""}],"container-title":"https://doi.org/10.1214/09-AOAS306","id":"ITEM-1","issue":"2","issued":{"date-parts":[["2010","6","1"]]},"page":"943-961","publisher":"Institute of Mathematical Statistics","title":"A flexible regression model for count data","type":"article-journal","volume":"4"},"uris":["http://www.mendeley.com/documents/?uuid=10f35aec-045b-30f5-896e-da54c24cb8ef"]},{"id":"ITEM-2","itemData":{"DOI":"10.1016/J.CSDA.2017.11.011","ISSN":"0167-9473","abstract":"The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Sellers and Shmueli 2010)","plainTextFormattedCitation":"(Chatla and Shmueli 2018; Sellers and Shmueli 2010)","previouslyFormattedCitation":"(Chatla and Shmueli 2018; Sellers and Shmueli 2010)"},"properties":{"noteIndex":0},"schema":"https://github.com/citation-style-language/schema/raw/master/csl-citation.json"}</w:instrText>
      </w:r>
      <w:r w:rsidR="006C20E7">
        <w:fldChar w:fldCharType="separate"/>
      </w:r>
      <w:r w:rsidR="006C20E7" w:rsidRPr="006C20E7">
        <w:rPr>
          <w:noProof/>
        </w:rPr>
        <w:t>(Chatla and Shmueli 2018; Sellers and Shmueli 2010)</w:t>
      </w:r>
      <w:r w:rsidR="006C20E7">
        <w:fldChar w:fldCharType="end"/>
      </w:r>
      <w:r w:rsidR="006C20E7">
        <w:t>, and here we focus on the dynamic version of this GLM</w:t>
      </w:r>
      <w:r w:rsidR="00115B37">
        <w:t xml:space="preserve">. </w:t>
      </w:r>
      <w:commentRangeStart w:id="3"/>
      <w:r w:rsidR="00F151AB">
        <w:t>The</w:t>
      </w:r>
      <w:commentRangeEnd w:id="3"/>
      <w:r w:rsidR="001C7C1D">
        <w:rPr>
          <w:rStyle w:val="CommentReference"/>
        </w:rPr>
        <w:commentReference w:id="3"/>
      </w:r>
      <w:r w:rsidR="004F6CAE">
        <w:t xml:space="preserve"> CMP</w:t>
      </w:r>
      <w:r w:rsidR="00F151AB">
        <w:t xml:space="preserve"> parameters</w:t>
      </w:r>
      <w:r w:rsidR="004F6CAE">
        <w:t xml:space="preserve"> at </w:t>
      </w:r>
      <m:oMath>
        <m:r>
          <w:rPr>
            <w:rFonts w:ascii="Cambria Math" w:hAnsi="Cambria Math"/>
          </w:rPr>
          <m:t>t</m:t>
        </m:r>
      </m:oMath>
      <w:r w:rsidR="004F6CAE">
        <w:t xml:space="preserve"> are modeled by two log-linear </w:t>
      </w:r>
      <w:commentRangeStart w:id="4"/>
      <w:r w:rsidR="004F6CAE">
        <w:t>models</w:t>
      </w:r>
      <w:commentRangeEnd w:id="4"/>
      <w:r w:rsidR="00BE7D30">
        <w:rPr>
          <w:rStyle w:val="CommentReference"/>
        </w:rPr>
        <w:commentReference w:id="4"/>
      </w:r>
      <w:r w:rsidR="004F6CAE">
        <w:t xml:space="preserv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E705AB">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705AB">
        <w:t xml:space="preserve"> and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E705AB">
        <w:t xml:space="preserve"> denote known predictors</w:t>
      </w:r>
      <w:r w:rsidR="000C23DB">
        <w:t>.</w:t>
      </w:r>
      <w:r w:rsidR="003D1FBB">
        <w:t xml:space="preserve"> Under the CMP-GLM, the parameters are static. Here, we assume that they </w:t>
      </w:r>
      <w:r w:rsidR="004A666A">
        <w:t xml:space="preserve"> progress linearly with a Gaussian noise</w:t>
      </w:r>
      <w:r w:rsidR="00560F5D">
        <w:t>.</w:t>
      </w:r>
    </w:p>
    <w:p w14:paraId="53801843" w14:textId="77777777" w:rsidR="00D971CF" w:rsidRDefault="00D971CF" w:rsidP="00CD06DF"/>
    <w:p w14:paraId="3D2E9EB4" w14:textId="267915E1" w:rsidR="00CD06DF" w:rsidRDefault="003D1FBB" w:rsidP="00D971CF">
      <w:r>
        <w:t>T</w:t>
      </w:r>
      <w:r w:rsidR="00D971CF">
        <w:t xml:space="preserve">he </w:t>
      </w:r>
      <w:r w:rsidR="00E705AB">
        <w:t xml:space="preserve">observations </w:t>
      </w:r>
      <w:r w:rsidR="00D971CF">
        <w:t>follow</w:t>
      </w:r>
      <w:r>
        <w:t xml:space="preserve"> conditionally</w:t>
      </w:r>
      <w:r w:rsidR="00D971CF">
        <w:t xml:space="preserve"> </w:t>
      </w:r>
      <w:r w:rsidR="00E705AB">
        <w:t xml:space="preserve">independent </w:t>
      </w:r>
      <w:r w:rsidR="00D971CF">
        <w:t xml:space="preserve">CMP distributions, </w:t>
      </w:r>
      <w:r>
        <w:t>given the</w:t>
      </w:r>
      <w:r w:rsidR="00D971CF">
        <w:t xml:space="preserve">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D971CF">
        <w:t>.</w:t>
      </w:r>
    </w:p>
    <w:p w14:paraId="06DC8FE8" w14:textId="77777777" w:rsidR="00D971CF" w:rsidRPr="00D971CF" w:rsidRDefault="00B77CC3"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0E491E20" w:rsidR="001E6EAF" w:rsidRPr="00D971CF" w:rsidRDefault="003D1FBB" w:rsidP="00D971CF">
      <w:pPr>
        <w:jc w:val="left"/>
      </w:pPr>
      <w:r>
        <w:t>While t</w:t>
      </w:r>
      <w:r w:rsidR="00D971CF">
        <w:t xml:space="preserve">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rsidR="00D971CF">
        <w:t xml:space="preserve"> evolves linearly</w:t>
      </w:r>
      <w:r>
        <w:t xml:space="preserve"> with Gaussian noise</w:t>
      </w:r>
      <w:r w:rsidR="00D971CF">
        <w:t>:</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031405AB" w14:textId="489BB44B" w:rsidR="003D1FBB" w:rsidRDefault="003D1FBB" w:rsidP="003D1FBB">
      <w:r>
        <w:t xml:space="preserve">Given the initial state mean and covariance … , linear dynamics </w:t>
      </w:r>
      <m:oMath>
        <m:r>
          <w:rPr>
            <w:rFonts w:ascii="Cambria Math" w:hAnsi="Cambria Math"/>
          </w:rPr>
          <m:t>F</m:t>
        </m:r>
      </m:oMath>
      <w:r>
        <w:t xml:space="preserve">, and process covariance </w:t>
      </w:r>
      <m:oMath>
        <m:r>
          <w:rPr>
            <w:rFonts w:ascii="Cambria Math" w:hAnsi="Cambria Math"/>
          </w:rPr>
          <m:t>Q</m:t>
        </m:r>
      </m:oMath>
      <w:r>
        <w:t>.</w:t>
      </w:r>
    </w:p>
    <w:p w14:paraId="16B917F9" w14:textId="17A4324A" w:rsidR="00AD4F7B" w:rsidRDefault="00AD4F7B" w:rsidP="009A7B80"/>
    <w:p w14:paraId="1129EEF8" w14:textId="77777777" w:rsidR="003D1FBB" w:rsidRPr="00FD2241" w:rsidRDefault="003D1FBB" w:rsidP="009A7B80"/>
    <w:p w14:paraId="40B7B8CC" w14:textId="7DADF6FE" w:rsidR="00937DF4" w:rsidRDefault="004E7FA2" w:rsidP="00C51C1F">
      <w:pPr>
        <w:pStyle w:val="Heading2"/>
      </w:pPr>
      <w:r>
        <w:lastRenderedPageBreak/>
        <w:t>Inference</w:t>
      </w:r>
      <w:r w:rsidR="007E7CE1">
        <w:t xml:space="preserve"> by </w:t>
      </w:r>
      <w:r w:rsidR="00C51C1F">
        <w:t>Gaussian</w:t>
      </w:r>
      <w:r w:rsidR="007E7CE1">
        <w:t xml:space="preserve"> approximation</w:t>
      </w:r>
    </w:p>
    <w:p w14:paraId="12A728CA" w14:textId="532612CC" w:rsidR="000C23DB" w:rsidRDefault="004E7FA2" w:rsidP="009A7B80">
      <w:r>
        <w:t xml:space="preserve">To fit the model to data we need to estimate the time-varying state vector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r>
          <w:rPr>
            <w:rFonts w:ascii="Cambria Math" w:hAnsi="Cambria Math"/>
          </w:rPr>
          <m:t xml:space="preserve">. </m:t>
        </m:r>
      </m:oMath>
      <w:r w:rsidR="001D1345">
        <w:t>In this section, we</w:t>
      </w:r>
      <w:r>
        <w:t xml:space="preserve"> first</w:t>
      </w:r>
      <w:r w:rsidR="001D1345">
        <w:t xml:space="preserve"> assume </w:t>
      </w:r>
      <w:r w:rsidR="001D1345" w:rsidRPr="001D1345">
        <w:rPr>
          <w:b/>
          <w:bCs/>
        </w:rPr>
        <w:t>F</w:t>
      </w:r>
      <w:r w:rsidR="001D1345">
        <w:t xml:space="preserve"> and </w:t>
      </w:r>
      <w:r w:rsidR="001D1345" w:rsidRPr="001D1345">
        <w:rPr>
          <w:b/>
          <w:bCs/>
        </w:rPr>
        <w:t>Q</w:t>
      </w:r>
      <w:r w:rsidR="001D1345">
        <w:t xml:space="preserve"> are known. </w:t>
      </w:r>
      <w:r w:rsidR="00C009AE">
        <w:t xml:space="preserve">Since the </w:t>
      </w:r>
      <w:r w:rsidR="007B6297">
        <w:t xml:space="preserve">observations </w:t>
      </w:r>
      <w:r w:rsidR="00C009AE">
        <w:t xml:space="preserve">are CMP distributed, we cannot estimate </w:t>
      </w:r>
      <m:oMath>
        <m:r>
          <m:rPr>
            <m:sty m:val="b"/>
          </m:rPr>
          <w:rPr>
            <w:rFonts w:ascii="Cambria Math" w:hAnsi="Cambria Math"/>
          </w:rPr>
          <m:t>Θ</m:t>
        </m:r>
      </m:oMath>
      <w:r w:rsidR="00C009AE">
        <w:t xml:space="preserve"> in closed form</w:t>
      </w:r>
      <w:r w:rsidR="00D56C97">
        <w:t xml:space="preserve">. </w:t>
      </w:r>
      <w:r w:rsidR="007B6297">
        <w:t>Instead, h</w:t>
      </w:r>
      <w:r w:rsidR="00D56C97">
        <w:t xml:space="preserve">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w:t>
      </w:r>
      <w:r w:rsidR="007210FA">
        <w:t xml:space="preserve"> are</w:t>
      </w:r>
      <w:r w:rsidR="00C51C1F">
        <w:t xml:space="preserve">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55F7B374" w:rsidR="00434A8B" w:rsidRPr="00434A8B" w:rsidRDefault="00B77CC3"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m:t>
                  </m:r>
                </m:e>
                <m:sub>
                  <m:r>
                    <w:rPr>
                      <w:rFonts w:ascii="Cambria Math" w:hAnsi="Cambria Math"/>
                    </w:rPr>
                    <m:t>t</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t</m:t>
              </m:r>
            </m:sub>
          </m:sSub>
          <m:r>
            <m:rPr>
              <m:aln/>
            </m:rP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26156CBF"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w:t>
      </w:r>
      <w:r w:rsidR="007B6297">
        <w:t xml:space="preserve"> </w:t>
      </w:r>
      <w:r w:rsidR="002749D6">
        <w:fldChar w:fldCharType="begin" w:fldLock="1"/>
      </w:r>
      <w:r w:rsidR="002749D6">
        <w:instrText>ADDIN CSL_CITATION {"citationItems":[{"id":"ITEM-1","itemData":{"DOI":"10.1007/S10182-014-0226-4/TABLES/7","ISSN":"1863818X","abstract":"In this paper, we further study the Conway–Maxwell Poisson distribution having one more parameter than the Poisson distribution and compare it with the Poisson distribution with respect to some stochastic orderings used in reliability theory. Likelihood ratio test and the score test are developed to test the importance of this additional parameter. Simulation studies are carried out to examine the performance of the two tests. Two examples are presented, one showing overdispersion and the other showing underdispersion, to illustrate the procedure. It is shown that the COM-Poisson model fits better than the generalized Poisson distribution.","author":[{"dropping-particle":"","family":"Gupta","given":"Ramesh C.","non-dropping-particle":"","parse-names":false,"suffix":""},{"dropping-particle":"","family":"Sim","given":"S. Z.","non-dropping-particle":"","parse-names":false,"suffix":""},{"dropping-particle":"","family":"Ong","given":"S. H.","non-dropping-particle":"","parse-names":false,"suffix":""}],"container-title":"AStA Advances in Statistical Analysis","id":"ITEM-1","issue":"4","issued":{"date-parts":[["2014","10","1"]]},"page":"327-343","publisher":"Springer Verlag","title":"Analysis of discrete data by Conway–Maxwell Poisson distribution","type":"article-journal","volume":"98"},"uris":["http://www.mendeley.com/documents/?uuid=30912a4c-9176-304c-bf6a-f433ec3e59fb"]}],"mendeley":{"formattedCitation":"(Gupta et al. 2014)","plainTextFormattedCitation":"(Gupta et al. 2014)","previouslyFormattedCitation":"(Gupta et al. 2014)"},"properties":{"noteIndex":0},"schema":"https://github.com/citation-style-language/schema/raw/master/csl-citation.json"}</w:instrText>
      </w:r>
      <w:r w:rsidR="002749D6">
        <w:fldChar w:fldCharType="separate"/>
      </w:r>
      <w:r w:rsidR="002749D6" w:rsidRPr="002749D6">
        <w:rPr>
          <w:noProof/>
        </w:rPr>
        <w:t>(Gupta et al. 2014)</w:t>
      </w:r>
      <w:r w:rsidR="002749D6">
        <w:fldChar w:fldCharType="end"/>
      </w:r>
      <w:r w:rsidR="00B57F42">
        <w:t>, and the Markovian structure of the state vector dynamics makes it possible to optimize by Newton-Raphson</w:t>
      </w:r>
      <w:r w:rsidR="00F96A8C">
        <w:t xml:space="preserve"> (NR)</w:t>
      </w:r>
      <w:r w:rsidR="00B57F42">
        <w:t xml:space="preserve"> in </w:t>
      </w:r>
      <m:oMath>
        <m:r>
          <m:rPr>
            <m:scr m:val="script"/>
            <m:sty m:val="p"/>
          </m:rPr>
          <w:rPr>
            <w:rFonts w:ascii="Cambria Math" w:hAnsi="Cambria Math"/>
          </w:rPr>
          <m:t>O</m:t>
        </m:r>
        <m:r>
          <w:rPr>
            <w:rFonts w:ascii="Cambria Math" w:hAnsi="Cambria Math"/>
          </w:rPr>
          <m:t>(T)</m:t>
        </m:r>
      </m:oMath>
      <w:r w:rsidR="00B57F42">
        <w:t xml:space="preserve"> time</w:t>
      </w:r>
      <w:r w:rsidR="007B6297">
        <w:t xml:space="preserve"> </w:t>
      </w:r>
      <w:r w:rsidR="002749D6">
        <w:fldChar w:fldCharType="begin" w:fldLock="1"/>
      </w:r>
      <w:r w:rsidR="002749D6">
        <w:instrText>ADDIN CSL_CITATION {"citationItems":[{"id":"ITEM-1","itemData":{"DOI":"10.1007/s10827-009-0179-x","ISSN":"09295313","PMID":"19649698","abstract":"State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Neuroscience","id":"ITEM-1","issue":"1-2","issued":{"date-parts":[["2010","8","1"]]},"page":"107-126","publisher":"Springer","title":"A new look at state-space models for neural data","type":"article","volume":"29"},"uris":["http://www.mendeley.com/documents/?uuid=9f9948da-d9c7-399a-8337-29b7ee59042e"]}],"mendeley":{"formattedCitation":"(Paninski et al. 2010)","plainTextFormattedCitation":"(Paninski et al. 2010)","previouslyFormattedCitation":"(Paninski et al. 2010)"},"properties":{"noteIndex":0},"schema":"https://github.com/citation-style-language/schema/raw/master/csl-citation.json"}</w:instrText>
      </w:r>
      <w:r w:rsidR="002749D6">
        <w:fldChar w:fldCharType="separate"/>
      </w:r>
      <w:r w:rsidR="002749D6" w:rsidRPr="002749D6">
        <w:rPr>
          <w:noProof/>
        </w:rPr>
        <w:t>(Paninski et al. 2010)</w:t>
      </w:r>
      <w:r w:rsidR="002749D6">
        <w:fldChar w:fldCharType="end"/>
      </w:r>
      <w:r w:rsidR="00B57F42">
        <w:t xml:space="preserve">. </w:t>
      </w:r>
      <w:r w:rsidR="00591A5E">
        <w:t xml:space="preserve">After the Newton update, we can further </w:t>
      </w:r>
      <w:r w:rsidR="00D604A2">
        <w:t>quantify the uncertaint</w:t>
      </w:r>
      <w:r w:rsidR="007B6297">
        <w:t>y</w:t>
      </w:r>
      <w:r w:rsidR="00D604A2">
        <w:t xml:space="preserve"> for</w:t>
      </w:r>
      <w:r w:rsidR="007B6297">
        <w:t xml:space="preserve"> the</w:t>
      </w:r>
      <w:r w:rsidR="00D604A2">
        <w:t xml:space="preserve"> CMP parameters and </w:t>
      </w:r>
      <w:r w:rsidR="007B6297">
        <w:t xml:space="preserve">the underlying </w:t>
      </w:r>
      <w:r w:rsidR="00D604A2">
        <w:t>rate</w:t>
      </w:r>
      <w:r w:rsidR="007B6297">
        <w:t>s (s</w:t>
      </w:r>
      <w:r w:rsidR="00583AB8">
        <w:t xml:space="preserve">ee </w:t>
      </w:r>
      <w:r w:rsidR="007B6297">
        <w:t>A</w:t>
      </w:r>
      <w:r w:rsidR="00583AB8">
        <w:t>ppendix</w:t>
      </w:r>
      <w:r w:rsidR="007B6297">
        <w:t>)</w:t>
      </w:r>
      <w:r w:rsidR="00583AB8">
        <w:t>.</w:t>
      </w:r>
    </w:p>
    <w:p w14:paraId="5727C8A9" w14:textId="77777777" w:rsidR="00B57F42" w:rsidRDefault="00B57F42" w:rsidP="009A7B80"/>
    <w:p w14:paraId="083075E7" w14:textId="3F97F11F" w:rsidR="000E3875" w:rsidRDefault="007B6297" w:rsidP="009A7B80">
      <w:r>
        <w:t>T</w:t>
      </w:r>
      <w:r w:rsidR="00B57F42">
        <w:t>here are several</w:t>
      </w:r>
      <w:r>
        <w:t xml:space="preserve"> technical challenges involved with performing </w:t>
      </w:r>
      <w:r w:rsidR="00F96A8C">
        <w:t>the Newton update</w:t>
      </w:r>
      <w:r>
        <w:t xml:space="preserve"> with CMP observations</w:t>
      </w:r>
      <w:r w:rsidR="00F96A8C">
        <w:t xml:space="preserve">. </w:t>
      </w:r>
      <w:r w:rsidR="00287C33">
        <w:t>First</w:t>
      </w:r>
      <w:r w:rsidR="001B274E">
        <w:t>ly</w:t>
      </w:r>
      <w:r w:rsidR="00287C33">
        <w:t xml:space="preserve">, </w:t>
      </w:r>
      <w:r>
        <w:t xml:space="preserve">in order </w:t>
      </w:r>
      <w:r w:rsidR="000C0010">
        <w:t xml:space="preserve">to </w:t>
      </w:r>
      <w:r>
        <w:t xml:space="preserve">find the </w:t>
      </w:r>
      <w:r w:rsidR="000C0010">
        <w:t xml:space="preserve">gradient and </w:t>
      </w:r>
      <w:r>
        <w:t xml:space="preserve">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w:t>
      </w:r>
      <w:r w:rsidR="00402D57">
        <w:t xml:space="preserve"> </w:t>
      </w:r>
      <w:r w:rsidR="00402D57">
        <w:fldChar w:fldCharType="begin" w:fldLock="1"/>
      </w:r>
      <w:r w:rsidR="00253076">
        <w:instrText>ADDIN CSL_CITATION {"citationItems":[{"id":"ITEM-1","itemData":{"DOI":"10.1111/J.1467-9876.2005.00474.X","ISSN":"1467-9876","abstract":"A useful discrete distribution (the Conway-Maxwell-Poisson distribution) is revived and its statistical and probabilistic properties are introduced and explored. This distribution is a two-parameter extension of the Poisson distribution that generalizes some well-known discrete distributions (Poisson, Bernoulli and geometric). It also leads to the generalization of distributions derived from these discrete distributions (i.e. the binomial and negative binomial distributions). We describe three methods for estimating the parameters of the Conway-Maxwell-Poisson distribution. The first is a fast simple weighted least squares method, which leads to estimates that are sufficiently accurate for practical purposes. The second method, using maximum likelihood, can be used to refine the initial estimates. This method requires iterations and is more computationally intensive. The third estimation method is Bayesian. Using the conjugate prior, the posterior density of the parameters of the Conway-Maxwell-Poisson distribution is easily computed. It is a flexible distribution that can account for overdispersion or underdispersion that is commonly encountered in count data. We also explore two sets of real world data demonstrating the flexibility and elegance of the Conway-Maxwell-Poisson distribution in fitting count data which do not seem to follow the Poisson distribution.","author":[{"dropping-particle":"","family":"Shmueli","given":"Galit","non-dropping-particle":"","parse-names":false,"suffix":""},{"dropping-particle":"","family":"Minka","given":"Thomas P.","non-dropping-particle":"","parse-names":false,"suffix":""},{"dropping-particle":"","family":"Kadane","given":"Joseph B.","non-dropping-particle":"","parse-names":false,"suffix":""},{"dropping-particle":"","family":"Borle","given":"Sharad","non-dropping-particle":"","parse-names":false,"suffix":""},{"dropping-particle":"","family":"Boatwright","given":"Peter","non-dropping-particle":"","parse-names":false,"suffix":""}],"container-title":"Journal of the Royal Statistical Society: Series C (Applied Statistics)","id":"ITEM-1","issue":"1","issued":{"date-parts":[["2005","1","1"]]},"page":"127-142","publisher":"John Wiley &amp; Sons, Ltd","title":"A useful distribution for fitting discrete data: revival of the Conway–Maxwell–Poisson distribution","type":"article-journal","volume":"54"},"uris":["http://www.mendeley.com/documents/?uuid=a901988f-53ce-36cb-9593-4e58f2180320"]}],"mendeley":{"formattedCitation":"(Shmueli et al. 2005)","plainTextFormattedCitation":"(Shmueli et al. 2005)","previouslyFormattedCitation":"(Shmueli et al. 2005)"},"properties":{"noteIndex":0},"schema":"https://github.com/citation-style-language/schema/raw/master/csl-citation.json"}</w:instrText>
      </w:r>
      <w:r w:rsidR="00402D57">
        <w:fldChar w:fldCharType="separate"/>
      </w:r>
      <w:r w:rsidR="00402D57" w:rsidRPr="00402D57">
        <w:rPr>
          <w:noProof/>
        </w:rPr>
        <w:t>(Shmueli et al. 2005)</w:t>
      </w:r>
      <w:r w:rsidR="00402D57">
        <w:fldChar w:fldCharType="end"/>
      </w:r>
      <w:r w:rsidR="00402D57">
        <w:t>.</w:t>
      </w:r>
      <w:r w:rsidR="000C0010">
        <w:t xml:space="preserve"> </w:t>
      </w:r>
      <w:r w:rsidR="005F239B">
        <w:t xml:space="preserve">We can calculate these </w:t>
      </w:r>
      <w:r w:rsidR="000224F3">
        <w:t xml:space="preserve">moments </w:t>
      </w:r>
      <w:r w:rsidR="000C0010">
        <w:t>by truncated summation</w:t>
      </w:r>
      <w:r w:rsidR="005F239B">
        <w:t>. However,</w:t>
      </w:r>
      <w:r w:rsidR="000224F3">
        <w:t xml:space="preserve"> w</w:t>
      </w:r>
      <w:r w:rsidR="000C0010">
        <w:t xml:space="preserve">hen </w:t>
      </w:r>
      <m:oMath>
        <m:r>
          <w:rPr>
            <w:rFonts w:ascii="Cambria Math" w:hAnsi="Cambria Math"/>
          </w:rPr>
          <m:t>λ≥2</m:t>
        </m:r>
      </m:oMath>
      <w:r w:rsidR="000C0010">
        <w:t xml:space="preserve"> and </w:t>
      </w:r>
      <m:oMath>
        <m:r>
          <w:rPr>
            <w:rFonts w:ascii="Cambria Math" w:hAnsi="Cambria Math"/>
          </w:rPr>
          <m:t>ν≤1</m:t>
        </m:r>
      </m:oMath>
      <w:r w:rsidR="000C0010">
        <w:t xml:space="preserve">, </w:t>
      </w:r>
      <w:r w:rsidR="000224F3">
        <w:t xml:space="preserve">truncated summation is computationally costly since </w:t>
      </w:r>
      <w:r w:rsidR="000C0010">
        <w:t xml:space="preserve">we need </w:t>
      </w:r>
      <w:r w:rsidR="007210FA">
        <w:t>many steps</w:t>
      </w:r>
      <w:r w:rsidR="000C0010">
        <w:t xml:space="preserve"> for accurate approximation. </w:t>
      </w:r>
      <w:r w:rsidR="005F239B">
        <w:t>In this case</w:t>
      </w:r>
      <w:r w:rsidR="000C0010">
        <w:t>,</w:t>
      </w:r>
      <w:r w:rsidR="0023354F">
        <w:t xml:space="preserve"> </w:t>
      </w:r>
      <w:r w:rsidR="005F239B">
        <w:t xml:space="preserve">we approximate the </w:t>
      </w:r>
      <w:r w:rsidR="000224F3">
        <w:t xml:space="preserve">moments using previous </w:t>
      </w:r>
      <w:r w:rsidR="00253076">
        <w:fldChar w:fldCharType="begin" w:fldLock="1"/>
      </w:r>
      <w:r w:rsidR="006E61ED">
        <w:instrText>ADDIN CSL_CITATION {"citationItems":[{"id":"ITEM-1","itemData":{"DOI":"10.1007/s10463-017-0629-6","abstract":"The Conway-Maxwell-Poisson distribution is a two-parameter generalization of the Poisson distribution that can be used to model data that are under-or over-dispersed relative to the Poisson distribution. The normalizing constant Z (λ, ν) is given by an infinite series that in general has no closed form, although several papers have derived approximations for this sum. In this work, we start by usi</w:instrText>
      </w:r>
      <w:r w:rsidR="006E61ED">
        <w:rPr>
          <w:rFonts w:hint="eastAsia"/>
        </w:rPr>
        <w:instrText>ng probabilistic argument to obtain the leading term in the asymptotic expansion of Z (</w:instrText>
      </w:r>
      <w:r w:rsidR="006E61ED">
        <w:rPr>
          <w:rFonts w:hint="eastAsia"/>
        </w:rPr>
        <w:instrText>λ</w:instrText>
      </w:r>
      <w:r w:rsidR="006E61ED">
        <w:rPr>
          <w:rFonts w:hint="eastAsia"/>
        </w:rPr>
        <w:instrText xml:space="preserve">, </w:instrText>
      </w:r>
      <w:r w:rsidR="006E61ED">
        <w:rPr>
          <w:rFonts w:hint="eastAsia"/>
        </w:rPr>
        <w:instrText>ν</w:instrText>
      </w:r>
      <w:r w:rsidR="006E61ED">
        <w:rPr>
          <w:rFonts w:hint="eastAsia"/>
        </w:rPr>
        <w:instrText xml:space="preserve">) in the limit </w:instrText>
      </w:r>
      <w:r w:rsidR="006E61ED">
        <w:rPr>
          <w:rFonts w:hint="eastAsia"/>
        </w:rPr>
        <w:instrText>λ</w:instrText>
      </w:r>
      <w:r w:rsidR="006E61ED">
        <w:rPr>
          <w:rFonts w:hint="eastAsia"/>
        </w:rPr>
        <w:instrText xml:space="preserve"> </w:instrText>
      </w:r>
      <w:r w:rsidR="006E61ED">
        <w:rPr>
          <w:rFonts w:hint="eastAsia"/>
        </w:rPr>
        <w:instrText>→</w:instrText>
      </w:r>
      <w:r w:rsidR="006E61ED">
        <w:rPr>
          <w:rFonts w:hint="eastAsia"/>
        </w:rPr>
        <w:instrText xml:space="preserve"> </w:instrText>
      </w:r>
      <w:r w:rsidR="006E61ED">
        <w:rPr>
          <w:rFonts w:hint="eastAsia"/>
        </w:rPr>
        <w:instrText>∞</w:instrText>
      </w:r>
      <w:r w:rsidR="006E61ED">
        <w:rPr>
          <w:rFonts w:hint="eastAsia"/>
        </w:rPr>
        <w:instrText xml:space="preserve"> that holds for all </w:instrText>
      </w:r>
      <w:r w:rsidR="006E61ED">
        <w:rPr>
          <w:rFonts w:hint="eastAsia"/>
        </w:rPr>
        <w:instrText>ν</w:instrText>
      </w:r>
      <w:r w:rsidR="006E61ED">
        <w:rPr>
          <w:rFonts w:hint="eastAsia"/>
        </w:rPr>
        <w:instrText xml:space="preserve"> &gt; 0. We then use an integral representation to obtain the entire asymptotic series and give explicit formulas for the firs</w:instrText>
      </w:r>
      <w:r w:rsidR="006E61ED">
        <w:instrText>t eight coefficients. We apply this asymptotic series to obtain approximations for the mean, variance, cumulants, skewness, excess kurtosis and raw moments of CMP random variables. Numerical results confirm that these correction terms yield more accurate estimates than those obtained using just the leading-order term.","author":[{"dropping-particle":"","family":"Gaunt","given":"Robert E","non-dropping-particle":"","parse-names":false,"suffix":""},{"dropping-particle":"","family":"Iyengar","given":"Satish","non-dropping-particle":"","parse-names":false,"suffix":""},{"dropping-particle":"","family":"Olde Daalhuis","given":"Adri B","non-dropping-particle":"","parse-names":false,"suffix":""},{"dropping-particle":"","family":"Simsek","given":"Burcin","non-dropping-particle":"","parse-names":false,"suffix":""},{"dropping-particle":"","family":"Robert Gaunt","given":"B E","non-dropping-particle":"","parse-names":false,"suffix":""}],"container-title":"Ann Inst Stat Math","id":"ITEM-1","issued":{"date-parts":[["2019"]]},"page":"163-180","title":"An asymptotic expansion for the normalizing constant of the Conway-Maxwell-Poisson distribution","type":"article-journal","volume":"71"},"uris":["http://www.mendeley.com/documents/?uuid=2522355f-c10e-3b15-ad94-8efd9f30b730"]},{"id":"ITEM-2","itemData":{"DOI":"10.1016/J.CSDA.2017.11.011","ISSN":"0167-9473","abstract":"The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Gaunt et al. 2019)","plainTextFormattedCitation":"(Chatla and Shmueli 2018; Gaunt et al. 2019)","previouslyFormattedCitation":"(Chatla and Shmueli 2018; Gaunt et al. 2019)"},"properties":{"noteIndex":0},"schema":"https://github.com/citation-style-language/schema/raw/master/csl-citation.json"}</w:instrText>
      </w:r>
      <w:r w:rsidR="00253076">
        <w:fldChar w:fldCharType="separate"/>
      </w:r>
      <w:r w:rsidR="00253076" w:rsidRPr="00253076">
        <w:rPr>
          <w:noProof/>
        </w:rPr>
        <w:t>(Chatla and Shmueli 2018; Gaunt et al. 2019)</w:t>
      </w:r>
      <w:r w:rsidR="00253076">
        <w:fldChar w:fldCharType="end"/>
      </w:r>
      <w:r w:rsidR="00253076">
        <w:t xml:space="preserve"> </w:t>
      </w:r>
      <w:r w:rsidR="0023354F">
        <w:t>asymptotic results</w:t>
      </w:r>
      <w:r w:rsidR="000224F3">
        <w:t xml:space="preserve"> (see Appendix)</w:t>
      </w:r>
      <w:r w:rsidR="0023354F">
        <w:t>.</w:t>
      </w:r>
      <w:r w:rsidR="000224F3">
        <w:t xml:space="preserve"> A s</w:t>
      </w:r>
      <w:r w:rsidR="00287C33">
        <w:t>econd</w:t>
      </w:r>
      <w:r w:rsidR="000224F3">
        <w:t xml:space="preserve"> challenge is that</w:t>
      </w:r>
      <w:r w:rsidR="00287C33">
        <w:t xml:space="preserve"> the </w:t>
      </w:r>
      <w:r w:rsidR="000224F3">
        <w:t>H</w:t>
      </w:r>
      <w:r w:rsidR="00287C33">
        <w:t>essian is not robust to outliers</w:t>
      </w:r>
      <w:r w:rsidR="00923B91">
        <w:t>.</w:t>
      </w:r>
      <w:r w:rsidR="000224F3">
        <w:t xml:space="preserve"> </w:t>
      </w:r>
      <w:r w:rsidR="00B77175">
        <w:t>O</w:t>
      </w:r>
      <w:r w:rsidR="00253076" w:rsidRPr="00253076">
        <w:t>utliers often result in the Hessian being close to singular</w:t>
      </w:r>
      <w:r w:rsidR="00923B91">
        <w:t xml:space="preserve"> or even positive-definite (see details in Appendix). To ensure robustness, we use Fisher scoring where the observed information is replaced by the expected information.</w:t>
      </w:r>
      <w:r w:rsidR="00760AB4">
        <w:t xml:space="preserve"> Finally, a t</w:t>
      </w:r>
      <w:r w:rsidR="0023354F">
        <w:t>hird</w:t>
      </w:r>
      <w:r w:rsidR="00760AB4">
        <w:t xml:space="preserve"> challenge is that</w:t>
      </w:r>
      <w:r w:rsidR="0023354F">
        <w:t xml:space="preserve"> the Newton update</w:t>
      </w:r>
      <w:r w:rsidR="00760AB4">
        <w:t>s</w:t>
      </w:r>
      <w:r w:rsidR="008B692F">
        <w:t xml:space="preserve"> take a long time </w:t>
      </w:r>
      <w:r w:rsidR="00760AB4">
        <w:t>to converge if the initial state estimate is far from the maximum of the posterior</w:t>
      </w:r>
      <w:r w:rsidR="008B692F">
        <w:t xml:space="preserve">, especially when </w:t>
      </w:r>
      <m:oMath>
        <m:r>
          <w:rPr>
            <w:rFonts w:ascii="Cambria Math" w:hAnsi="Cambria Math"/>
          </w:rPr>
          <m:t>T</m:t>
        </m:r>
      </m:oMath>
      <w:r w:rsidR="008B692F">
        <w:t xml:space="preserve"> is large. To resolve </w:t>
      </w:r>
      <w:r w:rsidR="00760AB4">
        <w:t>this issue</w:t>
      </w:r>
      <w:r w:rsidR="008B692F">
        <w:t xml:space="preserve">, we use </w:t>
      </w:r>
      <w:r w:rsidR="00760AB4">
        <w:t xml:space="preserve">a </w:t>
      </w:r>
      <w:r w:rsidR="008B692F">
        <w:t xml:space="preserve">smoothing estimate with local Gaussian approximation as a </w:t>
      </w:r>
      <w:r w:rsidR="006B24FE">
        <w:t>“</w:t>
      </w:r>
      <w:r w:rsidR="008B692F">
        <w:t>warm start</w:t>
      </w:r>
      <w:r w:rsidR="006B24FE">
        <w:t>”</w:t>
      </w:r>
      <w:r w:rsidR="008B692F">
        <w:t>.</w:t>
      </w:r>
      <w:r w:rsidR="00446D63">
        <w:t xml:space="preserve"> </w:t>
      </w:r>
      <w:r w:rsidR="00231D36">
        <w:t>Forward</w:t>
      </w:r>
      <w:r w:rsidR="00916F1D">
        <w:t xml:space="preserve"> filtering </w:t>
      </w:r>
      <w:r w:rsidR="00446D63">
        <w:t xml:space="preserve">for </w:t>
      </w:r>
      <w:r w:rsidR="00231D36">
        <w:t>a dynamic</w:t>
      </w:r>
      <w:r w:rsidR="00B77175">
        <w:t xml:space="preserve"> </w:t>
      </w:r>
      <w:r w:rsidR="00446D63">
        <w:t xml:space="preserve">Poisson </w:t>
      </w:r>
      <w:r w:rsidR="00231D36">
        <w:t>model h</w:t>
      </w:r>
      <w:r w:rsidR="00B77175">
        <w:t>as</w:t>
      </w:r>
      <w:r w:rsidR="00231D36">
        <w:t xml:space="preserve"> been</w:t>
      </w:r>
      <w:r w:rsidR="00B77175">
        <w:t xml:space="preserve"> previously </w:t>
      </w:r>
      <w:r w:rsidR="00231D36">
        <w:t>described</w:t>
      </w:r>
      <w:r w:rsidR="00B77175">
        <w:t xml:space="preserve"> </w:t>
      </w:r>
      <w:r w:rsidR="002749D6">
        <w:fldChar w:fldCharType="begin" w:fldLock="1"/>
      </w:r>
      <w:r w:rsidR="009668AF">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2749D6">
        <w:fldChar w:fldCharType="separate"/>
      </w:r>
      <w:r w:rsidR="002749D6" w:rsidRPr="002749D6">
        <w:rPr>
          <w:noProof/>
        </w:rPr>
        <w:t>(Eden et al. 2004)</w:t>
      </w:r>
      <w:r w:rsidR="002749D6">
        <w:fldChar w:fldCharType="end"/>
      </w:r>
      <w:r w:rsidR="006B24FE">
        <w:t>, and</w:t>
      </w:r>
      <w:r w:rsidR="00231D36">
        <w:t>, here</w:t>
      </w:r>
      <w:r w:rsidR="006B24FE">
        <w:t xml:space="preserve"> we </w:t>
      </w:r>
      <w:r w:rsidR="00760AB4">
        <w:t xml:space="preserve">implement </w:t>
      </w:r>
      <w:r w:rsidR="006B24FE">
        <w:t>CMP filtering following the same rationale</w:t>
      </w:r>
      <w:r w:rsidR="00EC2B2F">
        <w:t>.</w:t>
      </w:r>
      <w:r w:rsidR="00595013">
        <w:t xml:space="preserve"> Let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be the mean and variance for the one-step prediction density and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0E3875">
        <w:rPr>
          <w:iCs/>
        </w:rPr>
        <w:t xml:space="preserve"> be mean and variance for the posterior density, then the filtering update for step </w:t>
      </w:r>
      <m:oMath>
        <m:r>
          <w:rPr>
            <w:rFonts w:ascii="Cambria Math" w:hAnsi="Cambria Math"/>
          </w:rPr>
          <m:t>t</m:t>
        </m:r>
      </m:oMath>
      <w:r w:rsidR="00231D36">
        <w:rPr>
          <w:iCs/>
        </w:rPr>
        <w:t xml:space="preserve"> is given by</w:t>
      </w:r>
    </w:p>
    <w:p w14:paraId="69A5C2FE" w14:textId="3F95864B" w:rsidR="00760AB4" w:rsidRPr="00A80A0D" w:rsidRDefault="00B77CC3" w:rsidP="009A7B80">
      <w:pPr>
        <w:rPr>
          <w:iCs/>
        </w:rPr>
      </w:pPr>
      <m:oMathPara>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m:rPr>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θ</m:t>
              </m:r>
            </m:e>
            <m:sub>
              <m:r>
                <w:rPr>
                  <w:rFonts w:ascii="Cambria Math" w:hAnsi="Cambria Math"/>
                </w:rPr>
                <m:t>t-1|t-1 </m:t>
              </m:r>
            </m:sub>
          </m:sSub>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m:rPr>
              <m:sty m:val="p"/>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Σ</m:t>
              </m:r>
            </m:e>
            <m:sub>
              <m:r>
                <w:rPr>
                  <w:rFonts w:ascii="Cambria Math" w:hAnsi="Cambria Math"/>
                </w:rPr>
                <m:t>t-1|t-1</m:t>
              </m:r>
            </m:sub>
          </m:sSub>
          <m:sSubSup>
            <m:sSubSupPr>
              <m:ctrlPr>
                <w:rPr>
                  <w:rFonts w:ascii="Cambria Math" w:hAnsi="Cambria Math"/>
                  <w:i/>
                  <w:iCs/>
                </w:rPr>
              </m:ctrlPr>
            </m:sSubSupPr>
            <m:e>
              <m:r>
                <m:rPr>
                  <m:sty m:val="bi"/>
                </m:rPr>
                <w:rPr>
                  <w:rFonts w:ascii="Cambria Math" w:hAnsi="Cambria Math"/>
                </w:rPr>
                <m:t>F</m:t>
              </m:r>
            </m:e>
            <m:sub>
              <m:r>
                <w:rPr>
                  <w:rFonts w:ascii="Cambria Math" w:hAnsi="Cambria Math"/>
                </w:rPr>
                <m:t>t-1</m:t>
              </m:r>
            </m:sub>
            <m:sup>
              <m:r>
                <w:rPr>
                  <w:rFonts w:ascii="Cambria Math" w:hAnsi="Cambria Math"/>
                </w:rPr>
                <m:t>'</m:t>
              </m:r>
            </m:sup>
          </m:sSubSup>
          <m:r>
            <w:rPr>
              <w:rFonts w:ascii="Cambria Math" w:hAnsi="Cambria Math"/>
            </w:rPr>
            <m:t>+</m:t>
          </m:r>
          <m:r>
            <m:rPr>
              <m:sty m:val="bi"/>
            </m:rPr>
            <w:rPr>
              <w:rFonts w:ascii="Cambria Math" w:hAnsi="Cambria Math"/>
            </w:rPr>
            <m:t>Q</m:t>
          </m:r>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θ</m:t>
              </m:r>
            </m:e>
            <m:sub>
              <m:r>
                <w:rPr>
                  <w:rFonts w:ascii="Cambria Math" w:hAnsi="Cambria Math"/>
                </w:rPr>
                <m:t>t|t</m:t>
              </m:r>
            </m:sub>
          </m:sSub>
          <m:r>
            <m:rPr>
              <m:aln/>
            </m:rP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r>
            <m:rPr>
              <m:sty m:val="p"/>
            </m:rPr>
            <w:rPr>
              <w:rFonts w:ascii="Cambria Math" w:hAnsi="Cambria Math"/>
            </w:rPr>
            <w:br/>
          </m:r>
        </m:oMath>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e>
            <m:sup>
              <m:r>
                <w:rPr>
                  <w:rFonts w:ascii="Cambria Math" w:hAnsi="Cambria Math"/>
                </w:rPr>
                <m:t>-1</m:t>
              </m:r>
            </m:sup>
          </m:sSup>
          <m:r>
            <m:rPr>
              <m:aln/>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e>
              </m:d>
            </m:e>
            <m:sup>
              <m:r>
                <w:rPr>
                  <w:rFonts w:ascii="Cambria Math" w:hAnsi="Cambria Math"/>
                </w:rPr>
                <m:t>-1</m:t>
              </m:r>
            </m:sup>
          </m:sSup>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oMath>
      </m:oMathPara>
    </w:p>
    <w:p w14:paraId="35EE9D4A" w14:textId="259C459F" w:rsidR="0023354F" w:rsidRDefault="00B3599F" w:rsidP="009A7B80">
      <w:pPr>
        <w:rPr>
          <w:lang w:eastAsia="zh-CN"/>
        </w:rPr>
      </w:pPr>
      <w:r>
        <w:t xml:space="preserve">Here, to again ensure robustness, we use Fisher scoring when updating the state covariance. </w:t>
      </w:r>
      <w:r w:rsidR="00231D36">
        <w:t>W</w:t>
      </w:r>
      <w:r w:rsidR="00A80A0D">
        <w:t>e the</w:t>
      </w:r>
      <w:r w:rsidR="00231D36">
        <w:t>n find smoothed estimate</w:t>
      </w:r>
      <w:r>
        <w:t>s</w:t>
      </w:r>
      <w:r w:rsidR="00231D36">
        <w:t xml:space="preserve"> using a backward pass (Rauch-Tung-Striebel smoother)</w:t>
      </w:r>
      <w:r w:rsidR="00A80A0D">
        <w:t>.</w:t>
      </w:r>
      <w:r w:rsidR="004C7526">
        <w:t xml:space="preserve"> </w:t>
      </w:r>
      <w:r w:rsidR="001B5D3F">
        <w:t xml:space="preserve">Although doing smoothing is fast, the </w:t>
      </w:r>
      <w:r w:rsidR="00231D36">
        <w:t xml:space="preserve">estimates can </w:t>
      </w:r>
      <w:r w:rsidR="0039656E">
        <w:t>be</w:t>
      </w:r>
      <w:r w:rsidR="001B5D3F">
        <w:t xml:space="preserve"> </w:t>
      </w:r>
      <w:r w:rsidR="00231D36">
        <w:t>inaccurate, especially when there are large changes in</w:t>
      </w:r>
      <w:r w:rsidR="00644EC3">
        <w:t xml:space="preserve"> the state vector</w:t>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oMath>
      <w:r w:rsidR="00C62A69">
        <w:t xml:space="preserve">. This will </w:t>
      </w:r>
      <w:r w:rsidR="004413C0">
        <w:t>be</w:t>
      </w:r>
      <w:r w:rsidR="00360633">
        <w:t xml:space="preserve"> statistically</w:t>
      </w:r>
      <w:r w:rsidR="004413C0">
        <w:t xml:space="preserve"> inefficient when </w:t>
      </w:r>
      <w:r w:rsidR="00644EC3">
        <w:t xml:space="preserve">the </w:t>
      </w:r>
      <w:r w:rsidR="004413C0">
        <w:t>recursive prior is too far away from the posterior mode, or when there</w:t>
      </w:r>
      <w:r w:rsidR="000D4E77">
        <w:t xml:space="preserve"> is</w:t>
      </w:r>
      <w:r w:rsidR="004413C0">
        <w:t xml:space="preserve"> a </w:t>
      </w:r>
      <w:r w:rsidR="00644EC3">
        <w:t>large change</w:t>
      </w:r>
      <w:r w:rsidR="004413C0">
        <w:t xml:space="preserve"> in the state vector.</w:t>
      </w:r>
      <w:r w:rsidR="00360633">
        <w:t xml:space="preserve"> Moreover, Fisher scoring </w:t>
      </w:r>
      <w:r>
        <w:t>reduces the efficiency of the smoother even further</w:t>
      </w:r>
      <w:r w:rsidR="000D4E77">
        <w:t xml:space="preserve">. </w:t>
      </w:r>
      <w:r w:rsidR="006B4AA2">
        <w:t>The smoother provides reasonable initial estimates</w:t>
      </w:r>
      <w:r w:rsidR="00360633">
        <w:t>,</w:t>
      </w:r>
      <w:r w:rsidR="006B4AA2">
        <w:t xml:space="preserve"> but</w:t>
      </w:r>
      <w:r w:rsidR="00360633">
        <w:t xml:space="preserve"> </w:t>
      </w:r>
      <w:r w:rsidR="006B4AA2">
        <w:t xml:space="preserve">estimation accuracy is substantially improved by </w:t>
      </w:r>
      <w:r>
        <w:t xml:space="preserve">using Newton’s method to </w:t>
      </w:r>
      <w:r w:rsidR="006B4AA2">
        <w:t xml:space="preserve">find the </w:t>
      </w:r>
      <w:r w:rsidR="00360633">
        <w:t xml:space="preserve">global Laplace approximation </w:t>
      </w:r>
      <w:r w:rsidR="006B4AA2">
        <w:t>for the posterior</w:t>
      </w:r>
      <w:r w:rsidR="00360633">
        <w:t>.</w:t>
      </w:r>
    </w:p>
    <w:p w14:paraId="4091FAD5" w14:textId="77777777" w:rsidR="00274A57" w:rsidRDefault="00274A57" w:rsidP="009A7B80"/>
    <w:p w14:paraId="50911FEB" w14:textId="7C24FFE0" w:rsidR="00937DF4" w:rsidRDefault="006B4AA2" w:rsidP="000D4E77">
      <w:pPr>
        <w:pStyle w:val="Heading2"/>
      </w:pPr>
      <w:r>
        <w:t>E</w:t>
      </w:r>
      <w:r w:rsidR="009F4668">
        <w:t>stimati</w:t>
      </w:r>
      <w:r>
        <w:t>ng process noise</w:t>
      </w:r>
    </w:p>
    <w:p w14:paraId="3F0F602A" w14:textId="4B74A132" w:rsidR="00591A5E" w:rsidRDefault="006E26BB" w:rsidP="009A7B80">
      <w:r>
        <w:t xml:space="preserve">For the applications to neural data examined here, we assume that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However, we still need to estimate the process noise </w:t>
      </w:r>
      <m:oMath>
        <m:r>
          <m:rPr>
            <m:sty m:val="bi"/>
          </m:rPr>
          <w:rPr>
            <w:rFonts w:ascii="Cambria Math" w:hAnsi="Cambria Math"/>
          </w:rPr>
          <m:t>Q</m:t>
        </m:r>
      </m:oMath>
      <w:r>
        <w:t xml:space="preserve">. </w:t>
      </w:r>
      <w:r w:rsidR="00FD2241">
        <w:t xml:space="preserve">When </w:t>
      </w:r>
      <m:oMath>
        <m:r>
          <w:rPr>
            <w:rFonts w:ascii="Cambria Math" w:hAnsi="Cambria Math"/>
          </w:rPr>
          <m:t>n</m:t>
        </m:r>
      </m:oMath>
      <w:r w:rsidR="00FD2241">
        <w:t xml:space="preserve"> is small</w:t>
      </w:r>
      <w:r w:rsidR="00531F87">
        <w:t xml:space="preserve">, especially when </w:t>
      </w:r>
      <m:oMath>
        <m:r>
          <w:rPr>
            <w:rFonts w:ascii="Cambria Math" w:hAnsi="Cambria Math"/>
          </w:rPr>
          <m:t>n=1</m:t>
        </m:r>
      </m:oMath>
      <w:r w:rsidR="00FD2241">
        <w:t>, different</w:t>
      </w:r>
      <w:r w:rsidR="001D1345">
        <w:t xml:space="preserve"> </w:t>
      </w:r>
      <m:oMath>
        <m:r>
          <m:rPr>
            <m:sty m:val="bi"/>
          </m:rPr>
          <w:rPr>
            <w:rFonts w:ascii="Cambria Math" w:hAnsi="Cambria Math"/>
          </w:rPr>
          <m:t>Q</m:t>
        </m:r>
      </m:oMath>
      <w:r w:rsidR="001D1345">
        <w:t xml:space="preserve"> </w:t>
      </w:r>
      <w:r w:rsidR="00FD2241">
        <w:t xml:space="preserve">values </w:t>
      </w:r>
      <w:r w:rsidR="001D1345">
        <w:t>will</w:t>
      </w:r>
      <w:r w:rsidR="009B22F1">
        <w:t xml:space="preserve"> have a substantial</w:t>
      </w:r>
      <w:r w:rsidR="001D1345">
        <w:t xml:space="preserve"> influence </w:t>
      </w:r>
      <w:r w:rsidR="009B22F1">
        <w:t xml:space="preserve">on </w:t>
      </w:r>
      <w:r w:rsidR="001D1345">
        <w:t>estimation</w:t>
      </w:r>
      <w:r w:rsidR="00664944">
        <w:t xml:space="preserve">. One possible way to estimate </w:t>
      </w:r>
      <m:oMath>
        <m:r>
          <m:rPr>
            <m:sty m:val="bi"/>
          </m:rPr>
          <w:rPr>
            <w:rFonts w:ascii="Cambria Math" w:hAnsi="Cambria Math"/>
          </w:rPr>
          <m:t>Q</m:t>
        </m:r>
      </m:oMath>
      <w:r w:rsidR="00664944">
        <w:t xml:space="preserve"> is to use</w:t>
      </w:r>
      <w:ins w:id="5" w:author="wei ganchao" w:date="2022-01-09T10:24:00Z">
        <w:r w:rsidR="009E06DA">
          <w:t xml:space="preserve"> an</w:t>
        </w:r>
      </w:ins>
      <w:r w:rsidR="00664944">
        <w:t xml:space="preserve"> </w:t>
      </w:r>
      <w:r w:rsidR="009B22F1">
        <w:t>Expectation Maximization</w:t>
      </w:r>
      <w:ins w:id="6" w:author="wei ganchao" w:date="2022-01-09T10:24:00Z">
        <w:r w:rsidR="009E06DA">
          <w:t xml:space="preserve"> (EM) algorithm</w:t>
        </w:r>
      </w:ins>
      <w:del w:id="7" w:author="wei ganchao" w:date="2022-01-09T10:22:00Z">
        <w:r w:rsidR="009B22F1" w:rsidDel="009E06DA">
          <w:delText xml:space="preserve"> </w:delText>
        </w:r>
      </w:del>
      <w:ins w:id="8" w:author="wei ganchao" w:date="2022-01-09T10:23:00Z">
        <w:r w:rsidR="009E06DA">
          <w:t xml:space="preserve"> </w:t>
        </w:r>
        <w:r w:rsidR="009E06DA">
          <w:fldChar w:fldCharType="begin" w:fldLock="1"/>
        </w:r>
      </w:ins>
      <w:r w:rsidR="009E06DA">
        <w:instrText>ADDIN CSL_CITATION {"citationItems":[{"id":"ITEM-1","itemData":{"abstract":"Neurons in the neocortex code and compute as part of a locally interconnected population. Large-scale multi-electrode recording makes it possible to access these population processes empirically by fitting statistical models to unaveraged data. What statistical structure best describes the concurrent spiking of cells within a local network? We argue that in the cortex, where firing exhibits extensive correlations in both time and space and where a typical sample of neurons still reflects only a very small fraction of the local population, the most appropriate model captures shared variability by a low-dimensional latent process evolving with smooth dynamics, rather than by putative direct coupling. We test this claim by comparing a latent dynamical model with realistic spiking observations to coupled gen-eralised linear spike-response models (GLMs) using cortical recordings. We find that the latent dynamical approach outperforms the GLM in terms of goodness-of-fit, and reproduces the temporal correlations in the data more accurately. We also compare models whose observations models are either derived from a Gaussian or point-process models, finding that the non-Gaussian model provides slightly better goodness-of-fit and more realistic population spike counts.","author":[{"dropping-particle":"","family":"Macke","given":"Jakob H.","non-dropping-particle":"","parse-names":false,"suffix":""},{"dropping-particle":"","family":"Buesing","given":"Lars","non-dropping-particle":"","parse-names":false,"suffix":""},{"dropping-particle":"","family":"Cunningham","given":"John P.","non-dropping-particle":"","parse-names":false,"suffix":""},{"dropping-particle":"","family":"Yu","given":"Byron M.","non-dropping-particle":"","parse-names":false,"suffix":""},{"dropping-particle":"V.","family":"Shenoy","given":"Krishna","non-dropping-particle":"","parse-names":false,"suffix":""},{"dropping-particle":"","family":"Sahani","given":"Maneesh","non-dropping-particle":"","parse-names":false,"suffix":""}],"container-title":"Advances in Neural Information Processing Systems","id":"ITEM-1","issued":{"date-parts":[["2011"]]},"title":"Empirical models of spiking in neural populations","type":"article-journal","volume":"24"},"uris":["http://www.mendeley.com/documents/?uuid=f426f1f0-bc6b-30b9-8354-7edabeafa22a"]}],"mendeley":{"formattedCitation":"(Macke et al. 2011)","plainTextFormattedCitation":"(Macke et al. 2011)"},"properties":{"noteIndex":0},"schema":"https://github.com/citation-style-language/schema/raw/master/csl-citation.json"}</w:instrText>
      </w:r>
      <w:r w:rsidR="009E06DA">
        <w:fldChar w:fldCharType="separate"/>
      </w:r>
      <w:r w:rsidR="009E06DA" w:rsidRPr="009E06DA">
        <w:rPr>
          <w:noProof/>
        </w:rPr>
        <w:t>(Macke et al. 2011)</w:t>
      </w:r>
      <w:ins w:id="9" w:author="wei ganchao" w:date="2022-01-09T10:23:00Z">
        <w:r w:rsidR="009E06DA">
          <w:fldChar w:fldCharType="end"/>
        </w:r>
      </w:ins>
      <w:del w:id="10" w:author="wei ganchao" w:date="2022-01-09T10:22:00Z">
        <w:r w:rsidR="009B22F1" w:rsidDel="009E06DA">
          <w:delText>(cite</w:delText>
        </w:r>
        <w:r w:rsidR="00694027" w:rsidDel="009E06DA">
          <w:delText xml:space="preserve"> PLDS</w:delText>
        </w:r>
        <w:r w:rsidR="009B22F1" w:rsidDel="009E06DA">
          <w:delText>)</w:delText>
        </w:r>
      </w:del>
      <w:r w:rsidR="00664944">
        <w:t xml:space="preserve">. However, using the Laplace approximation for </w:t>
      </w:r>
      <m:oMath>
        <m:r>
          <m:rPr>
            <m:sty m:val="b"/>
          </m:rPr>
          <w:rPr>
            <w:rFonts w:ascii="Cambria Math" w:hAnsi="Cambria Math"/>
          </w:rPr>
          <m:t>Θ</m:t>
        </m:r>
      </m:oMath>
      <w:r w:rsidR="00664944">
        <w:rPr>
          <w:b/>
          <w:bCs/>
        </w:rPr>
        <w:t xml:space="preserve"> </w:t>
      </w:r>
      <w:r w:rsidR="006B4AA2">
        <w:t xml:space="preserve">during the </w:t>
      </w:r>
      <w:r w:rsidR="00664944">
        <w:t>E-step break</w:t>
      </w:r>
      <w:r w:rsidR="00547D81">
        <w:t>s</w:t>
      </w:r>
      <w:r w:rsidR="00664944">
        <w:t xml:space="preserve"> the usual guarantee of non-decreasing likelihoods in EM, and</w:t>
      </w:r>
      <w:r w:rsidR="009B22F1">
        <w:t>,</w:t>
      </w:r>
      <w:r w:rsidR="00664944">
        <w:t xml:space="preserve"> hence</w:t>
      </w:r>
      <w:r w:rsidR="009B22F1">
        <w:t>,</w:t>
      </w:r>
      <w:r w:rsidR="00D34C9E">
        <w:t xml:space="preserve"> may</w:t>
      </w:r>
      <w:r w:rsidR="00664944">
        <w:t xml:space="preserve"> lead to divergence. To </w:t>
      </w:r>
      <w:r w:rsidR="00D57D38">
        <w:t xml:space="preserve">avoid that, we </w:t>
      </w:r>
      <w:r w:rsidR="00547D81">
        <w:t xml:space="preserve">could </w:t>
      </w:r>
      <w:r w:rsidR="00D57D38">
        <w:t>sample</w:t>
      </w:r>
      <w:r w:rsidR="00547D81">
        <w:t xml:space="preserve"> the</w:t>
      </w:r>
      <w:r w:rsidR="00D57D38">
        <w:t xml:space="preserve"> posterior directly by MCMC. However, </w:t>
      </w:r>
      <w:r w:rsidR="009B22F1">
        <w:t xml:space="preserve">the lack of </w:t>
      </w:r>
      <w:r w:rsidR="00D57D38">
        <w:t>closed</w:t>
      </w:r>
      <w:r w:rsidR="009B22F1">
        <w:t>-form moments for the</w:t>
      </w:r>
      <w:r w:rsidR="00D57D38">
        <w:t xml:space="preserve"> CMP</w:t>
      </w:r>
      <w:r w:rsidR="009B22F1">
        <w:t xml:space="preserve"> distribution </w:t>
      </w:r>
      <w:r w:rsidR="00D57D38">
        <w:t xml:space="preserve">makes sampling </w:t>
      </w:r>
      <w:r w:rsidR="009B22F1">
        <w:t>computationally intensive</w:t>
      </w:r>
      <w:r w:rsidR="00D57D38">
        <w:t xml:space="preserve">. </w:t>
      </w:r>
      <w:r w:rsidR="009B22F1">
        <w:t>Here, t</w:t>
      </w:r>
      <w:r w:rsidR="00D57D38">
        <w:t xml:space="preserve">o estimate </w:t>
      </w:r>
      <m:oMath>
        <m:r>
          <m:rPr>
            <m:sty m:val="bi"/>
          </m:rPr>
          <w:rPr>
            <w:rFonts w:ascii="Cambria Math" w:hAnsi="Cambria Math"/>
          </w:rPr>
          <m:t>Q</m:t>
        </m:r>
      </m:oMath>
      <w:r w:rsidR="00D57D38">
        <w:t xml:space="preserve"> robustly and </w:t>
      </w:r>
      <w:r w:rsidR="009A67EB">
        <w:t>quickly</w:t>
      </w:r>
      <w:r w:rsidR="00D57D38">
        <w:t xml:space="preserve">, we </w:t>
      </w:r>
      <w:r w:rsidR="002E0B30">
        <w:t xml:space="preserve">instead </w:t>
      </w:r>
      <w:r w:rsidR="00D57D38">
        <w:t xml:space="preserve">assume </w:t>
      </w:r>
      <m:oMath>
        <m:r>
          <m:rPr>
            <m:sty m:val="bi"/>
          </m:rPr>
          <w:rPr>
            <w:rFonts w:ascii="Cambria Math" w:hAnsi="Cambria Math"/>
          </w:rPr>
          <m:t>Q</m:t>
        </m:r>
      </m:oMath>
      <w:r w:rsidR="00D57D38">
        <w:t xml:space="preserve"> is diagonal and estimate it by maximizing the prediction likelihood in the filtering stage, as in</w:t>
      </w:r>
      <w:r w:rsidR="009668AF">
        <w:t xml:space="preserve"> </w:t>
      </w:r>
      <w:r w:rsidR="009668AF">
        <w:fldChar w:fldCharType="begin" w:fldLock="1"/>
      </w:r>
      <w:r w:rsidR="006C20E7">
        <w:instrText>ADDIN CSL_CITATION {"citationItems":[{"id":"ITEM-1","itemData":{"DOI":"10.1162/NECO_A_01426","ISSN":"1530-888X","PMID":"34530452","abstract":"Synapses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then apply our model to two experimentally recorded putative synaptic connections. We find that simultaneously tracking fast changes in synaptic weights, slow changes in synaptic weights, and unexplained variations in baseline firing is essential. Omitting any one of these factors can lead to spurious inferences for the others. Altogether, this model provides a flexible framework for tracking short- and long-term variation in spike transmission.","author":[{"dropping-particle":"","family":"Wei","given":"Ganchao","non-dropping-particle":"","parse-names":false,"suffix":""},{"dropping-particle":"","family":"Stevenson","given":"Ian H.","non-dropping-particle":"","parse-names":false,"suffix":""}],"container-title":"Neural computation","id":"ITEM-1","issue":"10","issued":{"date-parts":[["2021","9","16"]]},"page":"2682-2709","publisher":"Neural Comput","title":"Tracking Fast and Slow Changes in Synaptic Weights From Simultaneously Observed Pre- and Postsynaptic Spiking","type":"article-journal","volume":"33"},"uris":["http://www.mendeley.com/documents/?uuid=8fe6d734-dc62-3486-a703-37efde2528e3"]}],"mendeley":{"formattedCitation":"(Wei and Stevenson 2021)","plainTextFormattedCitation":"(Wei and Stevenson 2021)","previouslyFormattedCitation":"(Wei and Stevenson 2021)"},"properties":{"noteIndex":0},"schema":"https://github.com/citation-style-language/schema/raw/master/csl-citation.json"}</w:instrText>
      </w:r>
      <w:r w:rsidR="009668AF">
        <w:fldChar w:fldCharType="separate"/>
      </w:r>
      <w:r w:rsidR="009668AF" w:rsidRPr="009668AF">
        <w:rPr>
          <w:noProof/>
        </w:rPr>
        <w:t>(Wei and Stevenson 2021)</w:t>
      </w:r>
      <w:r w:rsidR="009668AF">
        <w:fldChar w:fldCharType="end"/>
      </w:r>
      <w:r w:rsidR="009668AF">
        <w:t>.</w:t>
      </w:r>
    </w:p>
    <w:p w14:paraId="5D5C139B" w14:textId="4B4AF182" w:rsidR="00EC2B2F" w:rsidRDefault="00EC2B2F" w:rsidP="009A7B80"/>
    <w:p w14:paraId="4BA23C73" w14:textId="1256519B" w:rsidR="009B22F1" w:rsidRDefault="009B22F1" w:rsidP="009B22F1">
      <w:pPr>
        <w:pStyle w:val="Heading2"/>
      </w:pPr>
      <w:r>
        <w:t>Neural Data</w:t>
      </w:r>
    </w:p>
    <w:p w14:paraId="151FEDD5" w14:textId="57C017F7" w:rsidR="009B22F1" w:rsidRPr="00D3079B" w:rsidRDefault="009B22F1" w:rsidP="009A7B80">
      <w:r>
        <w:t>[need to add section here with description and citations for V1 and HC data, similar to Neural Comp paper or can also look at the J Comp Neuro CMP paper</w:t>
      </w:r>
      <w:r w:rsidR="00684621">
        <w:t xml:space="preserve">. This should </w:t>
      </w:r>
      <w:r w:rsidR="00CA3603">
        <w:t xml:space="preserve">also include details on </w:t>
      </w:r>
      <m:oMath>
        <m:r>
          <w:rPr>
            <w:rFonts w:ascii="Cambria Math" w:hAnsi="Cambria Math"/>
          </w:rPr>
          <m:t>X</m:t>
        </m:r>
      </m:oMath>
      <w:r w:rsidR="00CA3603">
        <w:t xml:space="preserve"> and </w:t>
      </w:r>
      <m:oMath>
        <m:r>
          <w:rPr>
            <w:rFonts w:ascii="Cambria Math" w:hAnsi="Cambria Math"/>
          </w:rPr>
          <m:t>G</m:t>
        </m:r>
      </m:oMath>
      <w:r>
        <w:t>]</w:t>
      </w:r>
    </w:p>
    <w:p w14:paraId="46F39D69" w14:textId="4122F305" w:rsidR="00503ACD" w:rsidRDefault="00503ACD" w:rsidP="00D27569">
      <w:pPr>
        <w:rPr>
          <w:ins w:id="11" w:author="wei ganchao" w:date="2022-01-08T10:53:00Z"/>
        </w:rPr>
      </w:pPr>
    </w:p>
    <w:p w14:paraId="5051BDAC" w14:textId="5BD21582" w:rsidR="00102D28" w:rsidRDefault="00A02EEB" w:rsidP="00D27569">
      <w:pPr>
        <w:rPr>
          <w:ins w:id="12" w:author="wei ganchao" w:date="2022-01-08T10:13:00Z"/>
          <w:lang w:eastAsia="zh-CN"/>
        </w:rPr>
      </w:pPr>
      <w:ins w:id="13" w:author="wei ganchao" w:date="2022-01-08T10:53:00Z">
        <w:r>
          <w:t>I prefer to move this section to application part (reason: this is the dat</w:t>
        </w:r>
      </w:ins>
      <w:ins w:id="14" w:author="wei ganchao" w:date="2022-01-08T10:54:00Z">
        <w:r>
          <w:t xml:space="preserve">a we use, but the not the method we propose. If we collect the data by ourself, surely we should write it here. But we are just </w:t>
        </w:r>
      </w:ins>
      <w:ins w:id="15" w:author="wei ganchao" w:date="2022-01-08T10:55:00Z">
        <w:r>
          <w:t>using</w:t>
        </w:r>
      </w:ins>
      <w:ins w:id="16" w:author="wei ganchao" w:date="2022-01-08T10:54:00Z">
        <w:r>
          <w:t xml:space="preserve"> </w:t>
        </w:r>
      </w:ins>
      <w:ins w:id="17" w:author="wei ganchao" w:date="2022-01-08T10:55:00Z">
        <w:r>
          <w:t>it…</w:t>
        </w:r>
      </w:ins>
      <w:ins w:id="18" w:author="wei ganchao" w:date="2022-01-08T10:53:00Z">
        <w:r>
          <w:t>)</w:t>
        </w:r>
      </w:ins>
    </w:p>
    <w:p w14:paraId="0094CE67" w14:textId="77777777" w:rsidR="00102D28" w:rsidRPr="00D3079B" w:rsidRDefault="00102D28" w:rsidP="00D27569"/>
    <w:p w14:paraId="2C07B086" w14:textId="63C56590" w:rsidR="00D27569" w:rsidRDefault="00D27569" w:rsidP="001F6135">
      <w:pPr>
        <w:pStyle w:val="Heading1"/>
        <w:spacing w:line="240" w:lineRule="auto"/>
      </w:pPr>
      <w:r>
        <w:t>Results</w:t>
      </w:r>
    </w:p>
    <w:p w14:paraId="7B907A02" w14:textId="15DD7F29" w:rsidR="009A7B80" w:rsidRDefault="00D62B20" w:rsidP="00DA135D">
      <w:pPr>
        <w:pStyle w:val="Heading2"/>
      </w:pPr>
      <w:commentRangeStart w:id="19"/>
      <w:r>
        <w:t>Figure 1</w:t>
      </w:r>
      <w:commentRangeEnd w:id="19"/>
      <w:r w:rsidR="001C7C1D">
        <w:rPr>
          <w:rStyle w:val="CommentReference"/>
          <w:rFonts w:eastAsia="Songti SC"/>
          <w:b w:val="0"/>
          <w:bCs w:val="0"/>
          <w:color w:val="auto"/>
        </w:rPr>
        <w:commentReference w:id="19"/>
      </w:r>
    </w:p>
    <w:p w14:paraId="6D640928" w14:textId="3EC14862" w:rsidR="00374ECA" w:rsidRPr="00374ECA" w:rsidRDefault="00374ECA" w:rsidP="00374ECA">
      <w:r>
        <w:t xml:space="preserve">Code: </w:t>
      </w:r>
      <w:hyperlink r:id="rId12" w:tooltip="figure1_singleNu_dirShift.m" w:history="1">
        <w:r>
          <w:rPr>
            <w:rStyle w:val="Hyperlink"/>
            <w:rFonts w:ascii="Segoe UI" w:hAnsi="Segoe UI" w:cs="Segoe UI"/>
            <w:sz w:val="21"/>
            <w:szCs w:val="21"/>
            <w:shd w:val="clear" w:color="auto" w:fill="F6F8FA"/>
          </w:rPr>
          <w:t>figure1_singleNu_dirShift.m</w:t>
        </w:r>
      </w:hyperlink>
    </w:p>
    <w:p w14:paraId="213E8DF1" w14:textId="7A84B9CF" w:rsidR="00D62B20" w:rsidRDefault="00C05D37" w:rsidP="009A7B80">
      <w:ins w:id="20" w:author="wei ganchao" w:date="2022-01-08T14:35:00Z">
        <w:r>
          <w:rPr>
            <w:noProof/>
          </w:rPr>
          <w:lastRenderedPageBreak/>
          <w:drawing>
            <wp:inline distT="0" distB="0" distL="0" distR="0" wp14:anchorId="6237D559" wp14:editId="37F62F63">
              <wp:extent cx="6396355" cy="4015105"/>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6355" cy="4015105"/>
                      </a:xfrm>
                      <a:prstGeom prst="rect">
                        <a:avLst/>
                      </a:prstGeom>
                      <a:noFill/>
                      <a:ln>
                        <a:noFill/>
                      </a:ln>
                    </pic:spPr>
                  </pic:pic>
                </a:graphicData>
              </a:graphic>
            </wp:inline>
          </w:drawing>
        </w:r>
      </w:ins>
      <w:del w:id="21" w:author="wei ganchao" w:date="2022-01-08T14:34:00Z">
        <w:r w:rsidR="00C9305C" w:rsidDel="00C05D37">
          <w:rPr>
            <w:noProof/>
          </w:rPr>
          <w:drawing>
            <wp:inline distT="0" distB="0" distL="0" distR="0" wp14:anchorId="48C51021" wp14:editId="43350089">
              <wp:extent cx="6395085" cy="4013835"/>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5085" cy="4013835"/>
                      </a:xfrm>
                      <a:prstGeom prst="rect">
                        <a:avLst/>
                      </a:prstGeom>
                      <a:noFill/>
                      <a:ln>
                        <a:noFill/>
                      </a:ln>
                    </pic:spPr>
                  </pic:pic>
                </a:graphicData>
              </a:graphic>
            </wp:inline>
          </w:drawing>
        </w:r>
      </w:del>
    </w:p>
    <w:p w14:paraId="27DA0B57" w14:textId="5E0F00FB" w:rsidR="00A6091C" w:rsidRDefault="00E10417" w:rsidP="009A7B80">
      <w:pPr>
        <w:rPr>
          <w:ins w:id="22" w:author="wei ganchao" w:date="2022-01-09T17:20:00Z"/>
          <w:lang w:eastAsia="zh-CN"/>
        </w:rPr>
      </w:pPr>
      <w:ins w:id="23" w:author="wei ganchao" w:date="2022-01-09T15:23:00Z">
        <w:r>
          <w:t>Figure 1.</w:t>
        </w:r>
      </w:ins>
      <w:ins w:id="24" w:author="wei ganchao" w:date="2022-01-09T16:57:00Z">
        <w:r w:rsidR="00755C62">
          <w:t xml:space="preserve"> </w:t>
        </w:r>
      </w:ins>
      <w:ins w:id="25" w:author="wei ganchao" w:date="2022-01-09T16:58:00Z">
        <w:r w:rsidR="00755C62">
          <w:t>A s</w:t>
        </w:r>
      </w:ins>
      <w:ins w:id="26" w:author="wei ganchao" w:date="2022-01-09T16:57:00Z">
        <w:r w:rsidR="00755C62">
          <w:t>imulate</w:t>
        </w:r>
      </w:ins>
      <w:ins w:id="27" w:author="wei ganchao" w:date="2022-01-09T16:58:00Z">
        <w:r w:rsidR="00755C62">
          <w:t xml:space="preserve">d neuron with shifting </w:t>
        </w:r>
        <w:r w:rsidR="00B14018">
          <w:t xml:space="preserve">firing pattern. </w:t>
        </w:r>
      </w:ins>
      <w:ins w:id="28" w:author="wei ganchao" w:date="2022-01-09T16:59:00Z">
        <w:r w:rsidR="00B14018">
          <w:t>(A) The place field of the neuron</w:t>
        </w:r>
      </w:ins>
      <w:ins w:id="29" w:author="wei ganchao" w:date="2022-01-09T17:06:00Z">
        <w:r w:rsidR="004435A2">
          <w:t xml:space="preserve"> shifted linearl</w:t>
        </w:r>
      </w:ins>
      <w:ins w:id="30" w:author="wei ganchao" w:date="2022-01-09T17:07:00Z">
        <w:r w:rsidR="004435A2">
          <w:t>y, with the response amplitude</w:t>
        </w:r>
      </w:ins>
      <w:ins w:id="31" w:author="wei ganchao" w:date="2022-01-09T17:08:00Z">
        <w:r w:rsidR="004435A2">
          <w:t xml:space="preserve"> increasing. (B) The </w:t>
        </w:r>
      </w:ins>
      <w:ins w:id="32" w:author="wei ganchao" w:date="2022-01-09T17:09:00Z">
        <w:r w:rsidR="007648AE">
          <w:t>neuron chan</w:t>
        </w:r>
      </w:ins>
      <w:ins w:id="33" w:author="wei ganchao" w:date="2022-01-09T17:10:00Z">
        <w:r w:rsidR="007648AE">
          <w:t xml:space="preserve">ges from over-dispersion to under-dispersion, , with </w:t>
        </w:r>
      </w:ins>
      <w:ins w:id="34" w:author="wei ganchao" w:date="2022-01-09T17:11:00Z">
        <w:r w:rsidR="007648AE">
          <w:rPr>
            <w:lang w:eastAsia="zh-CN"/>
          </w:rPr>
          <w:t xml:space="preserve">linear changing </w:t>
        </w:r>
      </w:ins>
      <m:oMath>
        <m:sSub>
          <m:sSubPr>
            <m:ctrlPr>
              <w:ins w:id="35" w:author="wei ganchao" w:date="2022-01-09T17:11:00Z">
                <w:rPr>
                  <w:rFonts w:ascii="Cambria Math" w:hAnsi="Cambria Math"/>
                  <w:i/>
                  <w:lang w:eastAsia="zh-CN"/>
                </w:rPr>
              </w:ins>
            </m:ctrlPr>
          </m:sSubPr>
          <m:e>
            <m:r>
              <w:ins w:id="36" w:author="wei ganchao" w:date="2022-01-09T17:11:00Z">
                <w:rPr>
                  <w:rFonts w:ascii="Cambria Math" w:hAnsi="Cambria Math"/>
                  <w:lang w:eastAsia="zh-CN"/>
                </w:rPr>
                <m:t>ν</m:t>
              </w:ins>
            </m:r>
          </m:e>
          <m:sub>
            <m:r>
              <w:ins w:id="37" w:author="wei ganchao" w:date="2022-01-09T17:11:00Z">
                <w:rPr>
                  <w:rFonts w:ascii="Cambria Math" w:hAnsi="Cambria Math"/>
                  <w:lang w:eastAsia="zh-CN"/>
                </w:rPr>
                <m:t>t</m:t>
              </w:ins>
            </m:r>
          </m:sub>
        </m:sSub>
      </m:oMath>
      <w:ins w:id="38" w:author="wei ganchao" w:date="2022-01-09T17:11:00Z">
        <w:r w:rsidR="007648AE">
          <w:rPr>
            <w:lang w:eastAsia="zh-CN"/>
          </w:rPr>
          <w:t xml:space="preserve"> (0.3679 ~ 2.7183) in log-scale.</w:t>
        </w:r>
      </w:ins>
      <w:ins w:id="39" w:author="wei ganchao" w:date="2022-01-09T17:12:00Z">
        <w:r w:rsidR="007648AE">
          <w:rPr>
            <w:lang w:eastAsia="zh-CN"/>
          </w:rPr>
          <w:t xml:space="preserve"> This leads to a decreasing Fano factor from 1.94 to 0.38. (C) The shifting pattern of </w:t>
        </w:r>
      </w:ins>
      <w:ins w:id="40" w:author="wei ganchao" w:date="2022-01-09T17:13:00Z">
        <w:r w:rsidR="007648AE">
          <w:rPr>
            <w:lang w:eastAsia="zh-CN"/>
          </w:rPr>
          <w:t>the neural activity can be clearly viewed by slicing</w:t>
        </w:r>
      </w:ins>
      <w:ins w:id="41" w:author="wei ganchao" w:date="2022-01-09T17:14:00Z">
        <w:r w:rsidR="00946BEA">
          <w:rPr>
            <w:lang w:eastAsia="zh-CN"/>
          </w:rPr>
          <w:t xml:space="preserve"> the 20</w:t>
        </w:r>
        <w:r w:rsidR="00946BEA" w:rsidRPr="00946BEA">
          <w:rPr>
            <w:vertAlign w:val="superscript"/>
            <w:lang w:eastAsia="zh-CN"/>
            <w:rPrChange w:id="42" w:author="wei ganchao" w:date="2022-01-09T17:14:00Z">
              <w:rPr>
                <w:lang w:eastAsia="zh-CN"/>
              </w:rPr>
            </w:rPrChange>
          </w:rPr>
          <w:t>th</w:t>
        </w:r>
        <w:r w:rsidR="00946BEA">
          <w:rPr>
            <w:lang w:eastAsia="zh-CN"/>
          </w:rPr>
          <w:t xml:space="preserve"> (</w:t>
        </w:r>
      </w:ins>
      <w:ins w:id="43" w:author="wei ganchao" w:date="2022-01-09T17:15:00Z">
        <w:r w:rsidR="00946BEA">
          <w:rPr>
            <w:lang w:eastAsia="zh-CN"/>
          </w:rPr>
          <w:t>blue</w:t>
        </w:r>
      </w:ins>
      <w:ins w:id="44" w:author="wei ganchao" w:date="2022-01-09T17:14:00Z">
        <w:r w:rsidR="00946BEA">
          <w:rPr>
            <w:lang w:eastAsia="zh-CN"/>
          </w:rPr>
          <w:t>)</w:t>
        </w:r>
      </w:ins>
      <w:ins w:id="45" w:author="wei ganchao" w:date="2022-01-09T17:15:00Z">
        <w:r w:rsidR="00946BEA">
          <w:rPr>
            <w:lang w:eastAsia="zh-CN"/>
          </w:rPr>
          <w:t xml:space="preserve"> </w:t>
        </w:r>
      </w:ins>
      <w:ins w:id="46" w:author="wei ganchao" w:date="2022-01-09T17:14:00Z">
        <w:r w:rsidR="00946BEA">
          <w:rPr>
            <w:lang w:eastAsia="zh-CN"/>
          </w:rPr>
          <w:t>and 80</w:t>
        </w:r>
        <w:r w:rsidR="00946BEA" w:rsidRPr="00946BEA">
          <w:rPr>
            <w:vertAlign w:val="superscript"/>
            <w:lang w:eastAsia="zh-CN"/>
            <w:rPrChange w:id="47" w:author="wei ganchao" w:date="2022-01-09T17:14:00Z">
              <w:rPr>
                <w:lang w:eastAsia="zh-CN"/>
              </w:rPr>
            </w:rPrChange>
          </w:rPr>
          <w:t>th</w:t>
        </w:r>
        <w:r w:rsidR="00946BEA">
          <w:rPr>
            <w:lang w:eastAsia="zh-CN"/>
          </w:rPr>
          <w:t xml:space="preserve"> trial</w:t>
        </w:r>
      </w:ins>
      <w:ins w:id="48" w:author="wei ganchao" w:date="2022-01-09T17:15:00Z">
        <w:r w:rsidR="00946BEA">
          <w:rPr>
            <w:lang w:eastAsia="zh-CN"/>
          </w:rPr>
          <w:t xml:space="preserve"> (red)</w:t>
        </w:r>
      </w:ins>
      <w:ins w:id="49" w:author="wei ganchao" w:date="2022-01-09T17:14:00Z">
        <w:r w:rsidR="00946BEA">
          <w:rPr>
            <w:lang w:eastAsia="zh-CN"/>
          </w:rPr>
          <w:t>. (D)</w:t>
        </w:r>
      </w:ins>
      <w:ins w:id="50" w:author="wei ganchao" w:date="2022-01-09T17:15:00Z">
        <w:r w:rsidR="00946BEA">
          <w:rPr>
            <w:lang w:eastAsia="zh-CN"/>
          </w:rPr>
          <w:t xml:space="preserve"> </w:t>
        </w:r>
      </w:ins>
      <w:ins w:id="51" w:author="wei ganchao" w:date="2022-01-09T17:20:00Z">
        <w:r w:rsidR="00A6091C">
          <w:rPr>
            <w:lang w:eastAsia="zh-CN"/>
          </w:rPr>
          <w:t>To show the decreasing pattern in Fa</w:t>
        </w:r>
      </w:ins>
      <w:ins w:id="52" w:author="wei ganchao" w:date="2022-01-09T17:21:00Z">
        <w:r w:rsidR="00A6091C">
          <w:rPr>
            <w:lang w:eastAsia="zh-CN"/>
          </w:rPr>
          <w:t>no factor, we investigate the peak response orientation of 20</w:t>
        </w:r>
        <w:r w:rsidR="00A6091C" w:rsidRPr="000E5689">
          <w:rPr>
            <w:vertAlign w:val="superscript"/>
            <w:lang w:eastAsia="zh-CN"/>
          </w:rPr>
          <w:t>th</w:t>
        </w:r>
        <w:r w:rsidR="00A6091C">
          <w:rPr>
            <w:lang w:eastAsia="zh-CN"/>
          </w:rPr>
          <w:t xml:space="preserve"> (cyan, 87.27 degree)and 80</w:t>
        </w:r>
        <w:r w:rsidR="00A6091C" w:rsidRPr="000E5689">
          <w:rPr>
            <w:vertAlign w:val="superscript"/>
            <w:lang w:eastAsia="zh-CN"/>
          </w:rPr>
          <w:t>th</w:t>
        </w:r>
        <w:r w:rsidR="00A6091C">
          <w:rPr>
            <w:lang w:eastAsia="zh-CN"/>
          </w:rPr>
          <w:t xml:space="preserve"> trial (yellow, 112.73 degree).</w:t>
        </w:r>
      </w:ins>
      <w:ins w:id="53" w:author="wei ganchao" w:date="2022-01-09T17:20:00Z">
        <w:r w:rsidR="00A6091C">
          <w:rPr>
            <w:lang w:eastAsia="zh-CN"/>
          </w:rPr>
          <w:t xml:space="preserve"> </w:t>
        </w:r>
      </w:ins>
      <w:ins w:id="54" w:author="wei ganchao" w:date="2022-01-09T17:21:00Z">
        <w:r w:rsidR="00A6091C">
          <w:rPr>
            <w:lang w:eastAsia="zh-CN"/>
          </w:rPr>
          <w:t>The dashed lines are fitted values.</w:t>
        </w:r>
      </w:ins>
    </w:p>
    <w:p w14:paraId="68EE28F8" w14:textId="0EFAE8CF" w:rsidR="00E10417" w:rsidRDefault="00E10417" w:rsidP="009A7B80">
      <w:pPr>
        <w:rPr>
          <w:ins w:id="55" w:author="wei ganchao" w:date="2022-01-09T15:41:00Z"/>
        </w:rPr>
      </w:pPr>
    </w:p>
    <w:p w14:paraId="4AC20A91" w14:textId="45379742" w:rsidR="0043029A" w:rsidRDefault="0043029A" w:rsidP="009A7B80">
      <w:pPr>
        <w:rPr>
          <w:ins w:id="56" w:author="wei ganchao" w:date="2022-01-09T15:41:00Z"/>
        </w:rPr>
      </w:pPr>
    </w:p>
    <w:p w14:paraId="65B2BA0D" w14:textId="77777777" w:rsidR="00F84301" w:rsidRDefault="00997EAF" w:rsidP="009A7B80">
      <w:pPr>
        <w:rPr>
          <w:ins w:id="57" w:author="wei ganchao" w:date="2022-01-09T15:56:00Z"/>
          <w:lang w:eastAsia="zh-CN"/>
        </w:rPr>
      </w:pPr>
      <w:ins w:id="58" w:author="wei ganchao" w:date="2022-01-09T15:51:00Z">
        <w:r>
          <w:rPr>
            <w:lang w:eastAsia="zh-CN"/>
          </w:rPr>
          <w:t>The neural responses are nonstationary over time</w:t>
        </w:r>
        <w:r w:rsidR="00F84301">
          <w:rPr>
            <w:lang w:eastAsia="zh-CN"/>
          </w:rPr>
          <w:t xml:space="preserve">, </w:t>
        </w:r>
      </w:ins>
      <w:ins w:id="59" w:author="wei ganchao" w:date="2022-01-09T15:52:00Z">
        <w:r w:rsidR="00F84301">
          <w:rPr>
            <w:lang w:eastAsia="zh-CN"/>
          </w:rPr>
          <w:t xml:space="preserve">not only in mean but also in </w:t>
        </w:r>
      </w:ins>
      <w:ins w:id="60" w:author="wei ganchao" w:date="2022-01-09T15:53:00Z">
        <w:r w:rsidR="00F84301">
          <w:rPr>
            <w:lang w:eastAsia="zh-CN"/>
          </w:rPr>
          <w:t>variance</w:t>
        </w:r>
      </w:ins>
      <w:ins w:id="61" w:author="wei ganchao" w:date="2022-01-09T15:52:00Z">
        <w:r w:rsidR="00F84301">
          <w:rPr>
            <w:lang w:eastAsia="zh-CN"/>
          </w:rPr>
          <w:t xml:space="preserve">. There is  growing evidence that the </w:t>
        </w:r>
      </w:ins>
      <w:ins w:id="62" w:author="wei ganchao" w:date="2022-01-09T15:53:00Z">
        <w:r w:rsidR="00F84301">
          <w:rPr>
            <w:lang w:eastAsia="zh-CN"/>
          </w:rPr>
          <w:t xml:space="preserve">neural variability also changes over time, depending on </w:t>
        </w:r>
      </w:ins>
      <w:ins w:id="63" w:author="wei ganchao" w:date="2022-01-09T15:54:00Z">
        <w:r w:rsidR="00F84301">
          <w:rPr>
            <w:lang w:eastAsia="zh-CN"/>
          </w:rPr>
          <w:t xml:space="preserve">an animal’s alertness or motivation, as well as, the specific stimuli or behavior. </w:t>
        </w:r>
      </w:ins>
    </w:p>
    <w:p w14:paraId="255D4778" w14:textId="09226D8A" w:rsidR="00F84301" w:rsidRDefault="00F84301" w:rsidP="009A7B80">
      <w:pPr>
        <w:rPr>
          <w:ins w:id="64" w:author="wei ganchao" w:date="2022-01-09T15:59:00Z"/>
          <w:lang w:eastAsia="zh-CN"/>
        </w:rPr>
      </w:pPr>
    </w:p>
    <w:p w14:paraId="15542A93" w14:textId="511DA3DE" w:rsidR="0043029A" w:rsidRDefault="003154D7" w:rsidP="009A7B80">
      <w:pPr>
        <w:rPr>
          <w:ins w:id="65" w:author="wei ganchao" w:date="2022-01-09T15:41:00Z"/>
          <w:lang w:eastAsia="zh-CN"/>
        </w:rPr>
      </w:pPr>
      <w:ins w:id="66" w:author="wei ganchao" w:date="2022-01-09T15:59:00Z">
        <w:r>
          <w:rPr>
            <w:lang w:eastAsia="zh-CN"/>
          </w:rPr>
          <w:t>Here, we simulated a neuron</w:t>
        </w:r>
      </w:ins>
      <w:ins w:id="67" w:author="wei ganchao" w:date="2022-01-09T16:00:00Z">
        <w:r>
          <w:rPr>
            <w:lang w:eastAsia="zh-CN"/>
          </w:rPr>
          <w:t>, with place field</w:t>
        </w:r>
      </w:ins>
      <w:ins w:id="68" w:author="wei ganchao" w:date="2022-01-09T16:40:00Z">
        <w:r w:rsidR="001A5BF5">
          <w:rPr>
            <w:lang w:eastAsia="zh-CN"/>
          </w:rPr>
          <w:t xml:space="preserve">, the </w:t>
        </w:r>
      </w:ins>
      <w:ins w:id="69" w:author="wei ganchao" w:date="2022-01-09T16:41:00Z">
        <w:r w:rsidR="001A5BF5">
          <w:rPr>
            <w:lang w:eastAsia="zh-CN"/>
          </w:rPr>
          <w:t>response region of orientation,</w:t>
        </w:r>
      </w:ins>
      <w:ins w:id="70" w:author="wei ganchao" w:date="2022-01-09T16:00:00Z">
        <w:r>
          <w:rPr>
            <w:lang w:eastAsia="zh-CN"/>
          </w:rPr>
          <w:t xml:space="preserve"> shifting </w:t>
        </w:r>
      </w:ins>
      <w:ins w:id="71" w:author="wei ganchao" w:date="2022-01-09T16:31:00Z">
        <w:r w:rsidR="00B63D17">
          <w:rPr>
            <w:lang w:eastAsia="zh-CN"/>
          </w:rPr>
          <w:t>over 100 trials</w:t>
        </w:r>
      </w:ins>
      <w:ins w:id="72" w:author="wei ganchao" w:date="2022-01-09T16:01:00Z">
        <w:r>
          <w:rPr>
            <w:lang w:eastAsia="zh-CN"/>
          </w:rPr>
          <w:t xml:space="preserve">. </w:t>
        </w:r>
      </w:ins>
      <w:ins w:id="73" w:author="wei ganchao" w:date="2022-01-09T16:42:00Z">
        <w:r w:rsidR="003C1FC7">
          <w:rPr>
            <w:lang w:eastAsia="zh-CN"/>
          </w:rPr>
          <w:t>T</w:t>
        </w:r>
      </w:ins>
      <w:ins w:id="74" w:author="wei ganchao" w:date="2022-01-09T16:43:00Z">
        <w:r w:rsidR="003C1FC7">
          <w:rPr>
            <w:lang w:eastAsia="zh-CN"/>
          </w:rPr>
          <w:t>he response amplitude also increases along the time</w:t>
        </w:r>
      </w:ins>
      <w:ins w:id="75" w:author="wei ganchao" w:date="2022-01-09T16:44:00Z">
        <w:r w:rsidR="003C1FC7">
          <w:rPr>
            <w:lang w:eastAsia="zh-CN"/>
          </w:rPr>
          <w:t xml:space="preserve"> at the same time (panel A and C in Figure 1). </w:t>
        </w:r>
      </w:ins>
      <w:ins w:id="76" w:author="wei ganchao" w:date="2022-01-09T16:45:00Z">
        <w:r w:rsidR="003C1FC7">
          <w:rPr>
            <w:lang w:eastAsia="zh-CN"/>
          </w:rPr>
          <w:t xml:space="preserve">Meanwhile, the dispersion pattern also changes from over-dispersion to under-dispersion, controlled by linear changing </w:t>
        </w:r>
      </w:ins>
      <m:oMath>
        <m:sSub>
          <m:sSubPr>
            <m:ctrlPr>
              <w:ins w:id="77" w:author="wei ganchao" w:date="2022-01-09T16:45:00Z">
                <w:rPr>
                  <w:rFonts w:ascii="Cambria Math" w:hAnsi="Cambria Math"/>
                  <w:i/>
                  <w:lang w:eastAsia="zh-CN"/>
                </w:rPr>
              </w:ins>
            </m:ctrlPr>
          </m:sSubPr>
          <m:e>
            <m:r>
              <w:ins w:id="78" w:author="wei ganchao" w:date="2022-01-09T16:45:00Z">
                <w:rPr>
                  <w:rFonts w:ascii="Cambria Math" w:hAnsi="Cambria Math"/>
                  <w:lang w:eastAsia="zh-CN"/>
                </w:rPr>
                <m:t>ν</m:t>
              </w:ins>
            </m:r>
          </m:e>
          <m:sub>
            <m:r>
              <w:ins w:id="79" w:author="wei ganchao" w:date="2022-01-09T16:45:00Z">
                <w:rPr>
                  <w:rFonts w:ascii="Cambria Math" w:hAnsi="Cambria Math"/>
                  <w:lang w:eastAsia="zh-CN"/>
                </w:rPr>
                <m:t>t</m:t>
              </w:ins>
            </m:r>
          </m:sub>
        </m:sSub>
      </m:oMath>
      <w:ins w:id="80" w:author="wei ganchao" w:date="2022-01-09T16:45:00Z">
        <w:r w:rsidR="003C1FC7">
          <w:rPr>
            <w:lang w:eastAsia="zh-CN"/>
          </w:rPr>
          <w:t xml:space="preserve"> (0.3679 ~ 2.7183) in log-scale</w:t>
        </w:r>
      </w:ins>
      <w:ins w:id="81" w:author="wei ganchao" w:date="2022-01-09T16:46:00Z">
        <w:r w:rsidR="003C1FC7">
          <w:rPr>
            <w:lang w:eastAsia="zh-CN"/>
          </w:rPr>
          <w:t>. This leads to a decreasing Fano factor from 1.</w:t>
        </w:r>
      </w:ins>
      <w:ins w:id="82" w:author="wei ganchao" w:date="2022-01-09T16:49:00Z">
        <w:r w:rsidR="00AE4031">
          <w:rPr>
            <w:lang w:eastAsia="zh-CN"/>
          </w:rPr>
          <w:t>94</w:t>
        </w:r>
      </w:ins>
      <w:ins w:id="83" w:author="wei ganchao" w:date="2022-01-09T16:46:00Z">
        <w:r w:rsidR="003C1FC7">
          <w:rPr>
            <w:lang w:eastAsia="zh-CN"/>
          </w:rPr>
          <w:t xml:space="preserve"> to</w:t>
        </w:r>
      </w:ins>
      <w:ins w:id="84" w:author="wei ganchao" w:date="2022-01-09T16:49:00Z">
        <w:r w:rsidR="00AE4031">
          <w:rPr>
            <w:lang w:eastAsia="zh-CN"/>
          </w:rPr>
          <w:t xml:space="preserve"> 0.38</w:t>
        </w:r>
      </w:ins>
      <w:ins w:id="85" w:author="wei ganchao" w:date="2022-01-09T16:45:00Z">
        <w:r w:rsidR="003C1FC7">
          <w:rPr>
            <w:lang w:eastAsia="zh-CN"/>
          </w:rPr>
          <w:t xml:space="preserve"> (panel B in Figure 1)</w:t>
        </w:r>
      </w:ins>
      <w:ins w:id="86" w:author="wei ganchao" w:date="2022-01-09T16:49:00Z">
        <w:r w:rsidR="00AE4031">
          <w:rPr>
            <w:lang w:eastAsia="zh-CN"/>
          </w:rPr>
          <w:t>. We then fitted the simulated data</w:t>
        </w:r>
      </w:ins>
      <w:ins w:id="87" w:author="wei ganchao" w:date="2022-01-09T16:50:00Z">
        <w:r w:rsidR="00AE4031">
          <w:rPr>
            <w:lang w:eastAsia="zh-CN"/>
          </w:rPr>
          <w:t>, with</w:t>
        </w:r>
      </w:ins>
      <w:ins w:id="88" w:author="wei ganchao" w:date="2022-01-09T16:54:00Z">
        <w:r w:rsidR="00755C62">
          <w:rPr>
            <w:lang w:eastAsia="zh-CN"/>
          </w:rPr>
          <w:t xml:space="preserve"> the same generated predictors: </w:t>
        </w:r>
      </w:ins>
      <m:oMath>
        <m:sSub>
          <m:sSubPr>
            <m:ctrlPr>
              <w:ins w:id="89" w:author="wei ganchao" w:date="2022-01-09T16:51:00Z">
                <w:rPr>
                  <w:rFonts w:ascii="Cambria Math" w:hAnsi="Cambria Math"/>
                  <w:i/>
                </w:rPr>
              </w:ins>
            </m:ctrlPr>
          </m:sSubPr>
          <m:e>
            <m:r>
              <w:ins w:id="90" w:author="wei ganchao" w:date="2022-01-09T16:51:00Z">
                <m:rPr>
                  <m:sty m:val="bi"/>
                </m:rPr>
                <w:rPr>
                  <w:rFonts w:ascii="Cambria Math" w:hAnsi="Cambria Math"/>
                </w:rPr>
                <m:t>X</m:t>
              </w:ins>
            </m:r>
          </m:e>
          <m:sub>
            <m:r>
              <w:ins w:id="91" w:author="wei ganchao" w:date="2022-01-09T16:51:00Z">
                <w:rPr>
                  <w:rFonts w:ascii="Cambria Math" w:hAnsi="Cambria Math"/>
                </w:rPr>
                <m:t>t</m:t>
              </w:ins>
            </m:r>
          </m:sub>
        </m:sSub>
      </m:oMath>
      <w:ins w:id="92" w:author="wei ganchao" w:date="2022-01-09T16:51:00Z">
        <w:r w:rsidR="00AE4031">
          <w:t xml:space="preserve"> be</w:t>
        </w:r>
      </w:ins>
      <w:ins w:id="93" w:author="wei ganchao" w:date="2022-01-09T16:52:00Z">
        <w:r w:rsidR="00AE4031">
          <w:t xml:space="preserve"> 10-knots</w:t>
        </w:r>
      </w:ins>
      <w:ins w:id="94" w:author="wei ganchao" w:date="2022-01-09T16:51:00Z">
        <w:r w:rsidR="00AE4031">
          <w:t xml:space="preserve"> cubic spline basis expansion </w:t>
        </w:r>
      </w:ins>
      <w:ins w:id="95" w:author="wei ganchao" w:date="2022-01-09T16:52:00Z">
        <w:r w:rsidR="00AE4031">
          <w:t>of the orientation</w:t>
        </w:r>
      </w:ins>
      <w:ins w:id="96" w:author="wei ganchao" w:date="2022-01-09T16:54:00Z">
        <w:r w:rsidR="00755C62">
          <w:t xml:space="preserve"> and </w:t>
        </w:r>
      </w:ins>
      <m:oMath>
        <m:sSub>
          <m:sSubPr>
            <m:ctrlPr>
              <w:ins w:id="97" w:author="wei ganchao" w:date="2022-01-09T16:54:00Z">
                <w:rPr>
                  <w:rFonts w:ascii="Cambria Math" w:hAnsi="Cambria Math"/>
                  <w:i/>
                </w:rPr>
              </w:ins>
            </m:ctrlPr>
          </m:sSubPr>
          <m:e>
            <m:r>
              <w:ins w:id="98" w:author="wei ganchao" w:date="2022-01-09T16:54:00Z">
                <m:rPr>
                  <m:sty m:val="bi"/>
                </m:rPr>
                <w:rPr>
                  <w:rFonts w:ascii="Cambria Math" w:hAnsi="Cambria Math"/>
                </w:rPr>
                <m:t>G</m:t>
              </w:ins>
            </m:r>
          </m:e>
          <m:sub>
            <m:r>
              <w:ins w:id="99" w:author="wei ganchao" w:date="2022-01-09T16:54:00Z">
                <w:rPr>
                  <w:rFonts w:ascii="Cambria Math" w:hAnsi="Cambria Math"/>
                </w:rPr>
                <m:t>t</m:t>
              </w:ins>
            </m:r>
          </m:sub>
        </m:sSub>
        <m:r>
          <w:ins w:id="100" w:author="wei ganchao" w:date="2022-01-09T16:54:00Z">
            <w:rPr>
              <w:rFonts w:ascii="Cambria Math" w:hAnsi="Cambria Math"/>
            </w:rPr>
            <m:t>=1</m:t>
          </w:ins>
        </m:r>
      </m:oMath>
      <w:ins w:id="101" w:author="wei ganchao" w:date="2022-01-09T16:54:00Z">
        <w:r w:rsidR="00755C62">
          <w:t xml:space="preserve">, at </w:t>
        </w:r>
      </w:ins>
      <w:ins w:id="102" w:author="wei ganchao" w:date="2022-01-09T16:55:00Z">
        <w:r w:rsidR="00755C62">
          <w:t xml:space="preserve">trial </w:t>
        </w:r>
      </w:ins>
      <m:oMath>
        <m:r>
          <w:ins w:id="103" w:author="wei ganchao" w:date="2022-01-09T16:55:00Z">
            <w:rPr>
              <w:rFonts w:ascii="Cambria Math" w:hAnsi="Cambria Math"/>
            </w:rPr>
            <m:t>t</m:t>
          </w:ins>
        </m:r>
      </m:oMath>
      <w:ins w:id="104" w:author="wei ganchao" w:date="2022-01-09T16:55:00Z">
        <w:r w:rsidR="00755C62">
          <w:t xml:space="preserve">. The panel C and D </w:t>
        </w:r>
      </w:ins>
      <w:ins w:id="105" w:author="wei ganchao" w:date="2022-01-09T16:56:00Z">
        <w:r w:rsidR="00755C62">
          <w:t>in figure 1 show the fitting results for the selected slices.</w:t>
        </w:r>
      </w:ins>
    </w:p>
    <w:p w14:paraId="4DF4A2B0" w14:textId="3DE66A8C" w:rsidR="00CC3ADA" w:rsidDel="00D30DD2" w:rsidRDefault="00052A6C" w:rsidP="009A7B80">
      <w:pPr>
        <w:rPr>
          <w:del w:id="106" w:author="wei ganchao" w:date="2022-01-09T17:38:00Z"/>
        </w:rPr>
      </w:pPr>
      <w:del w:id="107" w:author="wei ganchao" w:date="2022-01-09T17:38:00Z">
        <w:r w:rsidDel="00D30DD2">
          <w:lastRenderedPageBreak/>
          <w:delText>Figure 1.</w:delText>
        </w:r>
        <w:r w:rsidR="002E0B30" w:rsidDel="00D30DD2">
          <w:delText xml:space="preserve"> Use orientation tuning… as example</w:delText>
        </w:r>
        <w:r w:rsidR="00FF29E0" w:rsidDel="00D30DD2">
          <w:delText>. Bigger labels, consistent trial x-ticks, orientation 0-180 deg. Ticks on colorbars. Big labels for A/B – “Firing Rate” and “Fano Factor”</w:delText>
        </w:r>
      </w:del>
    </w:p>
    <w:p w14:paraId="7CB3C8F5" w14:textId="57503139" w:rsidR="00052A6C" w:rsidDel="00D30DD2" w:rsidRDefault="00052A6C" w:rsidP="009A7B80">
      <w:pPr>
        <w:rPr>
          <w:del w:id="108" w:author="wei ganchao" w:date="2022-01-09T17:38:00Z"/>
        </w:rPr>
      </w:pPr>
    </w:p>
    <w:p w14:paraId="35542D65" w14:textId="3F3E5382" w:rsidR="00CC3ADA" w:rsidDel="00D30DD2" w:rsidRDefault="00CC3ADA" w:rsidP="009A7B80">
      <w:pPr>
        <w:rPr>
          <w:del w:id="109" w:author="wei ganchao" w:date="2022-01-09T17:38:00Z"/>
        </w:rPr>
      </w:pPr>
      <w:del w:id="110" w:author="wei ganchao" w:date="2022-01-09T17:38:00Z">
        <w:r w:rsidDel="00D30DD2">
          <w:delText xml:space="preserve">Simulation settings: 100 directions from 0 to </w:delText>
        </w:r>
      </w:del>
      <w:del w:id="111" w:author="wei ganchao" w:date="2022-01-08T14:35:00Z">
        <w:r w:rsidDel="00C05D37">
          <w:delText>1 rad</w:delText>
        </w:r>
      </w:del>
      <w:del w:id="112" w:author="wei ganchao" w:date="2022-01-09T17:38:00Z">
        <w:r w:rsidDel="00D30DD2">
          <w:delText xml:space="preserve">. 100 trials. </w:delText>
        </w:r>
      </w:del>
      <m:oMath>
        <m:r>
          <w:del w:id="113" w:author="wei ganchao" w:date="2022-01-09T17:38:00Z">
            <w:rPr>
              <w:rFonts w:ascii="Cambria Math" w:hAnsi="Cambria Math"/>
            </w:rPr>
            <m:t>λ</m:t>
          </w:del>
        </m:r>
      </m:oMath>
      <w:del w:id="114" w:author="wei ganchao" w:date="2022-01-09T17:38:00Z">
        <w:r w:rsidDel="00D30DD2">
          <w:delText xml:space="preserve"> is modeled by </w:delText>
        </w:r>
      </w:del>
      <m:oMath>
        <m:r>
          <w:del w:id="115" w:author="wei ganchao" w:date="2022-01-09T17:38:00Z">
            <m:rPr>
              <m:sty m:val="p"/>
            </m:rPr>
            <w:rPr>
              <w:rFonts w:ascii="Cambria Math" w:hAnsi="Cambria Math"/>
            </w:rPr>
            <m:t>log⁡</m:t>
          </w:del>
        </m:r>
        <m:r>
          <w:del w:id="116" w:author="wei ganchao" w:date="2022-01-09T17:38:00Z">
            <w:rPr>
              <w:rFonts w:ascii="Cambria Math" w:hAnsi="Cambria Math"/>
            </w:rPr>
            <m:t>(Xβ)</m:t>
          </w:del>
        </m:r>
      </m:oMath>
      <w:del w:id="117" w:author="wei ganchao" w:date="2022-01-09T17:38:00Z">
        <w:r w:rsidDel="00D30DD2">
          <w:delText xml:space="preserve"> with </w:delText>
        </w:r>
        <w:r w:rsidR="00EA442D" w:rsidDel="00D30DD2">
          <w:delText>10</w:delText>
        </w:r>
        <w:r w:rsidDel="00D30DD2">
          <w:delText xml:space="preserve"> knots, </w:delText>
        </w:r>
      </w:del>
      <m:oMath>
        <m:r>
          <w:del w:id="118" w:author="wei ganchao" w:date="2022-01-09T17:38:00Z">
            <w:rPr>
              <w:rFonts w:ascii="Cambria Math" w:hAnsi="Cambria Math"/>
            </w:rPr>
            <m:t>ν=</m:t>
          </w:del>
        </m:r>
        <m:func>
          <m:funcPr>
            <m:ctrlPr>
              <w:del w:id="119" w:author="wei ganchao" w:date="2022-01-09T17:38:00Z">
                <w:rPr>
                  <w:rFonts w:ascii="Cambria Math" w:hAnsi="Cambria Math"/>
                </w:rPr>
              </w:del>
            </m:ctrlPr>
          </m:funcPr>
          <m:fName>
            <m:r>
              <w:del w:id="120" w:author="wei ganchao" w:date="2022-01-09T17:38:00Z">
                <m:rPr>
                  <m:sty m:val="p"/>
                </m:rPr>
                <w:rPr>
                  <w:rFonts w:ascii="Cambria Math" w:hAnsi="Cambria Math"/>
                </w:rPr>
                <m:t>log</m:t>
              </w:del>
            </m:r>
          </m:fName>
          <m:e>
            <m:d>
              <m:dPr>
                <m:ctrlPr>
                  <w:del w:id="121" w:author="wei ganchao" w:date="2022-01-09T17:38:00Z">
                    <w:rPr>
                      <w:rFonts w:ascii="Cambria Math" w:hAnsi="Cambria Math"/>
                      <w:i/>
                    </w:rPr>
                  </w:del>
                </m:ctrlPr>
              </m:dPr>
              <m:e>
                <m:r>
                  <w:del w:id="122" w:author="wei ganchao" w:date="2022-01-09T17:38:00Z">
                    <w:rPr>
                      <w:rFonts w:ascii="Cambria Math" w:hAnsi="Cambria Math"/>
                    </w:rPr>
                    <m:t>linspace</m:t>
                  </w:del>
                </m:r>
                <m:d>
                  <m:dPr>
                    <m:ctrlPr>
                      <w:del w:id="123" w:author="wei ganchao" w:date="2022-01-09T17:38:00Z">
                        <w:rPr>
                          <w:rFonts w:ascii="Cambria Math" w:hAnsi="Cambria Math"/>
                          <w:i/>
                        </w:rPr>
                      </w:del>
                    </m:ctrlPr>
                  </m:dPr>
                  <m:e>
                    <m:r>
                      <w:del w:id="124" w:author="wei ganchao" w:date="2022-01-09T17:38:00Z">
                        <w:rPr>
                          <w:rFonts w:ascii="Cambria Math" w:hAnsi="Cambria Math"/>
                        </w:rPr>
                        <m:t>-1, 1,100</m:t>
                      </w:del>
                    </m:r>
                  </m:e>
                </m:d>
              </m:e>
            </m:d>
          </m:e>
        </m:func>
        <m:r>
          <w:del w:id="125" w:author="wei ganchao" w:date="2022-01-09T17:38:00Z">
            <w:rPr>
              <w:rFonts w:ascii="Cambria Math" w:hAnsi="Cambria Math"/>
            </w:rPr>
            <m:t>=0.3679~2.7183</m:t>
          </w:del>
        </m:r>
      </m:oMath>
      <w:del w:id="126" w:author="wei ganchao" w:date="2022-01-09T17:38:00Z">
        <w:r w:rsidR="000D2C87" w:rsidDel="00D30DD2">
          <w:delText>, i.e., over- to under- dispersion.</w:delText>
        </w:r>
      </w:del>
    </w:p>
    <w:p w14:paraId="150A9D3B" w14:textId="59C513CE" w:rsidR="00D00308" w:rsidDel="00D30DD2" w:rsidRDefault="00052A6C" w:rsidP="009A7B80">
      <w:pPr>
        <w:rPr>
          <w:del w:id="127" w:author="wei ganchao" w:date="2022-01-09T17:38:00Z"/>
        </w:rPr>
      </w:pPr>
      <w:del w:id="128" w:author="wei ganchao" w:date="2022-01-09T17:38:00Z">
        <w:r w:rsidDel="00D30DD2">
          <w:delText>Blue = The 20-th trial</w:delText>
        </w:r>
      </w:del>
    </w:p>
    <w:p w14:paraId="5EC511B6" w14:textId="2099D052" w:rsidR="00052A6C" w:rsidDel="00D30DD2" w:rsidRDefault="00052A6C" w:rsidP="009A7B80">
      <w:pPr>
        <w:rPr>
          <w:del w:id="129" w:author="wei ganchao" w:date="2022-01-09T17:38:00Z"/>
        </w:rPr>
      </w:pPr>
      <w:del w:id="130" w:author="wei ganchao" w:date="2022-01-09T17:38:00Z">
        <w:r w:rsidDel="00D30DD2">
          <w:delText>Red = the 80-th trial</w:delText>
        </w:r>
      </w:del>
    </w:p>
    <w:p w14:paraId="5A094B57" w14:textId="3AF134D8" w:rsidR="00052A6C" w:rsidDel="00D30DD2" w:rsidRDefault="00052A6C" w:rsidP="009A7B80">
      <w:pPr>
        <w:rPr>
          <w:del w:id="131" w:author="wei ganchao" w:date="2022-01-09T17:38:00Z"/>
        </w:rPr>
      </w:pPr>
      <w:del w:id="132" w:author="wei ganchao" w:date="2022-01-09T17:38:00Z">
        <w:r w:rsidDel="00D30DD2">
          <w:delText>Cyan = the peak place field position for the 20-th trial</w:delText>
        </w:r>
        <w:r w:rsidR="00640263" w:rsidDel="00D30DD2">
          <w:delText xml:space="preserve">, </w:delText>
        </w:r>
      </w:del>
      <w:del w:id="133" w:author="wei ganchao" w:date="2022-01-09T17:18:00Z">
        <w:r w:rsidR="00640263" w:rsidDel="00946BEA">
          <w:delText>0.485 rad</w:delText>
        </w:r>
      </w:del>
    </w:p>
    <w:p w14:paraId="53671689" w14:textId="35CAA23D" w:rsidR="00052A6C" w:rsidDel="00D30DD2" w:rsidRDefault="00052A6C" w:rsidP="009A7B80">
      <w:pPr>
        <w:rPr>
          <w:del w:id="134" w:author="wei ganchao" w:date="2022-01-09T17:38:00Z"/>
        </w:rPr>
      </w:pPr>
      <w:del w:id="135" w:author="wei ganchao" w:date="2022-01-09T17:38:00Z">
        <w:r w:rsidDel="00D30DD2">
          <w:delText>Yellow = the peak place filed position for the 80-th trial</w:delText>
        </w:r>
        <w:r w:rsidR="00640263" w:rsidDel="00D30DD2">
          <w:delText xml:space="preserve">, </w:delText>
        </w:r>
      </w:del>
      <w:del w:id="136" w:author="wei ganchao" w:date="2022-01-09T17:18:00Z">
        <w:r w:rsidR="00640263" w:rsidDel="00A6091C">
          <w:delText>0.626 rad</w:delText>
        </w:r>
      </w:del>
    </w:p>
    <w:p w14:paraId="7E0EE10C" w14:textId="3D2CB63E" w:rsidR="00D00308" w:rsidRDefault="00D00308" w:rsidP="009A7B80"/>
    <w:p w14:paraId="775837F2" w14:textId="77777777" w:rsidR="00FF29E0" w:rsidRDefault="00FF29E0"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06CA056B" w:rsidR="00D62B20" w:rsidRDefault="00D62B20" w:rsidP="009A7B80"/>
    <w:p w14:paraId="0F3E8183" w14:textId="311B3A40" w:rsidR="0082447E" w:rsidRDefault="0082447E" w:rsidP="009A7B80">
      <w:r>
        <w:t>Ideas…</w:t>
      </w:r>
    </w:p>
    <w:p w14:paraId="7C9668B6" w14:textId="1340B78C" w:rsidR="0082447E" w:rsidRDefault="0082447E" w:rsidP="0082447E">
      <w:pPr>
        <w:pStyle w:val="ListParagraph"/>
        <w:numPr>
          <w:ilvl w:val="0"/>
          <w:numId w:val="3"/>
        </w:numPr>
      </w:pPr>
      <w:r>
        <w:t>Q determines the timescales in the state estimates… we can’t track arbitrarily fast changes. Changes in dispersion are somewhat hard to track.</w:t>
      </w:r>
    </w:p>
    <w:p w14:paraId="22AD7D5F" w14:textId="56C1BB1E" w:rsidR="0082447E" w:rsidRDefault="00332EEB" w:rsidP="00102D28">
      <w:pPr>
        <w:pStyle w:val="ListParagraph"/>
        <w:numPr>
          <w:ilvl w:val="0"/>
          <w:numId w:val="3"/>
        </w:numPr>
      </w:pPr>
      <w:r>
        <w:t xml:space="preserve">(Fig 2) </w:t>
      </w:r>
      <w:r w:rsidR="0082447E">
        <w:t>Practical issue – most neuroscientists only look at the mean, but you could imagine the dispersion changing while the mean is constant</w:t>
      </w:r>
      <w:r w:rsidR="0034545D">
        <w:t>… (Scott … Pillow Neurips – NB-LDS constant dispersion param?).  Also illustrate how CMP-DGLM can track over- and under-dispersion.</w:t>
      </w:r>
    </w:p>
    <w:p w14:paraId="6D02C124" w14:textId="1B1C844F" w:rsidR="005D4FB7" w:rsidRDefault="00295B55" w:rsidP="009A7B80">
      <w:ins w:id="137" w:author="wei ganchao" w:date="2022-01-08T15:18:00Z">
        <w:r>
          <w:rPr>
            <w:noProof/>
          </w:rPr>
          <w:drawing>
            <wp:inline distT="0" distB="0" distL="0" distR="0" wp14:anchorId="34844497" wp14:editId="0C1BA1D8">
              <wp:extent cx="6395085" cy="24168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5085" cy="2416810"/>
                      </a:xfrm>
                      <a:prstGeom prst="rect">
                        <a:avLst/>
                      </a:prstGeom>
                      <a:noFill/>
                      <a:ln>
                        <a:noFill/>
                      </a:ln>
                    </pic:spPr>
                  </pic:pic>
                </a:graphicData>
              </a:graphic>
            </wp:inline>
          </w:drawing>
        </w:r>
      </w:ins>
      <w:del w:id="138" w:author="wei ganchao" w:date="2022-01-08T14:42:00Z">
        <w:r w:rsidR="005D4FB7" w:rsidDel="0087120C">
          <w:delText>TBD…</w:delText>
        </w:r>
      </w:del>
    </w:p>
    <w:p w14:paraId="085B8E8A" w14:textId="097F014D" w:rsidR="005D4FB7" w:rsidRDefault="00D30DD2" w:rsidP="009A7B80">
      <w:pPr>
        <w:rPr>
          <w:ins w:id="139" w:author="wei ganchao" w:date="2022-01-09T17:39:00Z"/>
          <w:lang w:eastAsia="zh-CN"/>
        </w:rPr>
      </w:pPr>
      <w:ins w:id="140" w:author="wei ganchao" w:date="2022-01-09T17:39:00Z">
        <w:r>
          <w:t>Figure 2.</w:t>
        </w:r>
      </w:ins>
      <w:ins w:id="141" w:author="wei ganchao" w:date="2022-01-09T18:05:00Z">
        <w:r w:rsidR="000F0CE2">
          <w:rPr>
            <w:rFonts w:hint="eastAsia"/>
            <w:lang w:eastAsia="zh-CN"/>
          </w:rPr>
          <w:t xml:space="preserve"> </w:t>
        </w:r>
      </w:ins>
      <w:ins w:id="142" w:author="wei ganchao" w:date="2022-01-09T18:09:00Z">
        <w:r w:rsidR="000F0CE2">
          <w:rPr>
            <w:lang w:eastAsia="zh-CN"/>
          </w:rPr>
          <w:t xml:space="preserve">Constant firing rate with non-stationary variability. The </w:t>
        </w:r>
      </w:ins>
      <w:ins w:id="143" w:author="wei ganchao" w:date="2022-01-09T18:10:00Z">
        <w:r w:rsidR="000F0CE2">
          <w:rPr>
            <w:lang w:eastAsia="zh-CN"/>
          </w:rPr>
          <w:t xml:space="preserve">mean firing rate is </w:t>
        </w:r>
        <w:r w:rsidR="00E24EAF">
          <w:rPr>
            <w:lang w:eastAsia="zh-CN"/>
          </w:rPr>
          <w:t>held constant</w:t>
        </w:r>
      </w:ins>
      <w:ins w:id="144" w:author="wei ganchao" w:date="2022-01-09T18:13:00Z">
        <w:r w:rsidR="00E24EAF">
          <w:rPr>
            <w:lang w:eastAsia="zh-CN"/>
          </w:rPr>
          <w:t xml:space="preserve"> at 4</w:t>
        </w:r>
      </w:ins>
      <w:ins w:id="145" w:author="wei ganchao" w:date="2022-01-09T18:10:00Z">
        <w:r w:rsidR="00E24EAF">
          <w:rPr>
            <w:lang w:eastAsia="zh-CN"/>
          </w:rPr>
          <w:t xml:space="preserve">, but there is a sharp decrease in variability at around </w:t>
        </w:r>
      </w:ins>
      <w:ins w:id="146" w:author="wei ganchao" w:date="2022-01-09T18:11:00Z">
        <w:r w:rsidR="00E24EAF">
          <w:rPr>
            <w:lang w:eastAsia="zh-CN"/>
          </w:rPr>
          <w:t xml:space="preserve">500. The dispersion recovers back exponentially afterwards. (A) The </w:t>
        </w:r>
      </w:ins>
      <w:ins w:id="147" w:author="wei ganchao" w:date="2022-01-09T18:12:00Z">
        <w:r w:rsidR="00E24EAF">
          <w:rPr>
            <w:lang w:eastAsia="zh-CN"/>
          </w:rPr>
          <w:t>background grey line shows the simulated spikes, with</w:t>
        </w:r>
      </w:ins>
      <w:ins w:id="148" w:author="wei ganchao" w:date="2022-01-09T18:13:00Z">
        <w:r w:rsidR="00E24EAF">
          <w:rPr>
            <w:lang w:eastAsia="zh-CN"/>
          </w:rPr>
          <w:t xml:space="preserve"> the ground truth firing rate</w:t>
        </w:r>
      </w:ins>
      <w:ins w:id="149" w:author="wei ganchao" w:date="2022-01-09T18:14:00Z">
        <w:r w:rsidR="00E24EAF">
          <w:rPr>
            <w:lang w:eastAsia="zh-CN"/>
          </w:rPr>
          <w:t xml:space="preserve"> in blue. The </w:t>
        </w:r>
      </w:ins>
      <w:ins w:id="150" w:author="wei ganchao" w:date="2022-01-09T18:15:00Z">
        <w:r w:rsidR="00E24EAF">
          <w:rPr>
            <w:lang w:eastAsia="zh-CN"/>
          </w:rPr>
          <w:t xml:space="preserve">solid </w:t>
        </w:r>
      </w:ins>
      <w:ins w:id="151" w:author="wei ganchao" w:date="2022-01-09T18:14:00Z">
        <w:r w:rsidR="00E24EAF">
          <w:rPr>
            <w:lang w:eastAsia="zh-CN"/>
          </w:rPr>
          <w:t>red line shows the fitted value</w:t>
        </w:r>
      </w:ins>
      <w:ins w:id="152" w:author="wei ganchao" w:date="2022-01-09T18:15:00Z">
        <w:r w:rsidR="00E24EAF">
          <w:rPr>
            <w:lang w:eastAsia="zh-CN"/>
          </w:rPr>
          <w:t xml:space="preserve">, and the dashed line shows one standard deviation from the </w:t>
        </w:r>
        <w:r w:rsidR="0055435D">
          <w:rPr>
            <w:lang w:eastAsia="zh-CN"/>
          </w:rPr>
          <w:t>MAP. The standard deviations are calculated by truncated summation</w:t>
        </w:r>
      </w:ins>
      <w:ins w:id="153" w:author="wei ganchao" w:date="2022-01-09T18:16:00Z">
        <w:r w:rsidR="0055435D">
          <w:rPr>
            <w:lang w:eastAsia="zh-CN"/>
          </w:rPr>
          <w:t>, but the approximations give essentially the same results (details in</w:t>
        </w:r>
      </w:ins>
      <w:ins w:id="154" w:author="wei ganchao" w:date="2022-01-09T18:17:00Z">
        <w:r w:rsidR="0055435D">
          <w:rPr>
            <w:lang w:eastAsia="zh-CN"/>
          </w:rPr>
          <w:t xml:space="preserve"> appendix- quantifying uncertainties</w:t>
        </w:r>
      </w:ins>
      <w:ins w:id="155" w:author="wei ganchao" w:date="2022-01-09T18:16:00Z">
        <w:r w:rsidR="0055435D">
          <w:rPr>
            <w:lang w:eastAsia="zh-CN"/>
          </w:rPr>
          <w:t>).</w:t>
        </w:r>
      </w:ins>
      <w:ins w:id="156" w:author="wei ganchao" w:date="2022-01-09T18:17:00Z">
        <w:r w:rsidR="0055435D">
          <w:rPr>
            <w:lang w:eastAsia="zh-CN"/>
          </w:rPr>
          <w:t xml:space="preserve"> (B) The fitted Fano factor is shown in red, overlai</w:t>
        </w:r>
      </w:ins>
      <w:ins w:id="157" w:author="wei ganchao" w:date="2022-01-09T18:18:00Z">
        <w:r w:rsidR="0055435D">
          <w:rPr>
            <w:lang w:eastAsia="zh-CN"/>
          </w:rPr>
          <w:t>d by the ground truth in blue.</w:t>
        </w:r>
      </w:ins>
      <w:ins w:id="158" w:author="wei ganchao" w:date="2022-01-09T18:14:00Z">
        <w:r w:rsidR="00E24EAF">
          <w:rPr>
            <w:lang w:eastAsia="zh-CN"/>
          </w:rPr>
          <w:t xml:space="preserve"> </w:t>
        </w:r>
      </w:ins>
    </w:p>
    <w:p w14:paraId="22766C19" w14:textId="22B267DB" w:rsidR="00C05D37" w:rsidRDefault="00C05D37" w:rsidP="009A7B80">
      <w:pPr>
        <w:rPr>
          <w:ins w:id="159" w:author="wei ganchao" w:date="2022-01-08T14:35:00Z"/>
        </w:rPr>
      </w:pPr>
    </w:p>
    <w:p w14:paraId="3146FC66" w14:textId="43CA9811" w:rsidR="00C05D37" w:rsidRDefault="00150ECA" w:rsidP="009A7B80">
      <w:pPr>
        <w:rPr>
          <w:ins w:id="160" w:author="wei ganchao" w:date="2022-01-10T10:02:00Z"/>
        </w:rPr>
      </w:pPr>
      <w:ins w:id="161" w:author="wei ganchao" w:date="2022-01-10T09:13:00Z">
        <w:r>
          <w:t>We then control</w:t>
        </w:r>
      </w:ins>
      <w:ins w:id="162" w:author="wei ganchao" w:date="2022-01-10T09:23:00Z">
        <w:r w:rsidR="00676CE8">
          <w:t xml:space="preserve"> the mean firing rate to be constant, but make the variance decrease</w:t>
        </w:r>
      </w:ins>
      <w:ins w:id="163" w:author="wei ganchao" w:date="2022-01-10T09:25:00Z">
        <w:r w:rsidR="00676CE8">
          <w:t xml:space="preserve"> at first and recover back exponentially</w:t>
        </w:r>
      </w:ins>
      <w:ins w:id="164" w:author="wei ganchao" w:date="2022-01-10T09:26:00Z">
        <w:r w:rsidR="00676CE8">
          <w:t>.</w:t>
        </w:r>
      </w:ins>
      <w:ins w:id="165" w:author="wei ganchao" w:date="2022-01-10T09:27:00Z">
        <w:r w:rsidR="00676CE8">
          <w:t xml:space="preserve"> </w:t>
        </w:r>
      </w:ins>
      <w:ins w:id="166" w:author="wei ganchao" w:date="2022-01-10T09:32:00Z">
        <w:r w:rsidR="006C6060">
          <w:t xml:space="preserve">Intuitively, </w:t>
        </w:r>
      </w:ins>
      <w:ins w:id="167" w:author="wei ganchao" w:date="2022-01-10T10:01:00Z">
        <w:r w:rsidR="00F66A46">
          <w:t>the more variability in neu</w:t>
        </w:r>
      </w:ins>
      <w:ins w:id="168" w:author="wei ganchao" w:date="2022-01-10T10:02:00Z">
        <w:r w:rsidR="00F66A46">
          <w:t>ral activities, the more variance in the firing rate.</w:t>
        </w:r>
      </w:ins>
    </w:p>
    <w:p w14:paraId="1FAFFFFA" w14:textId="5C4BA276" w:rsidR="00C05D37" w:rsidRDefault="00F66A46" w:rsidP="009A7B80">
      <w:pPr>
        <w:rPr>
          <w:ins w:id="169" w:author="wei ganchao" w:date="2022-01-10T10:09:00Z"/>
          <w:color w:val="FF0000"/>
        </w:rPr>
      </w:pPr>
      <w:ins w:id="170" w:author="wei ganchao" w:date="2022-01-10T10:03:00Z">
        <w:r>
          <w:rPr>
            <w:color w:val="FF0000"/>
          </w:rPr>
          <w:t>Maybe we can compare CMP vs. Poisson here</w:t>
        </w:r>
      </w:ins>
      <w:ins w:id="171" w:author="wei ganchao" w:date="2022-01-10T10:06:00Z">
        <w:r w:rsidR="009B10EC">
          <w:rPr>
            <w:color w:val="FF0000"/>
          </w:rPr>
          <w:t xml:space="preserve">. </w:t>
        </w:r>
      </w:ins>
      <w:ins w:id="172" w:author="wei ganchao" w:date="2022-01-10T10:08:00Z">
        <w:r w:rsidR="009D1475">
          <w:rPr>
            <w:color w:val="FF0000"/>
          </w:rPr>
          <w:t xml:space="preserve">Basically, there’s no “free lunch”… CMP dynamic model allow us to </w:t>
        </w:r>
      </w:ins>
      <w:ins w:id="173" w:author="wei ganchao" w:date="2022-01-10T10:09:00Z">
        <w:r w:rsidR="009D1475">
          <w:rPr>
            <w:color w:val="FF0000"/>
          </w:rPr>
          <w:t>track FF, but it sacrifice the estimation</w:t>
        </w:r>
      </w:ins>
      <w:ins w:id="174" w:author="wei ganchao" w:date="2022-01-10T10:24:00Z">
        <w:r w:rsidR="006C0592">
          <w:rPr>
            <w:color w:val="FF0000"/>
          </w:rPr>
          <w:t xml:space="preserve"> accuracy</w:t>
        </w:r>
      </w:ins>
      <w:ins w:id="175" w:author="wei ganchao" w:date="2022-01-10T10:09:00Z">
        <w:r w:rsidR="009D1475">
          <w:rPr>
            <w:color w:val="FF0000"/>
          </w:rPr>
          <w:t xml:space="preserve"> </w:t>
        </w:r>
      </w:ins>
      <w:ins w:id="176" w:author="wei ganchao" w:date="2022-01-10T10:25:00Z">
        <w:r w:rsidR="006C0592">
          <w:rPr>
            <w:color w:val="FF0000"/>
          </w:rPr>
          <w:t>for</w:t>
        </w:r>
      </w:ins>
      <w:ins w:id="177" w:author="wei ganchao" w:date="2022-01-10T10:09:00Z">
        <w:r w:rsidR="009D1475">
          <w:rPr>
            <w:color w:val="FF0000"/>
          </w:rPr>
          <w:t xml:space="preserve"> </w:t>
        </w:r>
      </w:ins>
      <w:ins w:id="178" w:author="wei ganchao" w:date="2022-01-10T10:25:00Z">
        <w:r w:rsidR="006C0592">
          <w:rPr>
            <w:color w:val="FF0000"/>
          </w:rPr>
          <w:t xml:space="preserve">mean </w:t>
        </w:r>
      </w:ins>
      <w:ins w:id="179" w:author="wei ganchao" w:date="2022-01-10T10:24:00Z">
        <w:r w:rsidR="002D4B7C">
          <w:rPr>
            <w:color w:val="FF0000"/>
          </w:rPr>
          <w:t>a bit</w:t>
        </w:r>
      </w:ins>
      <w:ins w:id="180" w:author="wei ganchao" w:date="2022-01-10T10:09:00Z">
        <w:r w:rsidR="009D1475">
          <w:rPr>
            <w:color w:val="FF0000"/>
          </w:rPr>
          <w:t>.</w:t>
        </w:r>
      </w:ins>
    </w:p>
    <w:p w14:paraId="00CFEB51" w14:textId="4DB97EF3" w:rsidR="009D1475" w:rsidRDefault="009D1475" w:rsidP="009A7B80">
      <w:pPr>
        <w:rPr>
          <w:ins w:id="181" w:author="wei ganchao" w:date="2022-01-10T10:09:00Z"/>
          <w:color w:val="FF0000"/>
        </w:rPr>
      </w:pPr>
    </w:p>
    <w:p w14:paraId="60481CD9" w14:textId="17C35D5D" w:rsidR="009D1475" w:rsidRDefault="009D1475" w:rsidP="009A7B80">
      <w:pPr>
        <w:rPr>
          <w:ins w:id="182" w:author="wei ganchao" w:date="2022-01-10T10:09:00Z"/>
          <w:color w:val="FF0000"/>
        </w:rPr>
      </w:pPr>
    </w:p>
    <w:p w14:paraId="3CE183F0" w14:textId="21E14A3C" w:rsidR="009D1475" w:rsidRDefault="009D1475" w:rsidP="009A7B80">
      <w:pPr>
        <w:rPr>
          <w:ins w:id="183" w:author="wei ganchao" w:date="2022-01-10T10:09:00Z"/>
          <w:color w:val="FF0000"/>
        </w:rPr>
      </w:pPr>
    </w:p>
    <w:p w14:paraId="4ACE6E9A" w14:textId="4BEA298D" w:rsidR="00A93FB6" w:rsidRDefault="00A93FB6" w:rsidP="009A7B80">
      <w:pPr>
        <w:rPr>
          <w:ins w:id="184" w:author="wei ganchao" w:date="2022-01-10T10:20:00Z"/>
          <w:color w:val="FF0000"/>
        </w:rPr>
      </w:pPr>
      <w:ins w:id="185" w:author="wei ganchao" w:date="2022-01-10T10:20:00Z">
        <w:r>
          <w:rPr>
            <w:color w:val="FF0000"/>
          </w:rPr>
          <w:lastRenderedPageBreak/>
          <w:t xml:space="preserve">Use the same Q for </w:t>
        </w:r>
      </w:ins>
      <m:oMath>
        <m:sSub>
          <m:sSubPr>
            <m:ctrlPr>
              <w:ins w:id="186" w:author="wei ganchao" w:date="2022-01-10T10:20:00Z">
                <w:rPr>
                  <w:rFonts w:ascii="Cambria Math" w:hAnsi="Cambria Math"/>
                  <w:i/>
                  <w:color w:val="FF0000"/>
                </w:rPr>
              </w:ins>
            </m:ctrlPr>
          </m:sSubPr>
          <m:e>
            <m:r>
              <w:ins w:id="187" w:author="wei ganchao" w:date="2022-01-10T10:20:00Z">
                <w:rPr>
                  <w:rFonts w:ascii="Cambria Math" w:hAnsi="Cambria Math"/>
                  <w:color w:val="FF0000"/>
                </w:rPr>
                <m:t>λ</m:t>
              </w:ins>
            </m:r>
          </m:e>
          <m:sub>
            <m:r>
              <w:ins w:id="188" w:author="wei ganchao" w:date="2022-01-10T10:20:00Z">
                <w:rPr>
                  <w:rFonts w:ascii="Cambria Math" w:hAnsi="Cambria Math"/>
                  <w:color w:val="FF0000"/>
                </w:rPr>
                <m:t>t</m:t>
              </w:ins>
            </m:r>
          </m:sub>
        </m:sSub>
      </m:oMath>
      <w:ins w:id="189" w:author="wei ganchao" w:date="2022-01-10T10:20:00Z">
        <w:r>
          <w:rPr>
            <w:color w:val="FF0000"/>
          </w:rPr>
          <w:t xml:space="preserve"> (9.3998e-04).</w:t>
        </w:r>
      </w:ins>
    </w:p>
    <w:p w14:paraId="019C34A1" w14:textId="356F1D1A" w:rsidR="009D1475" w:rsidRDefault="009D1475" w:rsidP="009A7B80">
      <w:pPr>
        <w:rPr>
          <w:ins w:id="190" w:author="wei ganchao" w:date="2022-01-10T10:21:00Z"/>
          <w:color w:val="FF0000"/>
        </w:rPr>
      </w:pPr>
      <w:ins w:id="191" w:author="wei ganchao" w:date="2022-01-10T10:09:00Z">
        <w:r>
          <w:rPr>
            <w:color w:val="FF0000"/>
          </w:rPr>
          <w:t>Left: The mean firing rate</w:t>
        </w:r>
      </w:ins>
      <w:ins w:id="192" w:author="wei ganchao" w:date="2022-01-10T10:20:00Z">
        <w:r w:rsidR="00A93FB6">
          <w:rPr>
            <w:color w:val="FF0000"/>
          </w:rPr>
          <w:t>. Blue</w:t>
        </w:r>
      </w:ins>
      <w:ins w:id="193" w:author="wei ganchao" w:date="2022-01-10T10:21:00Z">
        <w:r w:rsidR="00A93FB6">
          <w:rPr>
            <w:color w:val="FF0000"/>
          </w:rPr>
          <w:t>: CMP fit; red: Poisson fit.</w:t>
        </w:r>
      </w:ins>
    </w:p>
    <w:p w14:paraId="3ABFC597" w14:textId="56EF7A6D" w:rsidR="00A93FB6" w:rsidRDefault="00A93FB6" w:rsidP="009A7B80">
      <w:pPr>
        <w:rPr>
          <w:ins w:id="194" w:author="wei ganchao" w:date="2022-01-10T10:10:00Z"/>
          <w:color w:val="FF0000"/>
        </w:rPr>
      </w:pPr>
      <w:ins w:id="195" w:author="wei ganchao" w:date="2022-01-10T10:21:00Z">
        <w:r>
          <w:rPr>
            <w:color w:val="FF0000"/>
          </w:rPr>
          <w:t>- similar, but the blue one (CMP) varies a bit</w:t>
        </w:r>
      </w:ins>
      <w:ins w:id="196" w:author="wei ganchao" w:date="2022-01-10T10:29:00Z">
        <w:r w:rsidR="002F370F">
          <w:rPr>
            <w:color w:val="FF0000"/>
          </w:rPr>
          <w:t xml:space="preserve"> more</w:t>
        </w:r>
      </w:ins>
      <w:ins w:id="197" w:author="wei ganchao" w:date="2022-01-10T10:21:00Z">
        <w:r>
          <w:rPr>
            <w:color w:val="FF0000"/>
          </w:rPr>
          <w:t>.</w:t>
        </w:r>
      </w:ins>
    </w:p>
    <w:p w14:paraId="5AE99FC9" w14:textId="0E7D1B21" w:rsidR="009D1475" w:rsidRPr="009D1475" w:rsidRDefault="009D1475" w:rsidP="009A7B80">
      <w:pPr>
        <w:rPr>
          <w:ins w:id="198" w:author="wei ganchao" w:date="2022-01-08T14:35:00Z"/>
          <w:color w:val="FF0000"/>
          <w:rPrChange w:id="199" w:author="wei ganchao" w:date="2022-01-10T10:09:00Z">
            <w:rPr>
              <w:ins w:id="200" w:author="wei ganchao" w:date="2022-01-08T14:35:00Z"/>
            </w:rPr>
          </w:rPrChange>
        </w:rPr>
      </w:pPr>
      <w:ins w:id="201" w:author="wei ganchao" w:date="2022-01-10T10:10:00Z">
        <w:r>
          <w:rPr>
            <w:color w:val="FF0000"/>
          </w:rPr>
          <w:t>Right: comparison of variance of mean firing rate, Orange: CMP; blue: Poisson</w:t>
        </w:r>
      </w:ins>
      <w:ins w:id="202" w:author="wei ganchao" w:date="2022-01-10T10:13:00Z">
        <w:r w:rsidR="005A6FAE">
          <w:rPr>
            <w:color w:val="FF0000"/>
          </w:rPr>
          <w:t xml:space="preserve"> (lognormal variance)</w:t>
        </w:r>
      </w:ins>
      <w:ins w:id="203" w:author="wei ganchao" w:date="2022-01-10T10:09:00Z">
        <w:r>
          <w:rPr>
            <w:color w:val="FF0000"/>
          </w:rPr>
          <w:t xml:space="preserve"> </w:t>
        </w:r>
      </w:ins>
    </w:p>
    <w:p w14:paraId="5082F2A4" w14:textId="34370F3B" w:rsidR="00C05D37" w:rsidRDefault="00A93FB6" w:rsidP="009A7B80">
      <w:pPr>
        <w:rPr>
          <w:ins w:id="204" w:author="wei ganchao" w:date="2022-01-10T10:11:00Z"/>
        </w:rPr>
      </w:pPr>
      <w:ins w:id="205" w:author="wei ganchao" w:date="2022-01-10T10:20:00Z">
        <w:r w:rsidRPr="008535D2">
          <w:rPr>
            <w:noProof/>
          </w:rPr>
          <w:drawing>
            <wp:inline distT="0" distB="0" distL="0" distR="0" wp14:anchorId="3F500DCB" wp14:editId="7AC4BAB6">
              <wp:extent cx="2449397" cy="1835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0124" cy="1835695"/>
                      </a:xfrm>
                      <a:prstGeom prst="rect">
                        <a:avLst/>
                      </a:prstGeom>
                      <a:noFill/>
                      <a:ln>
                        <a:noFill/>
                      </a:ln>
                    </pic:spPr>
                  </pic:pic>
                </a:graphicData>
              </a:graphic>
            </wp:inline>
          </w:drawing>
        </w:r>
      </w:ins>
      <w:ins w:id="206" w:author="wei ganchao" w:date="2022-01-10T10:07:00Z">
        <w:r w:rsidR="009B10EC" w:rsidRPr="00207805">
          <w:rPr>
            <w:noProof/>
          </w:rPr>
          <w:drawing>
            <wp:inline distT="0" distB="0" distL="0" distR="0" wp14:anchorId="42C98A73" wp14:editId="63D1CB0F">
              <wp:extent cx="2411450" cy="1806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2758" cy="1807555"/>
                      </a:xfrm>
                      <a:prstGeom prst="rect">
                        <a:avLst/>
                      </a:prstGeom>
                      <a:noFill/>
                      <a:ln>
                        <a:noFill/>
                      </a:ln>
                    </pic:spPr>
                  </pic:pic>
                </a:graphicData>
              </a:graphic>
            </wp:inline>
          </w:drawing>
        </w:r>
      </w:ins>
    </w:p>
    <w:p w14:paraId="7286FD81" w14:textId="58A36A3F" w:rsidR="009D1475" w:rsidRPr="009D1475" w:rsidRDefault="009D1475" w:rsidP="009A7B80">
      <w:pPr>
        <w:rPr>
          <w:ins w:id="207" w:author="wei ganchao" w:date="2022-01-10T10:07:00Z"/>
          <w:color w:val="FF0000"/>
          <w:rPrChange w:id="208" w:author="wei ganchao" w:date="2022-01-10T10:12:00Z">
            <w:rPr>
              <w:ins w:id="209" w:author="wei ganchao" w:date="2022-01-10T10:07:00Z"/>
            </w:rPr>
          </w:rPrChange>
        </w:rPr>
      </w:pPr>
      <w:ins w:id="210" w:author="wei ganchao" w:date="2022-01-10T10:12:00Z">
        <w:r>
          <w:rPr>
            <w:color w:val="FF0000"/>
          </w:rPr>
          <w:t xml:space="preserve">When we turn on the Q estimation for Poisson, the variance should be even smaller (because the ground truth is constant </w:t>
        </w:r>
      </w:ins>
      <m:oMath>
        <m:sSub>
          <m:sSubPr>
            <m:ctrlPr>
              <w:ins w:id="211" w:author="wei ganchao" w:date="2022-01-10T10:12:00Z">
                <w:rPr>
                  <w:rFonts w:ascii="Cambria Math" w:hAnsi="Cambria Math"/>
                  <w:i/>
                  <w:color w:val="FF0000"/>
                </w:rPr>
              </w:ins>
            </m:ctrlPr>
          </m:sSubPr>
          <m:e>
            <m:r>
              <w:ins w:id="212" w:author="wei ganchao" w:date="2022-01-10T10:12:00Z">
                <w:rPr>
                  <w:rFonts w:ascii="Cambria Math" w:hAnsi="Cambria Math"/>
                  <w:color w:val="FF0000"/>
                </w:rPr>
                <m:t>λ</m:t>
              </w:ins>
            </m:r>
          </m:e>
          <m:sub>
            <m:r>
              <w:ins w:id="213" w:author="wei ganchao" w:date="2022-01-10T10:12:00Z">
                <w:rPr>
                  <w:rFonts w:ascii="Cambria Math" w:hAnsi="Cambria Math"/>
                  <w:color w:val="FF0000"/>
                </w:rPr>
                <m:t>t</m:t>
              </w:ins>
            </m:r>
          </m:sub>
        </m:sSub>
      </m:oMath>
      <w:ins w:id="214" w:author="wei ganchao" w:date="2022-01-10T10:12:00Z">
        <w:r>
          <w:rPr>
            <w:color w:val="FF0000"/>
          </w:rPr>
          <w:t>)</w:t>
        </w:r>
      </w:ins>
      <w:ins w:id="215" w:author="wei ganchao" w:date="2022-01-10T10:13:00Z">
        <w:r>
          <w:rPr>
            <w:color w:val="FF0000"/>
          </w:rPr>
          <w:t xml:space="preserve">. </w:t>
        </w:r>
      </w:ins>
      <w:ins w:id="216" w:author="wei ganchao" w:date="2022-01-10T10:23:00Z">
        <w:r w:rsidR="00A93FB6">
          <w:rPr>
            <w:color w:val="FF0000"/>
          </w:rPr>
          <w:t xml:space="preserve">Optimized </w:t>
        </w:r>
      </w:ins>
      <w:ins w:id="217" w:author="wei ganchao" w:date="2022-01-10T10:13:00Z">
        <w:r>
          <w:rPr>
            <w:color w:val="FF0000"/>
          </w:rPr>
          <w:t>Q = 6.2826e-0</w:t>
        </w:r>
        <w:r w:rsidR="005A6FAE">
          <w:rPr>
            <w:color w:val="FF0000"/>
          </w:rPr>
          <w:t>7</w:t>
        </w:r>
        <w:r>
          <w:rPr>
            <w:color w:val="FF0000"/>
          </w:rPr>
          <w:t>.</w:t>
        </w:r>
      </w:ins>
    </w:p>
    <w:p w14:paraId="73F8F25E" w14:textId="53F7ED8E" w:rsidR="009B10EC" w:rsidRDefault="009B10EC" w:rsidP="009A7B80">
      <w:pPr>
        <w:rPr>
          <w:ins w:id="218" w:author="wei ganchao" w:date="2022-01-10T10:07:00Z"/>
        </w:rPr>
      </w:pPr>
    </w:p>
    <w:p w14:paraId="69613ADF" w14:textId="25A9F292" w:rsidR="009B10EC" w:rsidRDefault="005A6FAE" w:rsidP="009A7B80">
      <w:pPr>
        <w:rPr>
          <w:ins w:id="219" w:author="wei ganchao" w:date="2022-01-08T14:35:00Z"/>
        </w:rPr>
      </w:pPr>
      <w:ins w:id="220" w:author="wei ganchao" w:date="2022-01-10T10:15:00Z">
        <w:r w:rsidRPr="00F30F02">
          <w:rPr>
            <w:noProof/>
          </w:rPr>
          <w:drawing>
            <wp:inline distT="0" distB="0" distL="0" distR="0" wp14:anchorId="03CB97FF" wp14:editId="3492B3A8">
              <wp:extent cx="2390069" cy="179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3432" cy="1793219"/>
                      </a:xfrm>
                      <a:prstGeom prst="rect">
                        <a:avLst/>
                      </a:prstGeom>
                      <a:noFill/>
                      <a:ln>
                        <a:noFill/>
                      </a:ln>
                    </pic:spPr>
                  </pic:pic>
                </a:graphicData>
              </a:graphic>
            </wp:inline>
          </w:drawing>
        </w:r>
      </w:ins>
      <w:ins w:id="221" w:author="wei ganchao" w:date="2022-01-10T10:07:00Z">
        <w:r w:rsidR="009B10EC" w:rsidRPr="00207805">
          <w:rPr>
            <w:noProof/>
          </w:rPr>
          <w:drawing>
            <wp:inline distT="0" distB="0" distL="0" distR="0" wp14:anchorId="1649E55B" wp14:editId="69D9557D">
              <wp:extent cx="1953585" cy="1463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521" cy="1466624"/>
                      </a:xfrm>
                      <a:prstGeom prst="rect">
                        <a:avLst/>
                      </a:prstGeom>
                      <a:noFill/>
                      <a:ln>
                        <a:noFill/>
                      </a:ln>
                    </pic:spPr>
                  </pic:pic>
                </a:graphicData>
              </a:graphic>
            </wp:inline>
          </w:drawing>
        </w:r>
      </w:ins>
    </w:p>
    <w:p w14:paraId="34386B2E" w14:textId="29369F20" w:rsidR="00C05D37" w:rsidRDefault="00C05D37" w:rsidP="009A7B80">
      <w:pPr>
        <w:rPr>
          <w:ins w:id="222" w:author="wei ganchao" w:date="2022-01-08T14:35:00Z"/>
        </w:rPr>
      </w:pPr>
    </w:p>
    <w:p w14:paraId="2F835AC1" w14:textId="6BE0822F" w:rsidR="00C05D37" w:rsidDel="00C05D37" w:rsidRDefault="00C05D37" w:rsidP="009A7B80">
      <w:pPr>
        <w:rPr>
          <w:del w:id="223" w:author="wei ganchao" w:date="2022-01-08T14:35:00Z"/>
        </w:rPr>
      </w:pPr>
    </w:p>
    <w:p w14:paraId="4CF50E23" w14:textId="23F700A6" w:rsidR="00D62B20" w:rsidDel="00C05D37" w:rsidRDefault="00CC050A" w:rsidP="009A7B80">
      <w:pPr>
        <w:rPr>
          <w:del w:id="224" w:author="wei ganchao" w:date="2022-01-08T14:35:00Z"/>
        </w:rPr>
      </w:pPr>
      <w:del w:id="225" w:author="wei ganchao" w:date="2022-01-08T14:35:00Z">
        <w:r w:rsidDel="00C05D37">
          <w:delText>Q optimization</w:delText>
        </w:r>
        <w:r w:rsidR="002B2D79" w:rsidDel="00C05D37">
          <w:delText xml:space="preserve"> (</w:delText>
        </w:r>
        <w:r w:rsidR="002B2D79" w:rsidRPr="005D4FB7" w:rsidDel="00C05D37">
          <w:rPr>
            <w:color w:val="FF0000"/>
          </w:rPr>
          <w:delText>Do we need th</w:delText>
        </w:r>
        <w:r w:rsidR="005D4FB7" w:rsidRPr="005D4FB7" w:rsidDel="00C05D37">
          <w:rPr>
            <w:color w:val="FF0000"/>
          </w:rPr>
          <w:delText>is</w:delText>
        </w:r>
        <w:r w:rsidR="002B2D79" w:rsidRPr="005D4FB7" w:rsidDel="00C05D37">
          <w:rPr>
            <w:color w:val="FF0000"/>
          </w:rPr>
          <w:delText xml:space="preserve">? </w:delText>
        </w:r>
        <w:r w:rsidR="005D4FB7" w:rsidRPr="005D4FB7" w:rsidDel="00C05D37">
          <w:rPr>
            <w:color w:val="FF0000"/>
          </w:rPr>
          <w:delText>It</w:delText>
        </w:r>
        <w:r w:rsidR="002B2D79" w:rsidRPr="005D4FB7" w:rsidDel="00C05D37">
          <w:rPr>
            <w:color w:val="FF0000"/>
          </w:rPr>
          <w:delText xml:space="preserve"> has been illustrated in SMOOTH-GBLM, and it’s shouldn’t be the focus of this paper</w:delText>
        </w:r>
        <w:r w:rsidR="002B2D79" w:rsidDel="00C05D37">
          <w:delText>)</w:delText>
        </w:r>
      </w:del>
    </w:p>
    <w:tbl>
      <w:tblPr>
        <w:tblStyle w:val="TableGrid"/>
        <w:tblW w:w="0" w:type="auto"/>
        <w:tblLook w:val="04A0" w:firstRow="1" w:lastRow="0" w:firstColumn="1" w:lastColumn="0" w:noHBand="0" w:noVBand="1"/>
      </w:tblPr>
      <w:tblGrid>
        <w:gridCol w:w="2369"/>
        <w:gridCol w:w="2370"/>
        <w:gridCol w:w="2370"/>
        <w:gridCol w:w="2370"/>
      </w:tblGrid>
      <w:tr w:rsidR="00CC050A" w:rsidDel="00C05D37" w14:paraId="0C2B496B" w14:textId="21C03400" w:rsidTr="00A85C14">
        <w:trPr>
          <w:del w:id="226" w:author="wei ganchao" w:date="2022-01-08T14:35:00Z"/>
        </w:trPr>
        <w:tc>
          <w:tcPr>
            <w:tcW w:w="2369" w:type="dxa"/>
          </w:tcPr>
          <w:p w14:paraId="51EA9E2B" w14:textId="273B472B" w:rsidR="00CC050A" w:rsidDel="00C05D37" w:rsidRDefault="00CC050A" w:rsidP="00A85C14">
            <w:pPr>
              <w:rPr>
                <w:del w:id="227" w:author="wei ganchao" w:date="2022-01-08T14:35:00Z"/>
                <w:noProof/>
              </w:rPr>
            </w:pPr>
            <w:del w:id="228" w:author="wei ganchao" w:date="2022-01-08T14:35:00Z">
              <w:r w:rsidDel="00C05D37">
                <w:rPr>
                  <w:noProof/>
                </w:rPr>
                <w:delText>Heatmap</w:delText>
              </w:r>
            </w:del>
          </w:p>
        </w:tc>
        <w:tc>
          <w:tcPr>
            <w:tcW w:w="2370" w:type="dxa"/>
          </w:tcPr>
          <w:p w14:paraId="30C2C7DD" w14:textId="580A809B" w:rsidR="00CC050A" w:rsidDel="00C05D37" w:rsidRDefault="00CC050A" w:rsidP="00A85C14">
            <w:pPr>
              <w:rPr>
                <w:del w:id="229" w:author="wei ganchao" w:date="2022-01-08T14:35:00Z"/>
                <w:noProof/>
              </w:rPr>
            </w:pPr>
            <w:del w:id="230" w:author="wei ganchao" w:date="2022-01-08T14:35:00Z">
              <w:r w:rsidDel="00C05D37">
                <w:rPr>
                  <w:noProof/>
                </w:rPr>
                <w:delText>Q_lam</w:delText>
              </w:r>
            </w:del>
          </w:p>
          <w:p w14:paraId="3B7A46DF" w14:textId="25F4AF46" w:rsidR="00CC050A" w:rsidDel="00C05D37" w:rsidRDefault="00CC050A" w:rsidP="00A85C14">
            <w:pPr>
              <w:rPr>
                <w:del w:id="231" w:author="wei ganchao" w:date="2022-01-08T14:35:00Z"/>
                <w:noProof/>
              </w:rPr>
            </w:pPr>
          </w:p>
          <w:p w14:paraId="5CFDADD4" w14:textId="6A28A921" w:rsidR="00CC050A" w:rsidDel="00C05D37" w:rsidRDefault="00CC050A" w:rsidP="00A85C14">
            <w:pPr>
              <w:rPr>
                <w:del w:id="232" w:author="wei ganchao" w:date="2022-01-08T14:35:00Z"/>
                <w:noProof/>
              </w:rPr>
            </w:pPr>
            <w:del w:id="233" w:author="wei ganchao" w:date="2022-01-08T14:35:00Z">
              <w:r w:rsidDel="00C05D37">
                <w:rPr>
                  <w:noProof/>
                </w:rPr>
                <w:delText>Y = estimated log10(Q_lam)</w:delText>
              </w:r>
            </w:del>
          </w:p>
          <w:p w14:paraId="0B028F89" w14:textId="0BCD174D" w:rsidR="00CC050A" w:rsidDel="00C05D37" w:rsidRDefault="00CC050A" w:rsidP="00A85C14">
            <w:pPr>
              <w:rPr>
                <w:del w:id="234" w:author="wei ganchao" w:date="2022-01-08T14:35:00Z"/>
                <w:noProof/>
              </w:rPr>
            </w:pPr>
            <w:del w:id="235" w:author="wei ganchao" w:date="2022-01-08T14:35:00Z">
              <w:r w:rsidDel="00C05D37">
                <w:rPr>
                  <w:noProof/>
                </w:rPr>
                <w:delText>X = true log10(Q_lam)</w:delText>
              </w:r>
            </w:del>
          </w:p>
          <w:p w14:paraId="7C49355C" w14:textId="5603A051" w:rsidR="00CC050A" w:rsidDel="00C05D37" w:rsidRDefault="00CC050A" w:rsidP="00A85C14">
            <w:pPr>
              <w:rPr>
                <w:del w:id="236" w:author="wei ganchao" w:date="2022-01-08T14:35:00Z"/>
                <w:noProof/>
              </w:rPr>
            </w:pPr>
          </w:p>
          <w:p w14:paraId="1F910C46" w14:textId="3DE294B0" w:rsidR="00CC050A" w:rsidDel="00C05D37" w:rsidRDefault="00CC050A" w:rsidP="00A85C14">
            <w:pPr>
              <w:rPr>
                <w:del w:id="237" w:author="wei ganchao" w:date="2022-01-08T14:35:00Z"/>
                <w:noProof/>
              </w:rPr>
            </w:pPr>
            <w:del w:id="238" w:author="wei ganchao" w:date="2022-01-08T14:35:00Z">
              <w:r w:rsidDel="00C05D37">
                <w:rPr>
                  <w:noProof/>
                </w:rPr>
                <w:delText>Color: yellow = small Q_nu; black = large Q_nu</w:delText>
              </w:r>
            </w:del>
          </w:p>
        </w:tc>
        <w:tc>
          <w:tcPr>
            <w:tcW w:w="2370" w:type="dxa"/>
          </w:tcPr>
          <w:p w14:paraId="1A90AB07" w14:textId="13725F55" w:rsidR="00CC050A" w:rsidDel="00C05D37" w:rsidRDefault="00CC050A" w:rsidP="00A85C14">
            <w:pPr>
              <w:rPr>
                <w:del w:id="239" w:author="wei ganchao" w:date="2022-01-08T14:35:00Z"/>
                <w:noProof/>
              </w:rPr>
            </w:pPr>
            <w:del w:id="240" w:author="wei ganchao" w:date="2022-01-08T14:35:00Z">
              <w:r w:rsidDel="00C05D37">
                <w:rPr>
                  <w:noProof/>
                </w:rPr>
                <w:delText>Q_nu</w:delText>
              </w:r>
            </w:del>
          </w:p>
          <w:p w14:paraId="3AFDFDF7" w14:textId="25BFFCA6" w:rsidR="00CC050A" w:rsidDel="00C05D37" w:rsidRDefault="00CC050A" w:rsidP="00A85C14">
            <w:pPr>
              <w:rPr>
                <w:del w:id="241" w:author="wei ganchao" w:date="2022-01-08T14:35:00Z"/>
                <w:noProof/>
              </w:rPr>
            </w:pPr>
          </w:p>
          <w:p w14:paraId="3D04BF14" w14:textId="723518C3" w:rsidR="00CC050A" w:rsidDel="00C05D37" w:rsidRDefault="00CC050A" w:rsidP="00A85C14">
            <w:pPr>
              <w:rPr>
                <w:del w:id="242" w:author="wei ganchao" w:date="2022-01-08T14:35:00Z"/>
                <w:noProof/>
              </w:rPr>
            </w:pPr>
            <w:del w:id="243" w:author="wei ganchao" w:date="2022-01-08T14:35:00Z">
              <w:r w:rsidDel="00C05D37">
                <w:rPr>
                  <w:noProof/>
                </w:rPr>
                <w:delText>Y = estimated log10(Q_nu)</w:delText>
              </w:r>
            </w:del>
          </w:p>
          <w:p w14:paraId="7A232DA4" w14:textId="03BBEAC0" w:rsidR="00CC050A" w:rsidDel="00C05D37" w:rsidRDefault="00CC050A" w:rsidP="00A85C14">
            <w:pPr>
              <w:rPr>
                <w:del w:id="244" w:author="wei ganchao" w:date="2022-01-08T14:35:00Z"/>
                <w:noProof/>
              </w:rPr>
            </w:pPr>
            <w:del w:id="245" w:author="wei ganchao" w:date="2022-01-08T14:35:00Z">
              <w:r w:rsidDel="00C05D37">
                <w:rPr>
                  <w:noProof/>
                </w:rPr>
                <w:delText>X = true log10(Q_nu)</w:delText>
              </w:r>
            </w:del>
          </w:p>
          <w:p w14:paraId="329AE271" w14:textId="5B297CB9" w:rsidR="00CC050A" w:rsidDel="00C05D37" w:rsidRDefault="00CC050A" w:rsidP="00A85C14">
            <w:pPr>
              <w:rPr>
                <w:del w:id="246" w:author="wei ganchao" w:date="2022-01-08T14:35:00Z"/>
                <w:noProof/>
              </w:rPr>
            </w:pPr>
          </w:p>
          <w:p w14:paraId="7AEDD83F" w14:textId="110637CB" w:rsidR="00CC050A" w:rsidDel="00C05D37" w:rsidRDefault="00CC050A" w:rsidP="00A85C14">
            <w:pPr>
              <w:rPr>
                <w:del w:id="247" w:author="wei ganchao" w:date="2022-01-08T14:35:00Z"/>
                <w:noProof/>
              </w:rPr>
            </w:pPr>
            <w:del w:id="248" w:author="wei ganchao" w:date="2022-01-08T14:35:00Z">
              <w:r w:rsidDel="00C05D37">
                <w:rPr>
                  <w:noProof/>
                </w:rPr>
                <w:delText>Color: purple = small Q_lam; black = large Q_lam</w:delText>
              </w:r>
            </w:del>
          </w:p>
        </w:tc>
        <w:tc>
          <w:tcPr>
            <w:tcW w:w="2370" w:type="dxa"/>
          </w:tcPr>
          <w:p w14:paraId="118DE8DE" w14:textId="5CAADBD4" w:rsidR="00CC050A" w:rsidDel="00C05D37" w:rsidRDefault="00CC050A" w:rsidP="00A85C14">
            <w:pPr>
              <w:rPr>
                <w:del w:id="249" w:author="wei ganchao" w:date="2022-01-08T14:35:00Z"/>
                <w:noProof/>
              </w:rPr>
            </w:pPr>
            <w:del w:id="250" w:author="wei ganchao" w:date="2022-01-08T14:35:00Z">
              <w:r w:rsidDel="00C05D37">
                <w:rPr>
                  <w:noProof/>
                </w:rPr>
                <w:delText>fitting</w:delText>
              </w:r>
            </w:del>
          </w:p>
        </w:tc>
      </w:tr>
      <w:tr w:rsidR="00CC050A" w:rsidDel="00C05D37" w14:paraId="721FAEB9" w14:textId="7D4B9DF2" w:rsidTr="00A85C14">
        <w:trPr>
          <w:del w:id="251" w:author="wei ganchao" w:date="2022-01-08T14:35:00Z"/>
        </w:trPr>
        <w:tc>
          <w:tcPr>
            <w:tcW w:w="2369" w:type="dxa"/>
          </w:tcPr>
          <w:p w14:paraId="341CD071" w14:textId="785FE910" w:rsidR="00CC050A" w:rsidDel="00C05D37" w:rsidRDefault="00CC050A" w:rsidP="00A85C14">
            <w:pPr>
              <w:rPr>
                <w:del w:id="252" w:author="wei ganchao" w:date="2022-01-08T14:35:00Z"/>
              </w:rPr>
            </w:pPr>
            <w:del w:id="253" w:author="wei ganchao" w:date="2022-01-08T14:35:00Z">
              <w:r w:rsidDel="00C05D37">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50755571" w14:textId="64426C8D" w:rsidR="00CC050A" w:rsidDel="00C05D37" w:rsidRDefault="00CC050A" w:rsidP="00A85C14">
            <w:pPr>
              <w:rPr>
                <w:del w:id="254" w:author="wei ganchao" w:date="2022-01-08T14:35:00Z"/>
              </w:rPr>
            </w:pPr>
            <w:del w:id="255" w:author="wei ganchao" w:date="2022-01-08T14:35:00Z">
              <w:r w:rsidDel="00C05D37">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405BBA73" w14:textId="0F42B9CE" w:rsidR="00CC050A" w:rsidDel="00C05D37" w:rsidRDefault="00CC050A" w:rsidP="00A85C14">
            <w:pPr>
              <w:rPr>
                <w:del w:id="256" w:author="wei ganchao" w:date="2022-01-08T14:35:00Z"/>
              </w:rPr>
            </w:pPr>
            <w:del w:id="257" w:author="wei ganchao" w:date="2022-01-08T14:35:00Z">
              <w:r w:rsidDel="00C05D37">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1A0CA4EC" w14:textId="273D7F5B" w:rsidR="00CC050A" w:rsidDel="00C05D37" w:rsidRDefault="00CC050A" w:rsidP="00A85C14">
            <w:pPr>
              <w:rPr>
                <w:del w:id="258" w:author="wei ganchao" w:date="2022-01-08T14:35:00Z"/>
              </w:rPr>
            </w:pPr>
            <w:del w:id="259" w:author="wei ganchao" w:date="2022-01-08T14:35:00Z">
              <w:r w:rsidDel="00C05D37">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r>
    </w:tbl>
    <w:p w14:paraId="108C9637" w14:textId="77777777" w:rsidR="00CC050A" w:rsidRDefault="00CC050A" w:rsidP="009A7B80"/>
    <w:p w14:paraId="52C8D605" w14:textId="67E8C014" w:rsidR="00D62B20" w:rsidRDefault="00D62B20" w:rsidP="009A7B80"/>
    <w:p w14:paraId="671DBA25" w14:textId="77777777" w:rsidR="00D62B20" w:rsidRDefault="00D62B20" w:rsidP="009A7B80"/>
    <w:p w14:paraId="01418B63" w14:textId="49CE0BB9" w:rsidR="00D62B20" w:rsidRDefault="00D62B20" w:rsidP="00B70F6E">
      <w:pPr>
        <w:pStyle w:val="Heading2"/>
        <w:rPr>
          <w:ins w:id="260" w:author="wei ganchao" w:date="2022-01-08T10:55:00Z"/>
        </w:rPr>
      </w:pPr>
      <w:r>
        <w:t>Application</w:t>
      </w:r>
    </w:p>
    <w:p w14:paraId="00A4A023" w14:textId="2B9B491D" w:rsidR="00A02EEB" w:rsidRDefault="00A02EEB" w:rsidP="00A02EEB">
      <w:pPr>
        <w:rPr>
          <w:ins w:id="261" w:author="wei ganchao" w:date="2022-01-08T10:55:00Z"/>
        </w:rPr>
      </w:pPr>
      <w:ins w:id="262" w:author="wei ganchao" w:date="2022-01-08T10:55:00Z">
        <w:r>
          <w:t>We next applied our method to two datasets: 1) Utah array extracellular recordings of visually evoked activity from anesthetized macaque primary visual cortex (referred as the V1 dataset), and 2) recordings from different rat hippocampal regions while the rat was performing linear maze task (referred as the HC data).</w:t>
        </w:r>
      </w:ins>
    </w:p>
    <w:p w14:paraId="0172E1D2" w14:textId="6AFCA0DE" w:rsidR="00A02EEB" w:rsidRDefault="00A02EEB" w:rsidP="00A02EEB">
      <w:pPr>
        <w:rPr>
          <w:ins w:id="263" w:author="wei ganchao" w:date="2022-01-08T10:55:00Z"/>
        </w:rPr>
      </w:pPr>
    </w:p>
    <w:p w14:paraId="78B45F87" w14:textId="77777777" w:rsidR="00A02EEB" w:rsidRPr="00A02EEB" w:rsidRDefault="00A02EEB">
      <w:pPr>
        <w:pPrChange w:id="264" w:author="wei ganchao" w:date="2022-01-08T10:55:00Z">
          <w:pPr>
            <w:pStyle w:val="Heading2"/>
          </w:pPr>
        </w:pPrChange>
      </w:pPr>
    </w:p>
    <w:p w14:paraId="57C4E387" w14:textId="7E0E2973" w:rsidR="00D62B20" w:rsidRDefault="003C3470" w:rsidP="009A7B80">
      <w:pPr>
        <w:rPr>
          <w:ins w:id="265" w:author="wei ganchao" w:date="2022-01-08T10:55:00Z"/>
        </w:rPr>
      </w:pPr>
      <w:r>
        <w:t>V1 data</w:t>
      </w:r>
    </w:p>
    <w:p w14:paraId="00591E10" w14:textId="31BD0EEE" w:rsidR="00A02EEB" w:rsidRDefault="00A02EEB" w:rsidP="009A7B80">
      <w:pPr>
        <w:rPr>
          <w:ins w:id="266" w:author="wei ganchao" w:date="2022-01-08T10:55:00Z"/>
        </w:rPr>
      </w:pPr>
      <w:ins w:id="267" w:author="wei ganchao" w:date="2022-01-08T10:55:00Z">
        <w:r>
          <w:t>In the V1 dataset</w:t>
        </w:r>
      </w:ins>
      <w:ins w:id="268" w:author="wei ganchao" w:date="2022-01-08T12:50:00Z">
        <w:r w:rsidR="006E61ED">
          <w:t xml:space="preserve"> </w:t>
        </w:r>
      </w:ins>
      <w:ins w:id="269" w:author="wei ganchao" w:date="2022-01-08T12:48:00Z">
        <w:r w:rsidR="006E61ED">
          <w:fldChar w:fldCharType="begin" w:fldLock="1"/>
        </w:r>
      </w:ins>
      <w:r w:rsidR="006E61ED">
        <w:instrText>ADDIN CSL_CITATION {"citationItems":[{"id":"ITEM-1","itemData":{"URL":"http://dx.doi.org/10.6080/K0NC5Z4X","author":[{"dropping-particle":"","family":"Kohn","given":"A.","non-dropping-particle":"","parse-names":false,"suffix":""},{"dropping-particle":"","family":"Smith","given":"M.A.","non-dropping-particle":"","parse-names":false,"suffix":""}],"container-title":"CRCNS.org","id":"ITEM-1","issued":{"date-parts":[["2016"]]},"title":"Utah array extracellular recordings of spontaneous and visually evoked activity from anesthetized macaque primary visual cortex (V1)","type":"webpage"},"uris":["http://www.mendeley.com/documents/?uuid=b54d68f0-3a3e-45ad-a343-b58f031096b8"]}],"mendeley":{"formattedCitation":"(Kohn and Smith 2016)","plainTextFormattedCitation":"(Kohn and Smith 2016)","previouslyFormattedCitation":"(Kohn and Smith 2016)"},"properties":{"noteIndex":0},"schema":"https://github.com/citation-style-language/schema/raw/master/csl-citation.json"}</w:instrText>
      </w:r>
      <w:r w:rsidR="006E61ED">
        <w:fldChar w:fldCharType="separate"/>
      </w:r>
      <w:r w:rsidR="006E61ED" w:rsidRPr="006E61ED">
        <w:rPr>
          <w:noProof/>
        </w:rPr>
        <w:t>(Kohn and Smith 2016)</w:t>
      </w:r>
      <w:ins w:id="270" w:author="wei ganchao" w:date="2022-01-08T12:48:00Z">
        <w:r w:rsidR="006E61ED">
          <w:fldChar w:fldCharType="end"/>
        </w:r>
      </w:ins>
      <w:ins w:id="271" w:author="wei ganchao" w:date="2022-01-08T10:55:00Z">
        <w:r>
          <w:t xml:space="preserve">, the spiking activity was recorded while presenting a movie of sinusoidal gratings with ~100 different drift directions (300ms each, 30s movie in total). The trial was replicated 120 times. </w:t>
        </w:r>
      </w:ins>
      <w:ins w:id="272" w:author="wei ganchao" w:date="2022-01-08T12:51:00Z">
        <w:r w:rsidR="006E61ED" w:rsidRPr="006E61ED">
          <w:t>For further details on how the data were obtained,</w:t>
        </w:r>
        <w:r w:rsidR="006E61ED">
          <w:t xml:space="preserve"> see </w:t>
        </w:r>
      </w:ins>
      <w:ins w:id="273" w:author="wei ganchao" w:date="2022-01-08T12:52:00Z">
        <w:r w:rsidR="006E61ED">
          <w:fldChar w:fldCharType="begin" w:fldLock="1"/>
        </w:r>
      </w:ins>
      <w:r w:rsidR="009E06DA">
        <w:instrText>ADDIN CSL_CITATION {"citationItems":[{"id":"ITEM-1","itemData":{"DOI":"10.1523/JNEUROSCI.2929-08.2008","ISSN":"02706474","PMID":"19036953","abstract":"The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w:instrText>
      </w:r>
      <w:r w:rsidR="009E06DA">
        <w:rPr>
          <w:rFonts w:ascii="Cambria Math" w:hAnsi="Cambria Math" w:cs="Cambria Math"/>
        </w:rPr>
        <w:instrText>∼</w:instrText>
      </w:r>
      <w:r w:rsidR="009E06DA">
        <w:instrText>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 Copyright © 2008 Society for Neuroscience.","author":[{"dropping-particle":"","family":"Smith","given":"Matthew A.","non-dropping-particle":"","parse-names":false,"suffix":""},{"dropping-particle":"","family":"Kohn","given":"Adam","non-dropping-particle":"","parse-names":false,"suffix":""}],"container-title":"Journal of Neuroscience","id":"ITEM-1","issue":"48","issued":{"date-parts":[["2008","11","26"]]},"page":"12591-12603","title":"Spatial and temporal scales of neuronal correlation in primary visual cortex","type":"article-journal","volume":"28"},"uris":["http://www.mendeley.com/documents/?uuid=7e7bcc0b-c165-336a-98ef-e646c6e8a500"]},{"id":"ITEM-2","itemData":{"DOI":"10.1007/S10827-009-0208-9","ISSN":"09295313","PMID":"20094906","abstract":"Multineuronal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Neuroscience","id":"ITEM-2","issue":"3","issued":{"date-parts":[["2010","12"]]},"page":"567-579","title":"Local field potentials indicate network state and account for neuronal response variability","type":"article-journal","volume":"29"},"uris":["http://www.mendeley.com/documents/?uuid=fe04ada7-1529-3147-88ad-c208478198bb"]}],"mendeley":{"formattedCitation":"(Kelly et al. 2010; Smith and Kohn 2008)","plainTextFormattedCitation":"(Kelly et al. 2010; Smith and Kohn 2008)","previouslyFormattedCitation":"(Kelly et al. 2010; Smith and Kohn 2008)"},"properties":{"noteIndex":0},"schema":"https://github.com/citation-style-language/schema/raw/master/csl-citation.json"}</w:instrText>
      </w:r>
      <w:r w:rsidR="006E61ED">
        <w:fldChar w:fldCharType="separate"/>
      </w:r>
      <w:r w:rsidR="006E61ED" w:rsidRPr="006E61ED">
        <w:rPr>
          <w:noProof/>
        </w:rPr>
        <w:t xml:space="preserve">(Kelly et al. 2010; Smith and </w:t>
      </w:r>
      <w:r w:rsidR="006E61ED" w:rsidRPr="006E61ED">
        <w:rPr>
          <w:noProof/>
        </w:rPr>
        <w:lastRenderedPageBreak/>
        <w:t>Kohn 2008)</w:t>
      </w:r>
      <w:ins w:id="274" w:author="wei ganchao" w:date="2022-01-08T12:52:00Z">
        <w:r w:rsidR="006E61ED">
          <w:fldChar w:fldCharType="end"/>
        </w:r>
        <w:r w:rsidR="006E61ED">
          <w:t xml:space="preserve">. </w:t>
        </w:r>
      </w:ins>
      <w:ins w:id="275" w:author="wei ganchao" w:date="2022-01-08T10:55:00Z">
        <w:r>
          <w:t>Considering the sequential measurement effect, we analyze the data with single neuron input. The predictor</w:t>
        </w:r>
      </w:ins>
      <w:ins w:id="276" w:author="wei ganchao" w:date="2022-01-08T10:56:00Z">
        <w:r>
          <w:t>s</w:t>
        </w:r>
      </w:ins>
      <w:ins w:id="277" w:author="wei ganchao" w:date="2022-01-08T10:55:00Z">
        <w:r>
          <w:t xml:space="preserve"> </w:t>
        </w:r>
      </w:ins>
      <m:oMath>
        <m:sSub>
          <m:sSubPr>
            <m:ctrlPr>
              <w:ins w:id="278" w:author="wei ganchao" w:date="2022-01-08T10:55:00Z">
                <w:rPr>
                  <w:rFonts w:ascii="Cambria Math" w:hAnsi="Cambria Math"/>
                  <w:i/>
                </w:rPr>
              </w:ins>
            </m:ctrlPr>
          </m:sSubPr>
          <m:e>
            <m:r>
              <w:ins w:id="279" w:author="wei ganchao" w:date="2022-01-08T10:55:00Z">
                <m:rPr>
                  <m:sty m:val="bi"/>
                </m:rPr>
                <w:rPr>
                  <w:rFonts w:ascii="Cambria Math" w:hAnsi="Cambria Math"/>
                </w:rPr>
                <m:t>X</m:t>
              </w:ins>
            </m:r>
          </m:e>
          <m:sub>
            <m:r>
              <w:ins w:id="280" w:author="wei ganchao" w:date="2022-01-08T10:55:00Z">
                <w:rPr>
                  <w:rFonts w:ascii="Cambria Math" w:hAnsi="Cambria Math"/>
                </w:rPr>
                <m:t>t</m:t>
              </w:ins>
            </m:r>
          </m:sub>
        </m:sSub>
      </m:oMath>
      <w:ins w:id="281" w:author="wei ganchao" w:date="2022-01-08T10:55:00Z">
        <w:r>
          <w:t xml:space="preserve"> and </w:t>
        </w:r>
      </w:ins>
      <m:oMath>
        <m:sSub>
          <m:sSubPr>
            <m:ctrlPr>
              <w:ins w:id="282" w:author="wei ganchao" w:date="2022-01-08T10:55:00Z">
                <w:rPr>
                  <w:rFonts w:ascii="Cambria Math" w:hAnsi="Cambria Math"/>
                  <w:i/>
                </w:rPr>
              </w:ins>
            </m:ctrlPr>
          </m:sSubPr>
          <m:e>
            <m:r>
              <w:ins w:id="283" w:author="wei ganchao" w:date="2022-01-08T10:55:00Z">
                <m:rPr>
                  <m:sty m:val="bi"/>
                </m:rPr>
                <w:rPr>
                  <w:rFonts w:ascii="Cambria Math" w:hAnsi="Cambria Math"/>
                </w:rPr>
                <m:t>G</m:t>
              </w:ins>
            </m:r>
          </m:e>
          <m:sub>
            <m:r>
              <w:ins w:id="284" w:author="wei ganchao" w:date="2022-01-08T10:55:00Z">
                <w:rPr>
                  <w:rFonts w:ascii="Cambria Math" w:hAnsi="Cambria Math"/>
                </w:rPr>
                <m:t>t</m:t>
              </w:ins>
            </m:r>
          </m:sub>
        </m:sSub>
      </m:oMath>
      <w:ins w:id="285" w:author="wei ganchao" w:date="2022-01-08T10:55:00Z">
        <w:r>
          <w:t xml:space="preserve"> are circular cubic spline basis expansion of the grating directions.</w:t>
        </w:r>
      </w:ins>
      <w:ins w:id="286" w:author="wei ganchao" w:date="2022-01-08T10:56:00Z">
        <w:r>
          <w:t xml:space="preserve"> The basis</w:t>
        </w:r>
      </w:ins>
      <w:ins w:id="287" w:author="wei ganchao" w:date="2022-01-08T10:57:00Z">
        <w:r>
          <w:t xml:space="preserve"> number</w:t>
        </w:r>
      </w:ins>
      <w:ins w:id="288" w:author="wei ganchao" w:date="2022-01-08T10:56:00Z">
        <w:r>
          <w:t xml:space="preserve"> for </w:t>
        </w:r>
      </w:ins>
      <m:oMath>
        <m:sSub>
          <m:sSubPr>
            <m:ctrlPr>
              <w:ins w:id="289" w:author="wei ganchao" w:date="2022-01-08T10:56:00Z">
                <w:rPr>
                  <w:rFonts w:ascii="Cambria Math" w:hAnsi="Cambria Math"/>
                  <w:i/>
                </w:rPr>
              </w:ins>
            </m:ctrlPr>
          </m:sSubPr>
          <m:e>
            <m:r>
              <w:ins w:id="290" w:author="wei ganchao" w:date="2022-01-08T10:56:00Z">
                <m:rPr>
                  <m:sty m:val="bi"/>
                </m:rPr>
                <w:rPr>
                  <w:rFonts w:ascii="Cambria Math" w:hAnsi="Cambria Math"/>
                </w:rPr>
                <m:t>X</m:t>
              </w:ins>
            </m:r>
          </m:e>
          <m:sub>
            <m:r>
              <w:ins w:id="291" w:author="wei ganchao" w:date="2022-01-08T10:56:00Z">
                <w:rPr>
                  <w:rFonts w:ascii="Cambria Math" w:hAnsi="Cambria Math"/>
                </w:rPr>
                <m:t>t</m:t>
              </w:ins>
            </m:r>
          </m:sub>
        </m:sSub>
      </m:oMath>
      <w:ins w:id="292" w:author="wei ganchao" w:date="2022-01-08T10:56:00Z">
        <w:r>
          <w:t xml:space="preserve"> is 5, </w:t>
        </w:r>
      </w:ins>
      <w:ins w:id="293" w:author="wei ganchao" w:date="2022-01-08T10:57:00Z">
        <w:r>
          <w:t>while it va</w:t>
        </w:r>
      </w:ins>
      <w:ins w:id="294" w:author="wei ganchao" w:date="2022-01-08T10:58:00Z">
        <w:r>
          <w:t xml:space="preserve">ries </w:t>
        </w:r>
        <w:r w:rsidR="000F7FB1">
          <w:t>between</w:t>
        </w:r>
        <w:r>
          <w:t xml:space="preserve"> </w:t>
        </w:r>
        <w:r w:rsidR="000F7FB1">
          <w:t>1</w:t>
        </w:r>
        <w:r>
          <w:t xml:space="preserve"> </w:t>
        </w:r>
        <w:r w:rsidR="000F7FB1">
          <w:t>and</w:t>
        </w:r>
        <w:r>
          <w:t xml:space="preserve"> </w:t>
        </w:r>
        <w:r w:rsidR="000F7FB1">
          <w:t>3 for model comparisons.</w:t>
        </w:r>
      </w:ins>
    </w:p>
    <w:p w14:paraId="4BB4FFC0" w14:textId="2DCC0423" w:rsidR="00A02EEB" w:rsidRDefault="00A02EEB" w:rsidP="009A7B80">
      <w:pPr>
        <w:rPr>
          <w:ins w:id="295" w:author="wei ganchao" w:date="2022-01-08T10:55:00Z"/>
        </w:rPr>
      </w:pPr>
    </w:p>
    <w:p w14:paraId="06C78105" w14:textId="13AED29E" w:rsidR="00A02EEB" w:rsidRDefault="00A02EEB" w:rsidP="009A7B80">
      <w:pPr>
        <w:rPr>
          <w:ins w:id="296" w:author="wei ganchao" w:date="2022-01-08T10:55:00Z"/>
        </w:rPr>
      </w:pPr>
    </w:p>
    <w:p w14:paraId="34D2B3DE" w14:textId="77777777" w:rsidR="00A02EEB" w:rsidRDefault="00A02EEB" w:rsidP="009A7B80"/>
    <w:p w14:paraId="72C3DA66" w14:textId="41DD8A47" w:rsidR="00374ECA" w:rsidRDefault="00374ECA" w:rsidP="009A7B80">
      <w:r>
        <w:t xml:space="preserve">Code: </w:t>
      </w:r>
      <w:hyperlink r:id="rId24" w:tooltip="v1_comparison_nan.m" w:history="1">
        <w:r>
          <w:rPr>
            <w:rStyle w:val="Hyperlink"/>
            <w:rFonts w:ascii="Segoe UI" w:hAnsi="Segoe UI" w:cs="Segoe UI"/>
            <w:sz w:val="21"/>
            <w:szCs w:val="21"/>
            <w:shd w:val="clear" w:color="auto" w:fill="F6F8FA"/>
          </w:rPr>
          <w:t>v1_comparison_nan.m</w:t>
        </w:r>
      </w:hyperlink>
      <w:r>
        <w:t xml:space="preserve">; </w:t>
      </w:r>
      <w:hyperlink r:id="rId25" w:tooltip="compare_all_na.m" w:history="1">
        <w:r>
          <w:rPr>
            <w:rStyle w:val="Hyperlink"/>
            <w:rFonts w:ascii="Segoe UI" w:hAnsi="Segoe UI" w:cs="Segoe UI"/>
            <w:sz w:val="21"/>
            <w:szCs w:val="21"/>
            <w:shd w:val="clear" w:color="auto" w:fill="FFFFFF"/>
          </w:rPr>
          <w:t>compare_all_na.m</w:t>
        </w:r>
      </w:hyperlink>
      <w:r>
        <w:t xml:space="preserve">; </w:t>
      </w:r>
      <w:hyperlink r:id="rId26" w:tooltip="demo_v1_pd.m" w:history="1">
        <w:r>
          <w:rPr>
            <w:rStyle w:val="Hyperlink"/>
            <w:rFonts w:ascii="Segoe UI" w:hAnsi="Segoe UI" w:cs="Segoe UI"/>
            <w:sz w:val="21"/>
            <w:szCs w:val="21"/>
            <w:shd w:val="clear" w:color="auto" w:fill="FFFFFF"/>
          </w:rPr>
          <w:t>demo_v1_pd.m</w:t>
        </w:r>
      </w:hyperlink>
    </w:p>
    <w:p w14:paraId="25D61BED" w14:textId="56A1E368" w:rsidR="003C3470" w:rsidRDefault="00CC050A" w:rsidP="00CC050A">
      <w:pPr>
        <w:jc w:val="left"/>
      </w:pPr>
      <w:r w:rsidRPr="00CC050A">
        <w:rPr>
          <w:noProof/>
        </w:rPr>
        <w:drawing>
          <wp:inline distT="0" distB="0" distL="0" distR="0" wp14:anchorId="6F51431A" wp14:editId="0E0C777C">
            <wp:extent cx="2587752" cy="1938528"/>
            <wp:effectExtent l="0" t="0" r="0" b="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782AC7CB" w14:textId="380CBA06" w:rsidR="003C3470" w:rsidRDefault="003C3470" w:rsidP="009A7B80"/>
    <w:p w14:paraId="5B4937CB" w14:textId="07122AA1" w:rsidR="003C3470" w:rsidRDefault="003C3470" w:rsidP="009A7B80">
      <w:pPr>
        <w:rPr>
          <w:ins w:id="297" w:author="wei ganchao" w:date="2022-01-08T10:58:00Z"/>
        </w:rPr>
      </w:pPr>
      <w:r>
        <w:t>Hippocampus data</w:t>
      </w:r>
    </w:p>
    <w:p w14:paraId="3BAE579E" w14:textId="124D878F" w:rsidR="00844C49" w:rsidRDefault="000F7FB1" w:rsidP="009A7B80">
      <w:pPr>
        <w:rPr>
          <w:ins w:id="298" w:author="wei ganchao" w:date="2022-01-08T10:58:00Z"/>
        </w:rPr>
      </w:pPr>
      <w:ins w:id="299" w:author="wei ganchao" w:date="2022-01-08T10:59:00Z">
        <w:r>
          <w:t>In the HC data</w:t>
        </w:r>
      </w:ins>
      <w:ins w:id="300" w:author="wei ganchao" w:date="2022-01-08T12:25:00Z">
        <w:r w:rsidR="00D70083">
          <w:t xml:space="preserve">set, </w:t>
        </w:r>
      </w:ins>
      <w:ins w:id="301" w:author="wei ganchao" w:date="2022-01-08T12:26:00Z">
        <w:r w:rsidR="00D70083">
          <w:t xml:space="preserve">the rat was running back and </w:t>
        </w:r>
      </w:ins>
      <w:ins w:id="302" w:author="wei ganchao" w:date="2022-01-08T12:28:00Z">
        <w:r w:rsidR="00D70083">
          <w:t>forth along the 250cm linear track.</w:t>
        </w:r>
      </w:ins>
      <w:ins w:id="303" w:author="wei ganchao" w:date="2022-01-08T12:34:00Z">
        <w:r w:rsidR="00B94B85">
          <w:t xml:space="preserve"> The recording </w:t>
        </w:r>
      </w:ins>
      <w:ins w:id="304" w:author="wei ganchao" w:date="2022-01-08T12:36:00Z">
        <w:r w:rsidR="00844C49">
          <w:t>holds up to ~66 min. The input predic</w:t>
        </w:r>
      </w:ins>
      <w:ins w:id="305" w:author="wei ganchao" w:date="2022-01-08T12:37:00Z">
        <w:r w:rsidR="00844C49">
          <w:t xml:space="preserve">tors </w:t>
        </w:r>
      </w:ins>
      <m:oMath>
        <m:sSub>
          <m:sSubPr>
            <m:ctrlPr>
              <w:ins w:id="306" w:author="wei ganchao" w:date="2022-01-08T12:37:00Z">
                <w:rPr>
                  <w:rFonts w:ascii="Cambria Math" w:hAnsi="Cambria Math"/>
                  <w:i/>
                </w:rPr>
              </w:ins>
            </m:ctrlPr>
          </m:sSubPr>
          <m:e>
            <m:r>
              <w:ins w:id="307" w:author="wei ganchao" w:date="2022-01-08T12:37:00Z">
                <m:rPr>
                  <m:sty m:val="bi"/>
                </m:rPr>
                <w:rPr>
                  <w:rFonts w:ascii="Cambria Math" w:hAnsi="Cambria Math"/>
                </w:rPr>
                <m:t>X</m:t>
              </w:ins>
            </m:r>
          </m:e>
          <m:sub>
            <m:r>
              <w:ins w:id="308" w:author="wei ganchao" w:date="2022-01-08T12:37:00Z">
                <w:rPr>
                  <w:rFonts w:ascii="Cambria Math" w:hAnsi="Cambria Math"/>
                </w:rPr>
                <m:t>t</m:t>
              </w:ins>
            </m:r>
          </m:sub>
        </m:sSub>
      </m:oMath>
      <w:ins w:id="309" w:author="wei ganchao" w:date="2022-01-08T12:37:00Z">
        <w:r w:rsidR="00844C49">
          <w:t xml:space="preserve"> are </w:t>
        </w:r>
      </w:ins>
      <w:ins w:id="310" w:author="wei ganchao" w:date="2022-01-09T16:52:00Z">
        <w:r w:rsidR="00AE4031">
          <w:t xml:space="preserve">10-knots </w:t>
        </w:r>
      </w:ins>
      <w:ins w:id="311" w:author="wei ganchao" w:date="2022-01-08T12:37:00Z">
        <w:r w:rsidR="00844C49">
          <w:t>cubic spline basis expansion</w:t>
        </w:r>
      </w:ins>
      <w:ins w:id="312" w:author="wei ganchao" w:date="2022-01-09T16:51:00Z">
        <w:r w:rsidR="00AE4031">
          <w:t xml:space="preserve"> of </w:t>
        </w:r>
      </w:ins>
      <w:ins w:id="313" w:author="wei ganchao" w:date="2022-01-09T16:52:00Z">
        <w:r w:rsidR="00AE4031">
          <w:t>positions</w:t>
        </w:r>
      </w:ins>
      <w:ins w:id="314" w:author="wei ganchao" w:date="2022-01-08T12:37:00Z">
        <w:r w:rsidR="00844C49">
          <w:t xml:space="preserve">, and the </w:t>
        </w:r>
      </w:ins>
      <m:oMath>
        <m:sSub>
          <m:sSubPr>
            <m:ctrlPr>
              <w:ins w:id="315" w:author="wei ganchao" w:date="2022-01-08T12:37:00Z">
                <w:rPr>
                  <w:rFonts w:ascii="Cambria Math" w:hAnsi="Cambria Math"/>
                  <w:i/>
                </w:rPr>
              </w:ins>
            </m:ctrlPr>
          </m:sSubPr>
          <m:e>
            <m:r>
              <w:ins w:id="316" w:author="wei ganchao" w:date="2022-01-08T12:37:00Z">
                <m:rPr>
                  <m:sty m:val="bi"/>
                </m:rPr>
                <w:rPr>
                  <w:rFonts w:ascii="Cambria Math" w:hAnsi="Cambria Math"/>
                </w:rPr>
                <m:t>G</m:t>
              </w:ins>
            </m:r>
          </m:e>
          <m:sub>
            <m:r>
              <w:ins w:id="317" w:author="wei ganchao" w:date="2022-01-08T12:37:00Z">
                <w:rPr>
                  <w:rFonts w:ascii="Cambria Math" w:hAnsi="Cambria Math"/>
                </w:rPr>
                <m:t>t</m:t>
              </w:ins>
            </m:r>
          </m:sub>
        </m:sSub>
        <m:r>
          <w:ins w:id="318" w:author="wei ganchao" w:date="2022-01-08T12:37:00Z">
            <w:rPr>
              <w:rFonts w:ascii="Cambria Math" w:hAnsi="Cambria Math"/>
            </w:rPr>
            <m:t>=1</m:t>
          </w:ins>
        </m:r>
      </m:oMath>
      <w:ins w:id="319" w:author="wei ganchao" w:date="2022-01-08T12:37:00Z">
        <w:r w:rsidR="00844C49">
          <w:t xml:space="preserve"> for all </w:t>
        </w:r>
      </w:ins>
      <m:oMath>
        <m:r>
          <w:ins w:id="320" w:author="wei ganchao" w:date="2022-01-08T12:37:00Z">
            <w:rPr>
              <w:rFonts w:ascii="Cambria Math" w:hAnsi="Cambria Math"/>
            </w:rPr>
            <m:t>t</m:t>
          </w:ins>
        </m:r>
      </m:oMath>
      <w:ins w:id="321" w:author="wei ganchao" w:date="2022-01-08T12:38:00Z">
        <w:r w:rsidR="00844C49">
          <w:t>.</w:t>
        </w:r>
      </w:ins>
    </w:p>
    <w:p w14:paraId="0E3A70B1" w14:textId="1686912E" w:rsidR="000F7FB1" w:rsidRDefault="000F7FB1" w:rsidP="009A7B80">
      <w:pPr>
        <w:rPr>
          <w:ins w:id="322" w:author="wei ganchao" w:date="2022-01-08T10:58:00Z"/>
        </w:rPr>
      </w:pPr>
    </w:p>
    <w:p w14:paraId="437C4CE8" w14:textId="77777777" w:rsidR="000F7FB1" w:rsidRDefault="000F7FB1" w:rsidP="009A7B80"/>
    <w:p w14:paraId="78BB68E0" w14:textId="2755B0F1" w:rsidR="00374ECA" w:rsidRDefault="00374ECA" w:rsidP="009A7B80">
      <w:r>
        <w:t xml:space="preserve">Code: </w:t>
      </w:r>
      <w:hyperlink r:id="rId31" w:tooltip="hc_comparison_v2.m" w:history="1">
        <w:r>
          <w:rPr>
            <w:rStyle w:val="Hyperlink"/>
            <w:rFonts w:ascii="Segoe UI" w:hAnsi="Segoe UI" w:cs="Segoe UI"/>
            <w:sz w:val="21"/>
            <w:szCs w:val="21"/>
            <w:shd w:val="clear" w:color="auto" w:fill="F6F8FA"/>
          </w:rPr>
          <w:t>hc_comparison_v2.m</w:t>
        </w:r>
      </w:hyperlink>
      <w:r>
        <w:t xml:space="preserve">; </w:t>
      </w:r>
    </w:p>
    <w:p w14:paraId="791C2AFB" w14:textId="0A6CA1AC" w:rsidR="009A7B80" w:rsidRDefault="007873D3" w:rsidP="009A7B80">
      <w:r>
        <w:rPr>
          <w:noProof/>
        </w:rPr>
        <w:lastRenderedPageBreak/>
        <w:drawing>
          <wp:inline distT="0" distB="0" distL="0" distR="0" wp14:anchorId="76B30DA9" wp14:editId="3DF07785">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r w:rsidR="00D80AC1" w:rsidRPr="00D80AC1">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365549CC" w14:textId="13ACAD8F" w:rsidR="00D80AC1" w:rsidRDefault="00D80AC1" w:rsidP="009A7B80"/>
    <w:p w14:paraId="628B0177" w14:textId="63601EFB" w:rsidR="00D80AC1" w:rsidRPr="00791872" w:rsidRDefault="00D80AC1" w:rsidP="009A7B80">
      <w:pPr>
        <w:rPr>
          <w:color w:val="FF0000"/>
        </w:rPr>
      </w:pPr>
      <w:r w:rsidRPr="00791872">
        <w:rPr>
          <w:color w:val="FF0000"/>
        </w:rPr>
        <w:t>Should we separate the direction (-200 ~ 200) or ignore the direction (0 ~ 200)? I prefer to use -200 ~ 200 (left plot) rather than the right one. Since the direction is different, the</w:t>
      </w:r>
      <w:r w:rsidR="006D0686">
        <w:rPr>
          <w:color w:val="FF0000"/>
        </w:rPr>
        <w:t xml:space="preserve"> (empirical)</w:t>
      </w:r>
      <w:r w:rsidRPr="00791872">
        <w:rPr>
          <w:color w:val="FF0000"/>
        </w:rPr>
        <w:t xml:space="preserve"> mean and FF should be </w:t>
      </w:r>
      <w:commentRangeStart w:id="323"/>
      <w:commentRangeStart w:id="324"/>
      <w:r w:rsidRPr="00791872">
        <w:rPr>
          <w:color w:val="FF0000"/>
        </w:rPr>
        <w:t>separated</w:t>
      </w:r>
      <w:commentRangeEnd w:id="323"/>
      <w:r w:rsidR="005744B6">
        <w:rPr>
          <w:rStyle w:val="CommentReference"/>
        </w:rPr>
        <w:commentReference w:id="323"/>
      </w:r>
      <w:commentRangeEnd w:id="324"/>
      <w:r w:rsidR="00ED7FBA">
        <w:rPr>
          <w:rStyle w:val="CommentReference"/>
        </w:rPr>
        <w:commentReference w:id="324"/>
      </w:r>
      <w:r w:rsidRPr="00791872">
        <w:rPr>
          <w:color w:val="FF0000"/>
        </w:rPr>
        <w:t>.</w:t>
      </w:r>
    </w:p>
    <w:p w14:paraId="33EC271F" w14:textId="77777777" w:rsidR="00D80AC1" w:rsidRDefault="00D80AC1"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77777777" w:rsidR="006633E9" w:rsidRDefault="006633E9" w:rsidP="001F6135">
      <w:pPr>
        <w:spacing w:line="240" w:lineRule="auto"/>
        <w:jc w:val="left"/>
        <w:rPr>
          <w:b/>
          <w:bCs/>
          <w:sz w:val="26"/>
          <w:szCs w:val="26"/>
        </w:rPr>
      </w:pPr>
    </w:p>
    <w:p w14:paraId="1F6C02AC" w14:textId="063B8520" w:rsidR="00777CE8" w:rsidRDefault="006633E9" w:rsidP="001F6135">
      <w:pPr>
        <w:pStyle w:val="Heading1"/>
        <w:spacing w:line="240" w:lineRule="auto"/>
      </w:pPr>
      <w:r>
        <w:t>References</w:t>
      </w:r>
    </w:p>
    <w:p w14:paraId="7541C42F" w14:textId="2C95AFCE" w:rsidR="009E06DA" w:rsidRPr="009E06DA" w:rsidRDefault="00D27569" w:rsidP="009E06DA">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9E06DA" w:rsidRPr="009E06DA">
        <w:rPr>
          <w:rFonts w:ascii="Times New Roman" w:hAnsi="Times New Roman" w:cs="Times New Roman"/>
          <w:b/>
          <w:bCs/>
          <w:noProof/>
        </w:rPr>
        <w:t>Barbieri R</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Quirk MC</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Frank LM</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Wilson MA</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Brown EN</w:t>
      </w:r>
      <w:r w:rsidR="009E06DA" w:rsidRPr="009E06DA">
        <w:rPr>
          <w:rFonts w:ascii="Times New Roman" w:hAnsi="Times New Roman" w:cs="Times New Roman"/>
          <w:noProof/>
        </w:rPr>
        <w:t xml:space="preserve">. Construction and analysis of non-Poisson stimulus-response models of neural spiking activity. </w:t>
      </w:r>
      <w:r w:rsidR="009E06DA" w:rsidRPr="009E06DA">
        <w:rPr>
          <w:rFonts w:ascii="Times New Roman" w:hAnsi="Times New Roman" w:cs="Times New Roman"/>
          <w:i/>
          <w:iCs/>
          <w:noProof/>
        </w:rPr>
        <w:t>J Neurosci Methods</w:t>
      </w:r>
      <w:r w:rsidR="009E06DA" w:rsidRPr="009E06DA">
        <w:rPr>
          <w:rFonts w:ascii="Times New Roman" w:hAnsi="Times New Roman" w:cs="Times New Roman"/>
          <w:noProof/>
        </w:rPr>
        <w:t xml:space="preserve"> 105: 25–37, 2001.</w:t>
      </w:r>
    </w:p>
    <w:p w14:paraId="77102C05"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Brown EN</w:t>
      </w:r>
      <w:r w:rsidRPr="009E06DA">
        <w:rPr>
          <w:rFonts w:ascii="Times New Roman" w:hAnsi="Times New Roman" w:cs="Times New Roman"/>
          <w:noProof/>
        </w:rPr>
        <w:t xml:space="preserve">, </w:t>
      </w:r>
      <w:r w:rsidRPr="009E06DA">
        <w:rPr>
          <w:rFonts w:ascii="Times New Roman" w:hAnsi="Times New Roman" w:cs="Times New Roman"/>
          <w:b/>
          <w:bCs/>
          <w:noProof/>
        </w:rPr>
        <w:t>Nguyen DP</w:t>
      </w:r>
      <w:r w:rsidRPr="009E06DA">
        <w:rPr>
          <w:rFonts w:ascii="Times New Roman" w:hAnsi="Times New Roman" w:cs="Times New Roman"/>
          <w:noProof/>
        </w:rPr>
        <w:t xml:space="preserve">, </w:t>
      </w:r>
      <w:r w:rsidRPr="009E06DA">
        <w:rPr>
          <w:rFonts w:ascii="Times New Roman" w:hAnsi="Times New Roman" w:cs="Times New Roman"/>
          <w:b/>
          <w:bCs/>
          <w:noProof/>
        </w:rPr>
        <w:t>Frank LM</w:t>
      </w:r>
      <w:r w:rsidRPr="009E06DA">
        <w:rPr>
          <w:rFonts w:ascii="Times New Roman" w:hAnsi="Times New Roman" w:cs="Times New Roman"/>
          <w:noProof/>
        </w:rPr>
        <w:t xml:space="preserve">, </w:t>
      </w:r>
      <w:r w:rsidRPr="009E06DA">
        <w:rPr>
          <w:rFonts w:ascii="Times New Roman" w:hAnsi="Times New Roman" w:cs="Times New Roman"/>
          <w:b/>
          <w:bCs/>
          <w:noProof/>
        </w:rPr>
        <w:t>Wilson MA</w:t>
      </w:r>
      <w:r w:rsidRPr="009E06DA">
        <w:rPr>
          <w:rFonts w:ascii="Times New Roman" w:hAnsi="Times New Roman" w:cs="Times New Roman"/>
          <w:noProof/>
        </w:rPr>
        <w:t xml:space="preserve">, </w:t>
      </w:r>
      <w:r w:rsidRPr="009E06DA">
        <w:rPr>
          <w:rFonts w:ascii="Times New Roman" w:hAnsi="Times New Roman" w:cs="Times New Roman"/>
          <w:b/>
          <w:bCs/>
          <w:noProof/>
        </w:rPr>
        <w:t>Solo V</w:t>
      </w:r>
      <w:r w:rsidRPr="009E06DA">
        <w:rPr>
          <w:rFonts w:ascii="Times New Roman" w:hAnsi="Times New Roman" w:cs="Times New Roman"/>
          <w:noProof/>
        </w:rPr>
        <w:t xml:space="preserve">. An analysis of neural receptive field plasticity by point process adaptive filtering. </w:t>
      </w:r>
      <w:r w:rsidRPr="009E06DA">
        <w:rPr>
          <w:rFonts w:ascii="Times New Roman" w:hAnsi="Times New Roman" w:cs="Times New Roman"/>
          <w:i/>
          <w:iCs/>
          <w:noProof/>
        </w:rPr>
        <w:t>Proc Natl Acad Sci</w:t>
      </w:r>
      <w:r w:rsidRPr="009E06DA">
        <w:rPr>
          <w:rFonts w:ascii="Times New Roman" w:hAnsi="Times New Roman" w:cs="Times New Roman"/>
          <w:noProof/>
        </w:rPr>
        <w:t xml:space="preserve"> 98: 12261–12266, 2001.</w:t>
      </w:r>
    </w:p>
    <w:p w14:paraId="4275B0C8"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Chatla SB</w:t>
      </w:r>
      <w:r w:rsidRPr="009E06DA">
        <w:rPr>
          <w:rFonts w:ascii="Times New Roman" w:hAnsi="Times New Roman" w:cs="Times New Roman"/>
          <w:noProof/>
        </w:rPr>
        <w:t xml:space="preserve">, </w:t>
      </w:r>
      <w:r w:rsidRPr="009E06DA">
        <w:rPr>
          <w:rFonts w:ascii="Times New Roman" w:hAnsi="Times New Roman" w:cs="Times New Roman"/>
          <w:b/>
          <w:bCs/>
          <w:noProof/>
        </w:rPr>
        <w:t>Shmueli G</w:t>
      </w:r>
      <w:r w:rsidRPr="009E06DA">
        <w:rPr>
          <w:rFonts w:ascii="Times New Roman" w:hAnsi="Times New Roman" w:cs="Times New Roman"/>
          <w:noProof/>
        </w:rPr>
        <w:t xml:space="preserve">. Efficient estimation of COM–Poisson regression and a generalized additive model. </w:t>
      </w:r>
      <w:r w:rsidRPr="009E06DA">
        <w:rPr>
          <w:rFonts w:ascii="Times New Roman" w:hAnsi="Times New Roman" w:cs="Times New Roman"/>
          <w:i/>
          <w:iCs/>
          <w:noProof/>
        </w:rPr>
        <w:t>Comput Stat Data Anal</w:t>
      </w:r>
      <w:r w:rsidRPr="009E06DA">
        <w:rPr>
          <w:rFonts w:ascii="Times New Roman" w:hAnsi="Times New Roman" w:cs="Times New Roman"/>
          <w:noProof/>
        </w:rPr>
        <w:t xml:space="preserve"> 121: 71–88, 2018.</w:t>
      </w:r>
    </w:p>
    <w:p w14:paraId="380BB0F6"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Chestek CA</w:t>
      </w:r>
      <w:r w:rsidRPr="009E06DA">
        <w:rPr>
          <w:rFonts w:ascii="Times New Roman" w:hAnsi="Times New Roman" w:cs="Times New Roman"/>
          <w:noProof/>
        </w:rPr>
        <w:t xml:space="preserve">, </w:t>
      </w:r>
      <w:r w:rsidRPr="009E06DA">
        <w:rPr>
          <w:rFonts w:ascii="Times New Roman" w:hAnsi="Times New Roman" w:cs="Times New Roman"/>
          <w:b/>
          <w:bCs/>
          <w:noProof/>
        </w:rPr>
        <w:t>Batista AP</w:t>
      </w:r>
      <w:r w:rsidRPr="009E06DA">
        <w:rPr>
          <w:rFonts w:ascii="Times New Roman" w:hAnsi="Times New Roman" w:cs="Times New Roman"/>
          <w:noProof/>
        </w:rPr>
        <w:t xml:space="preserve">, </w:t>
      </w:r>
      <w:r w:rsidRPr="009E06DA">
        <w:rPr>
          <w:rFonts w:ascii="Times New Roman" w:hAnsi="Times New Roman" w:cs="Times New Roman"/>
          <w:b/>
          <w:bCs/>
          <w:noProof/>
        </w:rPr>
        <w:t>Santhanam G</w:t>
      </w:r>
      <w:r w:rsidRPr="009E06DA">
        <w:rPr>
          <w:rFonts w:ascii="Times New Roman" w:hAnsi="Times New Roman" w:cs="Times New Roman"/>
          <w:noProof/>
        </w:rPr>
        <w:t xml:space="preserve">, </w:t>
      </w:r>
      <w:r w:rsidRPr="009E06DA">
        <w:rPr>
          <w:rFonts w:ascii="Times New Roman" w:hAnsi="Times New Roman" w:cs="Times New Roman"/>
          <w:b/>
          <w:bCs/>
          <w:noProof/>
        </w:rPr>
        <w:t>Yu BM</w:t>
      </w:r>
      <w:r w:rsidRPr="009E06DA">
        <w:rPr>
          <w:rFonts w:ascii="Times New Roman" w:hAnsi="Times New Roman" w:cs="Times New Roman"/>
          <w:noProof/>
        </w:rPr>
        <w:t xml:space="preserve">, </w:t>
      </w:r>
      <w:r w:rsidRPr="009E06DA">
        <w:rPr>
          <w:rFonts w:ascii="Times New Roman" w:hAnsi="Times New Roman" w:cs="Times New Roman"/>
          <w:b/>
          <w:bCs/>
          <w:noProof/>
        </w:rPr>
        <w:t>Afshar A</w:t>
      </w:r>
      <w:r w:rsidRPr="009E06DA">
        <w:rPr>
          <w:rFonts w:ascii="Times New Roman" w:hAnsi="Times New Roman" w:cs="Times New Roman"/>
          <w:noProof/>
        </w:rPr>
        <w:t xml:space="preserve">, </w:t>
      </w:r>
      <w:r w:rsidRPr="009E06DA">
        <w:rPr>
          <w:rFonts w:ascii="Times New Roman" w:hAnsi="Times New Roman" w:cs="Times New Roman"/>
          <w:b/>
          <w:bCs/>
          <w:noProof/>
        </w:rPr>
        <w:t>Cunningham JP</w:t>
      </w:r>
      <w:r w:rsidRPr="009E06DA">
        <w:rPr>
          <w:rFonts w:ascii="Times New Roman" w:hAnsi="Times New Roman" w:cs="Times New Roman"/>
          <w:noProof/>
        </w:rPr>
        <w:t xml:space="preserve">, </w:t>
      </w:r>
      <w:r w:rsidRPr="009E06DA">
        <w:rPr>
          <w:rFonts w:ascii="Times New Roman" w:hAnsi="Times New Roman" w:cs="Times New Roman"/>
          <w:b/>
          <w:bCs/>
          <w:noProof/>
        </w:rPr>
        <w:t>Gilja V</w:t>
      </w:r>
      <w:r w:rsidRPr="009E06DA">
        <w:rPr>
          <w:rFonts w:ascii="Times New Roman" w:hAnsi="Times New Roman" w:cs="Times New Roman"/>
          <w:noProof/>
        </w:rPr>
        <w:t xml:space="preserve">, </w:t>
      </w:r>
      <w:r w:rsidRPr="009E06DA">
        <w:rPr>
          <w:rFonts w:ascii="Times New Roman" w:hAnsi="Times New Roman" w:cs="Times New Roman"/>
          <w:b/>
          <w:bCs/>
          <w:noProof/>
        </w:rPr>
        <w:t>Ryu SI</w:t>
      </w:r>
      <w:r w:rsidRPr="009E06DA">
        <w:rPr>
          <w:rFonts w:ascii="Times New Roman" w:hAnsi="Times New Roman" w:cs="Times New Roman"/>
          <w:noProof/>
        </w:rPr>
        <w:t xml:space="preserve">, </w:t>
      </w:r>
      <w:r w:rsidRPr="009E06DA">
        <w:rPr>
          <w:rFonts w:ascii="Times New Roman" w:hAnsi="Times New Roman" w:cs="Times New Roman"/>
          <w:b/>
          <w:bCs/>
          <w:noProof/>
        </w:rPr>
        <w:t>Churchland MM</w:t>
      </w:r>
      <w:r w:rsidRPr="009E06DA">
        <w:rPr>
          <w:rFonts w:ascii="Times New Roman" w:hAnsi="Times New Roman" w:cs="Times New Roman"/>
          <w:noProof/>
        </w:rPr>
        <w:t xml:space="preserve">, </w:t>
      </w:r>
      <w:r w:rsidRPr="009E06DA">
        <w:rPr>
          <w:rFonts w:ascii="Times New Roman" w:hAnsi="Times New Roman" w:cs="Times New Roman"/>
          <w:b/>
          <w:bCs/>
          <w:noProof/>
        </w:rPr>
        <w:t>Shenoy K V</w:t>
      </w:r>
      <w:r w:rsidRPr="009E06DA">
        <w:rPr>
          <w:rFonts w:ascii="Times New Roman" w:hAnsi="Times New Roman" w:cs="Times New Roman"/>
          <w:noProof/>
        </w:rPr>
        <w:t xml:space="preserve">. Single-neuron stability during repeated reaching in macaque premotor cortex. </w:t>
      </w:r>
      <w:r w:rsidRPr="009E06DA">
        <w:rPr>
          <w:rFonts w:ascii="Times New Roman" w:hAnsi="Times New Roman" w:cs="Times New Roman"/>
          <w:i/>
          <w:iCs/>
          <w:noProof/>
        </w:rPr>
        <w:t>J Neurosci</w:t>
      </w:r>
      <w:r w:rsidRPr="009E06DA">
        <w:rPr>
          <w:rFonts w:ascii="Times New Roman" w:hAnsi="Times New Roman" w:cs="Times New Roman"/>
          <w:noProof/>
        </w:rPr>
        <w:t xml:space="preserve"> 27: 10742–10750, 2007.</w:t>
      </w:r>
    </w:p>
    <w:p w14:paraId="3390B212"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Churchland AK</w:t>
      </w:r>
      <w:r w:rsidRPr="009E06DA">
        <w:rPr>
          <w:rFonts w:ascii="Times New Roman" w:hAnsi="Times New Roman" w:cs="Times New Roman"/>
          <w:noProof/>
        </w:rPr>
        <w:t xml:space="preserve">, </w:t>
      </w:r>
      <w:r w:rsidRPr="009E06DA">
        <w:rPr>
          <w:rFonts w:ascii="Times New Roman" w:hAnsi="Times New Roman" w:cs="Times New Roman"/>
          <w:b/>
          <w:bCs/>
          <w:noProof/>
        </w:rPr>
        <w:t>Kiani R</w:t>
      </w:r>
      <w:r w:rsidRPr="009E06DA">
        <w:rPr>
          <w:rFonts w:ascii="Times New Roman" w:hAnsi="Times New Roman" w:cs="Times New Roman"/>
          <w:noProof/>
        </w:rPr>
        <w:t xml:space="preserve">, </w:t>
      </w:r>
      <w:r w:rsidRPr="009E06DA">
        <w:rPr>
          <w:rFonts w:ascii="Times New Roman" w:hAnsi="Times New Roman" w:cs="Times New Roman"/>
          <w:b/>
          <w:bCs/>
          <w:noProof/>
        </w:rPr>
        <w:t>Chaudhuri R</w:t>
      </w:r>
      <w:r w:rsidRPr="009E06DA">
        <w:rPr>
          <w:rFonts w:ascii="Times New Roman" w:hAnsi="Times New Roman" w:cs="Times New Roman"/>
          <w:noProof/>
        </w:rPr>
        <w:t xml:space="preserve">, </w:t>
      </w:r>
      <w:r w:rsidRPr="009E06DA">
        <w:rPr>
          <w:rFonts w:ascii="Times New Roman" w:hAnsi="Times New Roman" w:cs="Times New Roman"/>
          <w:b/>
          <w:bCs/>
          <w:noProof/>
        </w:rPr>
        <w:t>Wang XJ</w:t>
      </w:r>
      <w:r w:rsidRPr="009E06DA">
        <w:rPr>
          <w:rFonts w:ascii="Times New Roman" w:hAnsi="Times New Roman" w:cs="Times New Roman"/>
          <w:noProof/>
        </w:rPr>
        <w:t xml:space="preserve">, </w:t>
      </w:r>
      <w:r w:rsidRPr="009E06DA">
        <w:rPr>
          <w:rFonts w:ascii="Times New Roman" w:hAnsi="Times New Roman" w:cs="Times New Roman"/>
          <w:b/>
          <w:bCs/>
          <w:noProof/>
        </w:rPr>
        <w:t>Pouget A</w:t>
      </w:r>
      <w:r w:rsidRPr="009E06DA">
        <w:rPr>
          <w:rFonts w:ascii="Times New Roman" w:hAnsi="Times New Roman" w:cs="Times New Roman"/>
          <w:noProof/>
        </w:rPr>
        <w:t xml:space="preserve">, </w:t>
      </w:r>
      <w:r w:rsidRPr="009E06DA">
        <w:rPr>
          <w:rFonts w:ascii="Times New Roman" w:hAnsi="Times New Roman" w:cs="Times New Roman"/>
          <w:b/>
          <w:bCs/>
          <w:noProof/>
        </w:rPr>
        <w:t>Shadlen MN</w:t>
      </w:r>
      <w:r w:rsidRPr="009E06DA">
        <w:rPr>
          <w:rFonts w:ascii="Times New Roman" w:hAnsi="Times New Roman" w:cs="Times New Roman"/>
          <w:noProof/>
        </w:rPr>
        <w:t xml:space="preserve">. Variance as a Signature </w:t>
      </w:r>
      <w:r w:rsidRPr="009E06DA">
        <w:rPr>
          <w:rFonts w:ascii="Times New Roman" w:hAnsi="Times New Roman" w:cs="Times New Roman"/>
          <w:noProof/>
        </w:rPr>
        <w:lastRenderedPageBreak/>
        <w:t xml:space="preserve">of Neural Computations during Decision Making. </w:t>
      </w:r>
      <w:r w:rsidRPr="009E06DA">
        <w:rPr>
          <w:rFonts w:ascii="Times New Roman" w:hAnsi="Times New Roman" w:cs="Times New Roman"/>
          <w:i/>
          <w:iCs/>
          <w:noProof/>
        </w:rPr>
        <w:t>Neuron</w:t>
      </w:r>
      <w:r w:rsidRPr="009E06DA">
        <w:rPr>
          <w:rFonts w:ascii="Times New Roman" w:hAnsi="Times New Roman" w:cs="Times New Roman"/>
          <w:noProof/>
        </w:rPr>
        <w:t xml:space="preserve"> 69: 818–831, 2011.</w:t>
      </w:r>
    </w:p>
    <w:p w14:paraId="510C3B2C"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Churchland MM</w:t>
      </w:r>
      <w:r w:rsidRPr="009E06DA">
        <w:rPr>
          <w:rFonts w:ascii="Times New Roman" w:hAnsi="Times New Roman" w:cs="Times New Roman"/>
          <w:noProof/>
        </w:rPr>
        <w:t xml:space="preserve">, </w:t>
      </w:r>
      <w:r w:rsidRPr="009E06DA">
        <w:rPr>
          <w:rFonts w:ascii="Times New Roman" w:hAnsi="Times New Roman" w:cs="Times New Roman"/>
          <w:b/>
          <w:bCs/>
          <w:noProof/>
        </w:rPr>
        <w:t>Yu BM</w:t>
      </w:r>
      <w:r w:rsidRPr="009E06DA">
        <w:rPr>
          <w:rFonts w:ascii="Times New Roman" w:hAnsi="Times New Roman" w:cs="Times New Roman"/>
          <w:noProof/>
        </w:rPr>
        <w:t xml:space="preserve">, </w:t>
      </w:r>
      <w:r w:rsidRPr="009E06DA">
        <w:rPr>
          <w:rFonts w:ascii="Times New Roman" w:hAnsi="Times New Roman" w:cs="Times New Roman"/>
          <w:b/>
          <w:bCs/>
          <w:noProof/>
        </w:rPr>
        <w:t>Cunningham JP</w:t>
      </w:r>
      <w:r w:rsidRPr="009E06DA">
        <w:rPr>
          <w:rFonts w:ascii="Times New Roman" w:hAnsi="Times New Roman" w:cs="Times New Roman"/>
          <w:noProof/>
        </w:rPr>
        <w:t xml:space="preserve">, </w:t>
      </w:r>
      <w:r w:rsidRPr="009E06DA">
        <w:rPr>
          <w:rFonts w:ascii="Times New Roman" w:hAnsi="Times New Roman" w:cs="Times New Roman"/>
          <w:b/>
          <w:bCs/>
          <w:noProof/>
        </w:rPr>
        <w:t>Sugrue LP</w:t>
      </w:r>
      <w:r w:rsidRPr="009E06DA">
        <w:rPr>
          <w:rFonts w:ascii="Times New Roman" w:hAnsi="Times New Roman" w:cs="Times New Roman"/>
          <w:noProof/>
        </w:rPr>
        <w:t xml:space="preserve">, </w:t>
      </w:r>
      <w:r w:rsidRPr="009E06DA">
        <w:rPr>
          <w:rFonts w:ascii="Times New Roman" w:hAnsi="Times New Roman" w:cs="Times New Roman"/>
          <w:b/>
          <w:bCs/>
          <w:noProof/>
        </w:rPr>
        <w:t>Cohen MR</w:t>
      </w:r>
      <w:r w:rsidRPr="009E06DA">
        <w:rPr>
          <w:rFonts w:ascii="Times New Roman" w:hAnsi="Times New Roman" w:cs="Times New Roman"/>
          <w:noProof/>
        </w:rPr>
        <w:t xml:space="preserve">, </w:t>
      </w:r>
      <w:r w:rsidRPr="009E06DA">
        <w:rPr>
          <w:rFonts w:ascii="Times New Roman" w:hAnsi="Times New Roman" w:cs="Times New Roman"/>
          <w:b/>
          <w:bCs/>
          <w:noProof/>
        </w:rPr>
        <w:t>Corrado GS</w:t>
      </w:r>
      <w:r w:rsidRPr="009E06DA">
        <w:rPr>
          <w:rFonts w:ascii="Times New Roman" w:hAnsi="Times New Roman" w:cs="Times New Roman"/>
          <w:noProof/>
        </w:rPr>
        <w:t xml:space="preserve">, </w:t>
      </w:r>
      <w:r w:rsidRPr="009E06DA">
        <w:rPr>
          <w:rFonts w:ascii="Times New Roman" w:hAnsi="Times New Roman" w:cs="Times New Roman"/>
          <w:b/>
          <w:bCs/>
          <w:noProof/>
        </w:rPr>
        <w:t>Newsome WT</w:t>
      </w:r>
      <w:r w:rsidRPr="009E06DA">
        <w:rPr>
          <w:rFonts w:ascii="Times New Roman" w:hAnsi="Times New Roman" w:cs="Times New Roman"/>
          <w:noProof/>
        </w:rPr>
        <w:t xml:space="preserve">, </w:t>
      </w:r>
      <w:r w:rsidRPr="009E06DA">
        <w:rPr>
          <w:rFonts w:ascii="Times New Roman" w:hAnsi="Times New Roman" w:cs="Times New Roman"/>
          <w:b/>
          <w:bCs/>
          <w:noProof/>
        </w:rPr>
        <w:t>Clark AM</w:t>
      </w:r>
      <w:r w:rsidRPr="009E06DA">
        <w:rPr>
          <w:rFonts w:ascii="Times New Roman" w:hAnsi="Times New Roman" w:cs="Times New Roman"/>
          <w:noProof/>
        </w:rPr>
        <w:t xml:space="preserve">, </w:t>
      </w:r>
      <w:r w:rsidRPr="009E06DA">
        <w:rPr>
          <w:rFonts w:ascii="Times New Roman" w:hAnsi="Times New Roman" w:cs="Times New Roman"/>
          <w:b/>
          <w:bCs/>
          <w:noProof/>
        </w:rPr>
        <w:t>Hosseini P</w:t>
      </w:r>
      <w:r w:rsidRPr="009E06DA">
        <w:rPr>
          <w:rFonts w:ascii="Times New Roman" w:hAnsi="Times New Roman" w:cs="Times New Roman"/>
          <w:noProof/>
        </w:rPr>
        <w:t xml:space="preserve">, </w:t>
      </w:r>
      <w:r w:rsidRPr="009E06DA">
        <w:rPr>
          <w:rFonts w:ascii="Times New Roman" w:hAnsi="Times New Roman" w:cs="Times New Roman"/>
          <w:b/>
          <w:bCs/>
          <w:noProof/>
        </w:rPr>
        <w:t>Scott BB</w:t>
      </w:r>
      <w:r w:rsidRPr="009E06DA">
        <w:rPr>
          <w:rFonts w:ascii="Times New Roman" w:hAnsi="Times New Roman" w:cs="Times New Roman"/>
          <w:noProof/>
        </w:rPr>
        <w:t xml:space="preserve">, </w:t>
      </w:r>
      <w:r w:rsidRPr="009E06DA">
        <w:rPr>
          <w:rFonts w:ascii="Times New Roman" w:hAnsi="Times New Roman" w:cs="Times New Roman"/>
          <w:b/>
          <w:bCs/>
          <w:noProof/>
        </w:rPr>
        <w:t>Bradley DC</w:t>
      </w:r>
      <w:r w:rsidRPr="009E06DA">
        <w:rPr>
          <w:rFonts w:ascii="Times New Roman" w:hAnsi="Times New Roman" w:cs="Times New Roman"/>
          <w:noProof/>
        </w:rPr>
        <w:t xml:space="preserve">, </w:t>
      </w:r>
      <w:r w:rsidRPr="009E06DA">
        <w:rPr>
          <w:rFonts w:ascii="Times New Roman" w:hAnsi="Times New Roman" w:cs="Times New Roman"/>
          <w:b/>
          <w:bCs/>
          <w:noProof/>
        </w:rPr>
        <w:t>Smith M a</w:t>
      </w:r>
      <w:r w:rsidRPr="009E06DA">
        <w:rPr>
          <w:rFonts w:ascii="Times New Roman" w:hAnsi="Times New Roman" w:cs="Times New Roman"/>
          <w:noProof/>
        </w:rPr>
        <w:t xml:space="preserve">, </w:t>
      </w:r>
      <w:r w:rsidRPr="009E06DA">
        <w:rPr>
          <w:rFonts w:ascii="Times New Roman" w:hAnsi="Times New Roman" w:cs="Times New Roman"/>
          <w:b/>
          <w:bCs/>
          <w:noProof/>
        </w:rPr>
        <w:t>Kohn A</w:t>
      </w:r>
      <w:r w:rsidRPr="009E06DA">
        <w:rPr>
          <w:rFonts w:ascii="Times New Roman" w:hAnsi="Times New Roman" w:cs="Times New Roman"/>
          <w:noProof/>
        </w:rPr>
        <w:t xml:space="preserve">, </w:t>
      </w:r>
      <w:r w:rsidRPr="009E06DA">
        <w:rPr>
          <w:rFonts w:ascii="Times New Roman" w:hAnsi="Times New Roman" w:cs="Times New Roman"/>
          <w:b/>
          <w:bCs/>
          <w:noProof/>
        </w:rPr>
        <w:t>Movshon JA</w:t>
      </w:r>
      <w:r w:rsidRPr="009E06DA">
        <w:rPr>
          <w:rFonts w:ascii="Times New Roman" w:hAnsi="Times New Roman" w:cs="Times New Roman"/>
          <w:noProof/>
        </w:rPr>
        <w:t xml:space="preserve">, </w:t>
      </w:r>
      <w:r w:rsidRPr="009E06DA">
        <w:rPr>
          <w:rFonts w:ascii="Times New Roman" w:hAnsi="Times New Roman" w:cs="Times New Roman"/>
          <w:b/>
          <w:bCs/>
          <w:noProof/>
        </w:rPr>
        <w:t>Armstrong KM</w:t>
      </w:r>
      <w:r w:rsidRPr="009E06DA">
        <w:rPr>
          <w:rFonts w:ascii="Times New Roman" w:hAnsi="Times New Roman" w:cs="Times New Roman"/>
          <w:noProof/>
        </w:rPr>
        <w:t xml:space="preserve">, </w:t>
      </w:r>
      <w:r w:rsidRPr="009E06DA">
        <w:rPr>
          <w:rFonts w:ascii="Times New Roman" w:hAnsi="Times New Roman" w:cs="Times New Roman"/>
          <w:b/>
          <w:bCs/>
          <w:noProof/>
        </w:rPr>
        <w:t>Moore T</w:t>
      </w:r>
      <w:r w:rsidRPr="009E06DA">
        <w:rPr>
          <w:rFonts w:ascii="Times New Roman" w:hAnsi="Times New Roman" w:cs="Times New Roman"/>
          <w:noProof/>
        </w:rPr>
        <w:t xml:space="preserve">, </w:t>
      </w:r>
      <w:r w:rsidRPr="009E06DA">
        <w:rPr>
          <w:rFonts w:ascii="Times New Roman" w:hAnsi="Times New Roman" w:cs="Times New Roman"/>
          <w:b/>
          <w:bCs/>
          <w:noProof/>
        </w:rPr>
        <w:t>Chang SW</w:t>
      </w:r>
      <w:r w:rsidRPr="009E06DA">
        <w:rPr>
          <w:rFonts w:ascii="Times New Roman" w:hAnsi="Times New Roman" w:cs="Times New Roman"/>
          <w:noProof/>
        </w:rPr>
        <w:t xml:space="preserve">, </w:t>
      </w:r>
      <w:r w:rsidRPr="009E06DA">
        <w:rPr>
          <w:rFonts w:ascii="Times New Roman" w:hAnsi="Times New Roman" w:cs="Times New Roman"/>
          <w:b/>
          <w:bCs/>
          <w:noProof/>
        </w:rPr>
        <w:t>Snyder LH</w:t>
      </w:r>
      <w:r w:rsidRPr="009E06DA">
        <w:rPr>
          <w:rFonts w:ascii="Times New Roman" w:hAnsi="Times New Roman" w:cs="Times New Roman"/>
          <w:noProof/>
        </w:rPr>
        <w:t xml:space="preserve">, </w:t>
      </w:r>
      <w:r w:rsidRPr="009E06DA">
        <w:rPr>
          <w:rFonts w:ascii="Times New Roman" w:hAnsi="Times New Roman" w:cs="Times New Roman"/>
          <w:b/>
          <w:bCs/>
          <w:noProof/>
        </w:rPr>
        <w:t>Lisberger SG</w:t>
      </w:r>
      <w:r w:rsidRPr="009E06DA">
        <w:rPr>
          <w:rFonts w:ascii="Times New Roman" w:hAnsi="Times New Roman" w:cs="Times New Roman"/>
          <w:noProof/>
        </w:rPr>
        <w:t xml:space="preserve">, </w:t>
      </w:r>
      <w:r w:rsidRPr="009E06DA">
        <w:rPr>
          <w:rFonts w:ascii="Times New Roman" w:hAnsi="Times New Roman" w:cs="Times New Roman"/>
          <w:b/>
          <w:bCs/>
          <w:noProof/>
        </w:rPr>
        <w:t>Priebe NJ</w:t>
      </w:r>
      <w:r w:rsidRPr="009E06DA">
        <w:rPr>
          <w:rFonts w:ascii="Times New Roman" w:hAnsi="Times New Roman" w:cs="Times New Roman"/>
          <w:noProof/>
        </w:rPr>
        <w:t xml:space="preserve">, </w:t>
      </w:r>
      <w:r w:rsidRPr="009E06DA">
        <w:rPr>
          <w:rFonts w:ascii="Times New Roman" w:hAnsi="Times New Roman" w:cs="Times New Roman"/>
          <w:b/>
          <w:bCs/>
          <w:noProof/>
        </w:rPr>
        <w:t>Finn IM</w:t>
      </w:r>
      <w:r w:rsidRPr="009E06DA">
        <w:rPr>
          <w:rFonts w:ascii="Times New Roman" w:hAnsi="Times New Roman" w:cs="Times New Roman"/>
          <w:noProof/>
        </w:rPr>
        <w:t xml:space="preserve">, </w:t>
      </w:r>
      <w:r w:rsidRPr="009E06DA">
        <w:rPr>
          <w:rFonts w:ascii="Times New Roman" w:hAnsi="Times New Roman" w:cs="Times New Roman"/>
          <w:b/>
          <w:bCs/>
          <w:noProof/>
        </w:rPr>
        <w:t>Ferster D</w:t>
      </w:r>
      <w:r w:rsidRPr="009E06DA">
        <w:rPr>
          <w:rFonts w:ascii="Times New Roman" w:hAnsi="Times New Roman" w:cs="Times New Roman"/>
          <w:noProof/>
        </w:rPr>
        <w:t xml:space="preserve">, </w:t>
      </w:r>
      <w:r w:rsidRPr="009E06DA">
        <w:rPr>
          <w:rFonts w:ascii="Times New Roman" w:hAnsi="Times New Roman" w:cs="Times New Roman"/>
          <w:b/>
          <w:bCs/>
          <w:noProof/>
        </w:rPr>
        <w:t>Ryu SI</w:t>
      </w:r>
      <w:r w:rsidRPr="009E06DA">
        <w:rPr>
          <w:rFonts w:ascii="Times New Roman" w:hAnsi="Times New Roman" w:cs="Times New Roman"/>
          <w:noProof/>
        </w:rPr>
        <w:t xml:space="preserve">, </w:t>
      </w:r>
      <w:r w:rsidRPr="009E06DA">
        <w:rPr>
          <w:rFonts w:ascii="Times New Roman" w:hAnsi="Times New Roman" w:cs="Times New Roman"/>
          <w:b/>
          <w:bCs/>
          <w:noProof/>
        </w:rPr>
        <w:t>Santhanam G</w:t>
      </w:r>
      <w:r w:rsidRPr="009E06DA">
        <w:rPr>
          <w:rFonts w:ascii="Times New Roman" w:hAnsi="Times New Roman" w:cs="Times New Roman"/>
          <w:noProof/>
        </w:rPr>
        <w:t xml:space="preserve">, </w:t>
      </w:r>
      <w:r w:rsidRPr="009E06DA">
        <w:rPr>
          <w:rFonts w:ascii="Times New Roman" w:hAnsi="Times New Roman" w:cs="Times New Roman"/>
          <w:b/>
          <w:bCs/>
          <w:noProof/>
        </w:rPr>
        <w:t>Sahani M</w:t>
      </w:r>
      <w:r w:rsidRPr="009E06DA">
        <w:rPr>
          <w:rFonts w:ascii="Times New Roman" w:hAnsi="Times New Roman" w:cs="Times New Roman"/>
          <w:noProof/>
        </w:rPr>
        <w:t xml:space="preserve">, </w:t>
      </w:r>
      <w:r w:rsidRPr="009E06DA">
        <w:rPr>
          <w:rFonts w:ascii="Times New Roman" w:hAnsi="Times New Roman" w:cs="Times New Roman"/>
          <w:b/>
          <w:bCs/>
          <w:noProof/>
        </w:rPr>
        <w:t>Shenoy K V</w:t>
      </w:r>
      <w:r w:rsidRPr="009E06DA">
        <w:rPr>
          <w:rFonts w:ascii="Times New Roman" w:hAnsi="Times New Roman" w:cs="Times New Roman"/>
          <w:noProof/>
        </w:rPr>
        <w:t xml:space="preserve">. Stimulus onset quenches neural variability: A widespread cortical phenomenon. </w:t>
      </w:r>
      <w:r w:rsidRPr="009E06DA">
        <w:rPr>
          <w:rFonts w:ascii="Times New Roman" w:hAnsi="Times New Roman" w:cs="Times New Roman"/>
          <w:i/>
          <w:iCs/>
          <w:noProof/>
        </w:rPr>
        <w:t>Nat Neurosci</w:t>
      </w:r>
      <w:r w:rsidRPr="009E06DA">
        <w:rPr>
          <w:rFonts w:ascii="Times New Roman" w:hAnsi="Times New Roman" w:cs="Times New Roman"/>
          <w:noProof/>
        </w:rPr>
        <w:t xml:space="preserve"> 13: 369–378, 2010.</w:t>
      </w:r>
    </w:p>
    <w:p w14:paraId="5D46F0A2"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DeWeese M</w:t>
      </w:r>
      <w:r w:rsidRPr="009E06DA">
        <w:rPr>
          <w:rFonts w:ascii="Times New Roman" w:hAnsi="Times New Roman" w:cs="Times New Roman"/>
          <w:noProof/>
        </w:rPr>
        <w:t xml:space="preserve">, </w:t>
      </w:r>
      <w:r w:rsidRPr="009E06DA">
        <w:rPr>
          <w:rFonts w:ascii="Times New Roman" w:hAnsi="Times New Roman" w:cs="Times New Roman"/>
          <w:b/>
          <w:bCs/>
          <w:noProof/>
        </w:rPr>
        <w:t>Zador A</w:t>
      </w:r>
      <w:r w:rsidRPr="009E06DA">
        <w:rPr>
          <w:rFonts w:ascii="Times New Roman" w:hAnsi="Times New Roman" w:cs="Times New Roman"/>
          <w:noProof/>
        </w:rPr>
        <w:t xml:space="preserve">. Asymmetric Dynamics in Optimal Variance Adaptation. </w:t>
      </w:r>
      <w:r w:rsidRPr="009E06DA">
        <w:rPr>
          <w:rFonts w:ascii="Times New Roman" w:hAnsi="Times New Roman" w:cs="Times New Roman"/>
          <w:i/>
          <w:iCs/>
          <w:noProof/>
        </w:rPr>
        <w:t>Neural Comput</w:t>
      </w:r>
      <w:r w:rsidRPr="009E06DA">
        <w:rPr>
          <w:rFonts w:ascii="Times New Roman" w:hAnsi="Times New Roman" w:cs="Times New Roman"/>
          <w:noProof/>
        </w:rPr>
        <w:t xml:space="preserve"> 10: 1179–1202, 1998.</w:t>
      </w:r>
    </w:p>
    <w:p w14:paraId="058A550A"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Dickey AS</w:t>
      </w:r>
      <w:r w:rsidRPr="009E06DA">
        <w:rPr>
          <w:rFonts w:ascii="Times New Roman" w:hAnsi="Times New Roman" w:cs="Times New Roman"/>
          <w:noProof/>
        </w:rPr>
        <w:t xml:space="preserve">, </w:t>
      </w:r>
      <w:r w:rsidRPr="009E06DA">
        <w:rPr>
          <w:rFonts w:ascii="Times New Roman" w:hAnsi="Times New Roman" w:cs="Times New Roman"/>
          <w:b/>
          <w:bCs/>
          <w:noProof/>
        </w:rPr>
        <w:t>Suminski A</w:t>
      </w:r>
      <w:r w:rsidRPr="009E06DA">
        <w:rPr>
          <w:rFonts w:ascii="Times New Roman" w:hAnsi="Times New Roman" w:cs="Times New Roman"/>
          <w:noProof/>
        </w:rPr>
        <w:t xml:space="preserve">, </w:t>
      </w:r>
      <w:r w:rsidRPr="009E06DA">
        <w:rPr>
          <w:rFonts w:ascii="Times New Roman" w:hAnsi="Times New Roman" w:cs="Times New Roman"/>
          <w:b/>
          <w:bCs/>
          <w:noProof/>
        </w:rPr>
        <w:t>Amit Y</w:t>
      </w:r>
      <w:r w:rsidRPr="009E06DA">
        <w:rPr>
          <w:rFonts w:ascii="Times New Roman" w:hAnsi="Times New Roman" w:cs="Times New Roman"/>
          <w:noProof/>
        </w:rPr>
        <w:t xml:space="preserve">, </w:t>
      </w:r>
      <w:r w:rsidRPr="009E06DA">
        <w:rPr>
          <w:rFonts w:ascii="Times New Roman" w:hAnsi="Times New Roman" w:cs="Times New Roman"/>
          <w:b/>
          <w:bCs/>
          <w:noProof/>
        </w:rPr>
        <w:t>Hatsopoulos NG</w:t>
      </w:r>
      <w:r w:rsidRPr="009E06DA">
        <w:rPr>
          <w:rFonts w:ascii="Times New Roman" w:hAnsi="Times New Roman" w:cs="Times New Roman"/>
          <w:noProof/>
        </w:rPr>
        <w:t xml:space="preserve">. Single-unit stability using chronically implanted multielectrode arrays. </w:t>
      </w:r>
      <w:r w:rsidRPr="009E06DA">
        <w:rPr>
          <w:rFonts w:ascii="Times New Roman" w:hAnsi="Times New Roman" w:cs="Times New Roman"/>
          <w:i/>
          <w:iCs/>
          <w:noProof/>
        </w:rPr>
        <w:t>J Neurophysiol</w:t>
      </w:r>
      <w:r w:rsidRPr="009E06DA">
        <w:rPr>
          <w:rFonts w:ascii="Times New Roman" w:hAnsi="Times New Roman" w:cs="Times New Roman"/>
          <w:noProof/>
        </w:rPr>
        <w:t xml:space="preserve"> 102: 1331–1339, 2009.</w:t>
      </w:r>
    </w:p>
    <w:p w14:paraId="26ED2079"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Eden UT</w:t>
      </w:r>
      <w:r w:rsidRPr="009E06DA">
        <w:rPr>
          <w:rFonts w:ascii="Times New Roman" w:hAnsi="Times New Roman" w:cs="Times New Roman"/>
          <w:noProof/>
        </w:rPr>
        <w:t xml:space="preserve">, </w:t>
      </w:r>
      <w:r w:rsidRPr="009E06DA">
        <w:rPr>
          <w:rFonts w:ascii="Times New Roman" w:hAnsi="Times New Roman" w:cs="Times New Roman"/>
          <w:b/>
          <w:bCs/>
          <w:noProof/>
        </w:rPr>
        <w:t>Frank LM</w:t>
      </w:r>
      <w:r w:rsidRPr="009E06DA">
        <w:rPr>
          <w:rFonts w:ascii="Times New Roman" w:hAnsi="Times New Roman" w:cs="Times New Roman"/>
          <w:noProof/>
        </w:rPr>
        <w:t xml:space="preserve">, </w:t>
      </w:r>
      <w:r w:rsidRPr="009E06DA">
        <w:rPr>
          <w:rFonts w:ascii="Times New Roman" w:hAnsi="Times New Roman" w:cs="Times New Roman"/>
          <w:b/>
          <w:bCs/>
          <w:noProof/>
        </w:rPr>
        <w:t>Barbieri R</w:t>
      </w:r>
      <w:r w:rsidRPr="009E06DA">
        <w:rPr>
          <w:rFonts w:ascii="Times New Roman" w:hAnsi="Times New Roman" w:cs="Times New Roman"/>
          <w:noProof/>
        </w:rPr>
        <w:t xml:space="preserve">, </w:t>
      </w:r>
      <w:r w:rsidRPr="009E06DA">
        <w:rPr>
          <w:rFonts w:ascii="Times New Roman" w:hAnsi="Times New Roman" w:cs="Times New Roman"/>
          <w:b/>
          <w:bCs/>
          <w:noProof/>
        </w:rPr>
        <w:t>Solo V</w:t>
      </w:r>
      <w:r w:rsidRPr="009E06DA">
        <w:rPr>
          <w:rFonts w:ascii="Times New Roman" w:hAnsi="Times New Roman" w:cs="Times New Roman"/>
          <w:noProof/>
        </w:rPr>
        <w:t xml:space="preserve">, </w:t>
      </w:r>
      <w:r w:rsidRPr="009E06DA">
        <w:rPr>
          <w:rFonts w:ascii="Times New Roman" w:hAnsi="Times New Roman" w:cs="Times New Roman"/>
          <w:b/>
          <w:bCs/>
          <w:noProof/>
        </w:rPr>
        <w:t>Brown EN</w:t>
      </w:r>
      <w:r w:rsidRPr="009E06DA">
        <w:rPr>
          <w:rFonts w:ascii="Times New Roman" w:hAnsi="Times New Roman" w:cs="Times New Roman"/>
          <w:noProof/>
        </w:rPr>
        <w:t xml:space="preserve">. Dynamic Analysis of Neural Encoding by Point Process Adaptive Filtering. </w:t>
      </w:r>
      <w:r w:rsidRPr="009E06DA">
        <w:rPr>
          <w:rFonts w:ascii="Times New Roman" w:hAnsi="Times New Roman" w:cs="Times New Roman"/>
          <w:i/>
          <w:iCs/>
          <w:noProof/>
        </w:rPr>
        <w:t>Neural Comput</w:t>
      </w:r>
      <w:r w:rsidRPr="009E06DA">
        <w:rPr>
          <w:rFonts w:ascii="Times New Roman" w:hAnsi="Times New Roman" w:cs="Times New Roman"/>
          <w:noProof/>
        </w:rPr>
        <w:t xml:space="preserve"> 16: 971–998, 2004.</w:t>
      </w:r>
    </w:p>
    <w:p w14:paraId="7203928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Fenton AA</w:t>
      </w:r>
      <w:r w:rsidRPr="009E06DA">
        <w:rPr>
          <w:rFonts w:ascii="Times New Roman" w:hAnsi="Times New Roman" w:cs="Times New Roman"/>
          <w:noProof/>
        </w:rPr>
        <w:t xml:space="preserve">, </w:t>
      </w:r>
      <w:r w:rsidRPr="009E06DA">
        <w:rPr>
          <w:rFonts w:ascii="Times New Roman" w:hAnsi="Times New Roman" w:cs="Times New Roman"/>
          <w:b/>
          <w:bCs/>
          <w:noProof/>
        </w:rPr>
        <w:t>Muller RU</w:t>
      </w:r>
      <w:r w:rsidRPr="009E06DA">
        <w:rPr>
          <w:rFonts w:ascii="Times New Roman" w:hAnsi="Times New Roman" w:cs="Times New Roman"/>
          <w:noProof/>
        </w:rPr>
        <w:t xml:space="preserve">. Place cell discharge is extremely variable during individual passes of the rat through the firing field. </w:t>
      </w:r>
      <w:r w:rsidRPr="009E06DA">
        <w:rPr>
          <w:rFonts w:ascii="Times New Roman" w:hAnsi="Times New Roman" w:cs="Times New Roman"/>
          <w:i/>
          <w:iCs/>
          <w:noProof/>
        </w:rPr>
        <w:t>Proc Natl Acad Sci U S A</w:t>
      </w:r>
      <w:r w:rsidRPr="009E06DA">
        <w:rPr>
          <w:rFonts w:ascii="Times New Roman" w:hAnsi="Times New Roman" w:cs="Times New Roman"/>
          <w:noProof/>
        </w:rPr>
        <w:t xml:space="preserve"> 95: 3182–3187, 1998.</w:t>
      </w:r>
    </w:p>
    <w:p w14:paraId="0E1842D2"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Gaunt RE</w:t>
      </w:r>
      <w:r w:rsidRPr="009E06DA">
        <w:rPr>
          <w:rFonts w:ascii="Times New Roman" w:hAnsi="Times New Roman" w:cs="Times New Roman"/>
          <w:noProof/>
        </w:rPr>
        <w:t xml:space="preserve">, </w:t>
      </w:r>
      <w:r w:rsidRPr="009E06DA">
        <w:rPr>
          <w:rFonts w:ascii="Times New Roman" w:hAnsi="Times New Roman" w:cs="Times New Roman"/>
          <w:b/>
          <w:bCs/>
          <w:noProof/>
        </w:rPr>
        <w:t>Iyengar S</w:t>
      </w:r>
      <w:r w:rsidRPr="009E06DA">
        <w:rPr>
          <w:rFonts w:ascii="Times New Roman" w:hAnsi="Times New Roman" w:cs="Times New Roman"/>
          <w:noProof/>
        </w:rPr>
        <w:t xml:space="preserve">, </w:t>
      </w:r>
      <w:r w:rsidRPr="009E06DA">
        <w:rPr>
          <w:rFonts w:ascii="Times New Roman" w:hAnsi="Times New Roman" w:cs="Times New Roman"/>
          <w:b/>
          <w:bCs/>
          <w:noProof/>
        </w:rPr>
        <w:t>Olde Daalhuis AB</w:t>
      </w:r>
      <w:r w:rsidRPr="009E06DA">
        <w:rPr>
          <w:rFonts w:ascii="Times New Roman" w:hAnsi="Times New Roman" w:cs="Times New Roman"/>
          <w:noProof/>
        </w:rPr>
        <w:t xml:space="preserve">, </w:t>
      </w:r>
      <w:r w:rsidRPr="009E06DA">
        <w:rPr>
          <w:rFonts w:ascii="Times New Roman" w:hAnsi="Times New Roman" w:cs="Times New Roman"/>
          <w:b/>
          <w:bCs/>
          <w:noProof/>
        </w:rPr>
        <w:t>Simsek B</w:t>
      </w:r>
      <w:r w:rsidRPr="009E06DA">
        <w:rPr>
          <w:rFonts w:ascii="Times New Roman" w:hAnsi="Times New Roman" w:cs="Times New Roman"/>
          <w:noProof/>
        </w:rPr>
        <w:t xml:space="preserve">, </w:t>
      </w:r>
      <w:r w:rsidRPr="009E06DA">
        <w:rPr>
          <w:rFonts w:ascii="Times New Roman" w:hAnsi="Times New Roman" w:cs="Times New Roman"/>
          <w:b/>
          <w:bCs/>
          <w:noProof/>
        </w:rPr>
        <w:t>Robert Gaunt BE</w:t>
      </w:r>
      <w:r w:rsidRPr="009E06DA">
        <w:rPr>
          <w:rFonts w:ascii="Times New Roman" w:hAnsi="Times New Roman" w:cs="Times New Roman"/>
          <w:noProof/>
        </w:rPr>
        <w:t xml:space="preserve">. An asymptotic expansion for the normalizing constant of the Conway-Maxwell-Poisson distribution. </w:t>
      </w:r>
      <w:r w:rsidRPr="009E06DA">
        <w:rPr>
          <w:rFonts w:ascii="Times New Roman" w:hAnsi="Times New Roman" w:cs="Times New Roman"/>
          <w:i/>
          <w:iCs/>
          <w:noProof/>
        </w:rPr>
        <w:t>Ann Inst Stat Math</w:t>
      </w:r>
      <w:r w:rsidRPr="009E06DA">
        <w:rPr>
          <w:rFonts w:ascii="Times New Roman" w:hAnsi="Times New Roman" w:cs="Times New Roman"/>
          <w:noProof/>
        </w:rPr>
        <w:t xml:space="preserve"> 71: 163–180, 2019.</w:t>
      </w:r>
    </w:p>
    <w:p w14:paraId="53C831C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Ghanbari A</w:t>
      </w:r>
      <w:r w:rsidRPr="009E06DA">
        <w:rPr>
          <w:rFonts w:ascii="Times New Roman" w:hAnsi="Times New Roman" w:cs="Times New Roman"/>
          <w:noProof/>
        </w:rPr>
        <w:t xml:space="preserve">, </w:t>
      </w:r>
      <w:r w:rsidRPr="009E06DA">
        <w:rPr>
          <w:rFonts w:ascii="Times New Roman" w:hAnsi="Times New Roman" w:cs="Times New Roman"/>
          <w:b/>
          <w:bCs/>
          <w:noProof/>
        </w:rPr>
        <w:t>Lee CM</w:t>
      </w:r>
      <w:r w:rsidRPr="009E06DA">
        <w:rPr>
          <w:rFonts w:ascii="Times New Roman" w:hAnsi="Times New Roman" w:cs="Times New Roman"/>
          <w:noProof/>
        </w:rPr>
        <w:t xml:space="preserve">, </w:t>
      </w:r>
      <w:r w:rsidRPr="009E06DA">
        <w:rPr>
          <w:rFonts w:ascii="Times New Roman" w:hAnsi="Times New Roman" w:cs="Times New Roman"/>
          <w:b/>
          <w:bCs/>
          <w:noProof/>
        </w:rPr>
        <w:t>Read HL</w:t>
      </w:r>
      <w:r w:rsidRPr="009E06DA">
        <w:rPr>
          <w:rFonts w:ascii="Times New Roman" w:hAnsi="Times New Roman" w:cs="Times New Roman"/>
          <w:noProof/>
        </w:rPr>
        <w:t xml:space="preserve">, </w:t>
      </w:r>
      <w:r w:rsidRPr="009E06DA">
        <w:rPr>
          <w:rFonts w:ascii="Times New Roman" w:hAnsi="Times New Roman" w:cs="Times New Roman"/>
          <w:b/>
          <w:bCs/>
          <w:noProof/>
        </w:rPr>
        <w:t>Stevenson IH</w:t>
      </w:r>
      <w:r w:rsidRPr="009E06DA">
        <w:rPr>
          <w:rFonts w:ascii="Times New Roman" w:hAnsi="Times New Roman" w:cs="Times New Roman"/>
          <w:noProof/>
        </w:rPr>
        <w:t xml:space="preserve">. Modeling stimulus-dependent variability improves decoding of population neural responses. </w:t>
      </w:r>
      <w:r w:rsidRPr="009E06DA">
        <w:rPr>
          <w:rFonts w:ascii="Times New Roman" w:hAnsi="Times New Roman" w:cs="Times New Roman"/>
          <w:i/>
          <w:iCs/>
          <w:noProof/>
        </w:rPr>
        <w:t>J Neural Eng</w:t>
      </w:r>
      <w:r w:rsidRPr="009E06DA">
        <w:rPr>
          <w:rFonts w:ascii="Times New Roman" w:hAnsi="Times New Roman" w:cs="Times New Roman"/>
          <w:noProof/>
        </w:rPr>
        <w:t xml:space="preserve"> 16, 2019.</w:t>
      </w:r>
    </w:p>
    <w:p w14:paraId="42298D2F"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Gupta RC</w:t>
      </w:r>
      <w:r w:rsidRPr="009E06DA">
        <w:rPr>
          <w:rFonts w:ascii="Times New Roman" w:hAnsi="Times New Roman" w:cs="Times New Roman"/>
          <w:noProof/>
        </w:rPr>
        <w:t xml:space="preserve">, </w:t>
      </w:r>
      <w:r w:rsidRPr="009E06DA">
        <w:rPr>
          <w:rFonts w:ascii="Times New Roman" w:hAnsi="Times New Roman" w:cs="Times New Roman"/>
          <w:b/>
          <w:bCs/>
          <w:noProof/>
        </w:rPr>
        <w:t>Sim SZ</w:t>
      </w:r>
      <w:r w:rsidRPr="009E06DA">
        <w:rPr>
          <w:rFonts w:ascii="Times New Roman" w:hAnsi="Times New Roman" w:cs="Times New Roman"/>
          <w:noProof/>
        </w:rPr>
        <w:t xml:space="preserve">, </w:t>
      </w:r>
      <w:r w:rsidRPr="009E06DA">
        <w:rPr>
          <w:rFonts w:ascii="Times New Roman" w:hAnsi="Times New Roman" w:cs="Times New Roman"/>
          <w:b/>
          <w:bCs/>
          <w:noProof/>
        </w:rPr>
        <w:t>Ong SH</w:t>
      </w:r>
      <w:r w:rsidRPr="009E06DA">
        <w:rPr>
          <w:rFonts w:ascii="Times New Roman" w:hAnsi="Times New Roman" w:cs="Times New Roman"/>
          <w:noProof/>
        </w:rPr>
        <w:t xml:space="preserve">. Analysis of discrete data by Conway–Maxwell Poisson distribution. </w:t>
      </w:r>
      <w:r w:rsidRPr="009E06DA">
        <w:rPr>
          <w:rFonts w:ascii="Times New Roman" w:hAnsi="Times New Roman" w:cs="Times New Roman"/>
          <w:i/>
          <w:iCs/>
          <w:noProof/>
        </w:rPr>
        <w:t>AStA Adv Stat Anal</w:t>
      </w:r>
      <w:r w:rsidRPr="009E06DA">
        <w:rPr>
          <w:rFonts w:ascii="Times New Roman" w:hAnsi="Times New Roman" w:cs="Times New Roman"/>
          <w:noProof/>
        </w:rPr>
        <w:t xml:space="preserve"> 98: 327–343, 2014.</w:t>
      </w:r>
    </w:p>
    <w:p w14:paraId="4F1A1645"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Kelly RC</w:t>
      </w:r>
      <w:r w:rsidRPr="009E06DA">
        <w:rPr>
          <w:rFonts w:ascii="Times New Roman" w:hAnsi="Times New Roman" w:cs="Times New Roman"/>
          <w:noProof/>
        </w:rPr>
        <w:t xml:space="preserve">, </w:t>
      </w:r>
      <w:r w:rsidRPr="009E06DA">
        <w:rPr>
          <w:rFonts w:ascii="Times New Roman" w:hAnsi="Times New Roman" w:cs="Times New Roman"/>
          <w:b/>
          <w:bCs/>
          <w:noProof/>
        </w:rPr>
        <w:t>Smith MA</w:t>
      </w:r>
      <w:r w:rsidRPr="009E06DA">
        <w:rPr>
          <w:rFonts w:ascii="Times New Roman" w:hAnsi="Times New Roman" w:cs="Times New Roman"/>
          <w:noProof/>
        </w:rPr>
        <w:t xml:space="preserve">, </w:t>
      </w:r>
      <w:r w:rsidRPr="009E06DA">
        <w:rPr>
          <w:rFonts w:ascii="Times New Roman" w:hAnsi="Times New Roman" w:cs="Times New Roman"/>
          <w:b/>
          <w:bCs/>
          <w:noProof/>
        </w:rPr>
        <w:t>Kass RE</w:t>
      </w:r>
      <w:r w:rsidRPr="009E06DA">
        <w:rPr>
          <w:rFonts w:ascii="Times New Roman" w:hAnsi="Times New Roman" w:cs="Times New Roman"/>
          <w:noProof/>
        </w:rPr>
        <w:t xml:space="preserve">, </w:t>
      </w:r>
      <w:r w:rsidRPr="009E06DA">
        <w:rPr>
          <w:rFonts w:ascii="Times New Roman" w:hAnsi="Times New Roman" w:cs="Times New Roman"/>
          <w:b/>
          <w:bCs/>
          <w:noProof/>
        </w:rPr>
        <w:t>Lee TS</w:t>
      </w:r>
      <w:r w:rsidRPr="009E06DA">
        <w:rPr>
          <w:rFonts w:ascii="Times New Roman" w:hAnsi="Times New Roman" w:cs="Times New Roman"/>
          <w:noProof/>
        </w:rPr>
        <w:t xml:space="preserve">. Local field potentials indicate network state and account for neuronal response variability. </w:t>
      </w:r>
      <w:r w:rsidRPr="009E06DA">
        <w:rPr>
          <w:rFonts w:ascii="Times New Roman" w:hAnsi="Times New Roman" w:cs="Times New Roman"/>
          <w:i/>
          <w:iCs/>
          <w:noProof/>
        </w:rPr>
        <w:t>J Comput Neurosci</w:t>
      </w:r>
      <w:r w:rsidRPr="009E06DA">
        <w:rPr>
          <w:rFonts w:ascii="Times New Roman" w:hAnsi="Times New Roman" w:cs="Times New Roman"/>
          <w:noProof/>
        </w:rPr>
        <w:t xml:space="preserve"> 29: 567–579, 2010.</w:t>
      </w:r>
    </w:p>
    <w:p w14:paraId="36D538DF"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Kohn A</w:t>
      </w:r>
      <w:r w:rsidRPr="009E06DA">
        <w:rPr>
          <w:rFonts w:ascii="Times New Roman" w:hAnsi="Times New Roman" w:cs="Times New Roman"/>
          <w:noProof/>
        </w:rPr>
        <w:t xml:space="preserve">, </w:t>
      </w:r>
      <w:r w:rsidRPr="009E06DA">
        <w:rPr>
          <w:rFonts w:ascii="Times New Roman" w:hAnsi="Times New Roman" w:cs="Times New Roman"/>
          <w:b/>
          <w:bCs/>
          <w:noProof/>
        </w:rPr>
        <w:t>Smith MA</w:t>
      </w:r>
      <w:r w:rsidRPr="009E06DA">
        <w:rPr>
          <w:rFonts w:ascii="Times New Roman" w:hAnsi="Times New Roman" w:cs="Times New Roman"/>
          <w:noProof/>
        </w:rPr>
        <w:t xml:space="preserve">. Utah array extracellular recordings of spontaneous and visually evoked activity from anesthetized macaque primary visual cortex (V1) [Online]. </w:t>
      </w:r>
      <w:r w:rsidRPr="009E06DA">
        <w:rPr>
          <w:rFonts w:ascii="Times New Roman" w:hAnsi="Times New Roman" w:cs="Times New Roman"/>
          <w:i/>
          <w:iCs/>
          <w:noProof/>
        </w:rPr>
        <w:t>CRCNS.org</w:t>
      </w:r>
      <w:r w:rsidRPr="009E06DA">
        <w:rPr>
          <w:rFonts w:ascii="Times New Roman" w:hAnsi="Times New Roman" w:cs="Times New Roman"/>
          <w:noProof/>
        </w:rPr>
        <w:t xml:space="preserve"> 2016.http://dx.doi.org/10.6080/K0NC5Z4X.</w:t>
      </w:r>
    </w:p>
    <w:p w14:paraId="2CF39AC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Lesica NA</w:t>
      </w:r>
      <w:r w:rsidRPr="009E06DA">
        <w:rPr>
          <w:rFonts w:ascii="Times New Roman" w:hAnsi="Times New Roman" w:cs="Times New Roman"/>
          <w:noProof/>
        </w:rPr>
        <w:t xml:space="preserve">, </w:t>
      </w:r>
      <w:r w:rsidRPr="009E06DA">
        <w:rPr>
          <w:rFonts w:ascii="Times New Roman" w:hAnsi="Times New Roman" w:cs="Times New Roman"/>
          <w:b/>
          <w:bCs/>
          <w:noProof/>
        </w:rPr>
        <w:t>Jin J</w:t>
      </w:r>
      <w:r w:rsidRPr="009E06DA">
        <w:rPr>
          <w:rFonts w:ascii="Times New Roman" w:hAnsi="Times New Roman" w:cs="Times New Roman"/>
          <w:noProof/>
        </w:rPr>
        <w:t xml:space="preserve">, </w:t>
      </w:r>
      <w:r w:rsidRPr="009E06DA">
        <w:rPr>
          <w:rFonts w:ascii="Times New Roman" w:hAnsi="Times New Roman" w:cs="Times New Roman"/>
          <w:b/>
          <w:bCs/>
          <w:noProof/>
        </w:rPr>
        <w:t>Weng C</w:t>
      </w:r>
      <w:r w:rsidRPr="009E06DA">
        <w:rPr>
          <w:rFonts w:ascii="Times New Roman" w:hAnsi="Times New Roman" w:cs="Times New Roman"/>
          <w:noProof/>
        </w:rPr>
        <w:t xml:space="preserve">, </w:t>
      </w:r>
      <w:r w:rsidRPr="009E06DA">
        <w:rPr>
          <w:rFonts w:ascii="Times New Roman" w:hAnsi="Times New Roman" w:cs="Times New Roman"/>
          <w:b/>
          <w:bCs/>
          <w:noProof/>
        </w:rPr>
        <w:t>Yeh CI</w:t>
      </w:r>
      <w:r w:rsidRPr="009E06DA">
        <w:rPr>
          <w:rFonts w:ascii="Times New Roman" w:hAnsi="Times New Roman" w:cs="Times New Roman"/>
          <w:noProof/>
        </w:rPr>
        <w:t xml:space="preserve">, </w:t>
      </w:r>
      <w:r w:rsidRPr="009E06DA">
        <w:rPr>
          <w:rFonts w:ascii="Times New Roman" w:hAnsi="Times New Roman" w:cs="Times New Roman"/>
          <w:b/>
          <w:bCs/>
          <w:noProof/>
        </w:rPr>
        <w:t>Butts DA</w:t>
      </w:r>
      <w:r w:rsidRPr="009E06DA">
        <w:rPr>
          <w:rFonts w:ascii="Times New Roman" w:hAnsi="Times New Roman" w:cs="Times New Roman"/>
          <w:noProof/>
        </w:rPr>
        <w:t xml:space="preserve">, </w:t>
      </w:r>
      <w:r w:rsidRPr="009E06DA">
        <w:rPr>
          <w:rFonts w:ascii="Times New Roman" w:hAnsi="Times New Roman" w:cs="Times New Roman"/>
          <w:b/>
          <w:bCs/>
          <w:noProof/>
        </w:rPr>
        <w:t>Stanley GB</w:t>
      </w:r>
      <w:r w:rsidRPr="009E06DA">
        <w:rPr>
          <w:rFonts w:ascii="Times New Roman" w:hAnsi="Times New Roman" w:cs="Times New Roman"/>
          <w:noProof/>
        </w:rPr>
        <w:t xml:space="preserve">, </w:t>
      </w:r>
      <w:r w:rsidRPr="009E06DA">
        <w:rPr>
          <w:rFonts w:ascii="Times New Roman" w:hAnsi="Times New Roman" w:cs="Times New Roman"/>
          <w:b/>
          <w:bCs/>
          <w:noProof/>
        </w:rPr>
        <w:t>Alonso JM</w:t>
      </w:r>
      <w:r w:rsidRPr="009E06DA">
        <w:rPr>
          <w:rFonts w:ascii="Times New Roman" w:hAnsi="Times New Roman" w:cs="Times New Roman"/>
          <w:noProof/>
        </w:rPr>
        <w:t xml:space="preserve">. Adaptation to Stimulus Contrast and Correlations during Natural Visual Stimulation. </w:t>
      </w:r>
      <w:r w:rsidRPr="009E06DA">
        <w:rPr>
          <w:rFonts w:ascii="Times New Roman" w:hAnsi="Times New Roman" w:cs="Times New Roman"/>
          <w:i/>
          <w:iCs/>
          <w:noProof/>
        </w:rPr>
        <w:t>Neuron</w:t>
      </w:r>
      <w:r w:rsidRPr="009E06DA">
        <w:rPr>
          <w:rFonts w:ascii="Times New Roman" w:hAnsi="Times New Roman" w:cs="Times New Roman"/>
          <w:noProof/>
        </w:rPr>
        <w:t xml:space="preserve"> 55: 479–491, 2007.</w:t>
      </w:r>
    </w:p>
    <w:p w14:paraId="1884AC7E"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Macke JH</w:t>
      </w:r>
      <w:r w:rsidRPr="009E06DA">
        <w:rPr>
          <w:rFonts w:ascii="Times New Roman" w:hAnsi="Times New Roman" w:cs="Times New Roman"/>
          <w:noProof/>
        </w:rPr>
        <w:t xml:space="preserve">, </w:t>
      </w:r>
      <w:r w:rsidRPr="009E06DA">
        <w:rPr>
          <w:rFonts w:ascii="Times New Roman" w:hAnsi="Times New Roman" w:cs="Times New Roman"/>
          <w:b/>
          <w:bCs/>
          <w:noProof/>
        </w:rPr>
        <w:t>Buesing L</w:t>
      </w:r>
      <w:r w:rsidRPr="009E06DA">
        <w:rPr>
          <w:rFonts w:ascii="Times New Roman" w:hAnsi="Times New Roman" w:cs="Times New Roman"/>
          <w:noProof/>
        </w:rPr>
        <w:t xml:space="preserve">, </w:t>
      </w:r>
      <w:r w:rsidRPr="009E06DA">
        <w:rPr>
          <w:rFonts w:ascii="Times New Roman" w:hAnsi="Times New Roman" w:cs="Times New Roman"/>
          <w:b/>
          <w:bCs/>
          <w:noProof/>
        </w:rPr>
        <w:t>Cunningham JP</w:t>
      </w:r>
      <w:r w:rsidRPr="009E06DA">
        <w:rPr>
          <w:rFonts w:ascii="Times New Roman" w:hAnsi="Times New Roman" w:cs="Times New Roman"/>
          <w:noProof/>
        </w:rPr>
        <w:t xml:space="preserve">, </w:t>
      </w:r>
      <w:r w:rsidRPr="009E06DA">
        <w:rPr>
          <w:rFonts w:ascii="Times New Roman" w:hAnsi="Times New Roman" w:cs="Times New Roman"/>
          <w:b/>
          <w:bCs/>
          <w:noProof/>
        </w:rPr>
        <w:t>Yu BM</w:t>
      </w:r>
      <w:r w:rsidRPr="009E06DA">
        <w:rPr>
          <w:rFonts w:ascii="Times New Roman" w:hAnsi="Times New Roman" w:cs="Times New Roman"/>
          <w:noProof/>
        </w:rPr>
        <w:t xml:space="preserve">, </w:t>
      </w:r>
      <w:r w:rsidRPr="009E06DA">
        <w:rPr>
          <w:rFonts w:ascii="Times New Roman" w:hAnsi="Times New Roman" w:cs="Times New Roman"/>
          <w:b/>
          <w:bCs/>
          <w:noProof/>
        </w:rPr>
        <w:t>Shenoy K V.</w:t>
      </w:r>
      <w:r w:rsidRPr="009E06DA">
        <w:rPr>
          <w:rFonts w:ascii="Times New Roman" w:hAnsi="Times New Roman" w:cs="Times New Roman"/>
          <w:noProof/>
        </w:rPr>
        <w:t xml:space="preserve">, </w:t>
      </w:r>
      <w:r w:rsidRPr="009E06DA">
        <w:rPr>
          <w:rFonts w:ascii="Times New Roman" w:hAnsi="Times New Roman" w:cs="Times New Roman"/>
          <w:b/>
          <w:bCs/>
          <w:noProof/>
        </w:rPr>
        <w:t>Sahani M</w:t>
      </w:r>
      <w:r w:rsidRPr="009E06DA">
        <w:rPr>
          <w:rFonts w:ascii="Times New Roman" w:hAnsi="Times New Roman" w:cs="Times New Roman"/>
          <w:noProof/>
        </w:rPr>
        <w:t xml:space="preserve">. Empirical models of spiking in neural populations. </w:t>
      </w:r>
      <w:r w:rsidRPr="009E06DA">
        <w:rPr>
          <w:rFonts w:ascii="Times New Roman" w:hAnsi="Times New Roman" w:cs="Times New Roman"/>
          <w:i/>
          <w:iCs/>
          <w:noProof/>
        </w:rPr>
        <w:t>Adv Neural Inf Process Syst</w:t>
      </w:r>
      <w:r w:rsidRPr="009E06DA">
        <w:rPr>
          <w:rFonts w:ascii="Times New Roman" w:hAnsi="Times New Roman" w:cs="Times New Roman"/>
          <w:noProof/>
        </w:rPr>
        <w:t xml:space="preserve"> 24, 2011.</w:t>
      </w:r>
    </w:p>
    <w:p w14:paraId="34DA111A"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Maimon G</w:t>
      </w:r>
      <w:r w:rsidRPr="009E06DA">
        <w:rPr>
          <w:rFonts w:ascii="Times New Roman" w:hAnsi="Times New Roman" w:cs="Times New Roman"/>
          <w:noProof/>
        </w:rPr>
        <w:t xml:space="preserve">, </w:t>
      </w:r>
      <w:r w:rsidRPr="009E06DA">
        <w:rPr>
          <w:rFonts w:ascii="Times New Roman" w:hAnsi="Times New Roman" w:cs="Times New Roman"/>
          <w:b/>
          <w:bCs/>
          <w:noProof/>
        </w:rPr>
        <w:t>Assad J a.</w:t>
      </w:r>
      <w:r w:rsidRPr="009E06DA">
        <w:rPr>
          <w:rFonts w:ascii="Times New Roman" w:hAnsi="Times New Roman" w:cs="Times New Roman"/>
          <w:noProof/>
        </w:rPr>
        <w:t xml:space="preserve"> Beyond Poisson: Increased Spike-Time Regularity across Primate Parietal Cortex. </w:t>
      </w:r>
      <w:r w:rsidRPr="009E06DA">
        <w:rPr>
          <w:rFonts w:ascii="Times New Roman" w:hAnsi="Times New Roman" w:cs="Times New Roman"/>
          <w:i/>
          <w:iCs/>
          <w:noProof/>
        </w:rPr>
        <w:t>Neuron</w:t>
      </w:r>
      <w:r w:rsidRPr="009E06DA">
        <w:rPr>
          <w:rFonts w:ascii="Times New Roman" w:hAnsi="Times New Roman" w:cs="Times New Roman"/>
          <w:noProof/>
        </w:rPr>
        <w:t xml:space="preserve"> 62: 426–440, 2009.</w:t>
      </w:r>
    </w:p>
    <w:p w14:paraId="2CCED62F"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Paninski L</w:t>
      </w:r>
      <w:r w:rsidRPr="009E06DA">
        <w:rPr>
          <w:rFonts w:ascii="Times New Roman" w:hAnsi="Times New Roman" w:cs="Times New Roman"/>
          <w:noProof/>
        </w:rPr>
        <w:t xml:space="preserve">, </w:t>
      </w:r>
      <w:r w:rsidRPr="009E06DA">
        <w:rPr>
          <w:rFonts w:ascii="Times New Roman" w:hAnsi="Times New Roman" w:cs="Times New Roman"/>
          <w:b/>
          <w:bCs/>
          <w:noProof/>
        </w:rPr>
        <w:t>Ahmadian Y</w:t>
      </w:r>
      <w:r w:rsidRPr="009E06DA">
        <w:rPr>
          <w:rFonts w:ascii="Times New Roman" w:hAnsi="Times New Roman" w:cs="Times New Roman"/>
          <w:noProof/>
        </w:rPr>
        <w:t xml:space="preserve">, </w:t>
      </w:r>
      <w:r w:rsidRPr="009E06DA">
        <w:rPr>
          <w:rFonts w:ascii="Times New Roman" w:hAnsi="Times New Roman" w:cs="Times New Roman"/>
          <w:b/>
          <w:bCs/>
          <w:noProof/>
        </w:rPr>
        <w:t>Ferreira DG</w:t>
      </w:r>
      <w:r w:rsidRPr="009E06DA">
        <w:rPr>
          <w:rFonts w:ascii="Times New Roman" w:hAnsi="Times New Roman" w:cs="Times New Roman"/>
          <w:noProof/>
        </w:rPr>
        <w:t xml:space="preserve">, </w:t>
      </w:r>
      <w:r w:rsidRPr="009E06DA">
        <w:rPr>
          <w:rFonts w:ascii="Times New Roman" w:hAnsi="Times New Roman" w:cs="Times New Roman"/>
          <w:b/>
          <w:bCs/>
          <w:noProof/>
        </w:rPr>
        <w:t>Koyama S</w:t>
      </w:r>
      <w:r w:rsidRPr="009E06DA">
        <w:rPr>
          <w:rFonts w:ascii="Times New Roman" w:hAnsi="Times New Roman" w:cs="Times New Roman"/>
          <w:noProof/>
        </w:rPr>
        <w:t xml:space="preserve">, </w:t>
      </w:r>
      <w:r w:rsidRPr="009E06DA">
        <w:rPr>
          <w:rFonts w:ascii="Times New Roman" w:hAnsi="Times New Roman" w:cs="Times New Roman"/>
          <w:b/>
          <w:bCs/>
          <w:noProof/>
        </w:rPr>
        <w:t>Rahnama Rad K</w:t>
      </w:r>
      <w:r w:rsidRPr="009E06DA">
        <w:rPr>
          <w:rFonts w:ascii="Times New Roman" w:hAnsi="Times New Roman" w:cs="Times New Roman"/>
          <w:noProof/>
        </w:rPr>
        <w:t xml:space="preserve">, </w:t>
      </w:r>
      <w:r w:rsidRPr="009E06DA">
        <w:rPr>
          <w:rFonts w:ascii="Times New Roman" w:hAnsi="Times New Roman" w:cs="Times New Roman"/>
          <w:b/>
          <w:bCs/>
          <w:noProof/>
        </w:rPr>
        <w:t>Vidne M</w:t>
      </w:r>
      <w:r w:rsidRPr="009E06DA">
        <w:rPr>
          <w:rFonts w:ascii="Times New Roman" w:hAnsi="Times New Roman" w:cs="Times New Roman"/>
          <w:noProof/>
        </w:rPr>
        <w:t xml:space="preserve">, </w:t>
      </w:r>
      <w:r w:rsidRPr="009E06DA">
        <w:rPr>
          <w:rFonts w:ascii="Times New Roman" w:hAnsi="Times New Roman" w:cs="Times New Roman"/>
          <w:b/>
          <w:bCs/>
          <w:noProof/>
        </w:rPr>
        <w:t>Vogelstein J</w:t>
      </w:r>
      <w:r w:rsidRPr="009E06DA">
        <w:rPr>
          <w:rFonts w:ascii="Times New Roman" w:hAnsi="Times New Roman" w:cs="Times New Roman"/>
          <w:noProof/>
        </w:rPr>
        <w:t xml:space="preserve">, </w:t>
      </w:r>
      <w:r w:rsidRPr="009E06DA">
        <w:rPr>
          <w:rFonts w:ascii="Times New Roman" w:hAnsi="Times New Roman" w:cs="Times New Roman"/>
          <w:b/>
          <w:bCs/>
          <w:noProof/>
        </w:rPr>
        <w:t>Wu W</w:t>
      </w:r>
      <w:r w:rsidRPr="009E06DA">
        <w:rPr>
          <w:rFonts w:ascii="Times New Roman" w:hAnsi="Times New Roman" w:cs="Times New Roman"/>
          <w:noProof/>
        </w:rPr>
        <w:t xml:space="preserve">. A new look at state-space models for neural data. </w:t>
      </w:r>
      <w:r w:rsidRPr="009E06DA">
        <w:rPr>
          <w:rFonts w:ascii="Times New Roman" w:hAnsi="Times New Roman" w:cs="Times New Roman"/>
          <w:i/>
          <w:iCs/>
          <w:noProof/>
        </w:rPr>
        <w:t>J. Comput. Neurosci.</w:t>
      </w:r>
      <w:r w:rsidRPr="009E06DA">
        <w:rPr>
          <w:rFonts w:ascii="Times New Roman" w:hAnsi="Times New Roman" w:cs="Times New Roman"/>
          <w:noProof/>
        </w:rPr>
        <w:t xml:space="preserve"> 29Springer: 107–126, 2010.</w:t>
      </w:r>
    </w:p>
    <w:p w14:paraId="15FB8458"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Rokni U</w:t>
      </w:r>
      <w:r w:rsidRPr="009E06DA">
        <w:rPr>
          <w:rFonts w:ascii="Times New Roman" w:hAnsi="Times New Roman" w:cs="Times New Roman"/>
          <w:noProof/>
        </w:rPr>
        <w:t xml:space="preserve">, </w:t>
      </w:r>
      <w:r w:rsidRPr="009E06DA">
        <w:rPr>
          <w:rFonts w:ascii="Times New Roman" w:hAnsi="Times New Roman" w:cs="Times New Roman"/>
          <w:b/>
          <w:bCs/>
          <w:noProof/>
        </w:rPr>
        <w:t>Richardson AG</w:t>
      </w:r>
      <w:r w:rsidRPr="009E06DA">
        <w:rPr>
          <w:rFonts w:ascii="Times New Roman" w:hAnsi="Times New Roman" w:cs="Times New Roman"/>
          <w:noProof/>
        </w:rPr>
        <w:t xml:space="preserve">, </w:t>
      </w:r>
      <w:r w:rsidRPr="009E06DA">
        <w:rPr>
          <w:rFonts w:ascii="Times New Roman" w:hAnsi="Times New Roman" w:cs="Times New Roman"/>
          <w:b/>
          <w:bCs/>
          <w:noProof/>
        </w:rPr>
        <w:t>Bizzi E</w:t>
      </w:r>
      <w:r w:rsidRPr="009E06DA">
        <w:rPr>
          <w:rFonts w:ascii="Times New Roman" w:hAnsi="Times New Roman" w:cs="Times New Roman"/>
          <w:noProof/>
        </w:rPr>
        <w:t xml:space="preserve">, </w:t>
      </w:r>
      <w:r w:rsidRPr="009E06DA">
        <w:rPr>
          <w:rFonts w:ascii="Times New Roman" w:hAnsi="Times New Roman" w:cs="Times New Roman"/>
          <w:b/>
          <w:bCs/>
          <w:noProof/>
        </w:rPr>
        <w:t>Seung HS</w:t>
      </w:r>
      <w:r w:rsidRPr="009E06DA">
        <w:rPr>
          <w:rFonts w:ascii="Times New Roman" w:hAnsi="Times New Roman" w:cs="Times New Roman"/>
          <w:noProof/>
        </w:rPr>
        <w:t xml:space="preserve">. Motor learning with unstable neural representations. </w:t>
      </w:r>
      <w:r w:rsidRPr="009E06DA">
        <w:rPr>
          <w:rFonts w:ascii="Times New Roman" w:hAnsi="Times New Roman" w:cs="Times New Roman"/>
          <w:i/>
          <w:iCs/>
          <w:noProof/>
        </w:rPr>
        <w:t>Neuron</w:t>
      </w:r>
      <w:r w:rsidRPr="009E06DA">
        <w:rPr>
          <w:rFonts w:ascii="Times New Roman" w:hAnsi="Times New Roman" w:cs="Times New Roman"/>
          <w:noProof/>
        </w:rPr>
        <w:t xml:space="preserve"> 54: 653–666, 2007.</w:t>
      </w:r>
    </w:p>
    <w:p w14:paraId="6D10F17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Sellers KF</w:t>
      </w:r>
      <w:r w:rsidRPr="009E06DA">
        <w:rPr>
          <w:rFonts w:ascii="Times New Roman" w:hAnsi="Times New Roman" w:cs="Times New Roman"/>
          <w:noProof/>
        </w:rPr>
        <w:t xml:space="preserve">, </w:t>
      </w:r>
      <w:r w:rsidRPr="009E06DA">
        <w:rPr>
          <w:rFonts w:ascii="Times New Roman" w:hAnsi="Times New Roman" w:cs="Times New Roman"/>
          <w:b/>
          <w:bCs/>
          <w:noProof/>
        </w:rPr>
        <w:t>Shmueli G</w:t>
      </w:r>
      <w:r w:rsidRPr="009E06DA">
        <w:rPr>
          <w:rFonts w:ascii="Times New Roman" w:hAnsi="Times New Roman" w:cs="Times New Roman"/>
          <w:noProof/>
        </w:rPr>
        <w:t xml:space="preserve">. A flexible regression model for count data. </w:t>
      </w:r>
      <w:r w:rsidRPr="009E06DA">
        <w:rPr>
          <w:rFonts w:ascii="Times New Roman" w:hAnsi="Times New Roman" w:cs="Times New Roman"/>
          <w:i/>
          <w:iCs/>
          <w:noProof/>
        </w:rPr>
        <w:t>https://doi.org/101214/09-AOAS306</w:t>
      </w:r>
      <w:r w:rsidRPr="009E06DA">
        <w:rPr>
          <w:rFonts w:ascii="Times New Roman" w:hAnsi="Times New Roman" w:cs="Times New Roman"/>
          <w:noProof/>
        </w:rPr>
        <w:t xml:space="preserve"> 4: 943–961, 2010.</w:t>
      </w:r>
    </w:p>
    <w:p w14:paraId="3E0B7536"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Shmueli G</w:t>
      </w:r>
      <w:r w:rsidRPr="009E06DA">
        <w:rPr>
          <w:rFonts w:ascii="Times New Roman" w:hAnsi="Times New Roman" w:cs="Times New Roman"/>
          <w:noProof/>
        </w:rPr>
        <w:t xml:space="preserve">, </w:t>
      </w:r>
      <w:r w:rsidRPr="009E06DA">
        <w:rPr>
          <w:rFonts w:ascii="Times New Roman" w:hAnsi="Times New Roman" w:cs="Times New Roman"/>
          <w:b/>
          <w:bCs/>
          <w:noProof/>
        </w:rPr>
        <w:t>Minka TP</w:t>
      </w:r>
      <w:r w:rsidRPr="009E06DA">
        <w:rPr>
          <w:rFonts w:ascii="Times New Roman" w:hAnsi="Times New Roman" w:cs="Times New Roman"/>
          <w:noProof/>
        </w:rPr>
        <w:t xml:space="preserve">, </w:t>
      </w:r>
      <w:r w:rsidRPr="009E06DA">
        <w:rPr>
          <w:rFonts w:ascii="Times New Roman" w:hAnsi="Times New Roman" w:cs="Times New Roman"/>
          <w:b/>
          <w:bCs/>
          <w:noProof/>
        </w:rPr>
        <w:t>Kadane JB</w:t>
      </w:r>
      <w:r w:rsidRPr="009E06DA">
        <w:rPr>
          <w:rFonts w:ascii="Times New Roman" w:hAnsi="Times New Roman" w:cs="Times New Roman"/>
          <w:noProof/>
        </w:rPr>
        <w:t xml:space="preserve">, </w:t>
      </w:r>
      <w:r w:rsidRPr="009E06DA">
        <w:rPr>
          <w:rFonts w:ascii="Times New Roman" w:hAnsi="Times New Roman" w:cs="Times New Roman"/>
          <w:b/>
          <w:bCs/>
          <w:noProof/>
        </w:rPr>
        <w:t>Borle S</w:t>
      </w:r>
      <w:r w:rsidRPr="009E06DA">
        <w:rPr>
          <w:rFonts w:ascii="Times New Roman" w:hAnsi="Times New Roman" w:cs="Times New Roman"/>
          <w:noProof/>
        </w:rPr>
        <w:t xml:space="preserve">, </w:t>
      </w:r>
      <w:r w:rsidRPr="009E06DA">
        <w:rPr>
          <w:rFonts w:ascii="Times New Roman" w:hAnsi="Times New Roman" w:cs="Times New Roman"/>
          <w:b/>
          <w:bCs/>
          <w:noProof/>
        </w:rPr>
        <w:t>Boatwright P</w:t>
      </w:r>
      <w:r w:rsidRPr="009E06DA">
        <w:rPr>
          <w:rFonts w:ascii="Times New Roman" w:hAnsi="Times New Roman" w:cs="Times New Roman"/>
          <w:noProof/>
        </w:rPr>
        <w:t xml:space="preserve">. A useful distribution for fitting discrete data: revival of the Conway–Maxwell–Poisson distribution. </w:t>
      </w:r>
      <w:r w:rsidRPr="009E06DA">
        <w:rPr>
          <w:rFonts w:ascii="Times New Roman" w:hAnsi="Times New Roman" w:cs="Times New Roman"/>
          <w:i/>
          <w:iCs/>
          <w:noProof/>
        </w:rPr>
        <w:t>J R Stat Soc Ser C (Applied Stat</w:t>
      </w:r>
      <w:r w:rsidRPr="009E06DA">
        <w:rPr>
          <w:rFonts w:ascii="Times New Roman" w:hAnsi="Times New Roman" w:cs="Times New Roman"/>
          <w:noProof/>
        </w:rPr>
        <w:t xml:space="preserve"> 54: 127–142, 2005.</w:t>
      </w:r>
    </w:p>
    <w:p w14:paraId="589C6784"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Smith MA</w:t>
      </w:r>
      <w:r w:rsidRPr="009E06DA">
        <w:rPr>
          <w:rFonts w:ascii="Times New Roman" w:hAnsi="Times New Roman" w:cs="Times New Roman"/>
          <w:noProof/>
        </w:rPr>
        <w:t xml:space="preserve">, </w:t>
      </w:r>
      <w:r w:rsidRPr="009E06DA">
        <w:rPr>
          <w:rFonts w:ascii="Times New Roman" w:hAnsi="Times New Roman" w:cs="Times New Roman"/>
          <w:b/>
          <w:bCs/>
          <w:noProof/>
        </w:rPr>
        <w:t>Kohn A</w:t>
      </w:r>
      <w:r w:rsidRPr="009E06DA">
        <w:rPr>
          <w:rFonts w:ascii="Times New Roman" w:hAnsi="Times New Roman" w:cs="Times New Roman"/>
          <w:noProof/>
        </w:rPr>
        <w:t xml:space="preserve">. Spatial and temporal scales of neuronal correlation in primary visual cortex. </w:t>
      </w:r>
      <w:r w:rsidRPr="009E06DA">
        <w:rPr>
          <w:rFonts w:ascii="Times New Roman" w:hAnsi="Times New Roman" w:cs="Times New Roman"/>
          <w:i/>
          <w:iCs/>
          <w:noProof/>
        </w:rPr>
        <w:t>J Neurosci</w:t>
      </w:r>
      <w:r w:rsidRPr="009E06DA">
        <w:rPr>
          <w:rFonts w:ascii="Times New Roman" w:hAnsi="Times New Roman" w:cs="Times New Roman"/>
          <w:noProof/>
        </w:rPr>
        <w:t xml:space="preserve"> 28: 12591–12603, 2008.</w:t>
      </w:r>
    </w:p>
    <w:p w14:paraId="033C1710"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Steinmetz NA</w:t>
      </w:r>
      <w:r w:rsidRPr="009E06DA">
        <w:rPr>
          <w:rFonts w:ascii="Times New Roman" w:hAnsi="Times New Roman" w:cs="Times New Roman"/>
          <w:noProof/>
        </w:rPr>
        <w:t xml:space="preserve">, </w:t>
      </w:r>
      <w:r w:rsidRPr="009E06DA">
        <w:rPr>
          <w:rFonts w:ascii="Times New Roman" w:hAnsi="Times New Roman" w:cs="Times New Roman"/>
          <w:b/>
          <w:bCs/>
          <w:noProof/>
        </w:rPr>
        <w:t>Aydin C</w:t>
      </w:r>
      <w:r w:rsidRPr="009E06DA">
        <w:rPr>
          <w:rFonts w:ascii="Times New Roman" w:hAnsi="Times New Roman" w:cs="Times New Roman"/>
          <w:noProof/>
        </w:rPr>
        <w:t xml:space="preserve">, </w:t>
      </w:r>
      <w:r w:rsidRPr="009E06DA">
        <w:rPr>
          <w:rFonts w:ascii="Times New Roman" w:hAnsi="Times New Roman" w:cs="Times New Roman"/>
          <w:b/>
          <w:bCs/>
          <w:noProof/>
        </w:rPr>
        <w:t>Lebedeva A</w:t>
      </w:r>
      <w:r w:rsidRPr="009E06DA">
        <w:rPr>
          <w:rFonts w:ascii="Times New Roman" w:hAnsi="Times New Roman" w:cs="Times New Roman"/>
          <w:noProof/>
        </w:rPr>
        <w:t xml:space="preserve">, </w:t>
      </w:r>
      <w:r w:rsidRPr="009E06DA">
        <w:rPr>
          <w:rFonts w:ascii="Times New Roman" w:hAnsi="Times New Roman" w:cs="Times New Roman"/>
          <w:b/>
          <w:bCs/>
          <w:noProof/>
        </w:rPr>
        <w:t>Okun M</w:t>
      </w:r>
      <w:r w:rsidRPr="009E06DA">
        <w:rPr>
          <w:rFonts w:ascii="Times New Roman" w:hAnsi="Times New Roman" w:cs="Times New Roman"/>
          <w:noProof/>
        </w:rPr>
        <w:t xml:space="preserve">, </w:t>
      </w:r>
      <w:r w:rsidRPr="009E06DA">
        <w:rPr>
          <w:rFonts w:ascii="Times New Roman" w:hAnsi="Times New Roman" w:cs="Times New Roman"/>
          <w:b/>
          <w:bCs/>
          <w:noProof/>
        </w:rPr>
        <w:t>Pachitariu M</w:t>
      </w:r>
      <w:r w:rsidRPr="009E06DA">
        <w:rPr>
          <w:rFonts w:ascii="Times New Roman" w:hAnsi="Times New Roman" w:cs="Times New Roman"/>
          <w:noProof/>
        </w:rPr>
        <w:t xml:space="preserve">, </w:t>
      </w:r>
      <w:r w:rsidRPr="009E06DA">
        <w:rPr>
          <w:rFonts w:ascii="Times New Roman" w:hAnsi="Times New Roman" w:cs="Times New Roman"/>
          <w:b/>
          <w:bCs/>
          <w:noProof/>
        </w:rPr>
        <w:t>Bauza M</w:t>
      </w:r>
      <w:r w:rsidRPr="009E06DA">
        <w:rPr>
          <w:rFonts w:ascii="Times New Roman" w:hAnsi="Times New Roman" w:cs="Times New Roman"/>
          <w:noProof/>
        </w:rPr>
        <w:t xml:space="preserve">, </w:t>
      </w:r>
      <w:r w:rsidRPr="009E06DA">
        <w:rPr>
          <w:rFonts w:ascii="Times New Roman" w:hAnsi="Times New Roman" w:cs="Times New Roman"/>
          <w:b/>
          <w:bCs/>
          <w:noProof/>
        </w:rPr>
        <w:t>Beau M</w:t>
      </w:r>
      <w:r w:rsidRPr="009E06DA">
        <w:rPr>
          <w:rFonts w:ascii="Times New Roman" w:hAnsi="Times New Roman" w:cs="Times New Roman"/>
          <w:noProof/>
        </w:rPr>
        <w:t xml:space="preserve">, </w:t>
      </w:r>
      <w:r w:rsidRPr="009E06DA">
        <w:rPr>
          <w:rFonts w:ascii="Times New Roman" w:hAnsi="Times New Roman" w:cs="Times New Roman"/>
          <w:b/>
          <w:bCs/>
          <w:noProof/>
        </w:rPr>
        <w:t>Bhagat J</w:t>
      </w:r>
      <w:r w:rsidRPr="009E06DA">
        <w:rPr>
          <w:rFonts w:ascii="Times New Roman" w:hAnsi="Times New Roman" w:cs="Times New Roman"/>
          <w:noProof/>
        </w:rPr>
        <w:t xml:space="preserve">, </w:t>
      </w:r>
      <w:r w:rsidRPr="009E06DA">
        <w:rPr>
          <w:rFonts w:ascii="Times New Roman" w:hAnsi="Times New Roman" w:cs="Times New Roman"/>
          <w:b/>
          <w:bCs/>
          <w:noProof/>
        </w:rPr>
        <w:t>Böhm C</w:t>
      </w:r>
      <w:r w:rsidRPr="009E06DA">
        <w:rPr>
          <w:rFonts w:ascii="Times New Roman" w:hAnsi="Times New Roman" w:cs="Times New Roman"/>
          <w:noProof/>
        </w:rPr>
        <w:t xml:space="preserve">, </w:t>
      </w:r>
      <w:r w:rsidRPr="009E06DA">
        <w:rPr>
          <w:rFonts w:ascii="Times New Roman" w:hAnsi="Times New Roman" w:cs="Times New Roman"/>
          <w:b/>
          <w:bCs/>
          <w:noProof/>
        </w:rPr>
        <w:t>Broux M</w:t>
      </w:r>
      <w:r w:rsidRPr="009E06DA">
        <w:rPr>
          <w:rFonts w:ascii="Times New Roman" w:hAnsi="Times New Roman" w:cs="Times New Roman"/>
          <w:noProof/>
        </w:rPr>
        <w:t xml:space="preserve">, </w:t>
      </w:r>
      <w:r w:rsidRPr="009E06DA">
        <w:rPr>
          <w:rFonts w:ascii="Times New Roman" w:hAnsi="Times New Roman" w:cs="Times New Roman"/>
          <w:b/>
          <w:bCs/>
          <w:noProof/>
        </w:rPr>
        <w:t>Chen S</w:t>
      </w:r>
      <w:r w:rsidRPr="009E06DA">
        <w:rPr>
          <w:rFonts w:ascii="Times New Roman" w:hAnsi="Times New Roman" w:cs="Times New Roman"/>
          <w:noProof/>
        </w:rPr>
        <w:t xml:space="preserve">, </w:t>
      </w:r>
      <w:r w:rsidRPr="009E06DA">
        <w:rPr>
          <w:rFonts w:ascii="Times New Roman" w:hAnsi="Times New Roman" w:cs="Times New Roman"/>
          <w:b/>
          <w:bCs/>
          <w:noProof/>
        </w:rPr>
        <w:t>Colonell J</w:t>
      </w:r>
      <w:r w:rsidRPr="009E06DA">
        <w:rPr>
          <w:rFonts w:ascii="Times New Roman" w:hAnsi="Times New Roman" w:cs="Times New Roman"/>
          <w:noProof/>
        </w:rPr>
        <w:t xml:space="preserve">, </w:t>
      </w:r>
      <w:r w:rsidRPr="009E06DA">
        <w:rPr>
          <w:rFonts w:ascii="Times New Roman" w:hAnsi="Times New Roman" w:cs="Times New Roman"/>
          <w:b/>
          <w:bCs/>
          <w:noProof/>
        </w:rPr>
        <w:t>Gardner RJ</w:t>
      </w:r>
      <w:r w:rsidRPr="009E06DA">
        <w:rPr>
          <w:rFonts w:ascii="Times New Roman" w:hAnsi="Times New Roman" w:cs="Times New Roman"/>
          <w:noProof/>
        </w:rPr>
        <w:t xml:space="preserve">, </w:t>
      </w:r>
      <w:r w:rsidRPr="009E06DA">
        <w:rPr>
          <w:rFonts w:ascii="Times New Roman" w:hAnsi="Times New Roman" w:cs="Times New Roman"/>
          <w:b/>
          <w:bCs/>
          <w:noProof/>
        </w:rPr>
        <w:t>Karsh B</w:t>
      </w:r>
      <w:r w:rsidRPr="009E06DA">
        <w:rPr>
          <w:rFonts w:ascii="Times New Roman" w:hAnsi="Times New Roman" w:cs="Times New Roman"/>
          <w:noProof/>
        </w:rPr>
        <w:t xml:space="preserve">, </w:t>
      </w:r>
      <w:r w:rsidRPr="009E06DA">
        <w:rPr>
          <w:rFonts w:ascii="Times New Roman" w:hAnsi="Times New Roman" w:cs="Times New Roman"/>
          <w:b/>
          <w:bCs/>
          <w:noProof/>
        </w:rPr>
        <w:t>Kloosterman F</w:t>
      </w:r>
      <w:r w:rsidRPr="009E06DA">
        <w:rPr>
          <w:rFonts w:ascii="Times New Roman" w:hAnsi="Times New Roman" w:cs="Times New Roman"/>
          <w:noProof/>
        </w:rPr>
        <w:t xml:space="preserve">, </w:t>
      </w:r>
      <w:r w:rsidRPr="009E06DA">
        <w:rPr>
          <w:rFonts w:ascii="Times New Roman" w:hAnsi="Times New Roman" w:cs="Times New Roman"/>
          <w:b/>
          <w:bCs/>
          <w:noProof/>
        </w:rPr>
        <w:t>Kostadinov D</w:t>
      </w:r>
      <w:r w:rsidRPr="009E06DA">
        <w:rPr>
          <w:rFonts w:ascii="Times New Roman" w:hAnsi="Times New Roman" w:cs="Times New Roman"/>
          <w:noProof/>
        </w:rPr>
        <w:t xml:space="preserve">, </w:t>
      </w:r>
      <w:r w:rsidRPr="009E06DA">
        <w:rPr>
          <w:rFonts w:ascii="Times New Roman" w:hAnsi="Times New Roman" w:cs="Times New Roman"/>
          <w:b/>
          <w:bCs/>
          <w:noProof/>
        </w:rPr>
        <w:t>Mora-Lopez C</w:t>
      </w:r>
      <w:r w:rsidRPr="009E06DA">
        <w:rPr>
          <w:rFonts w:ascii="Times New Roman" w:hAnsi="Times New Roman" w:cs="Times New Roman"/>
          <w:noProof/>
        </w:rPr>
        <w:t xml:space="preserve">, </w:t>
      </w:r>
      <w:r w:rsidRPr="009E06DA">
        <w:rPr>
          <w:rFonts w:ascii="Times New Roman" w:hAnsi="Times New Roman" w:cs="Times New Roman"/>
          <w:b/>
          <w:bCs/>
          <w:noProof/>
        </w:rPr>
        <w:t>O’Callaghan J</w:t>
      </w:r>
      <w:r w:rsidRPr="009E06DA">
        <w:rPr>
          <w:rFonts w:ascii="Times New Roman" w:hAnsi="Times New Roman" w:cs="Times New Roman"/>
          <w:noProof/>
        </w:rPr>
        <w:t xml:space="preserve">, </w:t>
      </w:r>
      <w:r w:rsidRPr="009E06DA">
        <w:rPr>
          <w:rFonts w:ascii="Times New Roman" w:hAnsi="Times New Roman" w:cs="Times New Roman"/>
          <w:b/>
          <w:bCs/>
          <w:noProof/>
        </w:rPr>
        <w:t>Park J</w:t>
      </w:r>
      <w:r w:rsidRPr="009E06DA">
        <w:rPr>
          <w:rFonts w:ascii="Times New Roman" w:hAnsi="Times New Roman" w:cs="Times New Roman"/>
          <w:noProof/>
        </w:rPr>
        <w:t xml:space="preserve">, </w:t>
      </w:r>
      <w:r w:rsidRPr="009E06DA">
        <w:rPr>
          <w:rFonts w:ascii="Times New Roman" w:hAnsi="Times New Roman" w:cs="Times New Roman"/>
          <w:b/>
          <w:bCs/>
          <w:noProof/>
        </w:rPr>
        <w:t>Putzeys J</w:t>
      </w:r>
      <w:r w:rsidRPr="009E06DA">
        <w:rPr>
          <w:rFonts w:ascii="Times New Roman" w:hAnsi="Times New Roman" w:cs="Times New Roman"/>
          <w:noProof/>
        </w:rPr>
        <w:t xml:space="preserve">, </w:t>
      </w:r>
      <w:r w:rsidRPr="009E06DA">
        <w:rPr>
          <w:rFonts w:ascii="Times New Roman" w:hAnsi="Times New Roman" w:cs="Times New Roman"/>
          <w:b/>
          <w:bCs/>
          <w:noProof/>
        </w:rPr>
        <w:t>Sauerbrei B</w:t>
      </w:r>
      <w:r w:rsidRPr="009E06DA">
        <w:rPr>
          <w:rFonts w:ascii="Times New Roman" w:hAnsi="Times New Roman" w:cs="Times New Roman"/>
          <w:noProof/>
        </w:rPr>
        <w:t xml:space="preserve">, </w:t>
      </w:r>
      <w:r w:rsidRPr="009E06DA">
        <w:rPr>
          <w:rFonts w:ascii="Times New Roman" w:hAnsi="Times New Roman" w:cs="Times New Roman"/>
          <w:b/>
          <w:bCs/>
          <w:noProof/>
        </w:rPr>
        <w:t>van Daal RJJ</w:t>
      </w:r>
      <w:r w:rsidRPr="009E06DA">
        <w:rPr>
          <w:rFonts w:ascii="Times New Roman" w:hAnsi="Times New Roman" w:cs="Times New Roman"/>
          <w:noProof/>
        </w:rPr>
        <w:t xml:space="preserve">, </w:t>
      </w:r>
      <w:r w:rsidRPr="009E06DA">
        <w:rPr>
          <w:rFonts w:ascii="Times New Roman" w:hAnsi="Times New Roman" w:cs="Times New Roman"/>
          <w:b/>
          <w:bCs/>
          <w:noProof/>
        </w:rPr>
        <w:t>Vollan AZ</w:t>
      </w:r>
      <w:r w:rsidRPr="009E06DA">
        <w:rPr>
          <w:rFonts w:ascii="Times New Roman" w:hAnsi="Times New Roman" w:cs="Times New Roman"/>
          <w:noProof/>
        </w:rPr>
        <w:t xml:space="preserve">, </w:t>
      </w:r>
      <w:r w:rsidRPr="009E06DA">
        <w:rPr>
          <w:rFonts w:ascii="Times New Roman" w:hAnsi="Times New Roman" w:cs="Times New Roman"/>
          <w:b/>
          <w:bCs/>
          <w:noProof/>
        </w:rPr>
        <w:t>Wang S</w:t>
      </w:r>
      <w:r w:rsidRPr="009E06DA">
        <w:rPr>
          <w:rFonts w:ascii="Times New Roman" w:hAnsi="Times New Roman" w:cs="Times New Roman"/>
          <w:noProof/>
        </w:rPr>
        <w:t xml:space="preserve">, </w:t>
      </w:r>
      <w:r w:rsidRPr="009E06DA">
        <w:rPr>
          <w:rFonts w:ascii="Times New Roman" w:hAnsi="Times New Roman" w:cs="Times New Roman"/>
          <w:b/>
          <w:bCs/>
          <w:noProof/>
        </w:rPr>
        <w:t xml:space="preserve">Welkenhuysen </w:t>
      </w:r>
      <w:r w:rsidRPr="009E06DA">
        <w:rPr>
          <w:rFonts w:ascii="Times New Roman" w:hAnsi="Times New Roman" w:cs="Times New Roman"/>
          <w:b/>
          <w:bCs/>
          <w:noProof/>
        </w:rPr>
        <w:lastRenderedPageBreak/>
        <w:t>M</w:t>
      </w:r>
      <w:r w:rsidRPr="009E06DA">
        <w:rPr>
          <w:rFonts w:ascii="Times New Roman" w:hAnsi="Times New Roman" w:cs="Times New Roman"/>
          <w:noProof/>
        </w:rPr>
        <w:t xml:space="preserve">, </w:t>
      </w:r>
      <w:r w:rsidRPr="009E06DA">
        <w:rPr>
          <w:rFonts w:ascii="Times New Roman" w:hAnsi="Times New Roman" w:cs="Times New Roman"/>
          <w:b/>
          <w:bCs/>
          <w:noProof/>
        </w:rPr>
        <w:t>Ye Z</w:t>
      </w:r>
      <w:r w:rsidRPr="009E06DA">
        <w:rPr>
          <w:rFonts w:ascii="Times New Roman" w:hAnsi="Times New Roman" w:cs="Times New Roman"/>
          <w:noProof/>
        </w:rPr>
        <w:t xml:space="preserve">, </w:t>
      </w:r>
      <w:r w:rsidRPr="009E06DA">
        <w:rPr>
          <w:rFonts w:ascii="Times New Roman" w:hAnsi="Times New Roman" w:cs="Times New Roman"/>
          <w:b/>
          <w:bCs/>
          <w:noProof/>
        </w:rPr>
        <w:t>Dudman JT</w:t>
      </w:r>
      <w:r w:rsidRPr="009E06DA">
        <w:rPr>
          <w:rFonts w:ascii="Times New Roman" w:hAnsi="Times New Roman" w:cs="Times New Roman"/>
          <w:noProof/>
        </w:rPr>
        <w:t xml:space="preserve">, </w:t>
      </w:r>
      <w:r w:rsidRPr="009E06DA">
        <w:rPr>
          <w:rFonts w:ascii="Times New Roman" w:hAnsi="Times New Roman" w:cs="Times New Roman"/>
          <w:b/>
          <w:bCs/>
          <w:noProof/>
        </w:rPr>
        <w:t>Dutta B</w:t>
      </w:r>
      <w:r w:rsidRPr="009E06DA">
        <w:rPr>
          <w:rFonts w:ascii="Times New Roman" w:hAnsi="Times New Roman" w:cs="Times New Roman"/>
          <w:noProof/>
        </w:rPr>
        <w:t xml:space="preserve">, </w:t>
      </w:r>
      <w:r w:rsidRPr="009E06DA">
        <w:rPr>
          <w:rFonts w:ascii="Times New Roman" w:hAnsi="Times New Roman" w:cs="Times New Roman"/>
          <w:b/>
          <w:bCs/>
          <w:noProof/>
        </w:rPr>
        <w:t>Hantman AW</w:t>
      </w:r>
      <w:r w:rsidRPr="009E06DA">
        <w:rPr>
          <w:rFonts w:ascii="Times New Roman" w:hAnsi="Times New Roman" w:cs="Times New Roman"/>
          <w:noProof/>
        </w:rPr>
        <w:t xml:space="preserve">, </w:t>
      </w:r>
      <w:r w:rsidRPr="009E06DA">
        <w:rPr>
          <w:rFonts w:ascii="Times New Roman" w:hAnsi="Times New Roman" w:cs="Times New Roman"/>
          <w:b/>
          <w:bCs/>
          <w:noProof/>
        </w:rPr>
        <w:t>Harris KD</w:t>
      </w:r>
      <w:r w:rsidRPr="009E06DA">
        <w:rPr>
          <w:rFonts w:ascii="Times New Roman" w:hAnsi="Times New Roman" w:cs="Times New Roman"/>
          <w:noProof/>
        </w:rPr>
        <w:t xml:space="preserve">, </w:t>
      </w:r>
      <w:r w:rsidRPr="009E06DA">
        <w:rPr>
          <w:rFonts w:ascii="Times New Roman" w:hAnsi="Times New Roman" w:cs="Times New Roman"/>
          <w:b/>
          <w:bCs/>
          <w:noProof/>
        </w:rPr>
        <w:t>Lee AK</w:t>
      </w:r>
      <w:r w:rsidRPr="009E06DA">
        <w:rPr>
          <w:rFonts w:ascii="Times New Roman" w:hAnsi="Times New Roman" w:cs="Times New Roman"/>
          <w:noProof/>
        </w:rPr>
        <w:t xml:space="preserve">, </w:t>
      </w:r>
      <w:r w:rsidRPr="009E06DA">
        <w:rPr>
          <w:rFonts w:ascii="Times New Roman" w:hAnsi="Times New Roman" w:cs="Times New Roman"/>
          <w:b/>
          <w:bCs/>
          <w:noProof/>
        </w:rPr>
        <w:t>Moser EI</w:t>
      </w:r>
      <w:r w:rsidRPr="009E06DA">
        <w:rPr>
          <w:rFonts w:ascii="Times New Roman" w:hAnsi="Times New Roman" w:cs="Times New Roman"/>
          <w:noProof/>
        </w:rPr>
        <w:t xml:space="preserve">, </w:t>
      </w:r>
      <w:r w:rsidRPr="009E06DA">
        <w:rPr>
          <w:rFonts w:ascii="Times New Roman" w:hAnsi="Times New Roman" w:cs="Times New Roman"/>
          <w:b/>
          <w:bCs/>
          <w:noProof/>
        </w:rPr>
        <w:t>O’Keefe J</w:t>
      </w:r>
      <w:r w:rsidRPr="009E06DA">
        <w:rPr>
          <w:rFonts w:ascii="Times New Roman" w:hAnsi="Times New Roman" w:cs="Times New Roman"/>
          <w:noProof/>
        </w:rPr>
        <w:t xml:space="preserve">, </w:t>
      </w:r>
      <w:r w:rsidRPr="009E06DA">
        <w:rPr>
          <w:rFonts w:ascii="Times New Roman" w:hAnsi="Times New Roman" w:cs="Times New Roman"/>
          <w:b/>
          <w:bCs/>
          <w:noProof/>
        </w:rPr>
        <w:t>Renart A</w:t>
      </w:r>
      <w:r w:rsidRPr="009E06DA">
        <w:rPr>
          <w:rFonts w:ascii="Times New Roman" w:hAnsi="Times New Roman" w:cs="Times New Roman"/>
          <w:noProof/>
        </w:rPr>
        <w:t xml:space="preserve">, </w:t>
      </w:r>
      <w:r w:rsidRPr="009E06DA">
        <w:rPr>
          <w:rFonts w:ascii="Times New Roman" w:hAnsi="Times New Roman" w:cs="Times New Roman"/>
          <w:b/>
          <w:bCs/>
          <w:noProof/>
        </w:rPr>
        <w:t>Svoboda K</w:t>
      </w:r>
      <w:r w:rsidRPr="009E06DA">
        <w:rPr>
          <w:rFonts w:ascii="Times New Roman" w:hAnsi="Times New Roman" w:cs="Times New Roman"/>
          <w:noProof/>
        </w:rPr>
        <w:t xml:space="preserve">, </w:t>
      </w:r>
      <w:r w:rsidRPr="009E06DA">
        <w:rPr>
          <w:rFonts w:ascii="Times New Roman" w:hAnsi="Times New Roman" w:cs="Times New Roman"/>
          <w:b/>
          <w:bCs/>
          <w:noProof/>
        </w:rPr>
        <w:t>Häusser M</w:t>
      </w:r>
      <w:r w:rsidRPr="009E06DA">
        <w:rPr>
          <w:rFonts w:ascii="Times New Roman" w:hAnsi="Times New Roman" w:cs="Times New Roman"/>
          <w:noProof/>
        </w:rPr>
        <w:t xml:space="preserve">, </w:t>
      </w:r>
      <w:r w:rsidRPr="009E06DA">
        <w:rPr>
          <w:rFonts w:ascii="Times New Roman" w:hAnsi="Times New Roman" w:cs="Times New Roman"/>
          <w:b/>
          <w:bCs/>
          <w:noProof/>
        </w:rPr>
        <w:t>Haesler S</w:t>
      </w:r>
      <w:r w:rsidRPr="009E06DA">
        <w:rPr>
          <w:rFonts w:ascii="Times New Roman" w:hAnsi="Times New Roman" w:cs="Times New Roman"/>
          <w:noProof/>
        </w:rPr>
        <w:t xml:space="preserve">, </w:t>
      </w:r>
      <w:r w:rsidRPr="009E06DA">
        <w:rPr>
          <w:rFonts w:ascii="Times New Roman" w:hAnsi="Times New Roman" w:cs="Times New Roman"/>
          <w:b/>
          <w:bCs/>
          <w:noProof/>
        </w:rPr>
        <w:t>Carandini M</w:t>
      </w:r>
      <w:r w:rsidRPr="009E06DA">
        <w:rPr>
          <w:rFonts w:ascii="Times New Roman" w:hAnsi="Times New Roman" w:cs="Times New Roman"/>
          <w:noProof/>
        </w:rPr>
        <w:t xml:space="preserve">, </w:t>
      </w:r>
      <w:r w:rsidRPr="009E06DA">
        <w:rPr>
          <w:rFonts w:ascii="Times New Roman" w:hAnsi="Times New Roman" w:cs="Times New Roman"/>
          <w:b/>
          <w:bCs/>
          <w:noProof/>
        </w:rPr>
        <w:t>Harris TD</w:t>
      </w:r>
      <w:r w:rsidRPr="009E06DA">
        <w:rPr>
          <w:rFonts w:ascii="Times New Roman" w:hAnsi="Times New Roman" w:cs="Times New Roman"/>
          <w:noProof/>
        </w:rPr>
        <w:t xml:space="preserve">. Neuropixels 2.0: A miniaturized high-density probe for stable, long-term brain recordings. </w:t>
      </w:r>
      <w:r w:rsidRPr="009E06DA">
        <w:rPr>
          <w:rFonts w:ascii="Times New Roman" w:hAnsi="Times New Roman" w:cs="Times New Roman"/>
          <w:i/>
          <w:iCs/>
          <w:noProof/>
        </w:rPr>
        <w:t>Science (80- )</w:t>
      </w:r>
      <w:r w:rsidRPr="009E06DA">
        <w:rPr>
          <w:rFonts w:ascii="Times New Roman" w:hAnsi="Times New Roman" w:cs="Times New Roman"/>
          <w:noProof/>
        </w:rPr>
        <w:t xml:space="preserve"> 372, 2021.</w:t>
      </w:r>
    </w:p>
    <w:p w14:paraId="334D67B4"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Stevenson IH</w:t>
      </w:r>
      <w:r w:rsidRPr="009E06DA">
        <w:rPr>
          <w:rFonts w:ascii="Times New Roman" w:hAnsi="Times New Roman" w:cs="Times New Roman"/>
          <w:noProof/>
        </w:rPr>
        <w:t xml:space="preserve">. Flexible models for spike count data with both over- and under- dispersion. </w:t>
      </w:r>
      <w:r w:rsidRPr="009E06DA">
        <w:rPr>
          <w:rFonts w:ascii="Times New Roman" w:hAnsi="Times New Roman" w:cs="Times New Roman"/>
          <w:i/>
          <w:iCs/>
          <w:noProof/>
        </w:rPr>
        <w:t>J Comput Neurosci</w:t>
      </w:r>
      <w:r w:rsidRPr="009E06DA">
        <w:rPr>
          <w:rFonts w:ascii="Times New Roman" w:hAnsi="Times New Roman" w:cs="Times New Roman"/>
          <w:noProof/>
        </w:rPr>
        <w:t xml:space="preserve"> 41: 29–43, 2016.</w:t>
      </w:r>
    </w:p>
    <w:p w14:paraId="3B902249"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Stevenson IH</w:t>
      </w:r>
      <w:r w:rsidRPr="009E06DA">
        <w:rPr>
          <w:rFonts w:ascii="Times New Roman" w:hAnsi="Times New Roman" w:cs="Times New Roman"/>
          <w:noProof/>
        </w:rPr>
        <w:t xml:space="preserve">, </w:t>
      </w:r>
      <w:r w:rsidRPr="009E06DA">
        <w:rPr>
          <w:rFonts w:ascii="Times New Roman" w:hAnsi="Times New Roman" w:cs="Times New Roman"/>
          <w:b/>
          <w:bCs/>
          <w:noProof/>
        </w:rPr>
        <w:t>Cherian A</w:t>
      </w:r>
      <w:r w:rsidRPr="009E06DA">
        <w:rPr>
          <w:rFonts w:ascii="Times New Roman" w:hAnsi="Times New Roman" w:cs="Times New Roman"/>
          <w:noProof/>
        </w:rPr>
        <w:t xml:space="preserve">, </w:t>
      </w:r>
      <w:r w:rsidRPr="009E06DA">
        <w:rPr>
          <w:rFonts w:ascii="Times New Roman" w:hAnsi="Times New Roman" w:cs="Times New Roman"/>
          <w:b/>
          <w:bCs/>
          <w:noProof/>
        </w:rPr>
        <w:t>London BM</w:t>
      </w:r>
      <w:r w:rsidRPr="009E06DA">
        <w:rPr>
          <w:rFonts w:ascii="Times New Roman" w:hAnsi="Times New Roman" w:cs="Times New Roman"/>
          <w:noProof/>
        </w:rPr>
        <w:t xml:space="preserve">, </w:t>
      </w:r>
      <w:r w:rsidRPr="009E06DA">
        <w:rPr>
          <w:rFonts w:ascii="Times New Roman" w:hAnsi="Times New Roman" w:cs="Times New Roman"/>
          <w:b/>
          <w:bCs/>
          <w:noProof/>
        </w:rPr>
        <w:t>Sachs NA</w:t>
      </w:r>
      <w:r w:rsidRPr="009E06DA">
        <w:rPr>
          <w:rFonts w:ascii="Times New Roman" w:hAnsi="Times New Roman" w:cs="Times New Roman"/>
          <w:noProof/>
        </w:rPr>
        <w:t xml:space="preserve">, </w:t>
      </w:r>
      <w:r w:rsidRPr="009E06DA">
        <w:rPr>
          <w:rFonts w:ascii="Times New Roman" w:hAnsi="Times New Roman" w:cs="Times New Roman"/>
          <w:b/>
          <w:bCs/>
          <w:noProof/>
        </w:rPr>
        <w:t>Lindberg E</w:t>
      </w:r>
      <w:r w:rsidRPr="009E06DA">
        <w:rPr>
          <w:rFonts w:ascii="Times New Roman" w:hAnsi="Times New Roman" w:cs="Times New Roman"/>
          <w:noProof/>
        </w:rPr>
        <w:t xml:space="preserve">, </w:t>
      </w:r>
      <w:r w:rsidRPr="009E06DA">
        <w:rPr>
          <w:rFonts w:ascii="Times New Roman" w:hAnsi="Times New Roman" w:cs="Times New Roman"/>
          <w:b/>
          <w:bCs/>
          <w:noProof/>
        </w:rPr>
        <w:t>Reimer J</w:t>
      </w:r>
      <w:r w:rsidRPr="009E06DA">
        <w:rPr>
          <w:rFonts w:ascii="Times New Roman" w:hAnsi="Times New Roman" w:cs="Times New Roman"/>
          <w:noProof/>
        </w:rPr>
        <w:t xml:space="preserve">, </w:t>
      </w:r>
      <w:r w:rsidRPr="009E06DA">
        <w:rPr>
          <w:rFonts w:ascii="Times New Roman" w:hAnsi="Times New Roman" w:cs="Times New Roman"/>
          <w:b/>
          <w:bCs/>
          <w:noProof/>
        </w:rPr>
        <w:t>Slutzky MW</w:t>
      </w:r>
      <w:r w:rsidRPr="009E06DA">
        <w:rPr>
          <w:rFonts w:ascii="Times New Roman" w:hAnsi="Times New Roman" w:cs="Times New Roman"/>
          <w:noProof/>
        </w:rPr>
        <w:t xml:space="preserve">, </w:t>
      </w:r>
      <w:r w:rsidRPr="009E06DA">
        <w:rPr>
          <w:rFonts w:ascii="Times New Roman" w:hAnsi="Times New Roman" w:cs="Times New Roman"/>
          <w:b/>
          <w:bCs/>
          <w:noProof/>
        </w:rPr>
        <w:t>Hatsopoulos NG</w:t>
      </w:r>
      <w:r w:rsidRPr="009E06DA">
        <w:rPr>
          <w:rFonts w:ascii="Times New Roman" w:hAnsi="Times New Roman" w:cs="Times New Roman"/>
          <w:noProof/>
        </w:rPr>
        <w:t xml:space="preserve">, </w:t>
      </w:r>
      <w:r w:rsidRPr="009E06DA">
        <w:rPr>
          <w:rFonts w:ascii="Times New Roman" w:hAnsi="Times New Roman" w:cs="Times New Roman"/>
          <w:b/>
          <w:bCs/>
          <w:noProof/>
        </w:rPr>
        <w:t>Miller LE</w:t>
      </w:r>
      <w:r w:rsidRPr="009E06DA">
        <w:rPr>
          <w:rFonts w:ascii="Times New Roman" w:hAnsi="Times New Roman" w:cs="Times New Roman"/>
          <w:noProof/>
        </w:rPr>
        <w:t xml:space="preserve">, </w:t>
      </w:r>
      <w:r w:rsidRPr="009E06DA">
        <w:rPr>
          <w:rFonts w:ascii="Times New Roman" w:hAnsi="Times New Roman" w:cs="Times New Roman"/>
          <w:b/>
          <w:bCs/>
          <w:noProof/>
        </w:rPr>
        <w:t>Kording KP</w:t>
      </w:r>
      <w:r w:rsidRPr="009E06DA">
        <w:rPr>
          <w:rFonts w:ascii="Times New Roman" w:hAnsi="Times New Roman" w:cs="Times New Roman"/>
          <w:noProof/>
        </w:rPr>
        <w:t xml:space="preserve">. Statistical assessment of the stability of neural movement representations. </w:t>
      </w:r>
      <w:r w:rsidRPr="009E06DA">
        <w:rPr>
          <w:rFonts w:ascii="Times New Roman" w:hAnsi="Times New Roman" w:cs="Times New Roman"/>
          <w:i/>
          <w:iCs/>
          <w:noProof/>
        </w:rPr>
        <w:t>J Neurophysiol</w:t>
      </w:r>
      <w:r w:rsidRPr="009E06DA">
        <w:rPr>
          <w:rFonts w:ascii="Times New Roman" w:hAnsi="Times New Roman" w:cs="Times New Roman"/>
          <w:noProof/>
        </w:rPr>
        <w:t xml:space="preserve"> 106: 764–774, 2011.</w:t>
      </w:r>
    </w:p>
    <w:p w14:paraId="23801659"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Tomko GJ</w:t>
      </w:r>
      <w:r w:rsidRPr="009E06DA">
        <w:rPr>
          <w:rFonts w:ascii="Times New Roman" w:hAnsi="Times New Roman" w:cs="Times New Roman"/>
          <w:noProof/>
        </w:rPr>
        <w:t xml:space="preserve">, </w:t>
      </w:r>
      <w:r w:rsidRPr="009E06DA">
        <w:rPr>
          <w:rFonts w:ascii="Times New Roman" w:hAnsi="Times New Roman" w:cs="Times New Roman"/>
          <w:b/>
          <w:bCs/>
          <w:noProof/>
        </w:rPr>
        <w:t>Crapper DR</w:t>
      </w:r>
      <w:r w:rsidRPr="009E06DA">
        <w:rPr>
          <w:rFonts w:ascii="Times New Roman" w:hAnsi="Times New Roman" w:cs="Times New Roman"/>
          <w:noProof/>
        </w:rPr>
        <w:t xml:space="preserve">. Neuronal Variability - Nonstationary Responses to Identical Visual-Stimuli. </w:t>
      </w:r>
      <w:r w:rsidRPr="009E06DA">
        <w:rPr>
          <w:rFonts w:ascii="Times New Roman" w:hAnsi="Times New Roman" w:cs="Times New Roman"/>
          <w:i/>
          <w:iCs/>
          <w:noProof/>
        </w:rPr>
        <w:t>Brain Res</w:t>
      </w:r>
      <w:r w:rsidRPr="009E06DA">
        <w:rPr>
          <w:rFonts w:ascii="Times New Roman" w:hAnsi="Times New Roman" w:cs="Times New Roman"/>
          <w:noProof/>
        </w:rPr>
        <w:t xml:space="preserve"> 79: 405–418, 1974.</w:t>
      </w:r>
    </w:p>
    <w:p w14:paraId="03E62748"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Wei G</w:t>
      </w:r>
      <w:r w:rsidRPr="009E06DA">
        <w:rPr>
          <w:rFonts w:ascii="Times New Roman" w:hAnsi="Times New Roman" w:cs="Times New Roman"/>
          <w:noProof/>
        </w:rPr>
        <w:t xml:space="preserve">, </w:t>
      </w:r>
      <w:r w:rsidRPr="009E06DA">
        <w:rPr>
          <w:rFonts w:ascii="Times New Roman" w:hAnsi="Times New Roman" w:cs="Times New Roman"/>
          <w:b/>
          <w:bCs/>
          <w:noProof/>
        </w:rPr>
        <w:t>Stevenson IH</w:t>
      </w:r>
      <w:r w:rsidRPr="009E06DA">
        <w:rPr>
          <w:rFonts w:ascii="Times New Roman" w:hAnsi="Times New Roman" w:cs="Times New Roman"/>
          <w:noProof/>
        </w:rPr>
        <w:t xml:space="preserve">. Tracking Fast and Slow Changes in Synaptic Weights From Simultaneously Observed Pre- and Postsynaptic Spiking. </w:t>
      </w:r>
      <w:r w:rsidRPr="009E06DA">
        <w:rPr>
          <w:rFonts w:ascii="Times New Roman" w:hAnsi="Times New Roman" w:cs="Times New Roman"/>
          <w:i/>
          <w:iCs/>
          <w:noProof/>
        </w:rPr>
        <w:t>Neural Comput</w:t>
      </w:r>
      <w:r w:rsidRPr="009E06DA">
        <w:rPr>
          <w:rFonts w:ascii="Times New Roman" w:hAnsi="Times New Roman" w:cs="Times New Roman"/>
          <w:noProof/>
        </w:rPr>
        <w:t xml:space="preserve"> 33: 2682–2709, 2021.</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71F565D4" w:rsidR="00D3079B" w:rsidRDefault="006044CC" w:rsidP="00B7292E">
      <w:pPr>
        <w:pStyle w:val="Heading1"/>
      </w:pPr>
      <w:r>
        <w:lastRenderedPageBreak/>
        <w:t>Appendix</w:t>
      </w:r>
    </w:p>
    <w:p w14:paraId="2D40B668" w14:textId="74119CF4" w:rsidR="00D3079B" w:rsidRDefault="00122A3F" w:rsidP="00AC455B">
      <w:pPr>
        <w:pStyle w:val="Heading2"/>
      </w:pPr>
      <w:r>
        <w:t>A</w:t>
      </w:r>
      <w:r w:rsidR="00DF0933">
        <w:t>pproximation</w:t>
      </w:r>
      <w:r>
        <w:t xml:space="preserve"> of moments</w:t>
      </w:r>
      <w:r w:rsidR="00DF0933">
        <w:t xml:space="preserve"> for Conway-Maxwell Poisson distribution</w:t>
      </w:r>
    </w:p>
    <w:p w14:paraId="171500ED" w14:textId="02BF40EC" w:rsidR="00122A3F" w:rsidRDefault="00122A3F" w:rsidP="00D3079B"/>
    <w:p w14:paraId="6C13915D" w14:textId="41484015" w:rsidR="00DF0933" w:rsidRDefault="00122A3F" w:rsidP="00D3079B">
      <w:r>
        <w:t xml:space="preserve">In order to efficiently estimate the state-vector for the dynamical CMP model, we </w:t>
      </w:r>
      <w:r w:rsidR="00480942">
        <w:t>make use of a previous</w:t>
      </w:r>
      <w:r>
        <w:t xml:space="preserve"> </w:t>
      </w:r>
      <w:r w:rsidR="00480942">
        <w:t>for the</w:t>
      </w:r>
      <w:r>
        <w:t xml:space="preserve"> </w:t>
      </w:r>
      <w:r w:rsidR="00480942">
        <w:t xml:space="preserve">pmf . </w:t>
      </w:r>
      <w:r w:rsidR="00DF0933">
        <w:t xml:space="preserve">Assume </w:t>
      </w:r>
      <m:oMath>
        <m:r>
          <w:rPr>
            <w:rFonts w:ascii="Cambria Math" w:hAnsi="Cambria Math"/>
          </w:rPr>
          <m:t>λ≥2</m:t>
        </m:r>
      </m:oMath>
      <w:r w:rsidR="00DF0933">
        <w:t xml:space="preserve"> and </w:t>
      </w:r>
      <m:oMath>
        <m:r>
          <w:rPr>
            <w:rFonts w:ascii="Cambria Math" w:hAnsi="Cambria Math"/>
          </w:rPr>
          <m:t>ν≤1</m:t>
        </m:r>
      </m:oMath>
      <w:r w:rsidR="00DF0933">
        <w:t xml:space="preserve">, let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rsidR="00DF093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rsidR="00DF0933">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w:t>
      </w:r>
      <w:r w:rsidR="00B20572" w:rsidRPr="009668AF">
        <w:rPr>
          <w:color w:val="FF0000"/>
        </w:rPr>
        <w:t>The highlight</w:t>
      </w:r>
      <w:r w:rsidR="00D34C9E" w:rsidRPr="009668AF">
        <w:rPr>
          <w:color w:val="FF0000"/>
        </w:rPr>
        <w:t>s</w:t>
      </w:r>
      <w:r w:rsidR="00B20572" w:rsidRPr="009668AF">
        <w:rPr>
          <w:color w:val="FF0000"/>
        </w:rPr>
        <w:t xml:space="preserve"> can be found in the reference, the covariance is </w:t>
      </w:r>
      <w:r w:rsidR="007D1021" w:rsidRPr="009668AF">
        <w:rPr>
          <w:color w:val="FF0000"/>
        </w:rPr>
        <w:t>calculated</w:t>
      </w:r>
      <w:r w:rsidR="00B20572" w:rsidRPr="009668AF">
        <w:rPr>
          <w:color w:val="FF0000"/>
        </w:rPr>
        <w:t xml:space="preserve"> by myself</w:t>
      </w:r>
      <w:r w:rsidR="00B20572">
        <w:t>)</w:t>
      </w:r>
      <w:r>
        <w:t>:</w:t>
      </w:r>
    </w:p>
    <w:p w14:paraId="4C7AF020" w14:textId="6AA6E3E9" w:rsidR="00DF0933" w:rsidRDefault="00AC455B" w:rsidP="00AC455B">
      <m:oMathPara>
        <m:oMath>
          <m:r>
            <w:rPr>
              <w:rFonts w:ascii="Cambria Math" w:hAnsi="Cambria Math"/>
              <w:highlight w:val="yellow"/>
            </w:rPr>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2A70B4D1" w:rsidR="00AC455B" w:rsidRDefault="00AC455B" w:rsidP="00D3079B"/>
    <w:p w14:paraId="40D56F19" w14:textId="00DD9114" w:rsidR="00480942" w:rsidRDefault="00480942" w:rsidP="00D3079B">
      <w:r>
        <w:t>Here we use this approximation when … and use a truncated summation otherwise.</w:t>
      </w:r>
    </w:p>
    <w:p w14:paraId="50272C6F" w14:textId="010D4241" w:rsidR="00DF0933" w:rsidRDefault="00DF0933" w:rsidP="00D3079B"/>
    <w:p w14:paraId="60FC8EE3" w14:textId="5C042E02" w:rsidR="003A4CE2" w:rsidRDefault="00DF0933" w:rsidP="003A4CE2">
      <w:pPr>
        <w:pStyle w:val="Heading2"/>
      </w:pPr>
      <w:r>
        <w:t xml:space="preserve">Gradient and </w:t>
      </w:r>
      <w:r w:rsidR="00480942">
        <w:t xml:space="preserve">Hessian of the </w:t>
      </w:r>
      <w:r>
        <w:t>log-posterior</w:t>
      </w:r>
    </w:p>
    <w:p w14:paraId="6ECF3917" w14:textId="537D73CE" w:rsidR="005511DC" w:rsidRDefault="00480942" w:rsidP="00D3079B">
      <w:r>
        <w:t xml:space="preserve">We estimate the state vector by maximizing the log-posterior with Newton-Raphson updates. </w:t>
      </w:r>
      <w:r w:rsidR="0097421A">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97421A">
        <w:t>, t</w:t>
      </w:r>
      <w:r w:rsidR="005511DC">
        <w:t xml:space="preserve">he </w:t>
      </w:r>
      <m:oMath>
        <m:r>
          <w:rPr>
            <w:rFonts w:ascii="Cambria Math" w:hAnsi="Cambria Math"/>
          </w:rPr>
          <m:t>(k+1)</m:t>
        </m:r>
      </m:oMath>
      <w:r w:rsidR="005511DC">
        <w:t xml:space="preserve">-th update of NR algorithm is </w:t>
      </w:r>
      <m:oMath>
        <m:sSup>
          <m:sSupPr>
            <m:ctrlPr>
              <w:rPr>
                <w:rFonts w:ascii="Cambria Math" w:hAnsi="Cambria Math"/>
                <w:b/>
              </w:rPr>
            </m:ctrlPr>
          </m:sSupPr>
          <m:e>
            <m:r>
              <m:rPr>
                <m:sty m:val="b"/>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Cs/>
              </w:rPr>
            </m:ctrlPr>
          </m:sSupPr>
          <m:e>
            <m:r>
              <m:rPr>
                <m:sty m:val="b"/>
              </m:rPr>
              <w:rPr>
                <w:rFonts w:ascii="Cambria Math" w:hAnsi="Cambria Math"/>
              </w:rPr>
              <m:t>Θ</m:t>
            </m:r>
            <m:ctrlPr>
              <w:rPr>
                <w:rFonts w:ascii="Cambria Math" w:hAnsi="Cambria Math"/>
                <w:b/>
              </w:rPr>
            </m:ctrlPr>
          </m:e>
          <m:sup>
            <m:r>
              <w:rPr>
                <w:rFonts w:ascii="Cambria Math" w:hAnsi="Cambria Math"/>
              </w:rPr>
              <m:t>(k)</m:t>
            </m:r>
          </m:sup>
        </m:sSup>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e>
            </m:d>
            <m:ctrlPr>
              <w:rPr>
                <w:rFonts w:ascii="Cambria Math" w:hAnsi="Cambria Math"/>
                <w:i/>
              </w:rPr>
            </m:ctrlPr>
          </m:e>
          <m:sup>
            <m:r>
              <w:rPr>
                <w:rFonts w:ascii="Cambria Math" w:hAnsi="Cambria Math"/>
              </w:rPr>
              <m:t>-1</m:t>
            </m:r>
          </m:sup>
        </m:sSup>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oMath>
      <w:r w:rsidR="0097421A">
        <w:t>.</w:t>
      </w:r>
      <w:r w:rsidR="005511DC">
        <w:t xml:space="preserve"> </w:t>
      </w:r>
    </w:p>
    <w:p w14:paraId="605D57CE" w14:textId="318D5769" w:rsidR="00AC455B" w:rsidRDefault="00AC455B" w:rsidP="00D3079B">
      <w:r>
        <w:lastRenderedPageBreak/>
        <w:t>The gradient:</w:t>
      </w:r>
    </w:p>
    <w:p w14:paraId="01A22906" w14:textId="5AA02C7B" w:rsidR="00AC455B" w:rsidRPr="00BF3887" w:rsidRDefault="00B77CC3"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09F23D7A" w:rsidR="00BF3887" w:rsidRPr="00E27AC5" w:rsidRDefault="00BF3887" w:rsidP="00BF3887">
      <w:pPr>
        <w:jc w:val="left"/>
      </w:pPr>
      <w:r>
        <w:t xml:space="preserve">, where </w:t>
      </w:r>
      <m:oMath>
        <m:r>
          <w:rPr>
            <w:rFonts w:ascii="Cambria Math" w:hAnsi="Cambria Math"/>
          </w:rPr>
          <m:t>k=2,…,T-1</m:t>
        </m:r>
      </m:oMath>
      <w:r>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nt</m:t>
                    </m:r>
                  </m:sub>
                </m:sSub>
              </m:e>
            </m:d>
          </m:e>
          <m:sup>
            <m:r>
              <w:rPr>
                <w:rFonts w:ascii="Cambria Math" w:hAnsi="Cambria Math"/>
              </w:rPr>
              <m:t>'</m:t>
            </m:r>
          </m:sup>
        </m:sSup>
      </m:oMath>
      <w:r>
        <w:t xml:space="preserve"> and </w:t>
      </w:r>
      <m:oMath>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g</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nt</m:t>
                    </m:r>
                  </m:sub>
                </m:sSub>
              </m:e>
            </m:d>
          </m:e>
          <m:sup>
            <m:r>
              <w:rPr>
                <w:rFonts w:ascii="Cambria Math" w:hAnsi="Cambria Math"/>
              </w:rPr>
              <m:t>'</m:t>
            </m:r>
          </m:sup>
        </m:sSup>
      </m:oMath>
      <w:r>
        <w:t>.</w:t>
      </w:r>
    </w:p>
    <w:p w14:paraId="3611685B" w14:textId="77777777" w:rsidR="00AC455B" w:rsidRDefault="00AC455B" w:rsidP="00D3079B"/>
    <w:p w14:paraId="12610049" w14:textId="2765DF31" w:rsidR="00DF0933" w:rsidRDefault="00BF3887" w:rsidP="00D3079B">
      <w:r>
        <w:t xml:space="preserve">The </w:t>
      </w:r>
      <w:r w:rsidR="00EE299E">
        <w:t>H</w:t>
      </w:r>
      <w:r>
        <w:t>essian:</w:t>
      </w:r>
    </w:p>
    <w:p w14:paraId="6A317937" w14:textId="549457A8"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e>
                    </m:mr>
                    <m:mr>
                      <m:e>
                        <m:sSubSup>
                          <m:sSubSupPr>
                            <m:ctrlPr>
                              <w:rPr>
                                <w:rFonts w:ascii="Cambria Math" w:hAnsi="Cambria Math"/>
                                <w:i/>
                              </w:rPr>
                            </m:ctrlPr>
                          </m:sSubSupPr>
                          <m:e>
                            <m:r>
                              <m:rPr>
                                <m:sty m:val="bi"/>
                              </m:rPr>
                              <w:rPr>
                                <w:rFonts w:ascii="Cambria Math" w:hAnsi="Cambria Math"/>
                              </w:rPr>
                              <m:t>B</m:t>
                            </m:r>
                          </m:e>
                          <m:sub>
                            <m:r>
                              <w:rPr>
                                <w:rFonts w:ascii="Cambria Math" w:hAnsi="Cambria Math"/>
                              </w:rPr>
                              <m:t>it</m:t>
                            </m:r>
                          </m:sub>
                          <m:sup>
                            <m:r>
                              <w:rPr>
                                <w:rFonts w:ascii="Cambria Math" w:hAnsi="Cambria Math"/>
                              </w:rPr>
                              <m:t>'</m:t>
                            </m:r>
                          </m:sup>
                        </m:sSubSup>
                      </m:e>
                      <m:e>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e>
                    </m:mr>
                  </m:m>
                </m:e>
              </m:d>
            </m:e>
          </m:nary>
        </m:oMath>
      </m:oMathPara>
    </w:p>
    <w:p w14:paraId="4A8F9A73" w14:textId="6B6332D5" w:rsidR="00BF3887" w:rsidRDefault="006614C7" w:rsidP="00D3079B">
      <w:r>
        <w:t>, where</w:t>
      </w:r>
    </w:p>
    <w:p w14:paraId="3FA1783A" w14:textId="21A464DD" w:rsidR="006614C7" w:rsidRDefault="00B77CC3"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717541E4" w:rsidR="00ED7060" w:rsidRPr="00C63DA0" w:rsidRDefault="00ED7060" w:rsidP="00D3079B">
      <w:pPr>
        <w:rPr>
          <w:iCs/>
        </w:rPr>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w:t>
      </w:r>
      <w:r w:rsidR="00480942">
        <w:t>H</w:t>
      </w:r>
      <w:r>
        <w:t xml:space="preserve">essian </w:t>
      </w:r>
      <w:r w:rsidR="0092326F">
        <w:t>may</w:t>
      </w:r>
      <w:r>
        <w:t xml:space="preserve"> be ill-conditioned or even positive-definite</w:t>
      </w:r>
      <w:commentRangeStart w:id="325"/>
      <w:commentRangeStart w:id="326"/>
      <w:r>
        <w:t>. Because of the factorial, the “outliers” are common.</w:t>
      </w:r>
      <w:r w:rsidR="00C63DA0">
        <w:t xml:space="preserve"> </w:t>
      </w:r>
      <w:commentRangeEnd w:id="325"/>
      <w:r w:rsidR="00480942">
        <w:rPr>
          <w:rStyle w:val="CommentReference"/>
        </w:rPr>
        <w:commentReference w:id="325"/>
      </w:r>
      <w:commentRangeEnd w:id="326"/>
      <w:r w:rsidR="005440FC">
        <w:rPr>
          <w:rStyle w:val="CommentReference"/>
        </w:rPr>
        <w:commentReference w:id="326"/>
      </w:r>
      <w:r w:rsidR="00C63DA0">
        <w:t xml:space="preserve">To ensure the robustness, do </w:t>
      </w:r>
      <w:r w:rsidR="00480942">
        <w:t xml:space="preserve">Fisher </w:t>
      </w:r>
      <w:r w:rsidR="00C63DA0">
        <w:t>scoring, i.e. replac</w:t>
      </w:r>
      <w:r w:rsidR="00936F8F">
        <w:t>e</w:t>
      </w:r>
      <w:r w:rsidR="00C63DA0">
        <w:t xml:space="preserve"> the observed </w:t>
      </w:r>
      <w:r w:rsidR="00C63DA0">
        <w:lastRenderedPageBreak/>
        <w:t xml:space="preserve">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r w:rsidR="00C63DA0">
        <w:t xml:space="preserve">, so that </w:t>
      </w:r>
      <w:r w:rsidR="00C63DA0" w:rsidRPr="00C63DA0">
        <w:rPr>
          <w:rFonts w:ascii="Cambria Math" w:hAnsi="Cambria Math"/>
          <w:i/>
        </w:rPr>
        <w:br/>
      </w:r>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77777777" w:rsidR="00583AB8" w:rsidRPr="001D2909" w:rsidRDefault="00583AB8" w:rsidP="00583AB8">
      <w:pPr>
        <w:pStyle w:val="Heading2"/>
        <w:rPr>
          <w:color w:val="auto"/>
        </w:rPr>
      </w:pPr>
      <w:r>
        <w:rPr>
          <w:color w:val="auto"/>
        </w:rPr>
        <w:t>Quantifying Uncertainties</w:t>
      </w:r>
    </w:p>
    <w:p w14:paraId="27D881DF" w14:textId="20D92A12" w:rsidR="00F6320F" w:rsidRDefault="00EE299E" w:rsidP="00583AB8">
      <w:r>
        <w:t>After convergence, we have an approximation of the log-posterior</w:t>
      </w:r>
      <w:r w:rsidR="00583AB8">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e>
            <m:r>
              <m:rPr>
                <m:sty m:val="bi"/>
              </m:rPr>
              <w:rPr>
                <w:rFonts w:ascii="Cambria Math" w:hAnsi="Cambria Math"/>
              </w:rPr>
              <m:t>Y</m:t>
            </m:r>
          </m:e>
        </m:d>
        <m:r>
          <w:rPr>
            <w:rFonts w:ascii="Cambria Math" w:hAnsi="Cambria Math"/>
          </w:rPr>
          <m:t>≈N(</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
              </m:rPr>
              <w:rPr>
                <w:rFonts w:ascii="Cambria Math" w:hAnsi="Cambria Math"/>
              </w:rPr>
              <m:t>Σ</m:t>
            </m:r>
          </m:e>
          <m:sub>
            <m:r>
              <w:rPr>
                <w:rFonts w:ascii="Cambria Math" w:hAnsi="Cambria Math"/>
              </w:rPr>
              <m:t>t</m:t>
            </m:r>
          </m:sub>
        </m:sSub>
        <m:r>
          <w:rPr>
            <w:rFonts w:ascii="Cambria Math" w:hAnsi="Cambria Math"/>
          </w:rPr>
          <m:t>)</m:t>
        </m:r>
      </m:oMath>
      <w:r>
        <w:t xml:space="preserve">, and we can use this approximation to quantify the </w:t>
      </w:r>
      <w:commentRangeStart w:id="327"/>
      <w:r>
        <w:t>state</w:t>
      </w:r>
      <w:commentRangeEnd w:id="327"/>
      <w:r w:rsidR="00A13D6F">
        <w:rPr>
          <w:rStyle w:val="CommentReference"/>
        </w:rPr>
        <w:commentReference w:id="327"/>
      </w:r>
      <w:r>
        <w:t xml:space="preserve"> uncertainty as well as uncertainty about the </w:t>
      </w:r>
      <w:r w:rsidR="00F6320F">
        <w:t xml:space="preserve">mean </w:t>
      </w:r>
      <w:r>
        <w:t>rate</w:t>
      </w:r>
      <w:r w:rsidR="00F6320F">
        <w:t xml:space="preserve"> at each time</w:t>
      </w:r>
      <w:r w:rsidR="00583AB8">
        <w:t>.</w:t>
      </w:r>
      <w:r w:rsidR="009668AF">
        <w:t xml:space="preserve"> </w:t>
      </w:r>
    </w:p>
    <w:p w14:paraId="40BE12C0" w14:textId="6A66C16A" w:rsidR="00A13D6F" w:rsidRDefault="00F6320F" w:rsidP="00583AB8">
      <w:pPr>
        <w:rPr>
          <w:bCs/>
        </w:rPr>
      </w:pPr>
      <w:r>
        <w:t>To find the uncertainty</w:t>
      </w:r>
      <w:r w:rsidR="0050402A">
        <w:t xml:space="preserve"> in CMP parameters</w:t>
      </w:r>
      <w:r>
        <w:t>, l</w:t>
      </w:r>
      <w:r w:rsidR="009668AF">
        <w:t xml:space="preserve">et </w:t>
      </w:r>
      <m:oMath>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e>
              </m:mr>
            </m:m>
          </m:e>
        </m:d>
      </m:oMath>
      <w:r w:rsidR="009668AF">
        <w:t xml:space="preserve">, </w:t>
      </w:r>
      <w:r w:rsidR="006D0686">
        <w:t>t</w:t>
      </w:r>
      <w:r w:rsidR="00583AB8">
        <w:t xml:space="preserve">hen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e>
              </m:mr>
            </m:m>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e>
        </m:func>
        <m:r>
          <w:rPr>
            <w:rFonts w:ascii="Cambria Math" w:hAnsi="Cambria Math"/>
          </w:rPr>
          <m:t>∼Lognorma</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
                  </m:rPr>
                  <w:rPr>
                    <w:rFonts w:ascii="Cambria Math" w:hAnsi="Cambria Math"/>
                  </w:rPr>
                  <m:t>Σ</m:t>
                </m:r>
              </m:e>
              <m:sub>
                <m:r>
                  <w:rPr>
                    <w:rFonts w:ascii="Cambria Math" w:hAnsi="Cambria Math"/>
                  </w:rPr>
                  <m:t>t</m:t>
                </m:r>
              </m:sub>
            </m:sSub>
            <m:sSubSup>
              <m:sSubSupPr>
                <m:ctrlPr>
                  <w:rPr>
                    <w:rFonts w:ascii="Cambria Math" w:hAnsi="Cambria Math"/>
                    <w:i/>
                  </w:rPr>
                </m:ctrlPr>
              </m:sSubSupPr>
              <m:e>
                <m:r>
                  <m:rPr>
                    <m:sty m:val="bi"/>
                  </m:rPr>
                  <w:rPr>
                    <w:rFonts w:ascii="Cambria Math" w:hAnsi="Cambria Math"/>
                  </w:rPr>
                  <m:t>Z</m:t>
                </m:r>
                <m:ctrlPr>
                  <w:rPr>
                    <w:rFonts w:ascii="Cambria Math" w:hAnsi="Cambria Math"/>
                    <w:b/>
                    <w:bCs/>
                    <w:i/>
                  </w:rPr>
                </m:ctrlPr>
              </m:e>
              <m:sub>
                <m:r>
                  <w:rPr>
                    <w:rFonts w:ascii="Cambria Math" w:hAnsi="Cambria Math"/>
                  </w:rPr>
                  <m:t>it</m:t>
                </m:r>
              </m:sub>
              <m:sup>
                <m:r>
                  <w:rPr>
                    <w:rFonts w:ascii="Cambria Math" w:hAnsi="Cambria Math"/>
                  </w:rPr>
                  <m:t>'</m:t>
                </m:r>
              </m:sup>
            </m:sSubSup>
          </m:e>
        </m:d>
        <m:r>
          <w:rPr>
            <w:rFonts w:ascii="Cambria Math" w:hAnsi="Cambria Math"/>
          </w:rPr>
          <m:t>=</m:t>
        </m:r>
        <w:commentRangeStart w:id="328"/>
        <m:r>
          <w:rPr>
            <w:rFonts w:ascii="Cambria Math" w:hAnsi="Cambria Math"/>
          </w:rPr>
          <m:t>lognormal(</m:t>
        </m:r>
        <m:sSup>
          <m:sSupPr>
            <m:ctrlPr>
              <w:rPr>
                <w:rFonts w:ascii="Cambria Math" w:hAnsi="Cambria Math"/>
                <w:b/>
                <w:bCs/>
                <w:i/>
              </w:rPr>
            </m:ctrlPr>
          </m:sSupPr>
          <m:e>
            <m:r>
              <m:rPr>
                <m:sty m:val="bi"/>
              </m:rPr>
              <w:rPr>
                <w:rFonts w:ascii="Cambria Math" w:hAnsi="Cambria Math"/>
              </w:rPr>
              <m:t>a</m:t>
            </m:r>
            <m:ctrlPr>
              <w:rPr>
                <w:rFonts w:ascii="Cambria Math" w:hAnsi="Cambria Math"/>
                <w:i/>
              </w:rPr>
            </m:ctrlPr>
          </m:e>
          <m:sup>
            <m:r>
              <w:rPr>
                <w:rFonts w:ascii="Cambria Math" w:hAnsi="Cambria Math"/>
              </w:rPr>
              <m:t>it</m:t>
            </m:r>
          </m:sup>
        </m:sSup>
        <m:r>
          <w:rPr>
            <w:rFonts w:ascii="Cambria Math" w:hAnsi="Cambria Math"/>
          </w:rPr>
          <m:t>,</m:t>
        </m:r>
        <m:sSup>
          <m:sSupPr>
            <m:ctrlPr>
              <w:rPr>
                <w:rFonts w:ascii="Cambria Math" w:hAnsi="Cambria Math"/>
                <w:b/>
                <w:bCs/>
                <w:i/>
              </w:rPr>
            </m:ctrlPr>
          </m:sSupPr>
          <m:e>
            <m:r>
              <m:rPr>
                <m:sty m:val="bi"/>
              </m:rPr>
              <w:rPr>
                <w:rFonts w:ascii="Cambria Math" w:hAnsi="Cambria Math"/>
              </w:rPr>
              <m:t>S</m:t>
            </m:r>
            <m:ctrlPr>
              <w:rPr>
                <w:rFonts w:ascii="Cambria Math" w:hAnsi="Cambria Math"/>
                <w:i/>
              </w:rPr>
            </m:ctrlPr>
          </m:e>
          <m:sup>
            <m:r>
              <w:rPr>
                <w:rFonts w:ascii="Cambria Math" w:hAnsi="Cambria Math"/>
              </w:rPr>
              <m:t>it</m:t>
            </m:r>
          </m:sup>
        </m:sSup>
        <m:r>
          <w:rPr>
            <w:rFonts w:ascii="Cambria Math" w:hAnsi="Cambria Math"/>
          </w:rPr>
          <m:t>)</m:t>
        </m:r>
      </m:oMath>
      <w:r w:rsidR="00583AB8">
        <w:t>.</w:t>
      </w:r>
      <w:r w:rsidR="00C8327E">
        <w:t xml:space="preserve"> Denote the variance of CMP parameters as </w:t>
      </w:r>
      <m:oMath>
        <m:sSub>
          <m:sSubPr>
            <m:ctrlPr>
              <w:rPr>
                <w:rFonts w:ascii="Cambria Math" w:hAnsi="Cambria Math"/>
                <w:b/>
                <w:i/>
              </w:rPr>
            </m:ctrlPr>
          </m:sSubPr>
          <m:e>
            <m:r>
              <m:rPr>
                <m:sty m:val="bi"/>
              </m:rPr>
              <w:rPr>
                <w:rFonts w:ascii="Cambria Math" w:hAnsi="Cambria Math"/>
              </w:rPr>
              <m:t>V</m:t>
            </m:r>
          </m:e>
          <m:sub>
            <m:r>
              <w:rPr>
                <w:rFonts w:ascii="Cambria Math" w:hAnsi="Cambria Math"/>
              </w:rPr>
              <m:t>it</m:t>
            </m:r>
          </m:sub>
        </m:sSub>
      </m:oMath>
      <w:r w:rsidR="00C8327E">
        <w:rPr>
          <w:bCs/>
        </w:rPr>
        <w:t xml:space="preserve">, </w:t>
      </w:r>
      <w:r w:rsidR="00C45B17">
        <w:rPr>
          <w:bCs/>
        </w:rPr>
        <w:t xml:space="preserve">and </w:t>
      </w:r>
      <m:oMath>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it</m:t>
                    </m:r>
                  </m:sub>
                </m:sSub>
              </m:e>
            </m:d>
          </m:e>
          <m:sub>
            <m:r>
              <w:rPr>
                <w:rFonts w:ascii="Cambria Math" w:hAnsi="Cambria Math"/>
              </w:rPr>
              <m:t>mn</m:t>
            </m:r>
          </m:sub>
        </m:sSub>
        <m:r>
          <w:rPr>
            <w:rFonts w:ascii="Cambria Math" w:hAnsi="Cambria Math"/>
          </w:rPr>
          <m:t>=</m:t>
        </m:r>
        <m:sSup>
          <m:sSupPr>
            <m:ctrlPr>
              <w:rPr>
                <w:rFonts w:ascii="Cambria Math" w:hAnsi="Cambria Math"/>
                <w:bCs/>
                <w:i/>
              </w:rPr>
            </m:ctrlPr>
          </m:sSupPr>
          <m:e>
            <m:r>
              <w:rPr>
                <w:rFonts w:ascii="Cambria Math" w:hAnsi="Cambria Math"/>
              </w:rPr>
              <m:t>e</m:t>
            </m:r>
          </m:e>
          <m:sup>
            <m:sSubSup>
              <m:sSubSupPr>
                <m:ctrlPr>
                  <w:rPr>
                    <w:rFonts w:ascii="Cambria Math" w:hAnsi="Cambria Math"/>
                    <w:bCs/>
                    <w:i/>
                  </w:rPr>
                </m:ctrlPr>
              </m:sSubSupPr>
              <m:e>
                <m:r>
                  <m:rPr>
                    <m:sty m:val="bi"/>
                  </m:rPr>
                  <w:rPr>
                    <w:rFonts w:ascii="Cambria Math" w:hAnsi="Cambria Math"/>
                  </w:rPr>
                  <m:t>a</m:t>
                </m:r>
              </m:e>
              <m:sub>
                <m:r>
                  <w:rPr>
                    <w:rFonts w:ascii="Cambria Math" w:hAnsi="Cambria Math"/>
                  </w:rPr>
                  <m:t>m</m:t>
                </m:r>
              </m:sub>
              <m:sup>
                <m:r>
                  <w:rPr>
                    <w:rFonts w:ascii="Cambria Math" w:hAnsi="Cambria Math"/>
                  </w:rPr>
                  <m:t>it</m:t>
                </m:r>
                <m:ctrlPr>
                  <w:rPr>
                    <w:rFonts w:ascii="Cambria Math" w:hAnsi="Cambria Math"/>
                    <w:i/>
                  </w:rPr>
                </m:ctrlPr>
              </m:sup>
            </m:sSubSup>
            <m:r>
              <w:rPr>
                <w:rFonts w:ascii="Cambria Math" w:hAnsi="Cambria Math"/>
              </w:rPr>
              <m:t>+</m:t>
            </m:r>
            <m:sSubSup>
              <m:sSubSupPr>
                <m:ctrlPr>
                  <w:rPr>
                    <w:rFonts w:ascii="Cambria Math" w:hAnsi="Cambria Math"/>
                    <w:bCs/>
                    <w:i/>
                  </w:rPr>
                </m:ctrlPr>
              </m:sSubSupPr>
              <m:e>
                <m:r>
                  <m:rPr>
                    <m:sty m:val="bi"/>
                  </m:rPr>
                  <w:rPr>
                    <w:rFonts w:ascii="Cambria Math" w:hAnsi="Cambria Math"/>
                  </w:rPr>
                  <m:t>a</m:t>
                </m:r>
              </m:e>
              <m:sub>
                <m:r>
                  <w:rPr>
                    <w:rFonts w:ascii="Cambria Math" w:hAnsi="Cambria Math"/>
                  </w:rPr>
                  <m:t>n</m:t>
                </m:r>
              </m:sub>
              <m:sup>
                <m:r>
                  <w:rPr>
                    <w:rFonts w:ascii="Cambria Math" w:hAnsi="Cambria Math"/>
                  </w:rPr>
                  <m:t>it</m:t>
                </m:r>
                <m:ctrlPr>
                  <w:rPr>
                    <w:rFonts w:ascii="Cambria Math" w:hAnsi="Cambria Math"/>
                    <w:i/>
                  </w:rPr>
                </m:ctrlPr>
              </m:sup>
            </m:sSub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sSubSup>
                  <m:sSubSupPr>
                    <m:ctrlPr>
                      <w:rPr>
                        <w:rFonts w:ascii="Cambria Math" w:hAnsi="Cambria Math"/>
                        <w:i/>
                      </w:rPr>
                    </m:ctrlPr>
                  </m:sSubSupPr>
                  <m:e>
                    <m:r>
                      <m:rPr>
                        <m:sty m:val="bi"/>
                      </m:rPr>
                      <w:rPr>
                        <w:rFonts w:ascii="Cambria Math" w:hAnsi="Cambria Math"/>
                      </w:rPr>
                      <m:t>S</m:t>
                    </m:r>
                    <m:ctrlPr>
                      <w:rPr>
                        <w:rFonts w:ascii="Cambria Math" w:hAnsi="Cambria Math"/>
                        <w:b/>
                        <w:bCs/>
                        <w:i/>
                      </w:rPr>
                    </m:ctrlPr>
                  </m:e>
                  <m:sub>
                    <m:r>
                      <w:rPr>
                        <w:rFonts w:ascii="Cambria Math" w:hAnsi="Cambria Math"/>
                      </w:rPr>
                      <m:t>mm</m:t>
                    </m:r>
                  </m:sub>
                  <m:sup>
                    <m:r>
                      <w:rPr>
                        <w:rFonts w:ascii="Cambria Math" w:hAnsi="Cambria Math"/>
                      </w:rPr>
                      <m:t>it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S</m:t>
                    </m:r>
                    <m:ctrlPr>
                      <w:rPr>
                        <w:rFonts w:ascii="Cambria Math" w:hAnsi="Cambria Math"/>
                        <w:b/>
                        <w:bCs/>
                        <w:i/>
                      </w:rPr>
                    </m:ctrlPr>
                  </m:e>
                  <m:sub>
                    <m:r>
                      <w:rPr>
                        <w:rFonts w:ascii="Cambria Math" w:hAnsi="Cambria Math"/>
                      </w:rPr>
                      <m:t>nn</m:t>
                    </m:r>
                  </m:sub>
                  <m:sup>
                    <m:r>
                      <w:rPr>
                        <w:rFonts w:ascii="Cambria Math" w:hAnsi="Cambria Math"/>
                      </w:rPr>
                      <m:t>it</m:t>
                    </m:r>
                  </m:sup>
                </m:sSubSup>
              </m:e>
            </m:d>
          </m:sup>
        </m:sSup>
        <m:d>
          <m:dPr>
            <m:ctrlPr>
              <w:rPr>
                <w:rFonts w:ascii="Cambria Math" w:hAnsi="Cambria Math"/>
                <w:bCs/>
                <w:i/>
              </w:rPr>
            </m:ctrlPr>
          </m:dPr>
          <m:e>
            <m:sSup>
              <m:sSupPr>
                <m:ctrlPr>
                  <w:rPr>
                    <w:rFonts w:ascii="Cambria Math" w:hAnsi="Cambria Math"/>
                    <w:bCs/>
                    <w:i/>
                  </w:rPr>
                </m:ctrlPr>
              </m:sSupPr>
              <m:e>
                <m:r>
                  <w:rPr>
                    <w:rFonts w:ascii="Cambria Math" w:hAnsi="Cambria Math"/>
                  </w:rPr>
                  <m:t>e</m:t>
                </m:r>
              </m:e>
              <m:sup>
                <m:sSubSup>
                  <m:sSubSupPr>
                    <m:ctrlPr>
                      <w:rPr>
                        <w:rFonts w:ascii="Cambria Math" w:hAnsi="Cambria Math"/>
                        <w:b/>
                        <w:bCs/>
                        <w:i/>
                      </w:rPr>
                    </m:ctrlPr>
                  </m:sSubSupPr>
                  <m:e>
                    <m:r>
                      <m:rPr>
                        <m:sty m:val="bi"/>
                      </m:rPr>
                      <w:rPr>
                        <w:rFonts w:ascii="Cambria Math" w:hAnsi="Cambria Math"/>
                      </w:rPr>
                      <m:t>S</m:t>
                    </m:r>
                  </m:e>
                  <m:sub>
                    <m:r>
                      <w:rPr>
                        <w:rFonts w:ascii="Cambria Math" w:hAnsi="Cambria Math"/>
                      </w:rPr>
                      <m:t>mn</m:t>
                    </m:r>
                  </m:sub>
                  <m:sup>
                    <m:r>
                      <w:rPr>
                        <w:rFonts w:ascii="Cambria Math" w:hAnsi="Cambria Math"/>
                      </w:rPr>
                      <m:t>it</m:t>
                    </m:r>
                    <m:ctrlPr>
                      <w:rPr>
                        <w:rFonts w:ascii="Cambria Math" w:hAnsi="Cambria Math"/>
                        <w:i/>
                      </w:rPr>
                    </m:ctrlPr>
                  </m:sup>
                </m:sSubSup>
              </m:sup>
            </m:sSup>
            <m:r>
              <w:rPr>
                <w:rFonts w:ascii="Cambria Math" w:hAnsi="Cambria Math"/>
              </w:rPr>
              <m:t>-1</m:t>
            </m:r>
          </m:e>
        </m:d>
      </m:oMath>
      <w:r w:rsidR="00C45B17">
        <w:rPr>
          <w:bCs/>
        </w:rPr>
        <w:t>.</w:t>
      </w:r>
      <w:commentRangeEnd w:id="328"/>
      <w:r w:rsidR="00C45B17">
        <w:rPr>
          <w:rStyle w:val="CommentReference"/>
        </w:rPr>
        <w:commentReference w:id="328"/>
      </w:r>
    </w:p>
    <w:p w14:paraId="0316FFA4" w14:textId="77777777" w:rsidR="00C45B17" w:rsidRPr="00C45B17" w:rsidRDefault="00C45B17" w:rsidP="00583AB8">
      <w:pPr>
        <w:rPr>
          <w:bCs/>
        </w:rPr>
      </w:pPr>
    </w:p>
    <w:p w14:paraId="05DB6E7E" w14:textId="27F439BE" w:rsidR="00583AB8" w:rsidRDefault="00583AB8" w:rsidP="00583AB8">
      <w:r>
        <w:t xml:space="preserve">The conditional mean firing rate is </w:t>
      </w:r>
      <m:oMath>
        <m:sSub>
          <m:sSubPr>
            <m:ctrlPr>
              <w:rPr>
                <w:rFonts w:ascii="Cambria Math" w:hAnsi="Cambria Math"/>
                <w:i/>
              </w:rPr>
            </m:ctrlPr>
          </m:sSubPr>
          <m:e>
            <m:r>
              <w:rPr>
                <w:rFonts w:ascii="Cambria Math" w:hAnsi="Cambria Math"/>
              </w:rPr>
              <m:t>δ</m:t>
            </m:r>
          </m:e>
          <m:sub>
            <m:r>
              <w:rPr>
                <w:rFonts w:ascii="Cambria Math" w:hAnsi="Cambria Math"/>
              </w:rPr>
              <m:t>it</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oMath>
      <w:r w:rsidR="00946536">
        <w:t>, whose variance can be calculated by the Delta method</w:t>
      </w:r>
      <w:r>
        <w:t>:</w:t>
      </w:r>
    </w:p>
    <w:p w14:paraId="4E2A937E" w14:textId="5296E1A0" w:rsidR="00583AB8" w:rsidRPr="00714ABC" w:rsidRDefault="00B77CC3" w:rsidP="00583AB8">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it</m:t>
                  </m:r>
                </m:sub>
              </m:sSub>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sSub>
            <m:sSubPr>
              <m:ctrlPr>
                <w:rPr>
                  <w:rFonts w:ascii="Cambria Math" w:hAnsi="Cambria Math"/>
                  <w:bCs/>
                  <w:i/>
                </w:rPr>
              </m:ctrlPr>
            </m:sSubPr>
            <m:e>
              <m:r>
                <m:rPr>
                  <m:sty m:val="bi"/>
                </m:rPr>
                <w:rPr>
                  <w:rFonts w:ascii="Cambria Math" w:hAnsi="Cambria Math"/>
                </w:rPr>
                <m:t>V</m:t>
              </m:r>
              <m:ctrlPr>
                <w:rPr>
                  <w:rFonts w:ascii="Cambria Math" w:hAnsi="Cambria Math"/>
                  <w:b/>
                  <w:i/>
                </w:rPr>
              </m:ctrlPr>
            </m:e>
            <m:sub>
              <m:r>
                <w:rPr>
                  <w:rFonts w:ascii="Cambria Math" w:hAnsi="Cambria Math"/>
                </w:rPr>
                <m:t>it</m:t>
              </m:r>
            </m:sub>
          </m:sSub>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num>
            <m:den>
              <m:sSub>
                <m:sSubPr>
                  <m:ctrlPr>
                    <w:rPr>
                      <w:rFonts w:ascii="Cambria Math" w:hAnsi="Cambria Math"/>
                    </w:rPr>
                  </m:ctrlPr>
                </m:sSubPr>
                <m:e>
                  <m:r>
                    <w:rPr>
                      <w:rFonts w:ascii="Cambria Math" w:hAnsi="Cambria Math"/>
                    </w:rPr>
                    <m:t>λ</m:t>
                  </m:r>
                  <m:ctrlPr>
                    <w:rPr>
                      <w:rFonts w:ascii="Cambria Math" w:hAnsi="Cambria Math"/>
                      <w:i/>
                    </w:rPr>
                  </m:ctrlPr>
                </m:e>
                <m:sub>
                  <m:r>
                    <w:rPr>
                      <w:rFonts w:ascii="Cambria Math" w:hAnsi="Cambria Math"/>
                    </w:rPr>
                    <m:t>it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 xml:space="preserve">) </m:t>
          </m:r>
        </m:oMath>
      </m:oMathPara>
    </w:p>
    <w:p w14:paraId="03394639" w14:textId="41D89CB1" w:rsidR="00817235" w:rsidRDefault="00817235" w:rsidP="00583AB8"/>
    <w:p w14:paraId="29AF388C" w14:textId="7CEFE50A" w:rsidR="00245114" w:rsidRPr="00946536" w:rsidDel="00CE6C00" w:rsidRDefault="00817235" w:rsidP="00295B55">
      <w:pPr>
        <w:jc w:val="left"/>
        <w:rPr>
          <w:del w:id="329" w:author="wei ganchao" w:date="2022-01-08T15:04:00Z"/>
          <w:lang w:eastAsia="zh-CN"/>
        </w:rPr>
      </w:pPr>
      <w:r>
        <w:t>We can calculate the moments as in the first section of the appendix, or we can use a simpler approximation</w:t>
      </w:r>
      <w:r w:rsidR="00946536">
        <w:t xml:space="preserve"> </w:t>
      </w: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1/ν</m:t>
            </m:r>
          </m:sup>
        </m:sSup>
        <m:r>
          <w:rPr>
            <w:rFonts w:ascii="Cambria Math" w:hAnsi="Cambria Math"/>
          </w:rPr>
          <m:t>-</m:t>
        </m:r>
        <m:f>
          <m:fPr>
            <m:ctrlPr>
              <w:rPr>
                <w:rFonts w:ascii="Cambria Math" w:hAnsi="Cambria Math"/>
                <w:i/>
              </w:rPr>
            </m:ctrlPr>
          </m:fPr>
          <m:num>
            <m:r>
              <w:rPr>
                <w:rFonts w:ascii="Cambria Math" w:hAnsi="Cambria Math"/>
              </w:rPr>
              <m:t>ν-1</m:t>
            </m:r>
          </m:num>
          <m:den>
            <m:r>
              <w:rPr>
                <w:rFonts w:ascii="Cambria Math" w:hAnsi="Cambria Math"/>
              </w:rPr>
              <m:t>2ν</m:t>
            </m:r>
          </m:den>
        </m:f>
      </m:oMath>
      <w:r w:rsidR="00946536">
        <w:t xml:space="preserve"> when </w:t>
      </w:r>
      <m:oMath>
        <m:r>
          <w:rPr>
            <w:rFonts w:ascii="Cambria Math" w:hAnsi="Cambria Math"/>
          </w:rPr>
          <m:t>ν≤1</m:t>
        </m:r>
      </m:oMath>
      <w:r w:rsidR="00946536">
        <w:t xml:space="preserve"> or </w:t>
      </w:r>
      <m:oMath>
        <m:r>
          <w:rPr>
            <w:rFonts w:ascii="Cambria Math" w:hAnsi="Cambria Math"/>
          </w:rPr>
          <m:t>λ&gt;</m:t>
        </m:r>
        <m:sSup>
          <m:sSupPr>
            <m:ctrlPr>
              <w:rPr>
                <w:rFonts w:ascii="Cambria Math" w:hAnsi="Cambria Math"/>
                <w:i/>
              </w:rPr>
            </m:ctrlPr>
          </m:sSupPr>
          <m:e>
            <m:r>
              <w:rPr>
                <w:rFonts w:ascii="Cambria Math" w:hAnsi="Cambria Math"/>
              </w:rPr>
              <m:t>10</m:t>
            </m:r>
          </m:e>
          <m:sup>
            <m:r>
              <w:rPr>
                <w:rFonts w:ascii="Cambria Math" w:hAnsi="Cambria Math"/>
              </w:rPr>
              <m:t>ν</m:t>
            </m:r>
          </m:sup>
        </m:sSup>
      </m:oMath>
      <w:r w:rsidR="00946536">
        <w:t xml:space="preserve">. Then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it</m:t>
                </m:r>
              </m:sub>
            </m:sSub>
          </m:den>
        </m:f>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-1</m:t>
            </m:r>
          </m:sup>
        </m:sSubSup>
      </m:oMath>
      <w:r w:rsidR="00946536">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num>
          <m:den>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oMath>
      <w:r w:rsidR="00946536">
        <w:t>.</w:t>
      </w:r>
    </w:p>
    <w:p w14:paraId="2756C8D8" w14:textId="462CCB87" w:rsidR="00CE6C00" w:rsidRPr="00D3079B" w:rsidRDefault="00CE6C00" w:rsidP="00D3079B"/>
    <w:sectPr w:rsidR="00CE6C00" w:rsidRPr="00D3079B" w:rsidSect="00DD52B2">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venson, Ian" w:date="2022-01-06T11:46:00Z" w:initials="IS">
    <w:p w14:paraId="617E2233" w14:textId="77777777" w:rsidR="00122A3F" w:rsidRDefault="00122A3F" w:rsidP="00FF2ABA">
      <w:pPr>
        <w:pStyle w:val="CommentText"/>
        <w:jc w:val="left"/>
      </w:pPr>
      <w:r>
        <w:rPr>
          <w:rStyle w:val="CommentReference"/>
        </w:rPr>
        <w:annotationRef/>
      </w:r>
      <w:r>
        <w:t>Should we just change this "Conway-Maxwell Poisson variability"?</w:t>
      </w:r>
    </w:p>
  </w:comment>
  <w:comment w:id="1" w:author="Stevenson, Ian" w:date="2022-01-06T10:46:00Z" w:initials="IS">
    <w:p w14:paraId="3B29EBAA" w14:textId="3EF2E03C" w:rsidR="001C7C1D" w:rsidRDefault="001A2F66" w:rsidP="00BF365E">
      <w:pPr>
        <w:pStyle w:val="CommentText"/>
        <w:jc w:val="left"/>
      </w:pPr>
      <w:r>
        <w:rPr>
          <w:rStyle w:val="CommentReference"/>
        </w:rPr>
        <w:annotationRef/>
      </w:r>
      <w:r w:rsidR="001C7C1D">
        <w:t>I'm fine using vector y_t. I would suggest starting with n=1 in this first paragraph, though. Then introduce vector in 2nd para.</w:t>
      </w:r>
    </w:p>
  </w:comment>
  <w:comment w:id="2" w:author="Stevenson, Ian" w:date="2022-01-07T13:26:00Z" w:initials="SI">
    <w:p w14:paraId="4AFBBE66" w14:textId="77777777" w:rsidR="00E705AB" w:rsidRDefault="00E705AB" w:rsidP="000373A9">
      <w:pPr>
        <w:pStyle w:val="CommentText"/>
        <w:jc w:val="left"/>
      </w:pPr>
      <w:r>
        <w:rPr>
          <w:rStyle w:val="CommentReference"/>
        </w:rPr>
        <w:annotationRef/>
      </w:r>
      <w:r>
        <w:t>Maybe add more to introduce GLM</w:t>
      </w:r>
    </w:p>
  </w:comment>
  <w:comment w:id="3" w:author="Stevenson, Ian" w:date="2022-01-06T11:31:00Z" w:initials="IS">
    <w:p w14:paraId="64C82903" w14:textId="36C43B1A" w:rsidR="001C7C1D" w:rsidRDefault="001C7C1D" w:rsidP="00F57586">
      <w:pPr>
        <w:pStyle w:val="CommentText"/>
        <w:jc w:val="left"/>
      </w:pPr>
      <w:r>
        <w:rPr>
          <w:rStyle w:val="CommentReference"/>
        </w:rPr>
        <w:annotationRef/>
      </w:r>
      <w:r>
        <w:t>It might be good to add a sentence here saying something like… "previous work has examined the CMP-GLM here we focus on the dynamic version of this GLM…" cite Shmueli/Sellers</w:t>
      </w:r>
    </w:p>
  </w:comment>
  <w:comment w:id="4" w:author="Stevenson, Ian" w:date="2022-01-07T13:37:00Z" w:initials="SI">
    <w:p w14:paraId="164A8B49" w14:textId="77777777" w:rsidR="00BE7D30" w:rsidRDefault="00BE7D30" w:rsidP="000E0FB0">
      <w:pPr>
        <w:pStyle w:val="CommentText"/>
        <w:jc w:val="left"/>
      </w:pPr>
      <w:r>
        <w:rPr>
          <w:rStyle w:val="CommentReference"/>
        </w:rPr>
        <w:annotationRef/>
      </w:r>
      <w:r>
        <w:t>Maybe rephrase to reduce redundancy</w:t>
      </w:r>
    </w:p>
  </w:comment>
  <w:comment w:id="19" w:author="Stevenson, Ian" w:date="2022-01-06T11:29:00Z" w:initials="IS">
    <w:p w14:paraId="3F370878" w14:textId="4793443F" w:rsidR="001C7C1D" w:rsidRDefault="001C7C1D" w:rsidP="00996C17">
      <w:pPr>
        <w:pStyle w:val="CommentText"/>
      </w:pPr>
      <w:r>
        <w:rPr>
          <w:rStyle w:val="CommentReference"/>
        </w:rPr>
        <w:annotationRef/>
      </w:r>
      <w:r>
        <w:t>I think this is a good simulation to start. Are we ready to make the figure more polished in affinity?</w:t>
      </w:r>
    </w:p>
  </w:comment>
  <w:comment w:id="323" w:author="Stevenson, Ian" w:date="2022-01-06T11:45:00Z" w:initials="IS">
    <w:p w14:paraId="4C28284C" w14:textId="77777777" w:rsidR="005744B6" w:rsidRDefault="005744B6" w:rsidP="003F79DF">
      <w:pPr>
        <w:pStyle w:val="CommentText"/>
        <w:jc w:val="left"/>
      </w:pPr>
      <w:r>
        <w:rPr>
          <w:rStyle w:val="CommentReference"/>
        </w:rPr>
        <w:annotationRef/>
      </w:r>
      <w:r>
        <w:t>Definitely we should include direction when modeling, since most of the cells respond very differently with direction. We don't necessarily have to visualize it as -200 to 200, though. The right plot more clearly shows that there are two "place fields". We can make the heatmaps align with these 0 to 250 plots.</w:t>
      </w:r>
    </w:p>
  </w:comment>
  <w:comment w:id="324" w:author="wei ganchao" w:date="2022-01-06T16:59:00Z" w:initials="wg">
    <w:p w14:paraId="4D45A2A9" w14:textId="77777777" w:rsidR="00ED7FBA" w:rsidRDefault="00ED7FBA" w:rsidP="00006C02">
      <w:pPr>
        <w:pStyle w:val="CommentText"/>
        <w:jc w:val="left"/>
      </w:pPr>
      <w:r>
        <w:rPr>
          <w:rStyle w:val="CommentReference"/>
        </w:rPr>
        <w:annotationRef/>
      </w:r>
      <w:r>
        <w:t>Maybe in the right plot, the middle &amp; bottom panel should also be separated by direction? It seems like the mean and FF are calculated ignoring the direction.</w:t>
      </w:r>
    </w:p>
  </w:comment>
  <w:comment w:id="325" w:author="Stevenson, Ian" w:date="2022-01-06T11:52:00Z" w:initials="IS">
    <w:p w14:paraId="381BD3D8" w14:textId="037E02E4" w:rsidR="00480942" w:rsidRDefault="00480942" w:rsidP="00ED7FBA">
      <w:pPr>
        <w:pStyle w:val="CommentText"/>
      </w:pPr>
      <w:r>
        <w:rPr>
          <w:rStyle w:val="CommentReference"/>
        </w:rPr>
        <w:annotationRef/>
      </w:r>
      <w:r>
        <w:t>Reword to make a little more clear</w:t>
      </w:r>
    </w:p>
  </w:comment>
  <w:comment w:id="326" w:author="wei ganchao" w:date="2022-01-07T09:18:00Z" w:initials="wg">
    <w:p w14:paraId="26573FA2" w14:textId="77777777" w:rsidR="005440FC" w:rsidRDefault="005440FC" w:rsidP="00CF6488">
      <w:pPr>
        <w:pStyle w:val="CommentText"/>
        <w:jc w:val="left"/>
      </w:pPr>
      <w:r>
        <w:rPr>
          <w:rStyle w:val="CommentReference"/>
        </w:rPr>
        <w:annotationRef/>
      </w:r>
      <w:r>
        <w:t>"There may be a large difference between expected and observed log-factorial, even when the discrepancies between latent states are small". Or just delete this sentence.</w:t>
      </w:r>
    </w:p>
  </w:comment>
  <w:comment w:id="327" w:author="wei ganchao" w:date="2022-01-07T09:20:00Z" w:initials="wg">
    <w:p w14:paraId="6B77C772" w14:textId="77777777" w:rsidR="00A13D6F" w:rsidRDefault="00A13D6F" w:rsidP="00A87597">
      <w:pPr>
        <w:pStyle w:val="CommentText"/>
        <w:jc w:val="left"/>
      </w:pPr>
      <w:r>
        <w:rPr>
          <w:rStyle w:val="CommentReference"/>
        </w:rPr>
        <w:annotationRef/>
      </w:r>
      <w:r>
        <w:t>I prefer to say CMP-parameter uncertainty. Since "state vectors" refer to \beta and \gamma in previous writing</w:t>
      </w:r>
    </w:p>
  </w:comment>
  <w:comment w:id="328" w:author="wei ganchao" w:date="2022-01-07T09:57:00Z" w:initials="wg">
    <w:p w14:paraId="2F443D01" w14:textId="77777777" w:rsidR="00C45B17" w:rsidRDefault="00C45B17" w:rsidP="00FA541E">
      <w:pPr>
        <w:pStyle w:val="CommentText"/>
        <w:jc w:val="left"/>
      </w:pPr>
      <w:r>
        <w:rPr>
          <w:rStyle w:val="CommentReference"/>
        </w:rPr>
        <w:annotationRef/>
      </w:r>
      <w:r>
        <w:t>If I write the V_it out, the notation will be very nasty. Since this can be found in Wiki, I didn't include it in the previous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2233" w15:done="1"/>
  <w15:commentEx w15:paraId="3B29EBAA" w15:done="0"/>
  <w15:commentEx w15:paraId="4AFBBE66" w15:done="0"/>
  <w15:commentEx w15:paraId="64C82903" w15:done="1"/>
  <w15:commentEx w15:paraId="164A8B49" w15:done="0"/>
  <w15:commentEx w15:paraId="3F370878" w15:done="0"/>
  <w15:commentEx w15:paraId="4C28284C" w15:done="0"/>
  <w15:commentEx w15:paraId="4D45A2A9" w15:paraIdParent="4C28284C" w15:done="0"/>
  <w15:commentEx w15:paraId="381BD3D8" w15:done="0"/>
  <w15:commentEx w15:paraId="26573FA2" w15:paraIdParent="381BD3D8" w15:done="0"/>
  <w15:commentEx w15:paraId="6B77C772" w15:done="0"/>
  <w15:commentEx w15:paraId="2F443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551D" w16cex:dateUtc="2022-01-06T16:46:00Z"/>
  <w16cex:commentExtensible w16cex:durableId="258146F6" w16cex:dateUtc="2022-01-06T15:46:00Z"/>
  <w16cex:commentExtensible w16cex:durableId="2582BDF8" w16cex:dateUtc="2022-01-07T18:26:00Z"/>
  <w16cex:commentExtensible w16cex:durableId="2581519D" w16cex:dateUtc="2022-01-06T16:31:00Z"/>
  <w16cex:commentExtensible w16cex:durableId="2582C096" w16cex:dateUtc="2022-01-07T18:37:00Z"/>
  <w16cex:commentExtensible w16cex:durableId="2581510A" w16cex:dateUtc="2022-01-06T16:29:00Z"/>
  <w16cex:commentExtensible w16cex:durableId="258154D5" w16cex:dateUtc="2022-01-06T16:45:00Z"/>
  <w16cex:commentExtensible w16cex:durableId="25819E55" w16cex:dateUtc="2022-01-06T21:59:00Z"/>
  <w16cex:commentExtensible w16cex:durableId="25815699" w16cex:dateUtc="2022-01-06T16:52:00Z"/>
  <w16cex:commentExtensible w16cex:durableId="258283D5" w16cex:dateUtc="2022-01-07T14:18:00Z"/>
  <w16cex:commentExtensible w16cex:durableId="25828471" w16cex:dateUtc="2022-01-07T14:20:00Z"/>
  <w16cex:commentExtensible w16cex:durableId="25828D15" w16cex:dateUtc="2022-01-07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2233" w16cid:durableId="2581551D"/>
  <w16cid:commentId w16cid:paraId="3B29EBAA" w16cid:durableId="258146F6"/>
  <w16cid:commentId w16cid:paraId="4AFBBE66" w16cid:durableId="2582BDF8"/>
  <w16cid:commentId w16cid:paraId="64C82903" w16cid:durableId="2581519D"/>
  <w16cid:commentId w16cid:paraId="164A8B49" w16cid:durableId="2582C096"/>
  <w16cid:commentId w16cid:paraId="3F370878" w16cid:durableId="2581510A"/>
  <w16cid:commentId w16cid:paraId="4C28284C" w16cid:durableId="258154D5"/>
  <w16cid:commentId w16cid:paraId="4D45A2A9" w16cid:durableId="25819E55"/>
  <w16cid:commentId w16cid:paraId="381BD3D8" w16cid:durableId="25815699"/>
  <w16cid:commentId w16cid:paraId="26573FA2" w16cid:durableId="258283D5"/>
  <w16cid:commentId w16cid:paraId="6B77C772" w16cid:durableId="25828471"/>
  <w16cid:commentId w16cid:paraId="2F443D01" w16cid:durableId="25828D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49E63" w14:textId="77777777" w:rsidR="00B77CC3" w:rsidRDefault="00B77CC3" w:rsidP="009B10EC">
      <w:pPr>
        <w:spacing w:line="240" w:lineRule="auto"/>
      </w:pPr>
      <w:r>
        <w:separator/>
      </w:r>
    </w:p>
  </w:endnote>
  <w:endnote w:type="continuationSeparator" w:id="0">
    <w:p w14:paraId="576958C0" w14:textId="77777777" w:rsidR="00B77CC3" w:rsidRDefault="00B77CC3" w:rsidP="009B1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746A5" w14:textId="77777777" w:rsidR="00B77CC3" w:rsidRDefault="00B77CC3" w:rsidP="009B10EC">
      <w:pPr>
        <w:spacing w:line="240" w:lineRule="auto"/>
      </w:pPr>
      <w:r>
        <w:separator/>
      </w:r>
    </w:p>
  </w:footnote>
  <w:footnote w:type="continuationSeparator" w:id="0">
    <w:p w14:paraId="203ABFA5" w14:textId="77777777" w:rsidR="00B77CC3" w:rsidRDefault="00B77CC3" w:rsidP="009B10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B7D38"/>
    <w:multiLevelType w:val="hybridMultilevel"/>
    <w:tmpl w:val="4F3AB336"/>
    <w:lvl w:ilvl="0" w:tplc="5868E302">
      <w:start w:val="1"/>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son, Ian">
    <w15:presenceInfo w15:providerId="AD" w15:userId="S::ian.stevenson@uconn.edu::30ee5e27-584b-4064-bb15-2919848031ce"/>
  </w15:person>
  <w15:person w15:author="wei ganchao">
    <w15:presenceInfo w15:providerId="Windows Live" w15:userId="c1a04c3a62a72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0F"/>
    <w:rsid w:val="00002047"/>
    <w:rsid w:val="0001339B"/>
    <w:rsid w:val="00017F6D"/>
    <w:rsid w:val="000224F3"/>
    <w:rsid w:val="00022801"/>
    <w:rsid w:val="00025328"/>
    <w:rsid w:val="000254BF"/>
    <w:rsid w:val="000335A0"/>
    <w:rsid w:val="000440BB"/>
    <w:rsid w:val="00050A61"/>
    <w:rsid w:val="0005220C"/>
    <w:rsid w:val="00052A6C"/>
    <w:rsid w:val="00056609"/>
    <w:rsid w:val="0006649A"/>
    <w:rsid w:val="0007107F"/>
    <w:rsid w:val="00073801"/>
    <w:rsid w:val="00074C38"/>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D2C87"/>
    <w:rsid w:val="000D4E77"/>
    <w:rsid w:val="000D7D76"/>
    <w:rsid w:val="000E2D95"/>
    <w:rsid w:val="000E3875"/>
    <w:rsid w:val="000E5175"/>
    <w:rsid w:val="000E736A"/>
    <w:rsid w:val="000F0CE2"/>
    <w:rsid w:val="000F1F2D"/>
    <w:rsid w:val="000F7FB1"/>
    <w:rsid w:val="0010187F"/>
    <w:rsid w:val="00102D28"/>
    <w:rsid w:val="001107D3"/>
    <w:rsid w:val="00115B37"/>
    <w:rsid w:val="00122A3F"/>
    <w:rsid w:val="0013053A"/>
    <w:rsid w:val="001377C1"/>
    <w:rsid w:val="001441CA"/>
    <w:rsid w:val="00150ECA"/>
    <w:rsid w:val="001510F1"/>
    <w:rsid w:val="001527F5"/>
    <w:rsid w:val="0015688E"/>
    <w:rsid w:val="00156EE5"/>
    <w:rsid w:val="00157B13"/>
    <w:rsid w:val="00162C3C"/>
    <w:rsid w:val="001675A7"/>
    <w:rsid w:val="00177D99"/>
    <w:rsid w:val="001806E5"/>
    <w:rsid w:val="001843DA"/>
    <w:rsid w:val="00185594"/>
    <w:rsid w:val="001A2F66"/>
    <w:rsid w:val="001A5BF5"/>
    <w:rsid w:val="001B274E"/>
    <w:rsid w:val="001B2A2E"/>
    <w:rsid w:val="001B3C0C"/>
    <w:rsid w:val="001B57EA"/>
    <w:rsid w:val="001B5D3F"/>
    <w:rsid w:val="001B5D84"/>
    <w:rsid w:val="001B75C9"/>
    <w:rsid w:val="001B7796"/>
    <w:rsid w:val="001C7C1D"/>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1D36"/>
    <w:rsid w:val="0023354F"/>
    <w:rsid w:val="00245114"/>
    <w:rsid w:val="00246B01"/>
    <w:rsid w:val="002501CF"/>
    <w:rsid w:val="0025301C"/>
    <w:rsid w:val="00253076"/>
    <w:rsid w:val="00253CE6"/>
    <w:rsid w:val="0025676C"/>
    <w:rsid w:val="0026011E"/>
    <w:rsid w:val="00270F65"/>
    <w:rsid w:val="00271C13"/>
    <w:rsid w:val="002749D6"/>
    <w:rsid w:val="00274A57"/>
    <w:rsid w:val="00282DF1"/>
    <w:rsid w:val="002876D8"/>
    <w:rsid w:val="00287C33"/>
    <w:rsid w:val="00295B55"/>
    <w:rsid w:val="002A5267"/>
    <w:rsid w:val="002B1076"/>
    <w:rsid w:val="002B2D79"/>
    <w:rsid w:val="002B71AF"/>
    <w:rsid w:val="002C23AD"/>
    <w:rsid w:val="002C68ED"/>
    <w:rsid w:val="002D3074"/>
    <w:rsid w:val="002D4B7C"/>
    <w:rsid w:val="002D5583"/>
    <w:rsid w:val="002D57CD"/>
    <w:rsid w:val="002E0B30"/>
    <w:rsid w:val="002E1370"/>
    <w:rsid w:val="002E1B34"/>
    <w:rsid w:val="002E514F"/>
    <w:rsid w:val="002F1A35"/>
    <w:rsid w:val="002F370F"/>
    <w:rsid w:val="003154D7"/>
    <w:rsid w:val="00323EA1"/>
    <w:rsid w:val="003246AB"/>
    <w:rsid w:val="00332EEB"/>
    <w:rsid w:val="0034545D"/>
    <w:rsid w:val="00345C02"/>
    <w:rsid w:val="003519C3"/>
    <w:rsid w:val="00352650"/>
    <w:rsid w:val="00353A4B"/>
    <w:rsid w:val="00357863"/>
    <w:rsid w:val="00360633"/>
    <w:rsid w:val="003616AB"/>
    <w:rsid w:val="00362C12"/>
    <w:rsid w:val="00365F9E"/>
    <w:rsid w:val="0036622C"/>
    <w:rsid w:val="0036712B"/>
    <w:rsid w:val="0037119A"/>
    <w:rsid w:val="00372013"/>
    <w:rsid w:val="00373B1E"/>
    <w:rsid w:val="00374ECA"/>
    <w:rsid w:val="003771A5"/>
    <w:rsid w:val="00380037"/>
    <w:rsid w:val="00381BED"/>
    <w:rsid w:val="00383D57"/>
    <w:rsid w:val="0039656E"/>
    <w:rsid w:val="003A4CE2"/>
    <w:rsid w:val="003A67DB"/>
    <w:rsid w:val="003B5886"/>
    <w:rsid w:val="003C1FC7"/>
    <w:rsid w:val="003C3470"/>
    <w:rsid w:val="003D0F47"/>
    <w:rsid w:val="003D1FBB"/>
    <w:rsid w:val="003D582F"/>
    <w:rsid w:val="003E3203"/>
    <w:rsid w:val="003E4657"/>
    <w:rsid w:val="00402D57"/>
    <w:rsid w:val="004144D0"/>
    <w:rsid w:val="0041742D"/>
    <w:rsid w:val="00417F97"/>
    <w:rsid w:val="004233EC"/>
    <w:rsid w:val="00424FB1"/>
    <w:rsid w:val="0043029A"/>
    <w:rsid w:val="00432C49"/>
    <w:rsid w:val="00434A8B"/>
    <w:rsid w:val="004413C0"/>
    <w:rsid w:val="004430EE"/>
    <w:rsid w:val="004435A2"/>
    <w:rsid w:val="00446D63"/>
    <w:rsid w:val="00453196"/>
    <w:rsid w:val="00461A59"/>
    <w:rsid w:val="004622C7"/>
    <w:rsid w:val="00463D54"/>
    <w:rsid w:val="004715DC"/>
    <w:rsid w:val="00471B64"/>
    <w:rsid w:val="0047722C"/>
    <w:rsid w:val="004773C1"/>
    <w:rsid w:val="00480942"/>
    <w:rsid w:val="004832E9"/>
    <w:rsid w:val="00486406"/>
    <w:rsid w:val="00487CCC"/>
    <w:rsid w:val="004A666A"/>
    <w:rsid w:val="004C24E0"/>
    <w:rsid w:val="004C7526"/>
    <w:rsid w:val="004D3B32"/>
    <w:rsid w:val="004D4359"/>
    <w:rsid w:val="004E7FA2"/>
    <w:rsid w:val="004F1861"/>
    <w:rsid w:val="004F1D5F"/>
    <w:rsid w:val="004F2EE7"/>
    <w:rsid w:val="004F6CAE"/>
    <w:rsid w:val="004F7273"/>
    <w:rsid w:val="005014C9"/>
    <w:rsid w:val="00503ACD"/>
    <w:rsid w:val="00503CD6"/>
    <w:rsid w:val="0050402A"/>
    <w:rsid w:val="0051308F"/>
    <w:rsid w:val="00516050"/>
    <w:rsid w:val="00522AE4"/>
    <w:rsid w:val="00531F87"/>
    <w:rsid w:val="005440FC"/>
    <w:rsid w:val="00544A22"/>
    <w:rsid w:val="00547D81"/>
    <w:rsid w:val="005511DC"/>
    <w:rsid w:val="0055435D"/>
    <w:rsid w:val="00560F5D"/>
    <w:rsid w:val="00570BBD"/>
    <w:rsid w:val="005744B6"/>
    <w:rsid w:val="00583AB8"/>
    <w:rsid w:val="00584A4C"/>
    <w:rsid w:val="00591A5E"/>
    <w:rsid w:val="005924E8"/>
    <w:rsid w:val="00594E9D"/>
    <w:rsid w:val="00595013"/>
    <w:rsid w:val="005974DC"/>
    <w:rsid w:val="005976BA"/>
    <w:rsid w:val="005A6FAE"/>
    <w:rsid w:val="005C7784"/>
    <w:rsid w:val="005C79AE"/>
    <w:rsid w:val="005D4FB7"/>
    <w:rsid w:val="005D6238"/>
    <w:rsid w:val="005D6491"/>
    <w:rsid w:val="005E165E"/>
    <w:rsid w:val="005E5113"/>
    <w:rsid w:val="005F239B"/>
    <w:rsid w:val="006044CC"/>
    <w:rsid w:val="00605B64"/>
    <w:rsid w:val="0061064A"/>
    <w:rsid w:val="00610CEA"/>
    <w:rsid w:val="00611C09"/>
    <w:rsid w:val="006120B3"/>
    <w:rsid w:val="0062459C"/>
    <w:rsid w:val="00640263"/>
    <w:rsid w:val="006406C6"/>
    <w:rsid w:val="00644EC3"/>
    <w:rsid w:val="00645ADA"/>
    <w:rsid w:val="00645CCD"/>
    <w:rsid w:val="00646D6A"/>
    <w:rsid w:val="006507D3"/>
    <w:rsid w:val="006614C7"/>
    <w:rsid w:val="00661BC0"/>
    <w:rsid w:val="006633E9"/>
    <w:rsid w:val="00664944"/>
    <w:rsid w:val="006704FB"/>
    <w:rsid w:val="00675624"/>
    <w:rsid w:val="00676CE8"/>
    <w:rsid w:val="00682CAF"/>
    <w:rsid w:val="00684621"/>
    <w:rsid w:val="00684A23"/>
    <w:rsid w:val="00685C09"/>
    <w:rsid w:val="00694027"/>
    <w:rsid w:val="006942EB"/>
    <w:rsid w:val="00697709"/>
    <w:rsid w:val="006B24FE"/>
    <w:rsid w:val="006B3C17"/>
    <w:rsid w:val="006B4AA2"/>
    <w:rsid w:val="006C0592"/>
    <w:rsid w:val="006C20E7"/>
    <w:rsid w:val="006C2652"/>
    <w:rsid w:val="006C6060"/>
    <w:rsid w:val="006D0686"/>
    <w:rsid w:val="006D2659"/>
    <w:rsid w:val="006D31C5"/>
    <w:rsid w:val="006E2203"/>
    <w:rsid w:val="006E26BB"/>
    <w:rsid w:val="006E61ED"/>
    <w:rsid w:val="006F1048"/>
    <w:rsid w:val="006F1D90"/>
    <w:rsid w:val="006F3DF7"/>
    <w:rsid w:val="00705EC1"/>
    <w:rsid w:val="00714ABC"/>
    <w:rsid w:val="00716D51"/>
    <w:rsid w:val="007210FA"/>
    <w:rsid w:val="00733525"/>
    <w:rsid w:val="00733917"/>
    <w:rsid w:val="00737007"/>
    <w:rsid w:val="0073744D"/>
    <w:rsid w:val="00741176"/>
    <w:rsid w:val="00741F9A"/>
    <w:rsid w:val="00744B81"/>
    <w:rsid w:val="00745E0F"/>
    <w:rsid w:val="007515AF"/>
    <w:rsid w:val="00755569"/>
    <w:rsid w:val="00755C62"/>
    <w:rsid w:val="00760AB4"/>
    <w:rsid w:val="00763735"/>
    <w:rsid w:val="007648AE"/>
    <w:rsid w:val="007656E1"/>
    <w:rsid w:val="0077034C"/>
    <w:rsid w:val="00775A3A"/>
    <w:rsid w:val="007762D5"/>
    <w:rsid w:val="007772BC"/>
    <w:rsid w:val="00777CE8"/>
    <w:rsid w:val="007873D3"/>
    <w:rsid w:val="00787531"/>
    <w:rsid w:val="00787D89"/>
    <w:rsid w:val="00791872"/>
    <w:rsid w:val="007A6193"/>
    <w:rsid w:val="007A6572"/>
    <w:rsid w:val="007B6297"/>
    <w:rsid w:val="007C2BB7"/>
    <w:rsid w:val="007D1021"/>
    <w:rsid w:val="007E3A6A"/>
    <w:rsid w:val="007E7CE1"/>
    <w:rsid w:val="0080306A"/>
    <w:rsid w:val="00816911"/>
    <w:rsid w:val="00817235"/>
    <w:rsid w:val="0082447E"/>
    <w:rsid w:val="008438F4"/>
    <w:rsid w:val="00844C49"/>
    <w:rsid w:val="008531BA"/>
    <w:rsid w:val="00854B87"/>
    <w:rsid w:val="0086008E"/>
    <w:rsid w:val="00861A8A"/>
    <w:rsid w:val="0087120C"/>
    <w:rsid w:val="00882AB0"/>
    <w:rsid w:val="00883A37"/>
    <w:rsid w:val="00886357"/>
    <w:rsid w:val="008A410E"/>
    <w:rsid w:val="008B692F"/>
    <w:rsid w:val="008C3A8C"/>
    <w:rsid w:val="008C4335"/>
    <w:rsid w:val="008D72C1"/>
    <w:rsid w:val="008E51A0"/>
    <w:rsid w:val="008E6A03"/>
    <w:rsid w:val="008F764F"/>
    <w:rsid w:val="008F7EED"/>
    <w:rsid w:val="009008C8"/>
    <w:rsid w:val="00902BB4"/>
    <w:rsid w:val="00914E8A"/>
    <w:rsid w:val="00916F1D"/>
    <w:rsid w:val="00920285"/>
    <w:rsid w:val="009229B8"/>
    <w:rsid w:val="00922AC4"/>
    <w:rsid w:val="0092326F"/>
    <w:rsid w:val="00923B91"/>
    <w:rsid w:val="00936F8F"/>
    <w:rsid w:val="00937201"/>
    <w:rsid w:val="00937DF4"/>
    <w:rsid w:val="00946536"/>
    <w:rsid w:val="00946BEA"/>
    <w:rsid w:val="00950493"/>
    <w:rsid w:val="00952FB1"/>
    <w:rsid w:val="009668AF"/>
    <w:rsid w:val="0097421A"/>
    <w:rsid w:val="00986D6A"/>
    <w:rsid w:val="00996C17"/>
    <w:rsid w:val="00997EAF"/>
    <w:rsid w:val="009A67EB"/>
    <w:rsid w:val="009A7B80"/>
    <w:rsid w:val="009B10EC"/>
    <w:rsid w:val="009B22F1"/>
    <w:rsid w:val="009B5928"/>
    <w:rsid w:val="009C1731"/>
    <w:rsid w:val="009D07DC"/>
    <w:rsid w:val="009D1475"/>
    <w:rsid w:val="009E06DA"/>
    <w:rsid w:val="009F4668"/>
    <w:rsid w:val="009F4DA1"/>
    <w:rsid w:val="00A02EEB"/>
    <w:rsid w:val="00A031E4"/>
    <w:rsid w:val="00A05D01"/>
    <w:rsid w:val="00A12EDE"/>
    <w:rsid w:val="00A13D6F"/>
    <w:rsid w:val="00A16019"/>
    <w:rsid w:val="00A24C73"/>
    <w:rsid w:val="00A253E4"/>
    <w:rsid w:val="00A32406"/>
    <w:rsid w:val="00A33C4B"/>
    <w:rsid w:val="00A43DD4"/>
    <w:rsid w:val="00A44714"/>
    <w:rsid w:val="00A449E9"/>
    <w:rsid w:val="00A47D2A"/>
    <w:rsid w:val="00A508AF"/>
    <w:rsid w:val="00A5511E"/>
    <w:rsid w:val="00A56562"/>
    <w:rsid w:val="00A6091C"/>
    <w:rsid w:val="00A62EA5"/>
    <w:rsid w:val="00A650DA"/>
    <w:rsid w:val="00A77AAA"/>
    <w:rsid w:val="00A80A0D"/>
    <w:rsid w:val="00A91A92"/>
    <w:rsid w:val="00A92917"/>
    <w:rsid w:val="00A93FB6"/>
    <w:rsid w:val="00AA00FB"/>
    <w:rsid w:val="00AA76D6"/>
    <w:rsid w:val="00AA7FA4"/>
    <w:rsid w:val="00AB1217"/>
    <w:rsid w:val="00AB5731"/>
    <w:rsid w:val="00AC16A0"/>
    <w:rsid w:val="00AC455B"/>
    <w:rsid w:val="00AD359C"/>
    <w:rsid w:val="00AD414D"/>
    <w:rsid w:val="00AD4F7B"/>
    <w:rsid w:val="00AD6BAA"/>
    <w:rsid w:val="00AE4031"/>
    <w:rsid w:val="00AE5074"/>
    <w:rsid w:val="00AF2098"/>
    <w:rsid w:val="00B11B24"/>
    <w:rsid w:val="00B13DA3"/>
    <w:rsid w:val="00B14018"/>
    <w:rsid w:val="00B16DBD"/>
    <w:rsid w:val="00B17CA8"/>
    <w:rsid w:val="00B20572"/>
    <w:rsid w:val="00B216C1"/>
    <w:rsid w:val="00B248AB"/>
    <w:rsid w:val="00B3447E"/>
    <w:rsid w:val="00B3599F"/>
    <w:rsid w:val="00B4177C"/>
    <w:rsid w:val="00B57F42"/>
    <w:rsid w:val="00B600C2"/>
    <w:rsid w:val="00B60239"/>
    <w:rsid w:val="00B607DD"/>
    <w:rsid w:val="00B63D17"/>
    <w:rsid w:val="00B65F7C"/>
    <w:rsid w:val="00B660CD"/>
    <w:rsid w:val="00B70F6E"/>
    <w:rsid w:val="00B710D5"/>
    <w:rsid w:val="00B7292E"/>
    <w:rsid w:val="00B77175"/>
    <w:rsid w:val="00B77CC3"/>
    <w:rsid w:val="00B858D8"/>
    <w:rsid w:val="00B91D3B"/>
    <w:rsid w:val="00B9418E"/>
    <w:rsid w:val="00B94B85"/>
    <w:rsid w:val="00B9579D"/>
    <w:rsid w:val="00B970FA"/>
    <w:rsid w:val="00BA27A9"/>
    <w:rsid w:val="00BA49BB"/>
    <w:rsid w:val="00BB029C"/>
    <w:rsid w:val="00BB570A"/>
    <w:rsid w:val="00BC5AEF"/>
    <w:rsid w:val="00BC6174"/>
    <w:rsid w:val="00BE0CCE"/>
    <w:rsid w:val="00BE461A"/>
    <w:rsid w:val="00BE6663"/>
    <w:rsid w:val="00BE7D30"/>
    <w:rsid w:val="00BF025E"/>
    <w:rsid w:val="00BF14B1"/>
    <w:rsid w:val="00BF2C08"/>
    <w:rsid w:val="00BF3887"/>
    <w:rsid w:val="00C009AE"/>
    <w:rsid w:val="00C05D37"/>
    <w:rsid w:val="00C1027C"/>
    <w:rsid w:val="00C20B61"/>
    <w:rsid w:val="00C231B5"/>
    <w:rsid w:val="00C2412A"/>
    <w:rsid w:val="00C40401"/>
    <w:rsid w:val="00C40E86"/>
    <w:rsid w:val="00C45B17"/>
    <w:rsid w:val="00C51C1F"/>
    <w:rsid w:val="00C54010"/>
    <w:rsid w:val="00C54C1F"/>
    <w:rsid w:val="00C5653A"/>
    <w:rsid w:val="00C57962"/>
    <w:rsid w:val="00C62A69"/>
    <w:rsid w:val="00C62C68"/>
    <w:rsid w:val="00C63DA0"/>
    <w:rsid w:val="00C71C1E"/>
    <w:rsid w:val="00C756EE"/>
    <w:rsid w:val="00C80F49"/>
    <w:rsid w:val="00C8327E"/>
    <w:rsid w:val="00C919C5"/>
    <w:rsid w:val="00C9305C"/>
    <w:rsid w:val="00C97469"/>
    <w:rsid w:val="00CA3603"/>
    <w:rsid w:val="00CA3B36"/>
    <w:rsid w:val="00CB1EE2"/>
    <w:rsid w:val="00CC050A"/>
    <w:rsid w:val="00CC3ADA"/>
    <w:rsid w:val="00CC7D75"/>
    <w:rsid w:val="00CD06DF"/>
    <w:rsid w:val="00CD190D"/>
    <w:rsid w:val="00CD4D84"/>
    <w:rsid w:val="00CE6C00"/>
    <w:rsid w:val="00CF19DE"/>
    <w:rsid w:val="00CF1BE1"/>
    <w:rsid w:val="00D00308"/>
    <w:rsid w:val="00D0081A"/>
    <w:rsid w:val="00D072B0"/>
    <w:rsid w:val="00D12651"/>
    <w:rsid w:val="00D20A81"/>
    <w:rsid w:val="00D24769"/>
    <w:rsid w:val="00D255BE"/>
    <w:rsid w:val="00D27569"/>
    <w:rsid w:val="00D3079B"/>
    <w:rsid w:val="00D30DD2"/>
    <w:rsid w:val="00D316B2"/>
    <w:rsid w:val="00D31ED6"/>
    <w:rsid w:val="00D31F22"/>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0083"/>
    <w:rsid w:val="00D753AF"/>
    <w:rsid w:val="00D80AC1"/>
    <w:rsid w:val="00D971CF"/>
    <w:rsid w:val="00DA135D"/>
    <w:rsid w:val="00DA18D4"/>
    <w:rsid w:val="00DA5B54"/>
    <w:rsid w:val="00DA74B1"/>
    <w:rsid w:val="00DB2B64"/>
    <w:rsid w:val="00DB4154"/>
    <w:rsid w:val="00DB4220"/>
    <w:rsid w:val="00DB43F0"/>
    <w:rsid w:val="00DB76EC"/>
    <w:rsid w:val="00DC5909"/>
    <w:rsid w:val="00DC6712"/>
    <w:rsid w:val="00DC75C2"/>
    <w:rsid w:val="00DD3A37"/>
    <w:rsid w:val="00DD52B2"/>
    <w:rsid w:val="00DD561C"/>
    <w:rsid w:val="00DF0933"/>
    <w:rsid w:val="00DF2D31"/>
    <w:rsid w:val="00DF3AB8"/>
    <w:rsid w:val="00E06C0A"/>
    <w:rsid w:val="00E10417"/>
    <w:rsid w:val="00E173B0"/>
    <w:rsid w:val="00E24EAF"/>
    <w:rsid w:val="00E25A8C"/>
    <w:rsid w:val="00E52F24"/>
    <w:rsid w:val="00E560DE"/>
    <w:rsid w:val="00E6163C"/>
    <w:rsid w:val="00E66ED6"/>
    <w:rsid w:val="00E705AB"/>
    <w:rsid w:val="00E71E3B"/>
    <w:rsid w:val="00E83647"/>
    <w:rsid w:val="00E90A1B"/>
    <w:rsid w:val="00E973BC"/>
    <w:rsid w:val="00EA20EF"/>
    <w:rsid w:val="00EA442D"/>
    <w:rsid w:val="00EC10EA"/>
    <w:rsid w:val="00EC2B2F"/>
    <w:rsid w:val="00EC5E64"/>
    <w:rsid w:val="00ED0D7B"/>
    <w:rsid w:val="00ED1159"/>
    <w:rsid w:val="00ED5A3E"/>
    <w:rsid w:val="00ED7060"/>
    <w:rsid w:val="00ED7395"/>
    <w:rsid w:val="00ED7FBA"/>
    <w:rsid w:val="00EE299E"/>
    <w:rsid w:val="00EF3E65"/>
    <w:rsid w:val="00EF55B3"/>
    <w:rsid w:val="00EF7C7E"/>
    <w:rsid w:val="00F1025D"/>
    <w:rsid w:val="00F13810"/>
    <w:rsid w:val="00F151AB"/>
    <w:rsid w:val="00F20401"/>
    <w:rsid w:val="00F23C62"/>
    <w:rsid w:val="00F43640"/>
    <w:rsid w:val="00F508B9"/>
    <w:rsid w:val="00F537BB"/>
    <w:rsid w:val="00F5565A"/>
    <w:rsid w:val="00F6064F"/>
    <w:rsid w:val="00F6320F"/>
    <w:rsid w:val="00F66A46"/>
    <w:rsid w:val="00F75E1C"/>
    <w:rsid w:val="00F8028E"/>
    <w:rsid w:val="00F81B38"/>
    <w:rsid w:val="00F84301"/>
    <w:rsid w:val="00F959C9"/>
    <w:rsid w:val="00F9685C"/>
    <w:rsid w:val="00F96A8C"/>
    <w:rsid w:val="00FA4177"/>
    <w:rsid w:val="00FB373E"/>
    <w:rsid w:val="00FB7416"/>
    <w:rsid w:val="00FC0364"/>
    <w:rsid w:val="00FD2241"/>
    <w:rsid w:val="00FD4520"/>
    <w:rsid w:val="00FF29E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 w:type="paragraph" w:styleId="Revision">
    <w:name w:val="Revision"/>
    <w:hidden/>
    <w:uiPriority w:val="99"/>
    <w:semiHidden/>
    <w:rsid w:val="001A2F66"/>
    <w:rPr>
      <w:rFonts w:asciiTheme="majorBidi" w:eastAsia="Songti SC" w:hAnsiTheme="majorBidi" w:cstheme="majorBidi"/>
    </w:rPr>
  </w:style>
  <w:style w:type="paragraph" w:styleId="Header">
    <w:name w:val="header"/>
    <w:basedOn w:val="Normal"/>
    <w:link w:val="HeaderChar"/>
    <w:uiPriority w:val="99"/>
    <w:unhideWhenUsed/>
    <w:rsid w:val="009B10EC"/>
    <w:pPr>
      <w:tabs>
        <w:tab w:val="center" w:pos="4320"/>
        <w:tab w:val="right" w:pos="8640"/>
      </w:tabs>
      <w:spacing w:line="240" w:lineRule="auto"/>
    </w:pPr>
  </w:style>
  <w:style w:type="character" w:customStyle="1" w:styleId="HeaderChar">
    <w:name w:val="Header Char"/>
    <w:basedOn w:val="DefaultParagraphFont"/>
    <w:link w:val="Header"/>
    <w:uiPriority w:val="99"/>
    <w:rsid w:val="009B10EC"/>
    <w:rPr>
      <w:rFonts w:asciiTheme="majorBidi" w:eastAsia="Songti SC" w:hAnsiTheme="majorBidi" w:cstheme="majorBidi"/>
    </w:rPr>
  </w:style>
  <w:style w:type="paragraph" w:styleId="Footer">
    <w:name w:val="footer"/>
    <w:basedOn w:val="Normal"/>
    <w:link w:val="FooterChar"/>
    <w:uiPriority w:val="99"/>
    <w:unhideWhenUsed/>
    <w:rsid w:val="009B10EC"/>
    <w:pPr>
      <w:tabs>
        <w:tab w:val="center" w:pos="4320"/>
        <w:tab w:val="right" w:pos="8640"/>
      </w:tabs>
      <w:spacing w:line="240" w:lineRule="auto"/>
    </w:pPr>
  </w:style>
  <w:style w:type="character" w:customStyle="1" w:styleId="FooterChar">
    <w:name w:val="Footer Char"/>
    <w:basedOn w:val="DefaultParagraphFont"/>
    <w:link w:val="Footer"/>
    <w:uiPriority w:val="99"/>
    <w:rsid w:val="009B10EC"/>
    <w:rPr>
      <w:rFonts w:asciiTheme="majorBidi" w:eastAsia="Songti SC" w:hAnsiTheme="majorBid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 w:id="975338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hyperlink" Target="https://github.com/weigcdsb/COM_POISSON/blob/main/demo/v1/demo_v1_pd.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weigcdsb/COM_POISSON/blob/main/demo/figure1/figure1_singleNu_dirShift.m" TargetMode="External"/><Relationship Id="rId17" Type="http://schemas.openxmlformats.org/officeDocument/2006/relationships/image" Target="media/image5.emf"/><Relationship Id="rId25" Type="http://schemas.openxmlformats.org/officeDocument/2006/relationships/hyperlink" Target="https://github.com/weigcdsb/COM_POISSON/blob/main/demo/v1/compare_all_na.m" TargetMode="External"/><Relationship Id="rId33"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github.com/weigcdsb/COM_POISSON/blob/main/demo/v1/v1_comparison_nan.m" TargetMode="External"/><Relationship Id="rId32"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emf"/><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emf"/><Relationship Id="rId31" Type="http://schemas.openxmlformats.org/officeDocument/2006/relationships/hyperlink" Target="https://github.com/weigcdsb/COM_POISSON/blob/main/demo/hc/hc_comparison_v2.m"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emf"/><Relationship Id="rId30" Type="http://schemas.openxmlformats.org/officeDocument/2006/relationships/image" Target="media/image15.emf"/><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14</Pages>
  <Words>15897</Words>
  <Characters>90618</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12</cp:revision>
  <dcterms:created xsi:type="dcterms:W3CDTF">2022-01-07T19:50:00Z</dcterms:created>
  <dcterms:modified xsi:type="dcterms:W3CDTF">2022-01-10T15:29:00Z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