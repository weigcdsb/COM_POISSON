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Ian Stevenso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Ian Stevenso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A471E3"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A471E3"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A471E3"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2"/>
      <w:commentRangeEnd w:id="32"/>
      <w:r>
        <w:rPr>
          <w:rStyle w:val="CommentReference"/>
        </w:rPr>
        <w:lastRenderedPageBreak/>
        <w:commentReference w:id="32"/>
      </w:r>
      <w:ins w:id="33"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4" w:author="wei ganchao" w:date="2022-01-09T17:20:00Z"/>
          <w:lang w:eastAsia="zh-CN"/>
        </w:rPr>
      </w:pPr>
      <w:ins w:id="35" w:author="wei ganchao" w:date="2022-01-09T15:23:00Z">
        <w:r>
          <w:t>Figure 1.</w:t>
        </w:r>
      </w:ins>
      <w:ins w:id="36" w:author="wei ganchao" w:date="2022-01-09T16:57:00Z">
        <w:r w:rsidR="00755C62">
          <w:t xml:space="preserve"> </w:t>
        </w:r>
      </w:ins>
      <w:ins w:id="37" w:author="Ian Stevenson" w:date="2022-01-13T14:35:00Z">
        <w:r w:rsidR="00427C0A">
          <w:t xml:space="preserve">Fitting a </w:t>
        </w:r>
      </w:ins>
      <w:ins w:id="38" w:author="wei ganchao" w:date="2022-01-09T16:58:00Z">
        <w:del w:id="39" w:author="Ian Stevenson" w:date="2022-01-13T14:35:00Z">
          <w:r w:rsidR="00755C62" w:rsidDel="00427C0A">
            <w:delText>A s</w:delText>
          </w:r>
        </w:del>
      </w:ins>
      <w:ins w:id="40" w:author="Ian Stevenson" w:date="2022-01-13T14:35:00Z">
        <w:r w:rsidR="00427C0A">
          <w:t>s</w:t>
        </w:r>
      </w:ins>
      <w:ins w:id="41" w:author="wei ganchao" w:date="2022-01-09T16:57:00Z">
        <w:r w:rsidR="00755C62">
          <w:t>imulate</w:t>
        </w:r>
      </w:ins>
      <w:ins w:id="42" w:author="wei ganchao" w:date="2022-01-09T16:58:00Z">
        <w:r w:rsidR="00755C62">
          <w:t xml:space="preserve">d neuron with </w:t>
        </w:r>
      </w:ins>
      <w:ins w:id="43" w:author="Ian Stevenson" w:date="2022-01-13T14:35:00Z">
        <w:r w:rsidR="00427C0A">
          <w:t xml:space="preserve">a </w:t>
        </w:r>
      </w:ins>
      <w:ins w:id="44" w:author="wei ganchao" w:date="2022-01-09T16:58:00Z">
        <w:r w:rsidR="00755C62">
          <w:t xml:space="preserve">shifting </w:t>
        </w:r>
        <w:r w:rsidR="00B14018">
          <w:t xml:space="preserve">firing pattern. </w:t>
        </w:r>
      </w:ins>
      <w:ins w:id="45" w:author="wei ganchao" w:date="2022-01-09T16:59:00Z">
        <w:r w:rsidR="00B14018">
          <w:t xml:space="preserve">(A) The </w:t>
        </w:r>
        <w:del w:id="46" w:author="Ian Stevenson" w:date="2022-01-13T14:35:00Z">
          <w:r w:rsidR="00B14018" w:rsidDel="00427C0A">
            <w:delText>place</w:delText>
          </w:r>
        </w:del>
      </w:ins>
      <w:ins w:id="47" w:author="Ian Stevenson" w:date="2022-01-13T14:35:00Z">
        <w:r w:rsidR="00427C0A">
          <w:t xml:space="preserve">tuning curve </w:t>
        </w:r>
      </w:ins>
      <w:ins w:id="48" w:author="wei ganchao" w:date="2022-01-09T16:59:00Z">
        <w:del w:id="49" w:author="Ian Stevenson" w:date="2022-01-13T14:35:00Z">
          <w:r w:rsidR="00B14018" w:rsidDel="00427C0A">
            <w:delText xml:space="preserve"> field </w:delText>
          </w:r>
        </w:del>
        <w:r w:rsidR="00B14018">
          <w:t>of the neuron</w:t>
        </w:r>
      </w:ins>
      <w:ins w:id="50" w:author="wei ganchao" w:date="2022-01-09T17:06:00Z">
        <w:r w:rsidR="004435A2">
          <w:t xml:space="preserve"> shift</w:t>
        </w:r>
        <w:del w:id="51" w:author="Ian Stevenson" w:date="2022-01-13T14:35:00Z">
          <w:r w:rsidR="004435A2" w:rsidDel="00427C0A">
            <w:delText>ed linearl</w:delText>
          </w:r>
        </w:del>
      </w:ins>
      <w:ins w:id="52" w:author="wei ganchao" w:date="2022-01-09T17:07:00Z">
        <w:del w:id="53" w:author="Ian Stevenson" w:date="2022-01-13T14:35:00Z">
          <w:r w:rsidR="004435A2" w:rsidDel="00427C0A">
            <w:delText>y</w:delText>
          </w:r>
        </w:del>
      </w:ins>
      <w:ins w:id="54" w:author="Ian Stevenson" w:date="2022-01-13T14:35:00Z">
        <w:r w:rsidR="00427C0A">
          <w:t>s over time</w:t>
        </w:r>
      </w:ins>
      <w:ins w:id="55" w:author="wei ganchao" w:date="2022-01-09T17:07:00Z">
        <w:r w:rsidR="004435A2">
          <w:t>, with the</w:t>
        </w:r>
      </w:ins>
      <w:ins w:id="56" w:author="Ian Stevenson" w:date="2022-01-13T14:35:00Z">
        <w:r w:rsidR="00427C0A">
          <w:t xml:space="preserve"> preferred stim</w:t>
        </w:r>
      </w:ins>
      <w:ins w:id="57" w:author="Ian Stevenson" w:date="2022-01-13T14:36:00Z">
        <w:r w:rsidR="00427C0A">
          <w:t>ulus orientation changing and the</w:t>
        </w:r>
      </w:ins>
      <w:ins w:id="58" w:author="wei ganchao" w:date="2022-01-09T17:07:00Z">
        <w:r w:rsidR="004435A2">
          <w:t xml:space="preserve"> response amplitude</w:t>
        </w:r>
      </w:ins>
      <w:ins w:id="59" w:author="wei ganchao" w:date="2022-01-09T17:08:00Z">
        <w:r w:rsidR="004435A2">
          <w:t xml:space="preserve"> increasing. (B) </w:t>
        </w:r>
      </w:ins>
      <w:ins w:id="60" w:author="Ian Stevenson" w:date="2022-01-13T14:36:00Z">
        <w:r w:rsidR="00427C0A">
          <w:t xml:space="preserve">At the same time, </w:t>
        </w:r>
      </w:ins>
      <w:ins w:id="61" w:author="wei ganchao" w:date="2022-01-09T17:08:00Z">
        <w:del w:id="62" w:author="Ian Stevenson" w:date="2022-01-13T14:36:00Z">
          <w:r w:rsidR="004435A2" w:rsidDel="00427C0A">
            <w:delText>T</w:delText>
          </w:r>
        </w:del>
      </w:ins>
      <w:ins w:id="63" w:author="Ian Stevenson" w:date="2022-01-13T14:36:00Z">
        <w:r w:rsidR="00427C0A">
          <w:t>t</w:t>
        </w:r>
      </w:ins>
      <w:ins w:id="64" w:author="wei ganchao" w:date="2022-01-09T17:08:00Z">
        <w:r w:rsidR="004435A2">
          <w:t xml:space="preserve">he </w:t>
        </w:r>
      </w:ins>
      <w:ins w:id="65" w:author="wei ganchao" w:date="2022-01-09T17:09:00Z">
        <w:del w:id="66" w:author="Ian Stevenson" w:date="2022-01-13T14:36:00Z">
          <w:r w:rsidR="007648AE" w:rsidDel="00427C0A">
            <w:delText>neuron</w:delText>
          </w:r>
        </w:del>
      </w:ins>
      <w:ins w:id="67" w:author="Ian Stevenson" w:date="2022-01-13T14:36:00Z">
        <w:r w:rsidR="00427C0A">
          <w:t>variability in spiking</w:t>
        </w:r>
      </w:ins>
      <w:ins w:id="68" w:author="wei ganchao" w:date="2022-01-09T17:09:00Z">
        <w:r w:rsidR="007648AE">
          <w:t xml:space="preserve"> chan</w:t>
        </w:r>
      </w:ins>
      <w:ins w:id="69" w:author="wei ganchao" w:date="2022-01-09T17:10:00Z">
        <w:r w:rsidR="007648AE">
          <w:t xml:space="preserve">ges from </w:t>
        </w:r>
      </w:ins>
      <w:ins w:id="70" w:author="Ian Stevenson" w:date="2022-01-13T14:36:00Z">
        <w:r w:rsidR="00427C0A">
          <w:t xml:space="preserve">being </w:t>
        </w:r>
      </w:ins>
      <w:ins w:id="71" w:author="wei ganchao" w:date="2022-01-09T17:10:00Z">
        <w:r w:rsidR="007648AE">
          <w:t>over-dispers</w:t>
        </w:r>
        <w:del w:id="72" w:author="Ian Stevenson" w:date="2022-01-13T14:36:00Z">
          <w:r w:rsidR="007648AE" w:rsidDel="00427C0A">
            <w:delText>ion</w:delText>
          </w:r>
        </w:del>
      </w:ins>
      <w:ins w:id="73" w:author="Ian Stevenson" w:date="2022-01-13T14:36:00Z">
        <w:r w:rsidR="00427C0A">
          <w:t>ed relative to a Poisson distribution</w:t>
        </w:r>
      </w:ins>
      <w:ins w:id="74" w:author="wei ganchao" w:date="2022-01-09T17:10:00Z">
        <w:r w:rsidR="007648AE">
          <w:t xml:space="preserve"> to under-dispers</w:t>
        </w:r>
        <w:del w:id="75" w:author="Ian Stevenson" w:date="2022-01-13T14:36:00Z">
          <w:r w:rsidR="007648AE" w:rsidDel="00427C0A">
            <w:delText>ion</w:delText>
          </w:r>
        </w:del>
      </w:ins>
      <w:ins w:id="76" w:author="Ian Stevenson" w:date="2022-01-13T14:36:00Z">
        <w:r w:rsidR="00427C0A">
          <w:t>e</w:t>
        </w:r>
      </w:ins>
      <w:ins w:id="77" w:author="wei ganchao" w:date="2022-01-09T17:10:00Z">
        <w:del w:id="78" w:author="Ian Stevenson" w:date="2022-01-13T14:36:00Z">
          <w:r w:rsidR="007648AE" w:rsidDel="00427C0A">
            <w:delText xml:space="preserve">, , with </w:delText>
          </w:r>
        </w:del>
      </w:ins>
      <w:ins w:id="79" w:author="wei ganchao" w:date="2022-01-09T17:11:00Z">
        <w:del w:id="80" w:author="Ian Stevenson" w:date="2022-01-13T14:36:00Z">
          <w:r w:rsidR="007648AE" w:rsidDel="00427C0A">
            <w:rPr>
              <w:lang w:eastAsia="zh-CN"/>
            </w:rPr>
            <w:delText xml:space="preserve">linear changing </w:delText>
          </w:r>
        </w:del>
      </w:ins>
      <m:oMath>
        <m:sSub>
          <m:sSubPr>
            <m:ctrlPr>
              <w:ins w:id="81" w:author="wei ganchao" w:date="2022-01-09T17:11:00Z">
                <w:del w:id="82" w:author="Ian Stevenson" w:date="2022-01-13T14:36:00Z">
                  <w:rPr>
                    <w:rFonts w:ascii="Cambria Math" w:hAnsi="Cambria Math"/>
                    <w:i/>
                    <w:lang w:eastAsia="zh-CN"/>
                  </w:rPr>
                </w:del>
              </w:ins>
            </m:ctrlPr>
          </m:sSubPr>
          <m:e>
            <m:r>
              <w:ins w:id="83" w:author="wei ganchao" w:date="2022-01-09T17:11:00Z">
                <w:del w:id="84" w:author="Ian Stevenson" w:date="2022-01-13T14:36:00Z">
                  <w:rPr>
                    <w:rFonts w:ascii="Cambria Math" w:hAnsi="Cambria Math"/>
                    <w:lang w:eastAsia="zh-CN"/>
                  </w:rPr>
                  <m:t>ν</m:t>
                </w:del>
              </w:ins>
            </m:r>
          </m:e>
          <m:sub>
            <m:r>
              <w:ins w:id="85" w:author="wei ganchao" w:date="2022-01-09T17:11:00Z">
                <w:del w:id="86" w:author="Ian Stevenson" w:date="2022-01-13T14:36:00Z">
                  <w:rPr>
                    <w:rFonts w:ascii="Cambria Math" w:hAnsi="Cambria Math"/>
                    <w:lang w:eastAsia="zh-CN"/>
                  </w:rPr>
                  <m:t>t</m:t>
                </w:del>
              </w:ins>
            </m:r>
          </m:sub>
        </m:sSub>
      </m:oMath>
      <w:ins w:id="87" w:author="wei ganchao" w:date="2022-01-09T17:11:00Z">
        <w:del w:id="88" w:author="Ian Stevenson" w:date="2022-01-13T14:36:00Z">
          <w:r w:rsidR="007648AE" w:rsidDel="00427C0A">
            <w:rPr>
              <w:lang w:eastAsia="zh-CN"/>
            </w:rPr>
            <w:delText xml:space="preserve"> (0.3679 ~ 2.7183) in log-scale</w:delText>
          </w:r>
        </w:del>
      </w:ins>
      <w:ins w:id="89" w:author="Ian Stevenson" w:date="2022-01-13T14:36:00Z">
        <w:r w:rsidR="00427C0A">
          <w:rPr>
            <w:lang w:eastAsia="zh-CN"/>
          </w:rPr>
          <w:t>d</w:t>
        </w:r>
      </w:ins>
      <w:ins w:id="90" w:author="wei ganchao" w:date="2022-01-09T17:11:00Z">
        <w:r w:rsidR="007648AE">
          <w:rPr>
            <w:lang w:eastAsia="zh-CN"/>
          </w:rPr>
          <w:t>.</w:t>
        </w:r>
      </w:ins>
      <w:ins w:id="91" w:author="wei ganchao" w:date="2022-01-09T17:12:00Z">
        <w:r w:rsidR="007648AE">
          <w:rPr>
            <w:lang w:eastAsia="zh-CN"/>
          </w:rPr>
          <w:t xml:space="preserve"> </w:t>
        </w:r>
        <w:commentRangeStart w:id="92"/>
        <w:commentRangeStart w:id="93"/>
        <w:r w:rsidR="007648AE">
          <w:rPr>
            <w:lang w:eastAsia="zh-CN"/>
          </w:rPr>
          <w:t>This leads to a decreasing Fano factor from 1.94 to 0.38</w:t>
        </w:r>
      </w:ins>
      <w:commentRangeEnd w:id="92"/>
      <w:ins w:id="94" w:author="wei ganchao" w:date="2022-01-13T18:51:00Z">
        <w:r w:rsidR="000C7F82">
          <w:rPr>
            <w:lang w:eastAsia="zh-CN"/>
          </w:rPr>
          <w:t xml:space="preserve"> overall</w:t>
        </w:r>
      </w:ins>
      <w:r w:rsidR="00E86BEB">
        <w:rPr>
          <w:rStyle w:val="CommentReference"/>
        </w:rPr>
        <w:commentReference w:id="92"/>
      </w:r>
      <w:commentRangeEnd w:id="93"/>
      <w:r w:rsidR="000C7F82">
        <w:rPr>
          <w:rStyle w:val="CommentReference"/>
        </w:rPr>
        <w:commentReference w:id="93"/>
      </w:r>
      <w:ins w:id="95" w:author="wei ganchao" w:date="2022-01-09T17:12:00Z">
        <w:r w:rsidR="007648AE">
          <w:rPr>
            <w:lang w:eastAsia="zh-CN"/>
          </w:rPr>
          <w:t xml:space="preserve">. (C) </w:t>
        </w:r>
      </w:ins>
      <w:ins w:id="96" w:author="Ian Stevenson" w:date="2022-01-13T14:39:00Z">
        <w:r w:rsidR="00E86BEB">
          <w:rPr>
            <w:lang w:eastAsia="zh-CN"/>
          </w:rPr>
          <w:t>To illustrate the shifts we show the tuning curve at two time points: Trial 20</w:t>
        </w:r>
      </w:ins>
      <w:ins w:id="97" w:author="wei ganchao" w:date="2022-01-09T17:12:00Z">
        <w:del w:id="98" w:author="Ian Stevenson" w:date="2022-01-13T14:39:00Z">
          <w:r w:rsidR="007648AE" w:rsidDel="00E86BEB">
            <w:rPr>
              <w:lang w:eastAsia="zh-CN"/>
            </w:rPr>
            <w:delText xml:space="preserve">The shifting pattern of </w:delText>
          </w:r>
        </w:del>
      </w:ins>
      <w:ins w:id="99" w:author="wei ganchao" w:date="2022-01-09T17:13:00Z">
        <w:del w:id="100" w:author="Ian Stevenson" w:date="2022-01-13T14:39:00Z">
          <w:r w:rsidR="007648AE" w:rsidDel="00E86BEB">
            <w:rPr>
              <w:lang w:eastAsia="zh-CN"/>
            </w:rPr>
            <w:delText>the neural activity can be clearly viewed by slicing</w:delText>
          </w:r>
        </w:del>
      </w:ins>
      <w:ins w:id="101" w:author="wei ganchao" w:date="2022-01-09T17:14:00Z">
        <w:del w:id="102" w:author="Ian Stevenso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3" w:author="wei ganchao" w:date="2022-01-09T17:15:00Z">
        <w:r w:rsidR="00946BEA">
          <w:rPr>
            <w:lang w:eastAsia="zh-CN"/>
          </w:rPr>
          <w:t>blue</w:t>
        </w:r>
      </w:ins>
      <w:ins w:id="104" w:author="wei ganchao" w:date="2022-01-09T17:14:00Z">
        <w:r w:rsidR="00946BEA">
          <w:rPr>
            <w:lang w:eastAsia="zh-CN"/>
          </w:rPr>
          <w:t>)</w:t>
        </w:r>
      </w:ins>
      <w:ins w:id="105" w:author="wei ganchao" w:date="2022-01-09T17:15:00Z">
        <w:r w:rsidR="00946BEA">
          <w:rPr>
            <w:lang w:eastAsia="zh-CN"/>
          </w:rPr>
          <w:t xml:space="preserve"> </w:t>
        </w:r>
      </w:ins>
      <w:ins w:id="106" w:author="wei ganchao" w:date="2022-01-09T17:14:00Z">
        <w:r w:rsidR="00946BEA">
          <w:rPr>
            <w:lang w:eastAsia="zh-CN"/>
          </w:rPr>
          <w:t>and</w:t>
        </w:r>
      </w:ins>
      <w:ins w:id="107" w:author="Ian Stevenson" w:date="2022-01-13T14:40:00Z">
        <w:r w:rsidR="00E86BEB">
          <w:rPr>
            <w:lang w:eastAsia="zh-CN"/>
          </w:rPr>
          <w:t xml:space="preserve"> Trial</w:t>
        </w:r>
      </w:ins>
      <w:ins w:id="108" w:author="wei ganchao" w:date="2022-01-09T17:14:00Z">
        <w:r w:rsidR="00946BEA">
          <w:rPr>
            <w:lang w:eastAsia="zh-CN"/>
          </w:rPr>
          <w:t xml:space="preserve"> 80</w:t>
        </w:r>
        <w:del w:id="109" w:author="Ian Stevenso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0" w:author="wei ganchao" w:date="2022-01-09T17:15:00Z">
        <w:r w:rsidR="00946BEA">
          <w:rPr>
            <w:lang w:eastAsia="zh-CN"/>
          </w:rPr>
          <w:t xml:space="preserve"> (red)</w:t>
        </w:r>
      </w:ins>
      <w:ins w:id="111" w:author="wei ganchao" w:date="2022-01-09T17:14:00Z">
        <w:r w:rsidR="00946BEA">
          <w:rPr>
            <w:lang w:eastAsia="zh-CN"/>
          </w:rPr>
          <w:t>.</w:t>
        </w:r>
      </w:ins>
      <w:ins w:id="112" w:author="Ian Stevenson" w:date="2022-01-13T14:40:00Z">
        <w:r w:rsidR="00E86BEB">
          <w:rPr>
            <w:lang w:eastAsia="zh-CN"/>
          </w:rPr>
          <w:t xml:space="preserve"> Dots denote… Dashed lines denote… and solid lines denote…</w:t>
        </w:r>
      </w:ins>
      <w:ins w:id="113" w:author="wei ganchao" w:date="2022-01-09T17:14:00Z">
        <w:r w:rsidR="00946BEA">
          <w:rPr>
            <w:lang w:eastAsia="zh-CN"/>
          </w:rPr>
          <w:t xml:space="preserve"> (D)</w:t>
        </w:r>
      </w:ins>
      <w:ins w:id="114" w:author="Ian Stevenson" w:date="2022-01-13T14:40:00Z">
        <w:r w:rsidR="00E86BEB">
          <w:rPr>
            <w:lang w:eastAsia="zh-CN"/>
          </w:rPr>
          <w:t xml:space="preserve"> To illustrate the shift in dispersion over time we show the</w:t>
        </w:r>
      </w:ins>
      <w:ins w:id="115" w:author="Ian Stevenson" w:date="2022-01-13T14:41:00Z">
        <w:r w:rsidR="00E86BEB">
          <w:rPr>
            <w:lang w:eastAsia="zh-CN"/>
          </w:rPr>
          <w:t xml:space="preserve"> true (solid) and estimated (dashed)</w:t>
        </w:r>
      </w:ins>
      <w:ins w:id="116" w:author="Ian Stevenson" w:date="2022-01-13T14:40:00Z">
        <w:r w:rsidR="00E86BEB">
          <w:rPr>
            <w:lang w:eastAsia="zh-CN"/>
          </w:rPr>
          <w:t xml:space="preserve"> Fano F</w:t>
        </w:r>
      </w:ins>
      <w:ins w:id="117" w:author="Ian Stevenson" w:date="2022-01-13T14:41:00Z">
        <w:r w:rsidR="00E86BEB">
          <w:rPr>
            <w:lang w:eastAsia="zh-CN"/>
          </w:rPr>
          <w:t xml:space="preserve">actor for two specific stimuli as a function of time. </w:t>
        </w:r>
      </w:ins>
      <w:ins w:id="118" w:author="wei ganchao" w:date="2022-01-09T17:15:00Z">
        <w:del w:id="119" w:author="Ian Stevenson" w:date="2022-01-13T14:41:00Z">
          <w:r w:rsidR="00946BEA" w:rsidDel="00E86BEB">
            <w:rPr>
              <w:lang w:eastAsia="zh-CN"/>
            </w:rPr>
            <w:delText xml:space="preserve"> </w:delText>
          </w:r>
        </w:del>
      </w:ins>
      <w:ins w:id="120" w:author="wei ganchao" w:date="2022-01-09T17:20:00Z">
        <w:del w:id="121" w:author="Ian Stevenson" w:date="2022-01-13T14:41:00Z">
          <w:r w:rsidR="00A6091C" w:rsidDel="00E86BEB">
            <w:rPr>
              <w:lang w:eastAsia="zh-CN"/>
            </w:rPr>
            <w:delText>To show the decreasing pattern in Fa</w:delText>
          </w:r>
        </w:del>
      </w:ins>
      <w:ins w:id="122" w:author="wei ganchao" w:date="2022-01-09T17:21:00Z">
        <w:del w:id="123" w:author="Ian Stevenso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4" w:author="wei ganchao" w:date="2022-01-09T17:20:00Z">
        <w:del w:id="125" w:author="Ian Stevenson" w:date="2022-01-13T14:41:00Z">
          <w:r w:rsidR="00A6091C" w:rsidDel="00E86BEB">
            <w:rPr>
              <w:lang w:eastAsia="zh-CN"/>
            </w:rPr>
            <w:delText xml:space="preserve"> </w:delText>
          </w:r>
        </w:del>
      </w:ins>
      <w:ins w:id="126" w:author="wei ganchao" w:date="2022-01-09T17:21:00Z">
        <w:del w:id="127" w:author="Ian Stevenson" w:date="2022-01-13T14:41:00Z">
          <w:r w:rsidR="00A6091C" w:rsidDel="00E86BEB">
            <w:rPr>
              <w:lang w:eastAsia="zh-CN"/>
            </w:rPr>
            <w:delText>The dashed lines are fitted values.</w:delText>
          </w:r>
        </w:del>
      </w:ins>
      <w:ins w:id="128" w:author="Ian Stevenson" w:date="2022-01-13T14:41:00Z">
        <w:r w:rsidR="00E86BEB">
          <w:rPr>
            <w:lang w:eastAsia="zh-CN"/>
          </w:rPr>
          <w:t xml:space="preserve">The dispersion for the initial preferred orientation </w:t>
        </w:r>
      </w:ins>
      <w:ins w:id="129" w:author="Ian Stevenso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0" w:author="wei ganchao" w:date="2022-01-09T15:41:00Z"/>
        </w:rPr>
      </w:pPr>
    </w:p>
    <w:p w14:paraId="4AC20A91" w14:textId="0A3A2CE3" w:rsidR="0043029A" w:rsidRDefault="0043029A" w:rsidP="009A7B80">
      <w:pPr>
        <w:rPr>
          <w:ins w:id="131" w:author="wei ganchao" w:date="2022-01-09T15:41:00Z"/>
        </w:rPr>
      </w:pPr>
    </w:p>
    <w:p w14:paraId="65B2BA0D" w14:textId="3B7AA200" w:rsidR="00F84301" w:rsidRDefault="00997EAF" w:rsidP="009A7B80">
      <w:pPr>
        <w:rPr>
          <w:ins w:id="132" w:author="wei ganchao" w:date="2022-01-09T15:56:00Z"/>
          <w:lang w:eastAsia="zh-CN"/>
        </w:rPr>
      </w:pPr>
      <w:ins w:id="133" w:author="wei ganchao" w:date="2022-01-09T15:51:00Z">
        <w:r>
          <w:rPr>
            <w:lang w:eastAsia="zh-CN"/>
          </w:rPr>
          <w:t>The neural responses are nonstationary over time</w:t>
        </w:r>
        <w:r w:rsidR="00F84301">
          <w:rPr>
            <w:lang w:eastAsia="zh-CN"/>
          </w:rPr>
          <w:t xml:space="preserve">, </w:t>
        </w:r>
      </w:ins>
      <w:ins w:id="134" w:author="wei ganchao" w:date="2022-01-09T15:52:00Z">
        <w:r w:rsidR="00F84301">
          <w:rPr>
            <w:lang w:eastAsia="zh-CN"/>
          </w:rPr>
          <w:t xml:space="preserve">not only in mean but also in </w:t>
        </w:r>
      </w:ins>
      <w:ins w:id="135" w:author="wei ganchao" w:date="2022-01-09T15:53:00Z">
        <w:r w:rsidR="00F84301">
          <w:rPr>
            <w:lang w:eastAsia="zh-CN"/>
          </w:rPr>
          <w:t>variance</w:t>
        </w:r>
      </w:ins>
      <w:ins w:id="136" w:author="wei ganchao" w:date="2022-01-09T15:52:00Z">
        <w:r w:rsidR="00F84301">
          <w:rPr>
            <w:lang w:eastAsia="zh-CN"/>
          </w:rPr>
          <w:t xml:space="preserve">. There is  growing evidence that the </w:t>
        </w:r>
      </w:ins>
      <w:ins w:id="137" w:author="wei ganchao" w:date="2022-01-09T15:53:00Z">
        <w:r w:rsidR="00F84301">
          <w:rPr>
            <w:lang w:eastAsia="zh-CN"/>
          </w:rPr>
          <w:t xml:space="preserve">neural variability also changes over time, depending on </w:t>
        </w:r>
      </w:ins>
      <w:ins w:id="138" w:author="wei ganchao" w:date="2022-01-09T15:54:00Z">
        <w:r w:rsidR="00F84301">
          <w:rPr>
            <w:lang w:eastAsia="zh-CN"/>
          </w:rPr>
          <w:t xml:space="preserve">an animal’s alertness or motivation, as well as, the specific stimuli or behavior. </w:t>
        </w:r>
      </w:ins>
      <w:ins w:id="139" w:author="Ian Stevenson" w:date="2022-01-13T14:44:00Z">
        <w:r w:rsidR="00D00AE7">
          <w:rPr>
            <w:lang w:eastAsia="zh-CN"/>
          </w:rPr>
          <w:t xml:space="preserve">To track </w:t>
        </w:r>
      </w:ins>
      <w:ins w:id="140" w:author="Ian Stevenso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1" w:author="wei ganchao" w:date="2022-01-09T15:59:00Z"/>
          <w:lang w:eastAsia="zh-CN"/>
        </w:rPr>
      </w:pPr>
    </w:p>
    <w:p w14:paraId="15542A93" w14:textId="6147B28F" w:rsidR="0043029A" w:rsidRDefault="00D00AE7" w:rsidP="009A7B80">
      <w:pPr>
        <w:rPr>
          <w:ins w:id="142" w:author="wei ganchao" w:date="2022-01-09T15:41:00Z"/>
          <w:lang w:eastAsia="zh-CN"/>
        </w:rPr>
      </w:pPr>
      <w:ins w:id="143" w:author="Ian Stevenson" w:date="2022-01-13T14:45:00Z">
        <w:r>
          <w:rPr>
            <w:lang w:eastAsia="zh-CN"/>
          </w:rPr>
          <w:t>To illustrate how the</w:t>
        </w:r>
      </w:ins>
      <w:ins w:id="144" w:author="Ian Stevenson" w:date="2022-01-13T14:46:00Z">
        <w:r>
          <w:rPr>
            <w:lang w:eastAsia="zh-CN"/>
          </w:rPr>
          <w:t xml:space="preserve"> CMP-DGLM</w:t>
        </w:r>
      </w:ins>
      <w:ins w:id="145" w:author="Ian Stevenson" w:date="2022-01-13T14:45:00Z">
        <w:r>
          <w:rPr>
            <w:lang w:eastAsia="zh-CN"/>
          </w:rPr>
          <w:t xml:space="preserve"> </w:t>
        </w:r>
      </w:ins>
      <w:ins w:id="146" w:author="Ian Stevenson" w:date="2022-01-13T14:46:00Z">
        <w:r>
          <w:rPr>
            <w:lang w:eastAsia="zh-CN"/>
          </w:rPr>
          <w:t>can track both time-varying mean and dispersion, h</w:t>
        </w:r>
      </w:ins>
      <w:ins w:id="147" w:author="wei ganchao" w:date="2022-01-09T15:59:00Z">
        <w:del w:id="148" w:author="Ian Stevenson" w:date="2022-01-13T14:46:00Z">
          <w:r w:rsidR="003154D7" w:rsidDel="00D00AE7">
            <w:rPr>
              <w:lang w:eastAsia="zh-CN"/>
            </w:rPr>
            <w:delText>H</w:delText>
          </w:r>
        </w:del>
        <w:r w:rsidR="003154D7">
          <w:rPr>
            <w:lang w:eastAsia="zh-CN"/>
          </w:rPr>
          <w:t>ere</w:t>
        </w:r>
        <w:del w:id="149" w:author="Ian Stevenson" w:date="2022-01-13T14:46:00Z">
          <w:r w:rsidR="003154D7" w:rsidDel="00D00AE7">
            <w:rPr>
              <w:lang w:eastAsia="zh-CN"/>
            </w:rPr>
            <w:delText>,</w:delText>
          </w:r>
        </w:del>
        <w:r w:rsidR="003154D7">
          <w:rPr>
            <w:lang w:eastAsia="zh-CN"/>
          </w:rPr>
          <w:t xml:space="preserve"> we simulated a neuron</w:t>
        </w:r>
      </w:ins>
      <w:ins w:id="150" w:author="wei ganchao" w:date="2022-01-09T16:00:00Z">
        <w:del w:id="151" w:author="Ian Stevenson" w:date="2022-01-13T14:43:00Z">
          <w:r w:rsidR="003154D7" w:rsidDel="00D00AE7">
            <w:rPr>
              <w:lang w:eastAsia="zh-CN"/>
            </w:rPr>
            <w:delText>,</w:delText>
          </w:r>
        </w:del>
        <w:r w:rsidR="003154D7">
          <w:rPr>
            <w:lang w:eastAsia="zh-CN"/>
          </w:rPr>
          <w:t xml:space="preserve"> with </w:t>
        </w:r>
      </w:ins>
      <w:ins w:id="152" w:author="Ian Stevenson" w:date="2022-01-13T14:43:00Z">
        <w:r>
          <w:rPr>
            <w:lang w:eastAsia="zh-CN"/>
          </w:rPr>
          <w:t xml:space="preserve">time-varying </w:t>
        </w:r>
      </w:ins>
      <w:ins w:id="153" w:author="wei ganchao" w:date="2022-01-09T16:00:00Z">
        <w:del w:id="154" w:author="Ian Stevenson" w:date="2022-01-13T14:43:00Z">
          <w:r w:rsidR="003154D7" w:rsidDel="00D00AE7">
            <w:rPr>
              <w:lang w:eastAsia="zh-CN"/>
            </w:rPr>
            <w:delText>place</w:delText>
          </w:r>
        </w:del>
      </w:ins>
      <w:ins w:id="155" w:author="Ian Stevenson" w:date="2022-01-13T14:43:00Z">
        <w:r>
          <w:rPr>
            <w:lang w:eastAsia="zh-CN"/>
          </w:rPr>
          <w:t>tuning curve</w:t>
        </w:r>
      </w:ins>
      <w:ins w:id="156" w:author="wei ganchao" w:date="2022-01-09T16:00:00Z">
        <w:del w:id="157" w:author="Ian Stevenson" w:date="2022-01-13T14:43:00Z">
          <w:r w:rsidR="003154D7" w:rsidDel="00D00AE7">
            <w:rPr>
              <w:lang w:eastAsia="zh-CN"/>
            </w:rPr>
            <w:delText xml:space="preserve"> field</w:delText>
          </w:r>
        </w:del>
      </w:ins>
      <w:ins w:id="158" w:author="wei ganchao" w:date="2022-01-09T16:40:00Z">
        <w:r w:rsidR="001A5BF5">
          <w:rPr>
            <w:lang w:eastAsia="zh-CN"/>
          </w:rPr>
          <w:t>,</w:t>
        </w:r>
      </w:ins>
      <w:ins w:id="159" w:author="Ian Stevenson" w:date="2022-01-13T14:43:00Z">
        <w:r>
          <w:rPr>
            <w:lang w:eastAsia="zh-CN"/>
          </w:rPr>
          <w:t xml:space="preserve"> where the</w:t>
        </w:r>
      </w:ins>
      <w:ins w:id="160" w:author="wei ganchao" w:date="2022-01-09T16:40:00Z">
        <w:del w:id="161" w:author="Ian Stevenson" w:date="2022-01-13T14:43:00Z">
          <w:r w:rsidR="001A5BF5" w:rsidDel="00D00AE7">
            <w:rPr>
              <w:lang w:eastAsia="zh-CN"/>
            </w:rPr>
            <w:delText xml:space="preserve"> the</w:delText>
          </w:r>
        </w:del>
        <w:r w:rsidR="001A5BF5">
          <w:rPr>
            <w:lang w:eastAsia="zh-CN"/>
          </w:rPr>
          <w:t xml:space="preserve"> </w:t>
        </w:r>
      </w:ins>
      <w:ins w:id="162" w:author="wei ganchao" w:date="2022-01-09T16:41:00Z">
        <w:r w:rsidR="001A5BF5">
          <w:rPr>
            <w:lang w:eastAsia="zh-CN"/>
          </w:rPr>
          <w:t xml:space="preserve">response </w:t>
        </w:r>
        <w:del w:id="163" w:author="Ian Stevenson" w:date="2022-01-13T14:43:00Z">
          <w:r w:rsidR="001A5BF5" w:rsidDel="00D00AE7">
            <w:rPr>
              <w:lang w:eastAsia="zh-CN"/>
            </w:rPr>
            <w:delText>region of orientation,</w:delText>
          </w:r>
        </w:del>
      </w:ins>
      <w:ins w:id="164" w:author="wei ganchao" w:date="2022-01-09T16:00:00Z">
        <w:del w:id="165" w:author="Ian Stevenson" w:date="2022-01-13T14:43:00Z">
          <w:r w:rsidR="003154D7" w:rsidDel="00D00AE7">
            <w:rPr>
              <w:lang w:eastAsia="zh-CN"/>
            </w:rPr>
            <w:delText xml:space="preserve"> </w:delText>
          </w:r>
        </w:del>
      </w:ins>
      <w:ins w:id="166" w:author="Ian Stevenson" w:date="2022-01-13T14:43:00Z">
        <w:r>
          <w:rPr>
            <w:lang w:eastAsia="zh-CN"/>
          </w:rPr>
          <w:t xml:space="preserve">to hypothetical visual stimuli </w:t>
        </w:r>
      </w:ins>
      <w:ins w:id="167" w:author="wei ganchao" w:date="2022-01-09T16:00:00Z">
        <w:r w:rsidR="003154D7">
          <w:rPr>
            <w:lang w:eastAsia="zh-CN"/>
          </w:rPr>
          <w:t>shif</w:t>
        </w:r>
      </w:ins>
      <w:ins w:id="168" w:author="Ian Stevenson" w:date="2022-01-13T14:44:00Z">
        <w:r>
          <w:rPr>
            <w:lang w:eastAsia="zh-CN"/>
          </w:rPr>
          <w:t>t</w:t>
        </w:r>
      </w:ins>
      <w:ins w:id="169" w:author="wei ganchao" w:date="2022-01-09T16:00:00Z">
        <w:del w:id="170" w:author="Ian Stevenson" w:date="2022-01-13T14:43:00Z">
          <w:r w:rsidR="003154D7" w:rsidDel="00D00AE7">
            <w:rPr>
              <w:lang w:eastAsia="zh-CN"/>
            </w:rPr>
            <w:delText>ting</w:delText>
          </w:r>
        </w:del>
      </w:ins>
      <w:ins w:id="171" w:author="Ian Stevenson" w:date="2022-01-13T14:43:00Z">
        <w:r>
          <w:rPr>
            <w:lang w:eastAsia="zh-CN"/>
          </w:rPr>
          <w:t>s</w:t>
        </w:r>
      </w:ins>
      <w:ins w:id="172" w:author="wei ganchao" w:date="2022-01-09T16:00:00Z">
        <w:r w:rsidR="003154D7">
          <w:rPr>
            <w:lang w:eastAsia="zh-CN"/>
          </w:rPr>
          <w:t xml:space="preserve"> </w:t>
        </w:r>
      </w:ins>
      <w:ins w:id="173" w:author="wei ganchao" w:date="2022-01-09T16:31:00Z">
        <w:r w:rsidR="00B63D17">
          <w:rPr>
            <w:lang w:eastAsia="zh-CN"/>
          </w:rPr>
          <w:t>over 100 trials</w:t>
        </w:r>
      </w:ins>
      <w:ins w:id="174" w:author="wei ganchao" w:date="2022-01-09T16:01:00Z">
        <w:r w:rsidR="003154D7">
          <w:rPr>
            <w:lang w:eastAsia="zh-CN"/>
          </w:rPr>
          <w:t xml:space="preserve">. </w:t>
        </w:r>
      </w:ins>
      <w:ins w:id="175" w:author="wei ganchao" w:date="2022-01-09T16:42:00Z">
        <w:r w:rsidR="003C1FC7">
          <w:rPr>
            <w:lang w:eastAsia="zh-CN"/>
          </w:rPr>
          <w:t>T</w:t>
        </w:r>
      </w:ins>
      <w:ins w:id="176" w:author="wei ganchao" w:date="2022-01-09T16:43:00Z">
        <w:r w:rsidR="003C1FC7">
          <w:rPr>
            <w:lang w:eastAsia="zh-CN"/>
          </w:rPr>
          <w:t>he response amplitude also increases along the time</w:t>
        </w:r>
      </w:ins>
      <w:ins w:id="177" w:author="wei ganchao" w:date="2022-01-09T16:44:00Z">
        <w:r w:rsidR="003C1FC7">
          <w:rPr>
            <w:lang w:eastAsia="zh-CN"/>
          </w:rPr>
          <w:t xml:space="preserve"> at the same time (panel A and C in Figure 1). </w:t>
        </w:r>
      </w:ins>
      <w:ins w:id="178" w:author="wei ganchao" w:date="2022-01-09T16:45:00Z">
        <w:r w:rsidR="003C1FC7">
          <w:rPr>
            <w:lang w:eastAsia="zh-CN"/>
          </w:rPr>
          <w:t>Meanwhile, the dispersion pattern also changes from over-dispersion to under-dispersion</w:t>
        </w:r>
      </w:ins>
      <w:ins w:id="179" w:author="wei ganchao" w:date="2022-01-13T18:51:00Z">
        <w:r w:rsidR="000C7F82">
          <w:rPr>
            <w:lang w:eastAsia="zh-CN"/>
          </w:rPr>
          <w:t xml:space="preserve">. </w:t>
        </w:r>
      </w:ins>
      <w:commentRangeStart w:id="180"/>
      <w:commentRangeEnd w:id="180"/>
      <w:del w:id="181" w:author="wei ganchao" w:date="2022-01-13T18:51:00Z">
        <w:r w:rsidR="00D71989" w:rsidDel="000C7F82">
          <w:rPr>
            <w:rStyle w:val="CommentReference"/>
          </w:rPr>
          <w:commentReference w:id="180"/>
        </w:r>
      </w:del>
      <w:ins w:id="182" w:author="wei ganchao" w:date="2022-01-09T16:49:00Z">
        <w:r w:rsidR="00AE4031">
          <w:rPr>
            <w:lang w:eastAsia="zh-CN"/>
          </w:rPr>
          <w:t xml:space="preserve">We then fitted </w:t>
        </w:r>
        <w:r w:rsidR="00AE4031">
          <w:rPr>
            <w:lang w:eastAsia="zh-CN"/>
          </w:rPr>
          <w:lastRenderedPageBreak/>
          <w:t>the simulated data</w:t>
        </w:r>
      </w:ins>
      <w:ins w:id="183" w:author="wei ganchao" w:date="2022-01-09T16:50:00Z">
        <w:r w:rsidR="00AE4031">
          <w:rPr>
            <w:lang w:eastAsia="zh-CN"/>
          </w:rPr>
          <w:t>, with</w:t>
        </w:r>
      </w:ins>
      <w:ins w:id="184" w:author="wei ganchao" w:date="2022-01-09T16:54:00Z">
        <w:r w:rsidR="00755C62">
          <w:rPr>
            <w:lang w:eastAsia="zh-CN"/>
          </w:rPr>
          <w:t xml:space="preserve"> the same generated predictors: </w:t>
        </w:r>
      </w:ins>
      <m:oMath>
        <m:sSub>
          <m:sSubPr>
            <m:ctrlPr>
              <w:ins w:id="185" w:author="wei ganchao" w:date="2022-01-09T16:51:00Z">
                <w:rPr>
                  <w:rFonts w:ascii="Cambria Math" w:hAnsi="Cambria Math"/>
                  <w:i/>
                </w:rPr>
              </w:ins>
            </m:ctrlPr>
          </m:sSubPr>
          <m:e>
            <m:r>
              <w:ins w:id="186" w:author="wei ganchao" w:date="2022-01-09T16:51:00Z">
                <m:rPr>
                  <m:sty m:val="bi"/>
                </m:rPr>
                <w:rPr>
                  <w:rFonts w:ascii="Cambria Math" w:hAnsi="Cambria Math"/>
                </w:rPr>
                <m:t>X</m:t>
              </w:ins>
            </m:r>
          </m:e>
          <m:sub>
            <m:r>
              <w:ins w:id="187" w:author="wei ganchao" w:date="2022-01-09T16:51:00Z">
                <w:rPr>
                  <w:rFonts w:ascii="Cambria Math" w:hAnsi="Cambria Math"/>
                </w:rPr>
                <m:t>t</m:t>
              </w:ins>
            </m:r>
          </m:sub>
        </m:sSub>
      </m:oMath>
      <w:ins w:id="188" w:author="wei ganchao" w:date="2022-01-09T16:51:00Z">
        <w:r w:rsidR="00AE4031">
          <w:t xml:space="preserve"> be</w:t>
        </w:r>
      </w:ins>
      <w:ins w:id="189" w:author="wei ganchao" w:date="2022-01-09T16:52:00Z">
        <w:r w:rsidR="00AE4031">
          <w:t xml:space="preserve"> 10-knots</w:t>
        </w:r>
      </w:ins>
      <w:ins w:id="190" w:author="wei ganchao" w:date="2022-01-09T16:51:00Z">
        <w:r w:rsidR="00AE4031">
          <w:t xml:space="preserve"> cubic spline basis expansion </w:t>
        </w:r>
      </w:ins>
      <w:ins w:id="191" w:author="wei ganchao" w:date="2022-01-09T16:52:00Z">
        <w:r w:rsidR="00AE4031">
          <w:t>of the orientation</w:t>
        </w:r>
      </w:ins>
      <w:ins w:id="192" w:author="wei ganchao" w:date="2022-01-09T16:54:00Z">
        <w:r w:rsidR="00755C62">
          <w:t xml:space="preserve"> and </w:t>
        </w:r>
      </w:ins>
      <m:oMath>
        <m:sSub>
          <m:sSubPr>
            <m:ctrlPr>
              <w:ins w:id="193" w:author="wei ganchao" w:date="2022-01-09T16:54:00Z">
                <w:rPr>
                  <w:rFonts w:ascii="Cambria Math" w:hAnsi="Cambria Math"/>
                  <w:i/>
                </w:rPr>
              </w:ins>
            </m:ctrlPr>
          </m:sSubPr>
          <m:e>
            <m:r>
              <w:ins w:id="194" w:author="wei ganchao" w:date="2022-01-09T16:54:00Z">
                <m:rPr>
                  <m:sty m:val="bi"/>
                </m:rPr>
                <w:rPr>
                  <w:rFonts w:ascii="Cambria Math" w:hAnsi="Cambria Math"/>
                </w:rPr>
                <m:t>G</m:t>
              </w:ins>
            </m:r>
          </m:e>
          <m:sub>
            <m:r>
              <w:ins w:id="195" w:author="wei ganchao" w:date="2022-01-09T16:54:00Z">
                <w:rPr>
                  <w:rFonts w:ascii="Cambria Math" w:hAnsi="Cambria Math"/>
                </w:rPr>
                <m:t>t</m:t>
              </w:ins>
            </m:r>
          </m:sub>
        </m:sSub>
        <m:r>
          <w:ins w:id="196" w:author="wei ganchao" w:date="2022-01-09T16:54:00Z">
            <w:rPr>
              <w:rFonts w:ascii="Cambria Math" w:hAnsi="Cambria Math"/>
            </w:rPr>
            <m:t>=1</m:t>
          </w:ins>
        </m:r>
      </m:oMath>
      <w:ins w:id="197" w:author="wei ganchao" w:date="2022-01-09T16:54:00Z">
        <w:r w:rsidR="00755C62">
          <w:t xml:space="preserve">, at </w:t>
        </w:r>
      </w:ins>
      <w:ins w:id="198" w:author="wei ganchao" w:date="2022-01-09T16:55:00Z">
        <w:r w:rsidR="00755C62">
          <w:t xml:space="preserve">trial </w:t>
        </w:r>
      </w:ins>
      <m:oMath>
        <m:r>
          <w:ins w:id="199" w:author="wei ganchao" w:date="2022-01-09T16:55:00Z">
            <w:rPr>
              <w:rFonts w:ascii="Cambria Math" w:hAnsi="Cambria Math"/>
            </w:rPr>
            <m:t>t</m:t>
          </w:ins>
        </m:r>
      </m:oMath>
      <w:ins w:id="200" w:author="wei ganchao" w:date="2022-01-09T16:55:00Z">
        <w:r w:rsidR="00755C62">
          <w:t xml:space="preserve">. The panel C and D </w:t>
        </w:r>
      </w:ins>
      <w:ins w:id="201" w:author="wei ganchao" w:date="2022-01-09T16:56:00Z">
        <w:r w:rsidR="00755C62">
          <w:t>in figure 1 show the fitting results for the selected slices.</w:t>
        </w:r>
      </w:ins>
    </w:p>
    <w:p w14:paraId="4DF4A2B0" w14:textId="59DD4C02" w:rsidR="00CC3ADA" w:rsidDel="00D00AE7" w:rsidRDefault="00052A6C" w:rsidP="009A7B80">
      <w:pPr>
        <w:rPr>
          <w:del w:id="202" w:author="wei ganchao" w:date="2022-01-09T17:38:00Z"/>
        </w:rPr>
      </w:pPr>
      <w:del w:id="203"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4" w:author="Ian Stevenson" w:date="2022-01-13T14:47:00Z"/>
        </w:rPr>
      </w:pPr>
    </w:p>
    <w:p w14:paraId="7CB3C8F5" w14:textId="3FD9FA53" w:rsidR="00052A6C" w:rsidDel="00D30DD2" w:rsidRDefault="00D71989" w:rsidP="009A7B80">
      <w:pPr>
        <w:rPr>
          <w:del w:id="205" w:author="wei ganchao" w:date="2022-01-09T17:38:00Z"/>
        </w:rPr>
      </w:pPr>
      <w:ins w:id="206" w:author="Ian Stevenson" w:date="2022-01-13T14:48:00Z">
        <w:r>
          <w:t>By using C</w:t>
        </w:r>
      </w:ins>
      <w:ins w:id="207" w:author="Ian Stevenson" w:date="2022-01-13T14:49:00Z">
        <w:r>
          <w:t xml:space="preserve">MP observations, rather than Poisson or NB observations, the Fano Factor can be both &lt;1 and &gt;1. </w:t>
        </w:r>
      </w:ins>
      <w:ins w:id="208" w:author="Ian Stevenso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09" w:author="wei ganchao" w:date="2022-01-09T17:38:00Z"/>
        </w:rPr>
      </w:pPr>
      <w:del w:id="210" w:author="wei ganchao" w:date="2022-01-09T17:38:00Z">
        <w:r w:rsidDel="00D30DD2">
          <w:delText xml:space="preserve">Simulation settings: 100 directions from 0 to </w:delText>
        </w:r>
      </w:del>
      <w:del w:id="211" w:author="wei ganchao" w:date="2022-01-08T14:35:00Z">
        <w:r w:rsidDel="00C05D37">
          <w:delText>1 rad</w:delText>
        </w:r>
      </w:del>
      <w:del w:id="212" w:author="wei ganchao" w:date="2022-01-09T17:38:00Z">
        <w:r w:rsidDel="00D30DD2">
          <w:delText xml:space="preserve">. 100 trials. </w:delText>
        </w:r>
      </w:del>
      <m:oMath>
        <m:r>
          <w:del w:id="213" w:author="wei ganchao" w:date="2022-01-09T17:38:00Z">
            <w:rPr>
              <w:rFonts w:ascii="Cambria Math" w:hAnsi="Cambria Math"/>
            </w:rPr>
            <m:t>λ</m:t>
          </w:del>
        </m:r>
      </m:oMath>
      <w:del w:id="214" w:author="wei ganchao" w:date="2022-01-09T17:38:00Z">
        <w:r w:rsidDel="00D30DD2">
          <w:delText xml:space="preserve"> is modeled by </w:delText>
        </w:r>
      </w:del>
      <m:oMath>
        <m:r>
          <w:del w:id="215" w:author="wei ganchao" w:date="2022-01-09T17:38:00Z">
            <m:rPr>
              <m:sty m:val="p"/>
            </m:rPr>
            <w:rPr>
              <w:rFonts w:ascii="Cambria Math" w:hAnsi="Cambria Math"/>
            </w:rPr>
            <m:t>log⁡</m:t>
          </w:del>
        </m:r>
        <m:r>
          <w:del w:id="216" w:author="wei ganchao" w:date="2022-01-09T17:38:00Z">
            <w:rPr>
              <w:rFonts w:ascii="Cambria Math" w:hAnsi="Cambria Math"/>
            </w:rPr>
            <m:t>(Xβ)</m:t>
          </w:del>
        </m:r>
      </m:oMath>
      <w:del w:id="217" w:author="wei ganchao" w:date="2022-01-09T17:38:00Z">
        <w:r w:rsidDel="00D30DD2">
          <w:delText xml:space="preserve"> with </w:delText>
        </w:r>
        <w:r w:rsidR="00EA442D" w:rsidDel="00D30DD2">
          <w:delText>10</w:delText>
        </w:r>
        <w:r w:rsidDel="00D30DD2">
          <w:delText xml:space="preserve"> knots, </w:delText>
        </w:r>
      </w:del>
      <m:oMath>
        <m:r>
          <w:del w:id="218" w:author="wei ganchao" w:date="2022-01-09T17:38:00Z">
            <w:rPr>
              <w:rFonts w:ascii="Cambria Math" w:hAnsi="Cambria Math"/>
            </w:rPr>
            <m:t>ν=</m:t>
          </w:del>
        </m:r>
        <m:func>
          <m:funcPr>
            <m:ctrlPr>
              <w:del w:id="219" w:author="wei ganchao" w:date="2022-01-09T17:38:00Z">
                <w:rPr>
                  <w:rFonts w:ascii="Cambria Math" w:hAnsi="Cambria Math"/>
                </w:rPr>
              </w:del>
            </m:ctrlPr>
          </m:funcPr>
          <m:fName>
            <m:r>
              <w:del w:id="220" w:author="wei ganchao" w:date="2022-01-09T17:38:00Z">
                <m:rPr>
                  <m:sty m:val="p"/>
                </m:rPr>
                <w:rPr>
                  <w:rFonts w:ascii="Cambria Math" w:hAnsi="Cambria Math"/>
                </w:rPr>
                <m:t>log</m:t>
              </w:del>
            </m:r>
          </m:fName>
          <m:e>
            <m:d>
              <m:dPr>
                <m:ctrlPr>
                  <w:del w:id="221" w:author="wei ganchao" w:date="2022-01-09T17:38:00Z">
                    <w:rPr>
                      <w:rFonts w:ascii="Cambria Math" w:hAnsi="Cambria Math"/>
                      <w:i/>
                    </w:rPr>
                  </w:del>
                </m:ctrlPr>
              </m:dPr>
              <m:e>
                <m:r>
                  <w:del w:id="222" w:author="wei ganchao" w:date="2022-01-09T17:38:00Z">
                    <w:rPr>
                      <w:rFonts w:ascii="Cambria Math" w:hAnsi="Cambria Math"/>
                    </w:rPr>
                    <m:t>linspace</m:t>
                  </w:del>
                </m:r>
                <m:d>
                  <m:dPr>
                    <m:ctrlPr>
                      <w:del w:id="223" w:author="wei ganchao" w:date="2022-01-09T17:38:00Z">
                        <w:rPr>
                          <w:rFonts w:ascii="Cambria Math" w:hAnsi="Cambria Math"/>
                          <w:i/>
                        </w:rPr>
                      </w:del>
                    </m:ctrlPr>
                  </m:dPr>
                  <m:e>
                    <m:r>
                      <w:del w:id="224" w:author="wei ganchao" w:date="2022-01-09T17:38:00Z">
                        <w:rPr>
                          <w:rFonts w:ascii="Cambria Math" w:hAnsi="Cambria Math"/>
                        </w:rPr>
                        <m:t>-1, 1,100</m:t>
                      </w:del>
                    </m:r>
                  </m:e>
                </m:d>
              </m:e>
            </m:d>
          </m:e>
        </m:func>
        <m:r>
          <w:del w:id="225" w:author="wei ganchao" w:date="2022-01-09T17:38:00Z">
            <w:rPr>
              <w:rFonts w:ascii="Cambria Math" w:hAnsi="Cambria Math"/>
            </w:rPr>
            <m:t>=0.3679~2.7183</m:t>
          </w:del>
        </m:r>
      </m:oMath>
      <w:del w:id="226" w:author="wei ganchao" w:date="2022-01-09T17:38:00Z">
        <w:r w:rsidR="000D2C87" w:rsidDel="00D30DD2">
          <w:delText>, i.e., over- to under- dispersion.</w:delText>
        </w:r>
      </w:del>
    </w:p>
    <w:p w14:paraId="150A9D3B" w14:textId="59C513CE" w:rsidR="00D00308" w:rsidDel="00D30DD2" w:rsidRDefault="00052A6C" w:rsidP="009A7B80">
      <w:pPr>
        <w:rPr>
          <w:del w:id="227" w:author="wei ganchao" w:date="2022-01-09T17:38:00Z"/>
        </w:rPr>
      </w:pPr>
      <w:del w:id="228" w:author="wei ganchao" w:date="2022-01-09T17:38:00Z">
        <w:r w:rsidDel="00D30DD2">
          <w:delText>Blue = The 20-th trial</w:delText>
        </w:r>
      </w:del>
    </w:p>
    <w:p w14:paraId="5EC511B6" w14:textId="2099D052" w:rsidR="00052A6C" w:rsidDel="00D30DD2" w:rsidRDefault="00052A6C" w:rsidP="009A7B80">
      <w:pPr>
        <w:rPr>
          <w:del w:id="229" w:author="wei ganchao" w:date="2022-01-09T17:38:00Z"/>
        </w:rPr>
      </w:pPr>
      <w:del w:id="230" w:author="wei ganchao" w:date="2022-01-09T17:38:00Z">
        <w:r w:rsidDel="00D30DD2">
          <w:delText>Red = the 80-th trial</w:delText>
        </w:r>
      </w:del>
    </w:p>
    <w:p w14:paraId="5A094B57" w14:textId="3AF134D8" w:rsidR="00052A6C" w:rsidDel="00D30DD2" w:rsidRDefault="00052A6C" w:rsidP="009A7B80">
      <w:pPr>
        <w:rPr>
          <w:del w:id="231" w:author="wei ganchao" w:date="2022-01-09T17:38:00Z"/>
        </w:rPr>
      </w:pPr>
      <w:del w:id="232" w:author="wei ganchao" w:date="2022-01-09T17:38:00Z">
        <w:r w:rsidDel="00D30DD2">
          <w:delText>Cyan = the peak place field position for the 20-th trial</w:delText>
        </w:r>
        <w:r w:rsidR="00640263" w:rsidDel="00D30DD2">
          <w:delText xml:space="preserve">, </w:delText>
        </w:r>
      </w:del>
      <w:del w:id="233" w:author="wei ganchao" w:date="2022-01-09T17:18:00Z">
        <w:r w:rsidR="00640263" w:rsidDel="00946BEA">
          <w:delText>0.485 rad</w:delText>
        </w:r>
      </w:del>
    </w:p>
    <w:p w14:paraId="53671689" w14:textId="29316951" w:rsidR="00052A6C" w:rsidDel="00D30DD2" w:rsidRDefault="00052A6C" w:rsidP="009A7B80">
      <w:pPr>
        <w:rPr>
          <w:del w:id="234" w:author="wei ganchao" w:date="2022-01-09T17:38:00Z"/>
        </w:rPr>
      </w:pPr>
      <w:del w:id="235" w:author="wei ganchao" w:date="2022-01-09T17:38:00Z">
        <w:r w:rsidDel="00D30DD2">
          <w:delText>Yellow = the peak place filed position for the 80-th trial</w:delText>
        </w:r>
        <w:r w:rsidR="00640263" w:rsidDel="00D30DD2">
          <w:delText xml:space="preserve">, </w:delText>
        </w:r>
      </w:del>
      <w:del w:id="236" w:author="wei ganchao" w:date="2022-01-09T17:18:00Z">
        <w:r w:rsidR="00640263" w:rsidDel="00A6091C">
          <w:delText>0.626 rad</w:delText>
        </w:r>
      </w:del>
      <w:ins w:id="237" w:author="Ian Stevenson" w:date="2022-01-13T14:47:00Z">
        <w:r w:rsidR="00D71989">
          <w:t xml:space="preserve"> </w:t>
        </w:r>
      </w:ins>
      <w:ins w:id="238" w:author="Ian Stevenson" w:date="2022-01-13T14:48:00Z">
        <w:r w:rsidR="00D71989">
          <w:t>w</w:t>
        </w:r>
      </w:ins>
      <w:ins w:id="239" w:author="Ian Stevenson" w:date="2022-01-13T14:47:00Z">
        <w:r w:rsidR="00D71989">
          <w:t xml:space="preserve">e avoid </w:t>
        </w:r>
      </w:ins>
      <w:ins w:id="240" w:author="Ian Stevenson" w:date="2022-01-13T14:48:00Z">
        <w:r w:rsidR="00D71989">
          <w:t xml:space="preserve">some technical difficulties with </w:t>
        </w:r>
      </w:ins>
    </w:p>
    <w:p w14:paraId="7E0EE10C" w14:textId="137EA02B" w:rsidR="00D00308" w:rsidRDefault="00D71989" w:rsidP="009A7B80">
      <w:ins w:id="241" w:author="Ian Stevenso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6D02C124" w14:textId="6BBCC0ED" w:rsidR="005D4FB7" w:rsidRDefault="00A44BE0" w:rsidP="009A7B80">
      <w:ins w:id="242" w:author="wei ganchao" w:date="2022-01-14T10:15:00Z">
        <w:r>
          <w:rPr>
            <w:noProof/>
          </w:rPr>
          <w:drawing>
            <wp:inline distT="0" distB="0" distL="0" distR="0" wp14:anchorId="24DCEEAA" wp14:editId="4666AB0C">
              <wp:extent cx="6393815" cy="297497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815" cy="2974975"/>
                      </a:xfrm>
                      <a:prstGeom prst="rect">
                        <a:avLst/>
                      </a:prstGeom>
                      <a:noFill/>
                      <a:ln>
                        <a:noFill/>
                      </a:ln>
                    </pic:spPr>
                  </pic:pic>
                </a:graphicData>
              </a:graphic>
            </wp:inline>
          </w:drawing>
        </w:r>
      </w:ins>
      <w:del w:id="243" w:author="wei ganchao" w:date="2022-01-08T14:42:00Z">
        <w:r w:rsidR="005D4FB7" w:rsidDel="0087120C">
          <w:delText>TBD…</w:delText>
        </w:r>
      </w:del>
    </w:p>
    <w:p w14:paraId="77BCED72" w14:textId="75A01449" w:rsidR="00941AE9" w:rsidRDefault="00A44BE0" w:rsidP="009A7B80">
      <w:pPr>
        <w:rPr>
          <w:ins w:id="244" w:author="wei ganchao" w:date="2022-01-14T12:37:00Z"/>
          <w:lang w:eastAsia="zh-CN"/>
        </w:rPr>
      </w:pPr>
      <w:ins w:id="245" w:author="wei ganchao" w:date="2022-01-14T10:16:00Z">
        <w:r>
          <w:t xml:space="preserve">Figure 2. </w:t>
        </w:r>
        <w:r>
          <w:rPr>
            <w:lang w:eastAsia="zh-CN"/>
          </w:rPr>
          <w:t>Constant firing rate with non-stationary variability.</w:t>
        </w:r>
      </w:ins>
      <w:ins w:id="246" w:author="wei ganchao" w:date="2022-01-14T10:28:00Z">
        <w:r w:rsidR="00F94895">
          <w:rPr>
            <w:lang w:eastAsia="zh-CN"/>
          </w:rPr>
          <w:t xml:space="preserve"> The mean firing rate is held constant at 4, but there is a sharp decrease in variability at around 500. The dispersion recovers back exponentially afterwards.</w:t>
        </w:r>
      </w:ins>
      <w:ins w:id="247" w:author="wei ganchao" w:date="2022-01-14T10:29:00Z">
        <w:r w:rsidR="00F94895">
          <w:rPr>
            <w:lang w:eastAsia="zh-CN"/>
          </w:rPr>
          <w:t xml:space="preserve"> </w:t>
        </w:r>
      </w:ins>
      <w:ins w:id="248" w:author="wei ganchao" w:date="2022-01-14T12:34:00Z">
        <w:r w:rsidR="00941AE9">
          <w:rPr>
            <w:lang w:eastAsia="zh-CN"/>
          </w:rPr>
          <w:t>Then we fit the simulated data with three models: (1) dynamic CMP</w:t>
        </w:r>
      </w:ins>
      <w:ins w:id="249" w:author="wei ganchao" w:date="2022-01-14T13:07:00Z">
        <w:r w:rsidR="007C08A2">
          <w:rPr>
            <w:lang w:eastAsia="zh-CN"/>
          </w:rPr>
          <w:t xml:space="preserve"> (orange)</w:t>
        </w:r>
      </w:ins>
      <w:ins w:id="250" w:author="wei ganchao" w:date="2022-01-14T12:34:00Z">
        <w:r w:rsidR="00941AE9">
          <w:rPr>
            <w:lang w:eastAsia="zh-CN"/>
          </w:rPr>
          <w:t xml:space="preserve">, (2) dynamic Poisson, with </w:t>
        </w:r>
      </w:ins>
      <m:oMath>
        <m:r>
          <w:ins w:id="251" w:author="wei ganchao" w:date="2022-01-14T12:34:00Z">
            <m:rPr>
              <m:sty m:val="bi"/>
            </m:rPr>
            <w:rPr>
              <w:rFonts w:ascii="Cambria Math" w:hAnsi="Cambria Math"/>
              <w:lang w:eastAsia="zh-CN"/>
            </w:rPr>
            <m:t>Q</m:t>
          </w:ins>
        </m:r>
      </m:oMath>
      <w:ins w:id="252" w:author="wei ganchao" w:date="2022-01-14T12:34:00Z">
        <w:r w:rsidR="00941AE9">
          <w:rPr>
            <w:b/>
            <w:bCs/>
            <w:lang w:eastAsia="zh-CN"/>
          </w:rPr>
          <w:t xml:space="preserve"> </w:t>
        </w:r>
      </w:ins>
      <w:ins w:id="253" w:author="wei ganchao" w:date="2022-01-14T12:51:00Z">
        <w:r w:rsidR="007E6723">
          <w:rPr>
            <w:lang w:eastAsia="zh-CN"/>
          </w:rPr>
          <w:t>(</w:t>
        </w:r>
      </w:ins>
      <w:ins w:id="254" w:author="wei ganchao" w:date="2022-01-14T12:53:00Z">
        <w:r w:rsidR="007E6723" w:rsidRPr="007E6723">
          <w:rPr>
            <w:lang w:eastAsia="zh-CN"/>
          </w:rPr>
          <w:t>8.0820e-04</w:t>
        </w:r>
      </w:ins>
      <w:ins w:id="255" w:author="wei ganchao" w:date="2022-01-14T12:51:00Z">
        <w:r w:rsidR="007E6723">
          <w:rPr>
            <w:lang w:eastAsia="zh-CN"/>
          </w:rPr>
          <w:t>)</w:t>
        </w:r>
      </w:ins>
      <w:ins w:id="256" w:author="wei ganchao" w:date="2022-01-14T12:53:00Z">
        <w:r w:rsidR="007E6723">
          <w:rPr>
            <w:lang w:eastAsia="zh-CN"/>
          </w:rPr>
          <w:t xml:space="preserve"> </w:t>
        </w:r>
      </w:ins>
      <w:ins w:id="257" w:author="wei ganchao" w:date="2022-01-14T12:34:00Z">
        <w:r w:rsidR="00941AE9">
          <w:rPr>
            <w:lang w:eastAsia="zh-CN"/>
          </w:rPr>
          <w:t xml:space="preserve">for </w:t>
        </w:r>
      </w:ins>
      <m:oMath>
        <m:r>
          <w:ins w:id="258" w:author="wei ganchao" w:date="2022-01-14T12:34:00Z">
            <w:rPr>
              <w:rFonts w:ascii="Cambria Math" w:hAnsi="Cambria Math"/>
              <w:lang w:eastAsia="zh-CN"/>
            </w:rPr>
            <m:t>λ</m:t>
          </w:ins>
        </m:r>
      </m:oMath>
      <w:ins w:id="259" w:author="wei ganchao" w:date="2022-01-14T12:34:00Z">
        <w:r w:rsidR="00941AE9">
          <w:rPr>
            <w:lang w:eastAsia="zh-CN"/>
          </w:rPr>
          <w:t xml:space="preserve"> </w:t>
        </w:r>
      </w:ins>
      <w:ins w:id="260" w:author="wei ganchao" w:date="2022-01-14T12:35:00Z">
        <w:r w:rsidR="00941AE9">
          <w:rPr>
            <w:lang w:eastAsia="zh-CN"/>
          </w:rPr>
          <w:t>the same as CMP</w:t>
        </w:r>
      </w:ins>
      <w:ins w:id="261" w:author="wei ganchao" w:date="2022-01-14T13:07:00Z">
        <w:r w:rsidR="007C08A2">
          <w:rPr>
            <w:lang w:eastAsia="zh-CN"/>
          </w:rPr>
          <w:t xml:space="preserve"> (blue)</w:t>
        </w:r>
      </w:ins>
      <w:ins w:id="262" w:author="wei ganchao" w:date="2022-01-14T12:35:00Z">
        <w:r w:rsidR="00941AE9">
          <w:rPr>
            <w:lang w:eastAsia="zh-CN"/>
          </w:rPr>
          <w:t xml:space="preserve"> and (3) dynamic Poisson, with</w:t>
        </w:r>
      </w:ins>
      <w:ins w:id="263" w:author="wei ganchao" w:date="2022-01-14T12:36:00Z">
        <w:r w:rsidR="00941AE9">
          <w:rPr>
            <w:lang w:eastAsia="zh-CN"/>
          </w:rPr>
          <w:t xml:space="preserve"> optimized</w:t>
        </w:r>
      </w:ins>
      <w:ins w:id="264" w:author="wei ganchao" w:date="2022-01-14T12:35:00Z">
        <w:r w:rsidR="00941AE9">
          <w:rPr>
            <w:lang w:eastAsia="zh-CN"/>
          </w:rPr>
          <w:t xml:space="preserve"> </w:t>
        </w:r>
      </w:ins>
      <m:oMath>
        <m:r>
          <w:ins w:id="265" w:author="wei ganchao" w:date="2022-01-14T12:35:00Z">
            <m:rPr>
              <m:sty m:val="bi"/>
            </m:rPr>
            <w:rPr>
              <w:rFonts w:ascii="Cambria Math" w:hAnsi="Cambria Math"/>
              <w:lang w:eastAsia="zh-CN"/>
            </w:rPr>
            <m:t>Q</m:t>
          </w:ins>
        </m:r>
      </m:oMath>
      <w:ins w:id="266" w:author="wei ganchao" w:date="2022-01-14T12:52:00Z">
        <w:r w:rsidR="007E6723">
          <w:rPr>
            <w:lang w:eastAsia="zh-CN"/>
          </w:rPr>
          <w:t xml:space="preserve"> (</w:t>
        </w:r>
        <w:r w:rsidR="007E6723" w:rsidRPr="007E6723">
          <w:rPr>
            <w:lang w:eastAsia="zh-CN"/>
          </w:rPr>
          <w:t>9.6108e-07</w:t>
        </w:r>
        <w:r w:rsidR="007E6723">
          <w:rPr>
            <w:lang w:eastAsia="zh-CN"/>
          </w:rPr>
          <w:t>)</w:t>
        </w:r>
      </w:ins>
      <w:ins w:id="267" w:author="wei ganchao" w:date="2022-01-14T13:07:00Z">
        <w:r w:rsidR="007C08A2">
          <w:rPr>
            <w:lang w:eastAsia="zh-CN"/>
          </w:rPr>
          <w:t xml:space="preserve"> (green)</w:t>
        </w:r>
      </w:ins>
      <w:ins w:id="268" w:author="wei ganchao" w:date="2022-01-14T12:35:00Z">
        <w:r w:rsidR="00941AE9">
          <w:rPr>
            <w:lang w:eastAsia="zh-CN"/>
          </w:rPr>
          <w:t>.</w:t>
        </w:r>
      </w:ins>
      <w:ins w:id="269" w:author="wei ganchao" w:date="2022-01-14T12:36:00Z">
        <w:r w:rsidR="00941AE9">
          <w:rPr>
            <w:lang w:eastAsia="zh-CN"/>
          </w:rPr>
          <w:t xml:space="preserve"> </w:t>
        </w:r>
      </w:ins>
      <w:ins w:id="270" w:author="wei ganchao" w:date="2022-01-14T12:38:00Z">
        <w:r w:rsidR="00941AE9">
          <w:rPr>
            <w:lang w:eastAsia="zh-CN"/>
          </w:rPr>
          <w:t>The differences between</w:t>
        </w:r>
      </w:ins>
      <w:ins w:id="271" w:author="wei ganchao" w:date="2022-01-14T12:43:00Z">
        <w:r w:rsidR="0026702D">
          <w:rPr>
            <w:lang w:eastAsia="zh-CN"/>
          </w:rPr>
          <w:t xml:space="preserve"> model</w:t>
        </w:r>
      </w:ins>
      <w:ins w:id="272" w:author="wei ganchao" w:date="2022-01-14T12:38:00Z">
        <w:r w:rsidR="00941AE9">
          <w:rPr>
            <w:lang w:eastAsia="zh-CN"/>
          </w:rPr>
          <w:t xml:space="preserve"> (1) and (2) are shown in (A)-(D), while (E)-(F) </w:t>
        </w:r>
        <w:r w:rsidR="005E3BDD">
          <w:rPr>
            <w:lang w:eastAsia="zh-CN"/>
          </w:rPr>
          <w:t>compare model (1) and (3).</w:t>
        </w:r>
      </w:ins>
      <w:ins w:id="273" w:author="wei ganchao" w:date="2022-01-14T13:06:00Z">
        <w:r w:rsidR="007C08A2">
          <w:rPr>
            <w:lang w:eastAsia="zh-CN"/>
          </w:rPr>
          <w:t xml:space="preserve"> </w:t>
        </w:r>
      </w:ins>
      <w:ins w:id="274" w:author="wei ganchao" w:date="2022-01-14T13:10:00Z">
        <w:r w:rsidR="007C08A2">
          <w:rPr>
            <w:lang w:eastAsia="zh-CN"/>
          </w:rPr>
          <w:t xml:space="preserve">In </w:t>
        </w:r>
      </w:ins>
      <w:ins w:id="275" w:author="wei ganchao" w:date="2022-01-14T13:06:00Z">
        <w:r w:rsidR="007C08A2">
          <w:rPr>
            <w:lang w:eastAsia="zh-CN"/>
          </w:rPr>
          <w:t>(A) and (E)</w:t>
        </w:r>
      </w:ins>
      <w:ins w:id="276" w:author="wei ganchao" w:date="2022-01-14T13:10:00Z">
        <w:r w:rsidR="007C08A2">
          <w:rPr>
            <w:lang w:eastAsia="zh-CN"/>
          </w:rPr>
          <w:t>,</w:t>
        </w:r>
      </w:ins>
      <w:ins w:id="277" w:author="wei ganchao" w:date="2022-01-14T13:06:00Z">
        <w:r w:rsidR="007C08A2">
          <w:rPr>
            <w:lang w:eastAsia="zh-CN"/>
          </w:rPr>
          <w:t xml:space="preserve"> The background grey line shows the simulated spikes, with the ground truth firing rate in black. The solid lines shows the</w:t>
        </w:r>
      </w:ins>
      <w:ins w:id="278" w:author="wei ganchao" w:date="2022-01-14T13:07:00Z">
        <w:r w:rsidR="007C08A2">
          <w:rPr>
            <w:lang w:eastAsia="zh-CN"/>
          </w:rPr>
          <w:t xml:space="preserve"> fitted mean spike counts</w:t>
        </w:r>
      </w:ins>
      <w:ins w:id="279" w:author="wei ganchao" w:date="2022-01-14T13:09:00Z">
        <w:r w:rsidR="007C08A2">
          <w:rPr>
            <w:lang w:eastAsia="zh-CN"/>
          </w:rPr>
          <w:t xml:space="preserve"> </w:t>
        </w:r>
      </w:ins>
      <m:oMath>
        <m:r>
          <w:ins w:id="280" w:author="wei ganchao" w:date="2022-01-14T13:09:00Z">
            <w:rPr>
              <w:rFonts w:ascii="Cambria Math" w:hAnsi="Cambria Math"/>
              <w:lang w:eastAsia="zh-CN"/>
            </w:rPr>
            <m:t>E(</m:t>
          </w:ins>
        </m:r>
        <m:sSub>
          <m:sSubPr>
            <m:ctrlPr>
              <w:ins w:id="281" w:author="wei ganchao" w:date="2022-01-14T13:09:00Z">
                <w:rPr>
                  <w:rFonts w:ascii="Cambria Math" w:hAnsi="Cambria Math"/>
                  <w:i/>
                  <w:lang w:eastAsia="zh-CN"/>
                </w:rPr>
              </w:ins>
            </m:ctrlPr>
          </m:sSubPr>
          <m:e>
            <m:r>
              <w:ins w:id="282" w:author="wei ganchao" w:date="2022-01-14T13:09:00Z">
                <w:rPr>
                  <w:rFonts w:ascii="Cambria Math" w:hAnsi="Cambria Math"/>
                  <w:lang w:eastAsia="zh-CN"/>
                </w:rPr>
                <m:t>Y</m:t>
              </w:ins>
            </m:r>
          </m:e>
          <m:sub>
            <m:r>
              <w:ins w:id="283" w:author="wei ganchao" w:date="2022-01-14T13:09:00Z">
                <w:rPr>
                  <w:rFonts w:ascii="Cambria Math" w:hAnsi="Cambria Math"/>
                  <w:lang w:eastAsia="zh-CN"/>
                </w:rPr>
                <m:t>t</m:t>
              </w:ins>
            </m:r>
          </m:sub>
        </m:sSub>
        <m:r>
          <w:ins w:id="284" w:author="wei ganchao" w:date="2022-01-14T13:09:00Z">
            <w:rPr>
              <w:rFonts w:ascii="Cambria Math" w:hAnsi="Cambria Math"/>
              <w:lang w:eastAsia="zh-CN"/>
            </w:rPr>
            <m:t>)</m:t>
          </w:ins>
        </m:r>
      </m:oMath>
      <w:ins w:id="285" w:author="wei ganchao" w:date="2022-01-14T13:07:00Z">
        <w:r w:rsidR="007C08A2">
          <w:rPr>
            <w:lang w:eastAsia="zh-CN"/>
          </w:rPr>
          <w:t xml:space="preserve"> and </w:t>
        </w:r>
      </w:ins>
      <w:ins w:id="286" w:author="wei ganchao" w:date="2022-01-14T13:08:00Z">
        <w:r w:rsidR="007C08A2">
          <w:rPr>
            <w:lang w:eastAsia="zh-CN"/>
          </w:rPr>
          <w:t xml:space="preserve">the </w:t>
        </w:r>
        <w:r w:rsidR="007C08A2">
          <w:rPr>
            <w:lang w:eastAsia="zh-CN"/>
          </w:rPr>
          <w:lastRenderedPageBreak/>
          <w:t xml:space="preserve">dashed lines show one standard deviation </w:t>
        </w:r>
      </w:ins>
      <m:oMath>
        <m:rad>
          <m:radPr>
            <m:degHide m:val="1"/>
            <m:ctrlPr>
              <w:ins w:id="287" w:author="wei ganchao" w:date="2022-01-14T13:08:00Z">
                <w:rPr>
                  <w:rFonts w:ascii="Cambria Math" w:hAnsi="Cambria Math"/>
                  <w:i/>
                  <w:lang w:eastAsia="zh-CN"/>
                </w:rPr>
              </w:ins>
            </m:ctrlPr>
          </m:radPr>
          <m:deg/>
          <m:e>
            <m:r>
              <w:ins w:id="288" w:author="wei ganchao" w:date="2022-01-14T13:08:00Z">
                <w:rPr>
                  <w:rFonts w:ascii="Cambria Math" w:hAnsi="Cambria Math"/>
                  <w:lang w:eastAsia="zh-CN"/>
                </w:rPr>
                <m:t>Var(</m:t>
              </w:ins>
            </m:r>
            <m:sSub>
              <m:sSubPr>
                <m:ctrlPr>
                  <w:ins w:id="289" w:author="wei ganchao" w:date="2022-01-14T13:09:00Z">
                    <w:rPr>
                      <w:rFonts w:ascii="Cambria Math" w:hAnsi="Cambria Math"/>
                      <w:i/>
                      <w:lang w:eastAsia="zh-CN"/>
                    </w:rPr>
                  </w:ins>
                </m:ctrlPr>
              </m:sSubPr>
              <m:e>
                <m:r>
                  <w:ins w:id="290" w:author="wei ganchao" w:date="2022-01-14T13:08:00Z">
                    <w:rPr>
                      <w:rFonts w:ascii="Cambria Math" w:hAnsi="Cambria Math"/>
                      <w:lang w:eastAsia="zh-CN"/>
                    </w:rPr>
                    <m:t>Y</m:t>
                  </w:ins>
                </m:r>
              </m:e>
              <m:sub>
                <m:r>
                  <w:ins w:id="291" w:author="wei ganchao" w:date="2022-01-14T13:09:00Z">
                    <w:rPr>
                      <w:rFonts w:ascii="Cambria Math" w:hAnsi="Cambria Math"/>
                      <w:lang w:eastAsia="zh-CN"/>
                    </w:rPr>
                    <m:t>t</m:t>
                  </w:ins>
                </m:r>
              </m:sub>
            </m:sSub>
            <m:r>
              <w:ins w:id="292" w:author="wei ganchao" w:date="2022-01-14T13:08:00Z">
                <w:rPr>
                  <w:rFonts w:ascii="Cambria Math" w:hAnsi="Cambria Math"/>
                  <w:lang w:eastAsia="zh-CN"/>
                </w:rPr>
                <m:t>)</m:t>
              </w:ins>
            </m:r>
          </m:e>
        </m:rad>
      </m:oMath>
      <w:ins w:id="293" w:author="wei ganchao" w:date="2022-01-14T13:08:00Z">
        <w:r w:rsidR="007C08A2">
          <w:rPr>
            <w:lang w:eastAsia="zh-CN"/>
          </w:rPr>
          <w:t xml:space="preserve"> from the MAP.</w:t>
        </w:r>
      </w:ins>
      <w:ins w:id="294" w:author="wei ganchao" w:date="2022-01-14T13:09:00Z">
        <w:r w:rsidR="007C08A2">
          <w:rPr>
            <w:lang w:eastAsia="zh-CN"/>
          </w:rPr>
          <w:t xml:space="preserve"> </w:t>
        </w:r>
      </w:ins>
      <w:ins w:id="295" w:author="wei ganchao" w:date="2022-01-14T13:10:00Z">
        <w:r w:rsidR="007C08A2">
          <w:rPr>
            <w:lang w:eastAsia="zh-CN"/>
          </w:rPr>
          <w:t xml:space="preserve">In </w:t>
        </w:r>
      </w:ins>
      <w:ins w:id="296" w:author="wei ganchao" w:date="2022-01-14T13:09:00Z">
        <w:r w:rsidR="007C08A2">
          <w:rPr>
            <w:lang w:eastAsia="zh-CN"/>
          </w:rPr>
          <w:t>(</w:t>
        </w:r>
      </w:ins>
      <w:ins w:id="297" w:author="wei ganchao" w:date="2022-01-14T13:10:00Z">
        <w:r w:rsidR="007C08A2">
          <w:rPr>
            <w:lang w:eastAsia="zh-CN"/>
          </w:rPr>
          <w:t>C</w:t>
        </w:r>
      </w:ins>
      <w:ins w:id="298" w:author="wei ganchao" w:date="2022-01-14T13:09:00Z">
        <w:r w:rsidR="007C08A2">
          <w:rPr>
            <w:lang w:eastAsia="zh-CN"/>
          </w:rPr>
          <w:t>)</w:t>
        </w:r>
      </w:ins>
      <w:ins w:id="299" w:author="wei ganchao" w:date="2022-01-14T13:10:00Z">
        <w:r w:rsidR="007C08A2">
          <w:rPr>
            <w:lang w:eastAsia="zh-CN"/>
          </w:rPr>
          <w:t xml:space="preserve"> and (F), the ground true mean firing rate </w:t>
        </w:r>
      </w:ins>
      <m:oMath>
        <m:r>
          <w:ins w:id="300" w:author="wei ganchao" w:date="2022-01-14T13:10:00Z">
            <w:rPr>
              <w:rFonts w:ascii="Cambria Math" w:hAnsi="Cambria Math"/>
              <w:lang w:eastAsia="zh-CN"/>
            </w:rPr>
            <m:t>E(</m:t>
          </w:ins>
        </m:r>
        <m:sSub>
          <m:sSubPr>
            <m:ctrlPr>
              <w:ins w:id="301" w:author="wei ganchao" w:date="2022-01-14T13:10:00Z">
                <w:rPr>
                  <w:rFonts w:ascii="Cambria Math" w:hAnsi="Cambria Math"/>
                  <w:i/>
                  <w:lang w:eastAsia="zh-CN"/>
                </w:rPr>
              </w:ins>
            </m:ctrlPr>
          </m:sSubPr>
          <m:e>
            <m:r>
              <w:ins w:id="302" w:author="wei ganchao" w:date="2022-01-14T13:10:00Z">
                <w:rPr>
                  <w:rFonts w:ascii="Cambria Math" w:hAnsi="Cambria Math"/>
                  <w:lang w:eastAsia="zh-CN"/>
                </w:rPr>
                <m:t>Y</m:t>
              </w:ins>
            </m:r>
          </m:e>
          <m:sub>
            <m:r>
              <w:ins w:id="303" w:author="wei ganchao" w:date="2022-01-14T13:10:00Z">
                <w:rPr>
                  <w:rFonts w:ascii="Cambria Math" w:hAnsi="Cambria Math"/>
                  <w:lang w:eastAsia="zh-CN"/>
                </w:rPr>
                <m:t>t</m:t>
              </w:ins>
            </m:r>
          </m:sub>
        </m:sSub>
        <m:r>
          <w:ins w:id="304" w:author="wei ganchao" w:date="2022-01-14T13:10:00Z">
            <w:rPr>
              <w:rFonts w:ascii="Cambria Math" w:hAnsi="Cambria Math"/>
              <w:lang w:eastAsia="zh-CN"/>
            </w:rPr>
            <m:t>)</m:t>
          </w:ins>
        </m:r>
      </m:oMath>
      <w:ins w:id="305" w:author="wei ganchao" w:date="2022-01-14T13:10:00Z">
        <w:r w:rsidR="007C08A2">
          <w:rPr>
            <w:lang w:eastAsia="zh-CN"/>
          </w:rPr>
          <w:t xml:space="preserve"> is shown in</w:t>
        </w:r>
      </w:ins>
      <w:ins w:id="306" w:author="wei ganchao" w:date="2022-01-14T13:11:00Z">
        <w:r w:rsidR="00075888">
          <w:rPr>
            <w:lang w:eastAsia="zh-CN"/>
          </w:rPr>
          <w:t xml:space="preserve"> black. The solid colored lines show the fitted values and the dashed lines show one standard deviation</w:t>
        </w:r>
      </w:ins>
      <w:ins w:id="307" w:author="wei ganchao" w:date="2022-01-14T13:12:00Z">
        <w:r w:rsidR="00075888">
          <w:rPr>
            <w:lang w:eastAsia="zh-CN"/>
          </w:rPr>
          <w:t xml:space="preserve"> </w:t>
        </w:r>
      </w:ins>
      <m:oMath>
        <m:rad>
          <m:radPr>
            <m:degHide m:val="1"/>
            <m:ctrlPr>
              <w:ins w:id="308" w:author="wei ganchao" w:date="2022-01-14T13:12:00Z">
                <w:rPr>
                  <w:rFonts w:ascii="Cambria Math" w:hAnsi="Cambria Math"/>
                  <w:i/>
                  <w:lang w:eastAsia="zh-CN"/>
                </w:rPr>
              </w:ins>
            </m:ctrlPr>
          </m:radPr>
          <m:deg/>
          <m:e>
            <m:r>
              <w:ins w:id="309" w:author="wei ganchao" w:date="2022-01-14T13:12:00Z">
                <w:rPr>
                  <w:rFonts w:ascii="Cambria Math" w:hAnsi="Cambria Math"/>
                  <w:lang w:eastAsia="zh-CN"/>
                </w:rPr>
                <m:t>Var(E(</m:t>
              </w:ins>
            </m:r>
            <m:sSub>
              <m:sSubPr>
                <m:ctrlPr>
                  <w:ins w:id="310" w:author="wei ganchao" w:date="2022-01-14T13:12:00Z">
                    <w:rPr>
                      <w:rFonts w:ascii="Cambria Math" w:hAnsi="Cambria Math"/>
                      <w:i/>
                      <w:lang w:eastAsia="zh-CN"/>
                    </w:rPr>
                  </w:ins>
                </m:ctrlPr>
              </m:sSubPr>
              <m:e>
                <m:r>
                  <w:ins w:id="311" w:author="wei ganchao" w:date="2022-01-14T13:12:00Z">
                    <w:rPr>
                      <w:rFonts w:ascii="Cambria Math" w:hAnsi="Cambria Math"/>
                      <w:lang w:eastAsia="zh-CN"/>
                    </w:rPr>
                    <m:t>Y</m:t>
                  </w:ins>
                </m:r>
              </m:e>
              <m:sub>
                <m:r>
                  <w:ins w:id="312" w:author="wei ganchao" w:date="2022-01-14T13:12:00Z">
                    <w:rPr>
                      <w:rFonts w:ascii="Cambria Math" w:hAnsi="Cambria Math"/>
                      <w:lang w:eastAsia="zh-CN"/>
                    </w:rPr>
                    <m:t>t</m:t>
                  </w:ins>
                </m:r>
              </m:sub>
            </m:sSub>
            <m:r>
              <w:ins w:id="313" w:author="wei ganchao" w:date="2022-01-14T13:12:00Z">
                <w:rPr>
                  <w:rFonts w:ascii="Cambria Math" w:hAnsi="Cambria Math"/>
                  <w:lang w:eastAsia="zh-CN"/>
                </w:rPr>
                <m:t>))</m:t>
              </w:ins>
            </m:r>
          </m:e>
        </m:rad>
      </m:oMath>
      <w:ins w:id="314" w:author="wei ganchao" w:date="2022-01-14T13:11:00Z">
        <w:r w:rsidR="00075888">
          <w:rPr>
            <w:lang w:eastAsia="zh-CN"/>
          </w:rPr>
          <w:t xml:space="preserve"> from the fitted </w:t>
        </w:r>
      </w:ins>
      <w:ins w:id="315" w:author="wei ganchao" w:date="2022-01-14T13:12:00Z">
        <w:r w:rsidR="00075888">
          <w:rPr>
            <w:lang w:eastAsia="zh-CN"/>
          </w:rPr>
          <w:t>values. (B) gives the fi</w:t>
        </w:r>
      </w:ins>
      <w:ins w:id="316" w:author="wei ganchao" w:date="2022-01-14T13:13:00Z">
        <w:r w:rsidR="00075888">
          <w:rPr>
            <w:lang w:eastAsia="zh-CN"/>
          </w:rPr>
          <w:t xml:space="preserve">tted Fano factor. (D) shows the differences of </w:t>
        </w:r>
      </w:ins>
      <m:oMath>
        <m:r>
          <w:ins w:id="317" w:author="wei ganchao" w:date="2022-01-14T13:13:00Z">
            <w:rPr>
              <w:rFonts w:ascii="Cambria Math" w:hAnsi="Cambria Math"/>
              <w:lang w:eastAsia="zh-CN"/>
            </w:rPr>
            <m:t>Var(E(</m:t>
          </w:ins>
        </m:r>
        <m:sSub>
          <m:sSubPr>
            <m:ctrlPr>
              <w:ins w:id="318" w:author="wei ganchao" w:date="2022-01-14T13:13:00Z">
                <w:rPr>
                  <w:rFonts w:ascii="Cambria Math" w:hAnsi="Cambria Math"/>
                  <w:i/>
                  <w:lang w:eastAsia="zh-CN"/>
                </w:rPr>
              </w:ins>
            </m:ctrlPr>
          </m:sSubPr>
          <m:e>
            <m:r>
              <w:ins w:id="319" w:author="wei ganchao" w:date="2022-01-14T13:13:00Z">
                <w:rPr>
                  <w:rFonts w:ascii="Cambria Math" w:hAnsi="Cambria Math"/>
                  <w:lang w:eastAsia="zh-CN"/>
                </w:rPr>
                <m:t>Y</m:t>
              </w:ins>
            </m:r>
          </m:e>
          <m:sub>
            <m:r>
              <w:ins w:id="320" w:author="wei ganchao" w:date="2022-01-14T13:13:00Z">
                <w:rPr>
                  <w:rFonts w:ascii="Cambria Math" w:hAnsi="Cambria Math"/>
                  <w:lang w:eastAsia="zh-CN"/>
                </w:rPr>
                <m:t>t</m:t>
              </w:ins>
            </m:r>
          </m:sub>
        </m:sSub>
        <m:r>
          <w:ins w:id="321" w:author="wei ganchao" w:date="2022-01-14T13:13:00Z">
            <w:rPr>
              <w:rFonts w:ascii="Cambria Math" w:hAnsi="Cambria Math"/>
              <w:lang w:eastAsia="zh-CN"/>
            </w:rPr>
            <m:t>))</m:t>
          </w:ins>
        </m:r>
      </m:oMath>
      <w:ins w:id="322" w:author="wei ganchao" w:date="2022-01-14T13:13:00Z">
        <w:r w:rsidR="00075888">
          <w:rPr>
            <w:lang w:eastAsia="zh-CN"/>
          </w:rPr>
          <w:t xml:space="preserve"> be</w:t>
        </w:r>
      </w:ins>
      <w:ins w:id="323" w:author="wei ganchao" w:date="2022-01-14T13:14:00Z">
        <w:r w:rsidR="00075888">
          <w:rPr>
            <w:lang w:eastAsia="zh-CN"/>
          </w:rPr>
          <w:t>tween model (1) and (2).</w:t>
        </w:r>
      </w:ins>
    </w:p>
    <w:p w14:paraId="253A3BD6" w14:textId="77777777" w:rsidR="00941AE9" w:rsidRDefault="00941AE9" w:rsidP="009A7B80">
      <w:pPr>
        <w:rPr>
          <w:ins w:id="324" w:author="wei ganchao" w:date="2022-01-14T12:37:00Z"/>
          <w:lang w:eastAsia="zh-CN"/>
        </w:rPr>
      </w:pPr>
    </w:p>
    <w:p w14:paraId="5D5156DE" w14:textId="77777777" w:rsidR="00941AE9" w:rsidRDefault="00941AE9" w:rsidP="009A7B80">
      <w:pPr>
        <w:rPr>
          <w:ins w:id="325" w:author="wei ganchao" w:date="2022-01-14T12:37:00Z"/>
          <w:lang w:eastAsia="zh-CN"/>
        </w:rPr>
      </w:pPr>
    </w:p>
    <w:p w14:paraId="37FFDCC3" w14:textId="77777777" w:rsidR="00A44BE0" w:rsidRDefault="00A44BE0" w:rsidP="009A7B80">
      <w:pPr>
        <w:rPr>
          <w:ins w:id="326" w:author="wei ganchao" w:date="2022-01-14T10:16:00Z"/>
        </w:rPr>
      </w:pPr>
    </w:p>
    <w:p w14:paraId="0BE01C56" w14:textId="77777777" w:rsidR="00A44BE0" w:rsidRDefault="00A44BE0" w:rsidP="009A7B80">
      <w:pPr>
        <w:rPr>
          <w:ins w:id="327" w:author="wei ganchao" w:date="2022-01-14T10:16:00Z"/>
        </w:rPr>
      </w:pPr>
    </w:p>
    <w:p w14:paraId="5447B35D" w14:textId="77777777" w:rsidR="00A44BE0" w:rsidRDefault="00A44BE0" w:rsidP="009A7B80">
      <w:pPr>
        <w:rPr>
          <w:ins w:id="328" w:author="wei ganchao" w:date="2022-01-14T10:16:00Z"/>
        </w:rPr>
      </w:pPr>
    </w:p>
    <w:p w14:paraId="7B87A13B" w14:textId="77777777" w:rsidR="00A44BE0" w:rsidRDefault="00A44BE0" w:rsidP="009A7B80">
      <w:pPr>
        <w:rPr>
          <w:ins w:id="329" w:author="wei ganchao" w:date="2022-01-14T10:16:00Z"/>
        </w:rPr>
      </w:pPr>
    </w:p>
    <w:p w14:paraId="22766C19" w14:textId="22B267DB" w:rsidR="00C05D37" w:rsidRDefault="00C05D37" w:rsidP="009A7B80">
      <w:pPr>
        <w:rPr>
          <w:ins w:id="330" w:author="wei ganchao" w:date="2022-01-08T14:35:00Z"/>
        </w:rPr>
      </w:pPr>
    </w:p>
    <w:p w14:paraId="3146FC66" w14:textId="3CE2907A" w:rsidR="00C05D37" w:rsidRDefault="00150ECA" w:rsidP="009A7B80">
      <w:pPr>
        <w:rPr>
          <w:ins w:id="331" w:author="wei ganchao" w:date="2022-01-14T13:21:00Z"/>
        </w:rPr>
      </w:pPr>
      <w:ins w:id="332" w:author="wei ganchao" w:date="2022-01-10T09:13:00Z">
        <w:r>
          <w:t>We then control</w:t>
        </w:r>
      </w:ins>
      <w:ins w:id="333" w:author="wei ganchao" w:date="2022-01-10T09:23:00Z">
        <w:r w:rsidR="00676CE8">
          <w:t xml:space="preserve"> the mean firing rate to be constant, but make the variance decrease</w:t>
        </w:r>
      </w:ins>
      <w:ins w:id="334" w:author="wei ganchao" w:date="2022-01-10T09:25:00Z">
        <w:r w:rsidR="00676CE8">
          <w:t xml:space="preserve"> at first and recover back exponentially</w:t>
        </w:r>
      </w:ins>
      <w:ins w:id="335" w:author="wei ganchao" w:date="2022-01-10T09:26:00Z">
        <w:r w:rsidR="00676CE8">
          <w:t>.</w:t>
        </w:r>
      </w:ins>
      <w:ins w:id="336" w:author="wei ganchao" w:date="2022-01-10T09:27:00Z">
        <w:r w:rsidR="00676CE8">
          <w:t xml:space="preserve"> </w:t>
        </w:r>
      </w:ins>
      <w:ins w:id="337" w:author="wei ganchao" w:date="2022-01-10T09:32:00Z">
        <w:r w:rsidR="006C6060">
          <w:t xml:space="preserve">Intuitively, </w:t>
        </w:r>
      </w:ins>
      <w:ins w:id="338" w:author="wei ganchao" w:date="2022-01-10T10:01:00Z">
        <w:r w:rsidR="00F66A46">
          <w:t>the more variability in neu</w:t>
        </w:r>
      </w:ins>
      <w:ins w:id="339" w:author="wei ganchao" w:date="2022-01-10T10:02:00Z">
        <w:r w:rsidR="00F66A46">
          <w:t>ral activities, the more variance in the firing rate.</w:t>
        </w:r>
      </w:ins>
    </w:p>
    <w:p w14:paraId="5ACD699E" w14:textId="15A80561" w:rsidR="0057550F" w:rsidRDefault="0057550F" w:rsidP="009A7B80">
      <w:pPr>
        <w:rPr>
          <w:ins w:id="340" w:author="wei ganchao" w:date="2022-01-14T13:21:00Z"/>
        </w:rPr>
      </w:pPr>
    </w:p>
    <w:p w14:paraId="69E329BC" w14:textId="77777777" w:rsidR="0057550F" w:rsidRDefault="0057550F" w:rsidP="009A7B80">
      <w:pPr>
        <w:rPr>
          <w:ins w:id="341" w:author="wei ganchao" w:date="2022-01-10T10:02:00Z"/>
        </w:rPr>
      </w:pPr>
    </w:p>
    <w:p w14:paraId="2F835AC1" w14:textId="6BE0822F" w:rsidR="00C05D37" w:rsidDel="00C05D37" w:rsidRDefault="00C05D37" w:rsidP="009A7B80">
      <w:pPr>
        <w:rPr>
          <w:del w:id="342" w:author="wei ganchao" w:date="2022-01-08T14:35:00Z"/>
        </w:rPr>
      </w:pPr>
    </w:p>
    <w:p w14:paraId="4CF50E23" w14:textId="23F700A6" w:rsidR="00D62B20" w:rsidDel="00C05D37" w:rsidRDefault="00CC050A" w:rsidP="009A7B80">
      <w:pPr>
        <w:rPr>
          <w:del w:id="343" w:author="wei ganchao" w:date="2022-01-08T14:35:00Z"/>
        </w:rPr>
      </w:pPr>
      <w:del w:id="344"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45" w:author="wei ganchao" w:date="2022-01-08T14:35:00Z"/>
        </w:trPr>
        <w:tc>
          <w:tcPr>
            <w:tcW w:w="2369" w:type="dxa"/>
          </w:tcPr>
          <w:p w14:paraId="51EA9E2B" w14:textId="273B472B" w:rsidR="00CC050A" w:rsidDel="00C05D37" w:rsidRDefault="00CC050A" w:rsidP="00A85C14">
            <w:pPr>
              <w:rPr>
                <w:del w:id="346" w:author="wei ganchao" w:date="2022-01-08T14:35:00Z"/>
                <w:noProof/>
              </w:rPr>
            </w:pPr>
            <w:del w:id="347"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48" w:author="wei ganchao" w:date="2022-01-08T14:35:00Z"/>
                <w:noProof/>
              </w:rPr>
            </w:pPr>
            <w:del w:id="349" w:author="wei ganchao" w:date="2022-01-08T14:35:00Z">
              <w:r w:rsidDel="00C05D37">
                <w:rPr>
                  <w:noProof/>
                </w:rPr>
                <w:delText>Q_lam</w:delText>
              </w:r>
            </w:del>
          </w:p>
          <w:p w14:paraId="3B7A46DF" w14:textId="25F4AF46" w:rsidR="00CC050A" w:rsidDel="00C05D37" w:rsidRDefault="00CC050A" w:rsidP="00A85C14">
            <w:pPr>
              <w:rPr>
                <w:del w:id="350" w:author="wei ganchao" w:date="2022-01-08T14:35:00Z"/>
                <w:noProof/>
              </w:rPr>
            </w:pPr>
          </w:p>
          <w:p w14:paraId="5CFDADD4" w14:textId="6A28A921" w:rsidR="00CC050A" w:rsidDel="00C05D37" w:rsidRDefault="00CC050A" w:rsidP="00A85C14">
            <w:pPr>
              <w:rPr>
                <w:del w:id="351" w:author="wei ganchao" w:date="2022-01-08T14:35:00Z"/>
                <w:noProof/>
              </w:rPr>
            </w:pPr>
            <w:del w:id="352" w:author="wei ganchao" w:date="2022-01-08T14:35:00Z">
              <w:r w:rsidDel="00C05D37">
                <w:rPr>
                  <w:noProof/>
                </w:rPr>
                <w:delText>Y = estimated log10(Q_lam)</w:delText>
              </w:r>
            </w:del>
          </w:p>
          <w:p w14:paraId="0B028F89" w14:textId="0BCD174D" w:rsidR="00CC050A" w:rsidDel="00C05D37" w:rsidRDefault="00CC050A" w:rsidP="00A85C14">
            <w:pPr>
              <w:rPr>
                <w:del w:id="353" w:author="wei ganchao" w:date="2022-01-08T14:35:00Z"/>
                <w:noProof/>
              </w:rPr>
            </w:pPr>
            <w:del w:id="354" w:author="wei ganchao" w:date="2022-01-08T14:35:00Z">
              <w:r w:rsidDel="00C05D37">
                <w:rPr>
                  <w:noProof/>
                </w:rPr>
                <w:delText>X = true log10(Q_lam)</w:delText>
              </w:r>
            </w:del>
          </w:p>
          <w:p w14:paraId="7C49355C" w14:textId="5603A051" w:rsidR="00CC050A" w:rsidDel="00C05D37" w:rsidRDefault="00CC050A" w:rsidP="00A85C14">
            <w:pPr>
              <w:rPr>
                <w:del w:id="355" w:author="wei ganchao" w:date="2022-01-08T14:35:00Z"/>
                <w:noProof/>
              </w:rPr>
            </w:pPr>
          </w:p>
          <w:p w14:paraId="1F910C46" w14:textId="3DE294B0" w:rsidR="00CC050A" w:rsidDel="00C05D37" w:rsidRDefault="00CC050A" w:rsidP="00A85C14">
            <w:pPr>
              <w:rPr>
                <w:del w:id="356" w:author="wei ganchao" w:date="2022-01-08T14:35:00Z"/>
                <w:noProof/>
              </w:rPr>
            </w:pPr>
            <w:del w:id="357"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58" w:author="wei ganchao" w:date="2022-01-08T14:35:00Z"/>
                <w:noProof/>
              </w:rPr>
            </w:pPr>
            <w:del w:id="359" w:author="wei ganchao" w:date="2022-01-08T14:35:00Z">
              <w:r w:rsidDel="00C05D37">
                <w:rPr>
                  <w:noProof/>
                </w:rPr>
                <w:delText>Q_nu</w:delText>
              </w:r>
            </w:del>
          </w:p>
          <w:p w14:paraId="3AFDFDF7" w14:textId="25BFFCA6" w:rsidR="00CC050A" w:rsidDel="00C05D37" w:rsidRDefault="00CC050A" w:rsidP="00A85C14">
            <w:pPr>
              <w:rPr>
                <w:del w:id="360" w:author="wei ganchao" w:date="2022-01-08T14:35:00Z"/>
                <w:noProof/>
              </w:rPr>
            </w:pPr>
          </w:p>
          <w:p w14:paraId="3D04BF14" w14:textId="723518C3" w:rsidR="00CC050A" w:rsidDel="00C05D37" w:rsidRDefault="00CC050A" w:rsidP="00A85C14">
            <w:pPr>
              <w:rPr>
                <w:del w:id="361" w:author="wei ganchao" w:date="2022-01-08T14:35:00Z"/>
                <w:noProof/>
              </w:rPr>
            </w:pPr>
            <w:del w:id="362" w:author="wei ganchao" w:date="2022-01-08T14:35:00Z">
              <w:r w:rsidDel="00C05D37">
                <w:rPr>
                  <w:noProof/>
                </w:rPr>
                <w:delText>Y = estimated log10(Q_nu)</w:delText>
              </w:r>
            </w:del>
          </w:p>
          <w:p w14:paraId="7A232DA4" w14:textId="03BBEAC0" w:rsidR="00CC050A" w:rsidDel="00C05D37" w:rsidRDefault="00CC050A" w:rsidP="00A85C14">
            <w:pPr>
              <w:rPr>
                <w:del w:id="363" w:author="wei ganchao" w:date="2022-01-08T14:35:00Z"/>
                <w:noProof/>
              </w:rPr>
            </w:pPr>
            <w:del w:id="364" w:author="wei ganchao" w:date="2022-01-08T14:35:00Z">
              <w:r w:rsidDel="00C05D37">
                <w:rPr>
                  <w:noProof/>
                </w:rPr>
                <w:delText>X = true log10(Q_nu)</w:delText>
              </w:r>
            </w:del>
          </w:p>
          <w:p w14:paraId="329AE271" w14:textId="5B297CB9" w:rsidR="00CC050A" w:rsidDel="00C05D37" w:rsidRDefault="00CC050A" w:rsidP="00A85C14">
            <w:pPr>
              <w:rPr>
                <w:del w:id="365" w:author="wei ganchao" w:date="2022-01-08T14:35:00Z"/>
                <w:noProof/>
              </w:rPr>
            </w:pPr>
          </w:p>
          <w:p w14:paraId="7AEDD83F" w14:textId="110637CB" w:rsidR="00CC050A" w:rsidDel="00C05D37" w:rsidRDefault="00CC050A" w:rsidP="00A85C14">
            <w:pPr>
              <w:rPr>
                <w:del w:id="366" w:author="wei ganchao" w:date="2022-01-08T14:35:00Z"/>
                <w:noProof/>
              </w:rPr>
            </w:pPr>
            <w:del w:id="367"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68" w:author="wei ganchao" w:date="2022-01-08T14:35:00Z"/>
                <w:noProof/>
              </w:rPr>
            </w:pPr>
            <w:del w:id="369" w:author="wei ganchao" w:date="2022-01-08T14:35:00Z">
              <w:r w:rsidDel="00C05D37">
                <w:rPr>
                  <w:noProof/>
                </w:rPr>
                <w:delText>fitting</w:delText>
              </w:r>
            </w:del>
          </w:p>
        </w:tc>
      </w:tr>
      <w:tr w:rsidR="00CC050A" w:rsidDel="00C05D37" w14:paraId="721FAEB9" w14:textId="7D4B9DF2" w:rsidTr="00A85C14">
        <w:trPr>
          <w:del w:id="370" w:author="wei ganchao" w:date="2022-01-08T14:35:00Z"/>
        </w:trPr>
        <w:tc>
          <w:tcPr>
            <w:tcW w:w="2369" w:type="dxa"/>
          </w:tcPr>
          <w:p w14:paraId="341CD071" w14:textId="785FE910" w:rsidR="00CC050A" w:rsidDel="00C05D37" w:rsidRDefault="00CC050A" w:rsidP="00A85C14">
            <w:pPr>
              <w:rPr>
                <w:del w:id="371" w:author="wei ganchao" w:date="2022-01-08T14:35:00Z"/>
              </w:rPr>
            </w:pPr>
            <w:del w:id="372"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73" w:author="wei ganchao" w:date="2022-01-08T14:35:00Z"/>
              </w:rPr>
            </w:pPr>
            <w:del w:id="374"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75" w:author="wei ganchao" w:date="2022-01-08T14:35:00Z"/>
              </w:rPr>
            </w:pPr>
            <w:del w:id="376"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77" w:author="wei ganchao" w:date="2022-01-08T14:35:00Z"/>
              </w:rPr>
            </w:pPr>
            <w:del w:id="378"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79" w:author="wei ganchao" w:date="2022-01-14T13:21:00Z"/>
        </w:rPr>
      </w:pPr>
    </w:p>
    <w:p w14:paraId="52C8D605" w14:textId="273AA784" w:rsidR="00D62B20" w:rsidDel="0057550F" w:rsidRDefault="00D62B20" w:rsidP="009A7B80">
      <w:pPr>
        <w:rPr>
          <w:del w:id="380" w:author="wei ganchao" w:date="2022-01-14T13:21:00Z"/>
        </w:rPr>
      </w:pPr>
    </w:p>
    <w:p w14:paraId="671DBA25" w14:textId="103936EB" w:rsidR="00D62B20" w:rsidDel="0057550F" w:rsidRDefault="00D62B20" w:rsidP="009A7B80">
      <w:pPr>
        <w:rPr>
          <w:del w:id="381" w:author="wei ganchao" w:date="2022-01-14T13:21:00Z"/>
        </w:rPr>
      </w:pPr>
    </w:p>
    <w:p w14:paraId="01418B63" w14:textId="49CE0BB9" w:rsidR="00D62B20" w:rsidRDefault="00D62B20" w:rsidP="00B70F6E">
      <w:pPr>
        <w:pStyle w:val="Heading2"/>
        <w:rPr>
          <w:ins w:id="382" w:author="wei ganchao" w:date="2022-01-08T10:55:00Z"/>
        </w:rPr>
      </w:pPr>
      <w:r>
        <w:t>Application</w:t>
      </w:r>
    </w:p>
    <w:p w14:paraId="00A4A023" w14:textId="2B9B491D" w:rsidR="00A02EEB" w:rsidRDefault="00A02EEB" w:rsidP="00A02EEB">
      <w:pPr>
        <w:rPr>
          <w:ins w:id="383" w:author="wei ganchao" w:date="2022-01-08T10:55:00Z"/>
        </w:rPr>
      </w:pPr>
      <w:ins w:id="384"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85" w:author="wei ganchao" w:date="2022-01-08T10:55:00Z"/>
        </w:rPr>
      </w:pPr>
    </w:p>
    <w:p w14:paraId="78B45F87" w14:textId="77777777" w:rsidR="00A02EEB" w:rsidRPr="00A02EEB" w:rsidRDefault="00A02EEB">
      <w:pPr>
        <w:pPrChange w:id="386" w:author="wei ganchao" w:date="2022-01-08T10:55:00Z">
          <w:pPr>
            <w:pStyle w:val="Heading2"/>
          </w:pPr>
        </w:pPrChange>
      </w:pPr>
    </w:p>
    <w:p w14:paraId="57C4E387" w14:textId="7E0E2973" w:rsidR="00D62B20" w:rsidRDefault="003C3470" w:rsidP="009A7B80">
      <w:pPr>
        <w:rPr>
          <w:ins w:id="387" w:author="wei ganchao" w:date="2022-01-08T10:55:00Z"/>
        </w:rPr>
      </w:pPr>
      <w:r>
        <w:t>V1 data</w:t>
      </w:r>
    </w:p>
    <w:p w14:paraId="00591E10" w14:textId="31BD0EEE" w:rsidR="00A02EEB" w:rsidRDefault="00A02EEB" w:rsidP="009A7B80">
      <w:pPr>
        <w:rPr>
          <w:ins w:id="388" w:author="wei ganchao" w:date="2022-01-08T10:55:00Z"/>
        </w:rPr>
      </w:pPr>
      <w:ins w:id="389" w:author="wei ganchao" w:date="2022-01-08T10:55:00Z">
        <w:r>
          <w:t>In the V1 dataset</w:t>
        </w:r>
      </w:ins>
      <w:ins w:id="390" w:author="wei ganchao" w:date="2022-01-08T12:50:00Z">
        <w:r w:rsidR="006E61ED">
          <w:t xml:space="preserve"> </w:t>
        </w:r>
      </w:ins>
      <w:ins w:id="391"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392" w:author="wei ganchao" w:date="2022-01-08T12:48:00Z">
        <w:r w:rsidR="006E61ED">
          <w:fldChar w:fldCharType="end"/>
        </w:r>
      </w:ins>
      <w:ins w:id="393" w:author="wei ganchao" w:date="2022-01-08T10:55:00Z">
        <w:r>
          <w:t xml:space="preserve">, the spiking activity was recorded while presenting a movie of sinusoidal gratings with ~100 different drift directions (300ms each, 30s movie in total). The trial was replicated 120 times. </w:t>
        </w:r>
      </w:ins>
      <w:ins w:id="394" w:author="wei ganchao" w:date="2022-01-08T12:51:00Z">
        <w:r w:rsidR="006E61ED" w:rsidRPr="006E61ED">
          <w:t>For further details on how the data were obtained,</w:t>
        </w:r>
        <w:r w:rsidR="006E61ED">
          <w:t xml:space="preserve"> see </w:t>
        </w:r>
      </w:ins>
      <w:ins w:id="395"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(Kelly et al. 2010; Smith and Kohn 2008)</w:t>
      </w:r>
      <w:ins w:id="396" w:author="wei ganchao" w:date="2022-01-08T12:52:00Z">
        <w:r w:rsidR="006E61ED">
          <w:fldChar w:fldCharType="end"/>
        </w:r>
        <w:r w:rsidR="006E61ED">
          <w:t xml:space="preserve">. </w:t>
        </w:r>
      </w:ins>
      <w:ins w:id="397" w:author="wei ganchao" w:date="2022-01-08T10:55:00Z">
        <w:r>
          <w:t>Considering the sequential measurement effect, we analyze the data with single neuron input. The predictor</w:t>
        </w:r>
      </w:ins>
      <w:ins w:id="398" w:author="wei ganchao" w:date="2022-01-08T10:56:00Z">
        <w:r>
          <w:t>s</w:t>
        </w:r>
      </w:ins>
      <w:ins w:id="399" w:author="wei ganchao" w:date="2022-01-08T10:55:00Z">
        <w:r>
          <w:t xml:space="preserve"> </w:t>
        </w:r>
      </w:ins>
      <m:oMath>
        <m:sSub>
          <m:sSubPr>
            <m:ctrlPr>
              <w:ins w:id="400" w:author="wei ganchao" w:date="2022-01-08T10:55:00Z">
                <w:rPr>
                  <w:rFonts w:ascii="Cambria Math" w:hAnsi="Cambria Math"/>
                  <w:i/>
                </w:rPr>
              </w:ins>
            </m:ctrlPr>
          </m:sSubPr>
          <m:e>
            <m:r>
              <w:ins w:id="401" w:author="wei ganchao" w:date="2022-01-08T10:55:00Z">
                <m:rPr>
                  <m:sty m:val="bi"/>
                </m:rPr>
                <w:rPr>
                  <w:rFonts w:ascii="Cambria Math" w:hAnsi="Cambria Math"/>
                </w:rPr>
                <m:t>X</m:t>
              </w:ins>
            </m:r>
          </m:e>
          <m:sub>
            <m:r>
              <w:ins w:id="402" w:author="wei ganchao" w:date="2022-01-08T10:55:00Z">
                <w:rPr>
                  <w:rFonts w:ascii="Cambria Math" w:hAnsi="Cambria Math"/>
                </w:rPr>
                <m:t>t</m:t>
              </w:ins>
            </m:r>
          </m:sub>
        </m:sSub>
      </m:oMath>
      <w:ins w:id="403" w:author="wei ganchao" w:date="2022-01-08T10:55:00Z">
        <w:r>
          <w:t xml:space="preserve"> and </w:t>
        </w:r>
      </w:ins>
      <m:oMath>
        <m:sSub>
          <m:sSubPr>
            <m:ctrlPr>
              <w:ins w:id="404" w:author="wei ganchao" w:date="2022-01-08T10:55:00Z">
                <w:rPr>
                  <w:rFonts w:ascii="Cambria Math" w:hAnsi="Cambria Math"/>
                  <w:i/>
                </w:rPr>
              </w:ins>
            </m:ctrlPr>
          </m:sSubPr>
          <m:e>
            <m:r>
              <w:ins w:id="405" w:author="wei ganchao" w:date="2022-01-08T10:55:00Z">
                <m:rPr>
                  <m:sty m:val="bi"/>
                </m:rPr>
                <w:rPr>
                  <w:rFonts w:ascii="Cambria Math" w:hAnsi="Cambria Math"/>
                </w:rPr>
                <m:t>G</m:t>
              </w:ins>
            </m:r>
          </m:e>
          <m:sub>
            <m:r>
              <w:ins w:id="406" w:author="wei ganchao" w:date="2022-01-08T10:55:00Z">
                <w:rPr>
                  <w:rFonts w:ascii="Cambria Math" w:hAnsi="Cambria Math"/>
                </w:rPr>
                <m:t>t</m:t>
              </w:ins>
            </m:r>
          </m:sub>
        </m:sSub>
      </m:oMath>
      <w:ins w:id="407" w:author="wei ganchao" w:date="2022-01-08T10:55:00Z">
        <w:r>
          <w:t xml:space="preserve"> are circular cubic spline basis expansion of the grating directions.</w:t>
        </w:r>
      </w:ins>
      <w:ins w:id="408" w:author="wei ganchao" w:date="2022-01-08T10:56:00Z">
        <w:r>
          <w:t xml:space="preserve"> The basis</w:t>
        </w:r>
      </w:ins>
      <w:ins w:id="409" w:author="wei ganchao" w:date="2022-01-08T10:57:00Z">
        <w:r>
          <w:t xml:space="preserve"> number</w:t>
        </w:r>
      </w:ins>
      <w:ins w:id="410" w:author="wei ganchao" w:date="2022-01-08T10:56:00Z">
        <w:r>
          <w:t xml:space="preserve"> for </w:t>
        </w:r>
      </w:ins>
      <m:oMath>
        <m:sSub>
          <m:sSubPr>
            <m:ctrlPr>
              <w:ins w:id="411" w:author="wei ganchao" w:date="2022-01-08T10:56:00Z">
                <w:rPr>
                  <w:rFonts w:ascii="Cambria Math" w:hAnsi="Cambria Math"/>
                  <w:i/>
                </w:rPr>
              </w:ins>
            </m:ctrlPr>
          </m:sSubPr>
          <m:e>
            <m:r>
              <w:ins w:id="412" w:author="wei ganchao" w:date="2022-01-08T10:56:00Z">
                <m:rPr>
                  <m:sty m:val="bi"/>
                </m:rPr>
                <w:rPr>
                  <w:rFonts w:ascii="Cambria Math" w:hAnsi="Cambria Math"/>
                </w:rPr>
                <m:t>X</m:t>
              </w:ins>
            </m:r>
          </m:e>
          <m:sub>
            <m:r>
              <w:ins w:id="413" w:author="wei ganchao" w:date="2022-01-08T10:56:00Z">
                <w:rPr>
                  <w:rFonts w:ascii="Cambria Math" w:hAnsi="Cambria Math"/>
                </w:rPr>
                <m:t>t</m:t>
              </w:ins>
            </m:r>
          </m:sub>
        </m:sSub>
      </m:oMath>
      <w:ins w:id="414" w:author="wei ganchao" w:date="2022-01-08T10:56:00Z">
        <w:r>
          <w:t xml:space="preserve"> is 5, </w:t>
        </w:r>
      </w:ins>
      <w:ins w:id="415" w:author="wei ganchao" w:date="2022-01-08T10:57:00Z">
        <w:r>
          <w:t>while it va</w:t>
        </w:r>
      </w:ins>
      <w:ins w:id="416"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417" w:author="wei ganchao" w:date="2022-01-08T10:55:00Z"/>
        </w:rPr>
      </w:pPr>
    </w:p>
    <w:p w14:paraId="06C78105" w14:textId="13AED29E" w:rsidR="00A02EEB" w:rsidRDefault="00A02EEB" w:rsidP="009A7B80">
      <w:pPr>
        <w:rPr>
          <w:ins w:id="418"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19" w:tooltip="v1_comparison_nan.m" w:history="1">
        <w:r>
          <w:rPr>
            <w:rStyle w:val="Hyperlink"/>
            <w:rFonts w:ascii="Segoe UI" w:hAnsi="Segoe UI" w:cs="Segoe UI"/>
            <w:sz w:val="21"/>
            <w:szCs w:val="21"/>
            <w:shd w:val="clear" w:color="auto" w:fill="F6F8FA"/>
          </w:rPr>
          <w:t>v1_comparison_nan.m</w:t>
        </w:r>
      </w:hyperlink>
      <w:r>
        <w:t xml:space="preserve">; </w:t>
      </w:r>
      <w:hyperlink r:id="rId20"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1"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419" w:author="wei ganchao" w:date="2022-01-10T11:40:00Z"/>
        </w:rPr>
      </w:pPr>
      <w:r w:rsidRPr="00CC050A">
        <w:rPr>
          <w:noProof/>
        </w:rPr>
        <w:lastRenderedPageBreak/>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420" w:author="wei ganchao" w:date="2022-01-10T11:40:00Z"/>
        </w:rPr>
      </w:pPr>
    </w:p>
    <w:p w14:paraId="667F97D1" w14:textId="618FAB81" w:rsidR="00795C92" w:rsidRDefault="00795C92" w:rsidP="00CC050A">
      <w:pPr>
        <w:jc w:val="left"/>
        <w:rPr>
          <w:ins w:id="421" w:author="wei ganchao" w:date="2022-01-10T11:40:00Z"/>
        </w:rPr>
      </w:pPr>
    </w:p>
    <w:p w14:paraId="5FB354E5" w14:textId="4CFC1F5D" w:rsidR="00795C92" w:rsidRDefault="00795C92" w:rsidP="00CC050A">
      <w:pPr>
        <w:jc w:val="left"/>
        <w:rPr>
          <w:ins w:id="422" w:author="wei ganchao" w:date="2022-01-10T11:42:00Z"/>
        </w:rPr>
      </w:pPr>
      <w:ins w:id="423" w:author="wei ganchao" w:date="2022-01-10T11:40:00Z">
        <w:r>
          <w:t>Another example: neuron = 5</w:t>
        </w:r>
      </w:ins>
    </w:p>
    <w:p w14:paraId="7F4C23EC" w14:textId="30FBF7B5" w:rsidR="00795C92" w:rsidRDefault="00795C92" w:rsidP="00CC050A">
      <w:pPr>
        <w:jc w:val="left"/>
        <w:rPr>
          <w:ins w:id="424" w:author="wei ganchao" w:date="2022-01-10T11:40:00Z"/>
        </w:rPr>
      </w:pPr>
      <w:ins w:id="425" w:author="wei ganchao" w:date="2022-01-10T11:42:00Z">
        <w:r>
          <w:t>FF doesn’t change a lot (tiny increase)</w:t>
        </w:r>
      </w:ins>
    </w:p>
    <w:p w14:paraId="528720E6" w14:textId="7E64B331" w:rsidR="00795C92" w:rsidRDefault="00795C92" w:rsidP="00CC050A">
      <w:pPr>
        <w:jc w:val="left"/>
        <w:rPr>
          <w:ins w:id="426" w:author="wei ganchao" w:date="2022-01-10T11:41:00Z"/>
        </w:rPr>
      </w:pPr>
      <w:ins w:id="427" w:author="wei ganchao" w:date="2022-01-10T11:40:00Z">
        <w:r w:rsidRPr="00795C92">
          <w:rPr>
            <w:noProof/>
          </w:rPr>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428"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429" w:author="wei ganchao" w:date="2022-01-10T11:40:00Z"/>
        </w:rPr>
      </w:pPr>
      <w:ins w:id="430" w:author="wei ganchao" w:date="2022-01-10T11:41:00Z">
        <w:r w:rsidRPr="00795C92">
          <w:rPr>
            <w:noProof/>
          </w:rPr>
          <w:lastRenderedPageBreak/>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431" w:author="wei ganchao" w:date="2022-01-10T11:40:00Z"/>
        </w:rPr>
      </w:pPr>
    </w:p>
    <w:p w14:paraId="4C18553F" w14:textId="77070B0F" w:rsidR="00795C92" w:rsidRDefault="00795C92" w:rsidP="00CC050A">
      <w:pPr>
        <w:jc w:val="left"/>
        <w:rPr>
          <w:ins w:id="432"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433" w:author="wei ganchao" w:date="2022-01-08T10:58:00Z"/>
        </w:rPr>
      </w:pPr>
      <w:r>
        <w:t>Hippocampus data</w:t>
      </w:r>
    </w:p>
    <w:p w14:paraId="3BAE579E" w14:textId="124D878F" w:rsidR="00844C49" w:rsidRDefault="000F7FB1" w:rsidP="009A7B80">
      <w:pPr>
        <w:rPr>
          <w:ins w:id="434" w:author="wei ganchao" w:date="2022-01-08T10:58:00Z"/>
        </w:rPr>
      </w:pPr>
      <w:ins w:id="435" w:author="wei ganchao" w:date="2022-01-08T10:59:00Z">
        <w:r>
          <w:t>In the HC data</w:t>
        </w:r>
      </w:ins>
      <w:ins w:id="436" w:author="wei ganchao" w:date="2022-01-08T12:25:00Z">
        <w:r w:rsidR="00D70083">
          <w:t xml:space="preserve">set, </w:t>
        </w:r>
      </w:ins>
      <w:ins w:id="437" w:author="wei ganchao" w:date="2022-01-08T12:26:00Z">
        <w:r w:rsidR="00D70083">
          <w:t xml:space="preserve">the rat was running back and </w:t>
        </w:r>
      </w:ins>
      <w:ins w:id="438" w:author="wei ganchao" w:date="2022-01-08T12:28:00Z">
        <w:r w:rsidR="00D70083">
          <w:t>forth along the 250cm linear track.</w:t>
        </w:r>
      </w:ins>
      <w:ins w:id="439" w:author="wei ganchao" w:date="2022-01-08T12:34:00Z">
        <w:r w:rsidR="00B94B85">
          <w:t xml:space="preserve"> The recording </w:t>
        </w:r>
      </w:ins>
      <w:ins w:id="440" w:author="wei ganchao" w:date="2022-01-08T12:36:00Z">
        <w:r w:rsidR="00844C49">
          <w:t>holds up to ~66 min. The input predic</w:t>
        </w:r>
      </w:ins>
      <w:ins w:id="441" w:author="wei ganchao" w:date="2022-01-08T12:37:00Z">
        <w:r w:rsidR="00844C49">
          <w:t xml:space="preserve">tors </w:t>
        </w:r>
      </w:ins>
      <m:oMath>
        <m:sSub>
          <m:sSubPr>
            <m:ctrlPr>
              <w:ins w:id="442" w:author="wei ganchao" w:date="2022-01-08T12:37:00Z">
                <w:rPr>
                  <w:rFonts w:ascii="Cambria Math" w:hAnsi="Cambria Math"/>
                  <w:i/>
                </w:rPr>
              </w:ins>
            </m:ctrlPr>
          </m:sSubPr>
          <m:e>
            <m:r>
              <w:ins w:id="443" w:author="wei ganchao" w:date="2022-01-08T12:37:00Z">
                <m:rPr>
                  <m:sty m:val="bi"/>
                </m:rPr>
                <w:rPr>
                  <w:rFonts w:ascii="Cambria Math" w:hAnsi="Cambria Math"/>
                </w:rPr>
                <m:t>X</m:t>
              </w:ins>
            </m:r>
          </m:e>
          <m:sub>
            <m:r>
              <w:ins w:id="444" w:author="wei ganchao" w:date="2022-01-08T12:37:00Z">
                <w:rPr>
                  <w:rFonts w:ascii="Cambria Math" w:hAnsi="Cambria Math"/>
                </w:rPr>
                <m:t>t</m:t>
              </w:ins>
            </m:r>
          </m:sub>
        </m:sSub>
      </m:oMath>
      <w:ins w:id="445" w:author="wei ganchao" w:date="2022-01-08T12:37:00Z">
        <w:r w:rsidR="00844C49">
          <w:t xml:space="preserve"> are </w:t>
        </w:r>
      </w:ins>
      <w:ins w:id="446" w:author="wei ganchao" w:date="2022-01-09T16:52:00Z">
        <w:r w:rsidR="00AE4031">
          <w:t xml:space="preserve">10-knots </w:t>
        </w:r>
      </w:ins>
      <w:ins w:id="447" w:author="wei ganchao" w:date="2022-01-08T12:37:00Z">
        <w:r w:rsidR="00844C49">
          <w:t>cubic spline basis expansion</w:t>
        </w:r>
      </w:ins>
      <w:ins w:id="448" w:author="wei ganchao" w:date="2022-01-09T16:51:00Z">
        <w:r w:rsidR="00AE4031">
          <w:t xml:space="preserve"> of </w:t>
        </w:r>
      </w:ins>
      <w:ins w:id="449" w:author="wei ganchao" w:date="2022-01-09T16:52:00Z">
        <w:r w:rsidR="00AE4031">
          <w:t>positions</w:t>
        </w:r>
      </w:ins>
      <w:ins w:id="450" w:author="wei ganchao" w:date="2022-01-08T12:37:00Z">
        <w:r w:rsidR="00844C49">
          <w:t xml:space="preserve">, and the </w:t>
        </w:r>
      </w:ins>
      <m:oMath>
        <m:sSub>
          <m:sSubPr>
            <m:ctrlPr>
              <w:ins w:id="451" w:author="wei ganchao" w:date="2022-01-08T12:37:00Z">
                <w:rPr>
                  <w:rFonts w:ascii="Cambria Math" w:hAnsi="Cambria Math"/>
                  <w:i/>
                </w:rPr>
              </w:ins>
            </m:ctrlPr>
          </m:sSubPr>
          <m:e>
            <m:r>
              <w:ins w:id="452" w:author="wei ganchao" w:date="2022-01-08T12:37:00Z">
                <m:rPr>
                  <m:sty m:val="bi"/>
                </m:rPr>
                <w:rPr>
                  <w:rFonts w:ascii="Cambria Math" w:hAnsi="Cambria Math"/>
                </w:rPr>
                <m:t>G</m:t>
              </w:ins>
            </m:r>
          </m:e>
          <m:sub>
            <m:r>
              <w:ins w:id="453" w:author="wei ganchao" w:date="2022-01-08T12:37:00Z">
                <w:rPr>
                  <w:rFonts w:ascii="Cambria Math" w:hAnsi="Cambria Math"/>
                </w:rPr>
                <m:t>t</m:t>
              </w:ins>
            </m:r>
          </m:sub>
        </m:sSub>
        <m:r>
          <w:ins w:id="454" w:author="wei ganchao" w:date="2022-01-08T12:37:00Z">
            <w:rPr>
              <w:rFonts w:ascii="Cambria Math" w:hAnsi="Cambria Math"/>
            </w:rPr>
            <m:t>=1</m:t>
          </w:ins>
        </m:r>
      </m:oMath>
      <w:ins w:id="455" w:author="wei ganchao" w:date="2022-01-08T12:37:00Z">
        <w:r w:rsidR="00844C49">
          <w:t xml:space="preserve"> for all </w:t>
        </w:r>
      </w:ins>
      <m:oMath>
        <m:r>
          <w:ins w:id="456" w:author="wei ganchao" w:date="2022-01-08T12:37:00Z">
            <w:rPr>
              <w:rFonts w:ascii="Cambria Math" w:hAnsi="Cambria Math"/>
            </w:rPr>
            <m:t>t</m:t>
          </w:ins>
        </m:r>
      </m:oMath>
      <w:ins w:id="457" w:author="wei ganchao" w:date="2022-01-08T12:38:00Z">
        <w:r w:rsidR="00844C49">
          <w:t>.</w:t>
        </w:r>
      </w:ins>
    </w:p>
    <w:p w14:paraId="0E3A70B1" w14:textId="1686912E" w:rsidR="000F7FB1" w:rsidRDefault="000F7FB1" w:rsidP="009A7B80">
      <w:pPr>
        <w:rPr>
          <w:ins w:id="458"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29"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59"/>
      <w:commentRangeStart w:id="460"/>
      <w:r w:rsidRPr="00791872">
        <w:rPr>
          <w:color w:val="FF0000"/>
        </w:rPr>
        <w:t>separated</w:t>
      </w:r>
      <w:commentRangeEnd w:id="459"/>
      <w:r w:rsidR="005744B6">
        <w:rPr>
          <w:rStyle w:val="CommentReference"/>
        </w:rPr>
        <w:commentReference w:id="459"/>
      </w:r>
      <w:commentRangeEnd w:id="460"/>
      <w:r w:rsidR="00ED7FBA">
        <w:rPr>
          <w:rStyle w:val="CommentReference"/>
        </w:rPr>
        <w:commentReference w:id="460"/>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lastRenderedPageBreak/>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61"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62" w:author="wei ganchao" w:date="2022-01-13T18:15:00Z">
            <w:rPr>
              <w:b/>
              <w:bCs/>
              <w:sz w:val="26"/>
              <w:szCs w:val="26"/>
            </w:rPr>
          </w:rPrChange>
        </w:rPr>
      </w:pPr>
      <w:ins w:id="463" w:author="wei ganchao" w:date="2022-01-13T18:14:00Z">
        <w:r w:rsidRPr="009B61C5">
          <w:rPr>
            <w:color w:val="FF0000"/>
            <w:sz w:val="26"/>
            <w:szCs w:val="26"/>
            <w:rPrChange w:id="464" w:author="wei ganchao" w:date="2022-01-13T18:15:00Z">
              <w:rPr>
                <w:sz w:val="26"/>
                <w:szCs w:val="26"/>
              </w:rPr>
            </w:rPrChange>
          </w:rPr>
          <w:t>[Some reference</w:t>
        </w:r>
      </w:ins>
      <w:ins w:id="465" w:author="wei ganchao" w:date="2022-01-13T18:15:00Z">
        <w:r w:rsidRPr="009B61C5">
          <w:rPr>
            <w:color w:val="FF0000"/>
            <w:sz w:val="26"/>
            <w:szCs w:val="26"/>
            <w:rPrChange w:id="466" w:author="wei ganchao" w:date="2022-01-13T18:15:00Z">
              <w:rPr>
                <w:sz w:val="26"/>
                <w:szCs w:val="26"/>
              </w:rPr>
            </w:rPrChange>
          </w:rPr>
          <w:t>s</w:t>
        </w:r>
      </w:ins>
      <w:ins w:id="467" w:author="wei ganchao" w:date="2022-01-13T18:14:00Z">
        <w:r w:rsidRPr="009B61C5">
          <w:rPr>
            <w:color w:val="FF0000"/>
            <w:sz w:val="26"/>
            <w:szCs w:val="26"/>
            <w:rPrChange w:id="468" w:author="wei ganchao" w:date="2022-01-13T18:15:00Z">
              <w:rPr>
                <w:sz w:val="26"/>
                <w:szCs w:val="26"/>
              </w:rPr>
            </w:rPrChange>
          </w:rPr>
          <w:t xml:space="preserve"> </w:t>
        </w:r>
      </w:ins>
      <w:ins w:id="469" w:author="wei ganchao" w:date="2022-01-13T18:15:00Z">
        <w:r w:rsidRPr="009B61C5">
          <w:rPr>
            <w:color w:val="FF0000"/>
            <w:sz w:val="26"/>
            <w:szCs w:val="26"/>
            <w:rPrChange w:id="470" w:author="wei ganchao" w:date="2022-01-13T18:15:00Z">
              <w:rPr>
                <w:sz w:val="26"/>
                <w:szCs w:val="26"/>
              </w:rPr>
            </w:rPrChange>
          </w:rPr>
          <w:t>are</w:t>
        </w:r>
      </w:ins>
      <w:ins w:id="471" w:author="wei ganchao" w:date="2022-01-13T18:14:00Z">
        <w:r w:rsidRPr="009B61C5">
          <w:rPr>
            <w:color w:val="FF0000"/>
            <w:sz w:val="26"/>
            <w:szCs w:val="26"/>
            <w:rPrChange w:id="472" w:author="wei ganchao" w:date="2022-01-13T18:15:00Z">
              <w:rPr>
                <w:sz w:val="26"/>
                <w:szCs w:val="26"/>
              </w:rPr>
            </w:rPrChange>
          </w:rPr>
          <w:t xml:space="preserve"> not corre</w:t>
        </w:r>
      </w:ins>
      <w:ins w:id="473" w:author="wei ganchao" w:date="2022-01-13T18:15:00Z">
        <w:r w:rsidRPr="009B61C5">
          <w:rPr>
            <w:color w:val="FF0000"/>
            <w:sz w:val="26"/>
            <w:szCs w:val="26"/>
            <w:rPrChange w:id="474" w:author="wei ganchao" w:date="2022-01-13T18:15:00Z">
              <w:rPr>
                <w:sz w:val="26"/>
                <w:szCs w:val="26"/>
              </w:rPr>
            </w:rPrChange>
          </w:rPr>
          <w:t xml:space="preserve">ct, but they are fixed in </w:t>
        </w:r>
        <w:r w:rsidRPr="009B61C5">
          <w:rPr>
            <w:color w:val="FF0000"/>
            <w:sz w:val="26"/>
            <w:szCs w:val="26"/>
          </w:rPr>
          <w:t>LaTeX</w:t>
        </w:r>
      </w:ins>
      <w:ins w:id="475" w:author="wei ganchao" w:date="2022-01-13T18:14:00Z">
        <w:r w:rsidRPr="009B61C5">
          <w:rPr>
            <w:color w:val="FF0000"/>
            <w:sz w:val="26"/>
            <w:szCs w:val="26"/>
            <w:rPrChange w:id="476"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w:t>
      </w:r>
      <w:r w:rsidRPr="00C1620F">
        <w:rPr>
          <w:rFonts w:ascii="Times New Roman" w:hAnsi="Times New Roman" w:cs="Times New Roman"/>
          <w:noProof/>
        </w:rPr>
        <w:lastRenderedPageBreak/>
        <w:t xml:space="preserve">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77" w:author="wei ganchao" w:date="2022-01-13T18:16:00Z"/>
        </w:rPr>
      </w:pPr>
      <w:r>
        <w:lastRenderedPageBreak/>
        <w:t>Appendix</w:t>
      </w:r>
    </w:p>
    <w:p w14:paraId="12F5A0A2" w14:textId="77777777" w:rsidR="00FF27D1" w:rsidRPr="001D2909" w:rsidRDefault="00FF27D1" w:rsidP="00FF27D1">
      <w:pPr>
        <w:pStyle w:val="Heading2"/>
        <w:rPr>
          <w:ins w:id="478" w:author="wei ganchao" w:date="2022-01-13T18:16:00Z"/>
          <w:color w:val="auto"/>
        </w:rPr>
      </w:pPr>
      <w:ins w:id="479" w:author="wei ganchao" w:date="2022-01-13T18:16:00Z">
        <w:r>
          <w:rPr>
            <w:color w:val="auto"/>
          </w:rPr>
          <w:t>Quantifying Uncertainties</w:t>
        </w:r>
      </w:ins>
    </w:p>
    <w:p w14:paraId="24B9E40E" w14:textId="77777777" w:rsidR="005713EA" w:rsidRDefault="00FF27D1" w:rsidP="00FF27D1">
      <w:pPr>
        <w:rPr>
          <w:ins w:id="480" w:author="wei ganchao" w:date="2022-01-13T18:23:00Z"/>
        </w:rPr>
      </w:pPr>
      <w:ins w:id="481" w:author="wei ganchao" w:date="2022-01-13T18:16:00Z">
        <w:r>
          <w:t xml:space="preserve">After convergence, we have an approximation of the log-posterior </w:t>
        </w:r>
      </w:ins>
      <m:oMath>
        <m:r>
          <w:ins w:id="482" w:author="wei ganchao" w:date="2022-01-13T18:16:00Z">
            <w:rPr>
              <w:rFonts w:ascii="Cambria Math" w:hAnsi="Cambria Math"/>
            </w:rPr>
            <m:t>P</m:t>
          </w:ins>
        </m:r>
        <m:d>
          <m:dPr>
            <m:ctrlPr>
              <w:ins w:id="483" w:author="wei ganchao" w:date="2022-01-13T18:16:00Z">
                <w:rPr>
                  <w:rFonts w:ascii="Cambria Math" w:hAnsi="Cambria Math"/>
                  <w:i/>
                </w:rPr>
              </w:ins>
            </m:ctrlPr>
          </m:dPr>
          <m:e>
            <m:sSub>
              <m:sSubPr>
                <m:ctrlPr>
                  <w:ins w:id="484" w:author="wei ganchao" w:date="2022-01-13T18:16:00Z">
                    <w:rPr>
                      <w:rFonts w:ascii="Cambria Math" w:hAnsi="Cambria Math"/>
                      <w:i/>
                    </w:rPr>
                  </w:ins>
                </m:ctrlPr>
              </m:sSubPr>
              <m:e>
                <m:r>
                  <w:ins w:id="485" w:author="wei ganchao" w:date="2022-01-13T18:16:00Z">
                    <m:rPr>
                      <m:sty m:val="bi"/>
                    </m:rPr>
                    <w:rPr>
                      <w:rFonts w:ascii="Cambria Math" w:hAnsi="Cambria Math"/>
                    </w:rPr>
                    <m:t>θ</m:t>
                  </w:ins>
                </m:r>
              </m:e>
              <m:sub>
                <m:r>
                  <w:ins w:id="486" w:author="wei ganchao" w:date="2022-01-13T18:16:00Z">
                    <w:rPr>
                      <w:rFonts w:ascii="Cambria Math" w:hAnsi="Cambria Math"/>
                    </w:rPr>
                    <m:t>t</m:t>
                  </w:ins>
                </m:r>
              </m:sub>
            </m:sSub>
          </m:e>
          <m:e>
            <m:r>
              <w:ins w:id="487" w:author="wei ganchao" w:date="2022-01-13T18:16:00Z">
                <m:rPr>
                  <m:sty m:val="bi"/>
                </m:rPr>
                <w:rPr>
                  <w:rFonts w:ascii="Cambria Math" w:hAnsi="Cambria Math"/>
                </w:rPr>
                <m:t>Y</m:t>
              </w:ins>
            </m:r>
          </m:e>
        </m:d>
        <m:r>
          <w:ins w:id="488" w:author="wei ganchao" w:date="2022-01-13T18:16:00Z">
            <w:rPr>
              <w:rFonts w:ascii="Cambria Math" w:hAnsi="Cambria Math"/>
            </w:rPr>
            <m:t>≈N(</m:t>
          </w:ins>
        </m:r>
        <m:sSub>
          <m:sSubPr>
            <m:ctrlPr>
              <w:ins w:id="489" w:author="wei ganchao" w:date="2022-01-13T18:16:00Z">
                <w:rPr>
                  <w:rFonts w:ascii="Cambria Math" w:hAnsi="Cambria Math"/>
                  <w:i/>
                </w:rPr>
              </w:ins>
            </m:ctrlPr>
          </m:sSubPr>
          <m:e>
            <m:r>
              <w:ins w:id="490" w:author="wei ganchao" w:date="2022-01-13T18:16:00Z">
                <m:rPr>
                  <m:sty m:val="bi"/>
                </m:rPr>
                <w:rPr>
                  <w:rFonts w:ascii="Cambria Math" w:hAnsi="Cambria Math"/>
                </w:rPr>
                <m:t>θ</m:t>
              </w:ins>
            </m:r>
          </m:e>
          <m:sub>
            <m:r>
              <w:ins w:id="491" w:author="wei ganchao" w:date="2022-01-13T18:16:00Z">
                <w:rPr>
                  <w:rFonts w:ascii="Cambria Math" w:hAnsi="Cambria Math"/>
                </w:rPr>
                <m:t>t</m:t>
              </w:ins>
            </m:r>
          </m:sub>
        </m:sSub>
        <m:r>
          <w:ins w:id="492" w:author="wei ganchao" w:date="2022-01-13T18:16:00Z">
            <w:rPr>
              <w:rFonts w:ascii="Cambria Math" w:hAnsi="Cambria Math"/>
            </w:rPr>
            <m:t>|</m:t>
          </w:ins>
        </m:r>
        <m:sSub>
          <m:sSubPr>
            <m:ctrlPr>
              <w:ins w:id="493" w:author="wei ganchao" w:date="2022-01-13T18:16:00Z">
                <w:rPr>
                  <w:rFonts w:ascii="Cambria Math" w:hAnsi="Cambria Math"/>
                  <w:i/>
                </w:rPr>
              </w:ins>
            </m:ctrlPr>
          </m:sSubPr>
          <m:e>
            <m:r>
              <w:ins w:id="494" w:author="wei ganchao" w:date="2022-01-13T18:16:00Z">
                <m:rPr>
                  <m:sty m:val="bi"/>
                </m:rPr>
                <w:rPr>
                  <w:rFonts w:ascii="Cambria Math" w:hAnsi="Cambria Math"/>
                </w:rPr>
                <m:t>μ</m:t>
              </w:ins>
            </m:r>
          </m:e>
          <m:sub>
            <m:r>
              <w:ins w:id="495" w:author="wei ganchao" w:date="2022-01-13T18:16:00Z">
                <w:rPr>
                  <w:rFonts w:ascii="Cambria Math" w:hAnsi="Cambria Math"/>
                </w:rPr>
                <m:t>t</m:t>
              </w:ins>
            </m:r>
          </m:sub>
        </m:sSub>
        <m:r>
          <w:ins w:id="496" w:author="wei ganchao" w:date="2022-01-13T18:16:00Z">
            <w:rPr>
              <w:rFonts w:ascii="Cambria Math" w:hAnsi="Cambria Math"/>
            </w:rPr>
            <m:t>,</m:t>
          </w:ins>
        </m:r>
        <m:sSub>
          <m:sSubPr>
            <m:ctrlPr>
              <w:ins w:id="497" w:author="wei ganchao" w:date="2022-01-13T18:16:00Z">
                <w:rPr>
                  <w:rFonts w:ascii="Cambria Math" w:hAnsi="Cambria Math"/>
                  <w:i/>
                </w:rPr>
              </w:ins>
            </m:ctrlPr>
          </m:sSubPr>
          <m:e>
            <m:r>
              <w:ins w:id="498" w:author="wei ganchao" w:date="2022-01-13T18:16:00Z">
                <m:rPr>
                  <m:sty m:val="b"/>
                </m:rPr>
                <w:rPr>
                  <w:rFonts w:ascii="Cambria Math" w:hAnsi="Cambria Math"/>
                </w:rPr>
                <m:t>Σ</m:t>
              </w:ins>
            </m:r>
          </m:e>
          <m:sub>
            <m:r>
              <w:ins w:id="499" w:author="wei ganchao" w:date="2022-01-13T18:16:00Z">
                <w:rPr>
                  <w:rFonts w:ascii="Cambria Math" w:hAnsi="Cambria Math"/>
                </w:rPr>
                <m:t>t</m:t>
              </w:ins>
            </m:r>
          </m:sub>
        </m:sSub>
        <m:r>
          <w:ins w:id="500" w:author="wei ganchao" w:date="2022-01-13T18:16:00Z">
            <w:rPr>
              <w:rFonts w:ascii="Cambria Math" w:hAnsi="Cambria Math"/>
            </w:rPr>
            <m:t>)</m:t>
          </w:ins>
        </m:r>
      </m:oMath>
      <w:ins w:id="501" w:author="wei ganchao" w:date="2022-01-13T18:16:00Z">
        <w:r>
          <w:t xml:space="preserve">, and we can use this approximation to quantify </w:t>
        </w:r>
      </w:ins>
      <w:ins w:id="502"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503" w:author="wei ganchao" w:date="2022-01-13T18:16:00Z"/>
          <w:bCs/>
          <w:color w:val="FF0000"/>
          <w:rPrChange w:id="504" w:author="wei ganchao" w:date="2022-01-13T18:21:00Z">
            <w:rPr>
              <w:ins w:id="505" w:author="wei ganchao" w:date="2022-01-13T18:16:00Z"/>
              <w:bCs/>
            </w:rPr>
          </w:rPrChange>
        </w:rPr>
      </w:pPr>
      <w:ins w:id="506" w:author="wei ganchao" w:date="2022-01-13T18:23:00Z">
        <w:r w:rsidRPr="005713EA">
          <w:t>The CMP parameters are log-normal distributed.</w:t>
        </w:r>
      </w:ins>
      <w:ins w:id="507" w:author="wei ganchao" w:date="2022-01-13T18:16:00Z">
        <w:r w:rsidR="00FF27D1">
          <w:t xml:space="preserve"> </w:t>
        </w:r>
      </w:ins>
      <w:ins w:id="508" w:author="wei ganchao" w:date="2022-01-13T18:23:00Z">
        <w:r>
          <w:t>L</w:t>
        </w:r>
      </w:ins>
      <w:ins w:id="509" w:author="wei ganchao" w:date="2022-01-13T18:16:00Z">
        <w:r w:rsidR="00FF27D1">
          <w:t xml:space="preserve">et </w:t>
        </w:r>
      </w:ins>
      <m:oMath>
        <m:sSub>
          <m:sSubPr>
            <m:ctrlPr>
              <w:ins w:id="510" w:author="wei ganchao" w:date="2022-01-13T18:16:00Z">
                <w:rPr>
                  <w:rFonts w:ascii="Cambria Math" w:hAnsi="Cambria Math"/>
                  <w:i/>
                </w:rPr>
              </w:ins>
            </m:ctrlPr>
          </m:sSubPr>
          <m:e>
            <m:r>
              <w:ins w:id="511" w:author="wei ganchao" w:date="2022-01-13T18:16:00Z">
                <m:rPr>
                  <m:sty m:val="bi"/>
                </m:rPr>
                <w:rPr>
                  <w:rFonts w:ascii="Cambria Math" w:hAnsi="Cambria Math"/>
                </w:rPr>
                <m:t>Z</m:t>
              </w:ins>
            </m:r>
          </m:e>
          <m:sub>
            <m:r>
              <w:ins w:id="512" w:author="wei ganchao" w:date="2022-01-13T18:16:00Z">
                <w:rPr>
                  <w:rFonts w:ascii="Cambria Math" w:hAnsi="Cambria Math"/>
                </w:rPr>
                <m:t>it</m:t>
              </w:ins>
            </m:r>
          </m:sub>
        </m:sSub>
        <m:r>
          <w:ins w:id="513" w:author="wei ganchao" w:date="2022-01-13T18:16:00Z">
            <w:rPr>
              <w:rFonts w:ascii="Cambria Math" w:hAnsi="Cambria Math"/>
            </w:rPr>
            <m:t>=</m:t>
          </w:ins>
        </m:r>
        <m:d>
          <m:dPr>
            <m:ctrlPr>
              <w:ins w:id="514" w:author="wei ganchao" w:date="2022-01-13T18:16:00Z">
                <w:rPr>
                  <w:rFonts w:ascii="Cambria Math" w:hAnsi="Cambria Math"/>
                  <w:i/>
                </w:rPr>
              </w:ins>
            </m:ctrlPr>
          </m:dPr>
          <m:e>
            <m:m>
              <m:mPr>
                <m:mcs>
                  <m:mc>
                    <m:mcPr>
                      <m:count m:val="2"/>
                      <m:mcJc m:val="center"/>
                    </m:mcPr>
                  </m:mc>
                </m:mcs>
                <m:ctrlPr>
                  <w:ins w:id="515" w:author="wei ganchao" w:date="2022-01-13T18:16:00Z">
                    <w:rPr>
                      <w:rFonts w:ascii="Cambria Math" w:hAnsi="Cambria Math"/>
                      <w:i/>
                    </w:rPr>
                  </w:ins>
                </m:ctrlPr>
              </m:mPr>
              <m:mr>
                <m:e>
                  <m:sSubSup>
                    <m:sSubSupPr>
                      <m:ctrlPr>
                        <w:ins w:id="516" w:author="wei ganchao" w:date="2022-01-13T18:16:00Z">
                          <w:rPr>
                            <w:rFonts w:ascii="Cambria Math" w:hAnsi="Cambria Math"/>
                            <w:i/>
                          </w:rPr>
                        </w:ins>
                      </m:ctrlPr>
                    </m:sSubSupPr>
                    <m:e>
                      <m:r>
                        <w:ins w:id="517" w:author="wei ganchao" w:date="2022-01-13T18:16:00Z">
                          <m:rPr>
                            <m:sty m:val="bi"/>
                          </m:rPr>
                          <w:rPr>
                            <w:rFonts w:ascii="Cambria Math" w:hAnsi="Cambria Math"/>
                          </w:rPr>
                          <m:t>x</m:t>
                        </w:ins>
                      </m:r>
                    </m:e>
                    <m:sub>
                      <m:r>
                        <w:ins w:id="518" w:author="wei ganchao" w:date="2022-01-13T18:16:00Z">
                          <w:rPr>
                            <w:rFonts w:ascii="Cambria Math" w:hAnsi="Cambria Math"/>
                          </w:rPr>
                          <m:t>it</m:t>
                        </w:ins>
                      </m:r>
                    </m:sub>
                    <m:sup>
                      <m:r>
                        <w:ins w:id="519" w:author="wei ganchao" w:date="2022-01-13T18:16:00Z">
                          <w:rPr>
                            <w:rFonts w:ascii="Cambria Math" w:hAnsi="Cambria Math"/>
                          </w:rPr>
                          <m:t>'</m:t>
                        </w:ins>
                      </m:r>
                    </m:sup>
                  </m:sSubSup>
                </m:e>
                <m:e>
                  <m:r>
                    <w:ins w:id="520" w:author="wei ganchao" w:date="2022-01-13T18:16:00Z">
                      <m:rPr>
                        <m:sty m:val="bi"/>
                      </m:rPr>
                      <w:rPr>
                        <w:rFonts w:ascii="Cambria Math" w:hAnsi="Cambria Math"/>
                      </w:rPr>
                      <m:t>0</m:t>
                    </w:ins>
                  </m:r>
                </m:e>
              </m:mr>
              <m:mr>
                <m:e>
                  <m:r>
                    <w:ins w:id="521" w:author="wei ganchao" w:date="2022-01-13T18:16:00Z">
                      <m:rPr>
                        <m:sty m:val="bi"/>
                      </m:rPr>
                      <w:rPr>
                        <w:rFonts w:ascii="Cambria Math" w:hAnsi="Cambria Math"/>
                      </w:rPr>
                      <m:t>0</m:t>
                    </w:ins>
                  </m:r>
                </m:e>
                <m:e>
                  <m:sSubSup>
                    <m:sSubSupPr>
                      <m:ctrlPr>
                        <w:ins w:id="522" w:author="wei ganchao" w:date="2022-01-13T18:16:00Z">
                          <w:rPr>
                            <w:rFonts w:ascii="Cambria Math" w:hAnsi="Cambria Math"/>
                            <w:i/>
                          </w:rPr>
                        </w:ins>
                      </m:ctrlPr>
                    </m:sSubSupPr>
                    <m:e>
                      <m:r>
                        <w:ins w:id="523" w:author="wei ganchao" w:date="2022-01-13T18:16:00Z">
                          <m:rPr>
                            <m:sty m:val="bi"/>
                          </m:rPr>
                          <w:rPr>
                            <w:rFonts w:ascii="Cambria Math" w:hAnsi="Cambria Math"/>
                          </w:rPr>
                          <m:t>g</m:t>
                        </w:ins>
                      </m:r>
                    </m:e>
                    <m:sub>
                      <m:r>
                        <w:ins w:id="524" w:author="wei ganchao" w:date="2022-01-13T18:16:00Z">
                          <w:rPr>
                            <w:rFonts w:ascii="Cambria Math" w:hAnsi="Cambria Math"/>
                          </w:rPr>
                          <m:t>it</m:t>
                        </w:ins>
                      </m:r>
                    </m:sub>
                    <m:sup>
                      <m:r>
                        <w:ins w:id="525" w:author="wei ganchao" w:date="2022-01-13T18:16:00Z">
                          <w:rPr>
                            <w:rFonts w:ascii="Cambria Math" w:hAnsi="Cambria Math"/>
                          </w:rPr>
                          <m:t>'</m:t>
                        </w:ins>
                      </m:r>
                    </m:sup>
                  </m:sSubSup>
                </m:e>
              </m:mr>
            </m:m>
          </m:e>
        </m:d>
      </m:oMath>
      <w:ins w:id="526" w:author="wei ganchao" w:date="2022-01-13T18:16:00Z">
        <w:r w:rsidR="00FF27D1">
          <w:t xml:space="preserve">, then </w:t>
        </w:r>
      </w:ins>
      <m:oMath>
        <m:sSup>
          <m:sSupPr>
            <m:ctrlPr>
              <w:ins w:id="527" w:author="wei ganchao" w:date="2022-01-13T18:24:00Z">
                <w:rPr>
                  <w:rFonts w:ascii="Cambria Math" w:hAnsi="Cambria Math"/>
                  <w:i/>
                </w:rPr>
              </w:ins>
            </m:ctrlPr>
          </m:sSupPr>
          <m:e>
            <m:d>
              <m:dPr>
                <m:ctrlPr>
                  <w:ins w:id="528" w:author="wei ganchao" w:date="2022-01-13T18:24:00Z">
                    <w:rPr>
                      <w:rFonts w:ascii="Cambria Math" w:hAnsi="Cambria Math"/>
                      <w:i/>
                    </w:rPr>
                  </w:ins>
                </m:ctrlPr>
              </m:dPr>
              <m:e>
                <m:sSub>
                  <m:sSubPr>
                    <m:ctrlPr>
                      <w:ins w:id="529" w:author="wei ganchao" w:date="2022-01-13T18:24:00Z">
                        <w:rPr>
                          <w:rFonts w:ascii="Cambria Math" w:hAnsi="Cambria Math"/>
                          <w:i/>
                        </w:rPr>
                      </w:ins>
                    </m:ctrlPr>
                  </m:sSubPr>
                  <m:e>
                    <m:r>
                      <w:ins w:id="530" w:author="wei ganchao" w:date="2022-01-13T18:24:00Z">
                        <w:rPr>
                          <w:rFonts w:ascii="Cambria Math" w:hAnsi="Cambria Math"/>
                        </w:rPr>
                        <m:t>λ</m:t>
                      </w:ins>
                    </m:r>
                  </m:e>
                  <m:sub>
                    <m:r>
                      <w:ins w:id="531" w:author="wei ganchao" w:date="2022-01-13T18:24:00Z">
                        <w:rPr>
                          <w:rFonts w:ascii="Cambria Math" w:hAnsi="Cambria Math"/>
                        </w:rPr>
                        <m:t>it</m:t>
                      </w:ins>
                    </m:r>
                  </m:sub>
                </m:sSub>
                <m:r>
                  <w:ins w:id="532" w:author="wei ganchao" w:date="2022-01-13T18:24:00Z">
                    <w:rPr>
                      <w:rFonts w:ascii="Cambria Math" w:hAnsi="Cambria Math"/>
                    </w:rPr>
                    <m:t xml:space="preserve">, </m:t>
                  </w:ins>
                </m:r>
                <m:sSub>
                  <m:sSubPr>
                    <m:ctrlPr>
                      <w:ins w:id="533" w:author="wei ganchao" w:date="2022-01-13T18:24:00Z">
                        <w:rPr>
                          <w:rFonts w:ascii="Cambria Math" w:hAnsi="Cambria Math"/>
                          <w:i/>
                        </w:rPr>
                      </w:ins>
                    </m:ctrlPr>
                  </m:sSubPr>
                  <m:e>
                    <m:r>
                      <w:ins w:id="534" w:author="wei ganchao" w:date="2022-01-13T18:24:00Z">
                        <w:rPr>
                          <w:rFonts w:ascii="Cambria Math" w:hAnsi="Cambria Math"/>
                        </w:rPr>
                        <m:t>ν</m:t>
                      </w:ins>
                    </m:r>
                  </m:e>
                  <m:sub>
                    <m:r>
                      <w:ins w:id="535" w:author="wei ganchao" w:date="2022-01-13T18:24:00Z">
                        <w:rPr>
                          <w:rFonts w:ascii="Cambria Math" w:hAnsi="Cambria Math"/>
                        </w:rPr>
                        <m:t>it</m:t>
                      </w:ins>
                    </m:r>
                  </m:sub>
                </m:sSub>
              </m:e>
            </m:d>
          </m:e>
          <m:sup>
            <m:r>
              <w:ins w:id="536" w:author="wei ganchao" w:date="2022-01-13T18:24:00Z">
                <w:rPr>
                  <w:rFonts w:ascii="Cambria Math" w:hAnsi="Cambria Math"/>
                </w:rPr>
                <m:t>'</m:t>
              </w:ins>
            </m:r>
          </m:sup>
        </m:sSup>
        <m:r>
          <w:ins w:id="537" w:author="wei ganchao" w:date="2022-01-13T18:16:00Z">
            <w:rPr>
              <w:rFonts w:ascii="Cambria Math" w:hAnsi="Cambria Math"/>
            </w:rPr>
            <m:t xml:space="preserve"> =</m:t>
          </w:ins>
        </m:r>
        <m:func>
          <m:funcPr>
            <m:ctrlPr>
              <w:ins w:id="538" w:author="wei ganchao" w:date="2022-01-13T18:16:00Z">
                <w:rPr>
                  <w:rFonts w:ascii="Cambria Math" w:hAnsi="Cambria Math"/>
                  <w:i/>
                </w:rPr>
              </w:ins>
            </m:ctrlPr>
          </m:funcPr>
          <m:fName>
            <m:r>
              <w:ins w:id="539" w:author="wei ganchao" w:date="2022-01-13T18:16:00Z">
                <m:rPr>
                  <m:sty m:val="p"/>
                </m:rPr>
                <w:rPr>
                  <w:rFonts w:ascii="Cambria Math" w:hAnsi="Cambria Math"/>
                </w:rPr>
                <m:t>exp</m:t>
              </w:ins>
            </m:r>
          </m:fName>
          <m:e>
            <m:d>
              <m:dPr>
                <m:ctrlPr>
                  <w:ins w:id="540" w:author="wei ganchao" w:date="2022-01-13T18:16:00Z">
                    <w:rPr>
                      <w:rFonts w:ascii="Cambria Math" w:hAnsi="Cambria Math"/>
                      <w:i/>
                    </w:rPr>
                  </w:ins>
                </m:ctrlPr>
              </m:dPr>
              <m:e>
                <m:sSub>
                  <m:sSubPr>
                    <m:ctrlPr>
                      <w:ins w:id="541" w:author="wei ganchao" w:date="2022-01-13T18:16:00Z">
                        <w:rPr>
                          <w:rFonts w:ascii="Cambria Math" w:hAnsi="Cambria Math"/>
                          <w:i/>
                        </w:rPr>
                      </w:ins>
                    </m:ctrlPr>
                  </m:sSubPr>
                  <m:e>
                    <m:r>
                      <w:ins w:id="542" w:author="wei ganchao" w:date="2022-01-13T18:16:00Z">
                        <m:rPr>
                          <m:sty m:val="bi"/>
                        </m:rPr>
                        <w:rPr>
                          <w:rFonts w:ascii="Cambria Math" w:hAnsi="Cambria Math"/>
                        </w:rPr>
                        <m:t>Z</m:t>
                      </w:ins>
                    </m:r>
                  </m:e>
                  <m:sub>
                    <m:r>
                      <w:ins w:id="543" w:author="wei ganchao" w:date="2022-01-13T18:16:00Z">
                        <w:rPr>
                          <w:rFonts w:ascii="Cambria Math" w:hAnsi="Cambria Math"/>
                        </w:rPr>
                        <m:t>it</m:t>
                      </w:ins>
                    </m:r>
                  </m:sub>
                </m:sSub>
                <m:sSub>
                  <m:sSubPr>
                    <m:ctrlPr>
                      <w:ins w:id="544" w:author="wei ganchao" w:date="2022-01-13T18:16:00Z">
                        <w:rPr>
                          <w:rFonts w:ascii="Cambria Math" w:hAnsi="Cambria Math"/>
                          <w:i/>
                        </w:rPr>
                      </w:ins>
                    </m:ctrlPr>
                  </m:sSubPr>
                  <m:e>
                    <m:r>
                      <w:ins w:id="545" w:author="wei ganchao" w:date="2022-01-13T18:16:00Z">
                        <m:rPr>
                          <m:sty m:val="bi"/>
                        </m:rPr>
                        <w:rPr>
                          <w:rFonts w:ascii="Cambria Math" w:hAnsi="Cambria Math"/>
                        </w:rPr>
                        <m:t>θ</m:t>
                      </w:ins>
                    </m:r>
                  </m:e>
                  <m:sub>
                    <m:r>
                      <w:ins w:id="546" w:author="wei ganchao" w:date="2022-01-13T18:16:00Z">
                        <w:rPr>
                          <w:rFonts w:ascii="Cambria Math" w:hAnsi="Cambria Math"/>
                        </w:rPr>
                        <m:t>t</m:t>
                      </w:ins>
                    </m:r>
                  </m:sub>
                </m:sSub>
              </m:e>
            </m:d>
          </m:e>
        </m:func>
        <m:r>
          <w:ins w:id="547" w:author="wei ganchao" w:date="2022-01-13T18:16:00Z">
            <w:rPr>
              <w:rFonts w:ascii="Cambria Math" w:hAnsi="Cambria Math"/>
            </w:rPr>
            <m:t>∼Lognorma</m:t>
          </w:ins>
        </m:r>
        <m:sSub>
          <m:sSubPr>
            <m:ctrlPr>
              <w:ins w:id="548" w:author="wei ganchao" w:date="2022-01-13T18:16:00Z">
                <w:rPr>
                  <w:rFonts w:ascii="Cambria Math" w:hAnsi="Cambria Math"/>
                  <w:i/>
                </w:rPr>
              </w:ins>
            </m:ctrlPr>
          </m:sSubPr>
          <m:e>
            <m:r>
              <w:ins w:id="549" w:author="wei ganchao" w:date="2022-01-13T18:16:00Z">
                <w:rPr>
                  <w:rFonts w:ascii="Cambria Math" w:hAnsi="Cambria Math"/>
                </w:rPr>
                <m:t>l</m:t>
              </w:ins>
            </m:r>
          </m:e>
          <m:sub>
            <m:r>
              <w:ins w:id="550" w:author="wei ganchao" w:date="2022-01-13T18:16:00Z">
                <w:rPr>
                  <w:rFonts w:ascii="Cambria Math" w:hAnsi="Cambria Math"/>
                </w:rPr>
                <m:t>2</m:t>
              </w:ins>
            </m:r>
          </m:sub>
        </m:sSub>
        <m:d>
          <m:dPr>
            <m:ctrlPr>
              <w:ins w:id="551" w:author="wei ganchao" w:date="2022-01-13T18:16:00Z">
                <w:rPr>
                  <w:rFonts w:ascii="Cambria Math" w:hAnsi="Cambria Math"/>
                  <w:i/>
                </w:rPr>
              </w:ins>
            </m:ctrlPr>
          </m:dPr>
          <m:e>
            <m:sSub>
              <m:sSubPr>
                <m:ctrlPr>
                  <w:ins w:id="552" w:author="wei ganchao" w:date="2022-01-13T18:16:00Z">
                    <w:rPr>
                      <w:rFonts w:ascii="Cambria Math" w:hAnsi="Cambria Math"/>
                      <w:i/>
                    </w:rPr>
                  </w:ins>
                </m:ctrlPr>
              </m:sSubPr>
              <m:e>
                <m:r>
                  <w:ins w:id="553" w:author="wei ganchao" w:date="2022-01-13T18:16:00Z">
                    <m:rPr>
                      <m:sty m:val="bi"/>
                    </m:rPr>
                    <w:rPr>
                      <w:rFonts w:ascii="Cambria Math" w:hAnsi="Cambria Math"/>
                    </w:rPr>
                    <m:t>Z</m:t>
                  </w:ins>
                </m:r>
              </m:e>
              <m:sub>
                <m:r>
                  <w:ins w:id="554" w:author="wei ganchao" w:date="2022-01-13T18:16:00Z">
                    <w:rPr>
                      <w:rFonts w:ascii="Cambria Math" w:hAnsi="Cambria Math"/>
                    </w:rPr>
                    <m:t>it</m:t>
                  </w:ins>
                </m:r>
              </m:sub>
            </m:sSub>
            <m:sSub>
              <m:sSubPr>
                <m:ctrlPr>
                  <w:ins w:id="555" w:author="wei ganchao" w:date="2022-01-13T18:16:00Z">
                    <w:rPr>
                      <w:rFonts w:ascii="Cambria Math" w:hAnsi="Cambria Math"/>
                      <w:i/>
                    </w:rPr>
                  </w:ins>
                </m:ctrlPr>
              </m:sSubPr>
              <m:e>
                <m:r>
                  <w:ins w:id="556" w:author="wei ganchao" w:date="2022-01-13T18:16:00Z">
                    <m:rPr>
                      <m:sty m:val="bi"/>
                    </m:rPr>
                    <w:rPr>
                      <w:rFonts w:ascii="Cambria Math" w:hAnsi="Cambria Math"/>
                    </w:rPr>
                    <m:t>μ</m:t>
                  </w:ins>
                </m:r>
              </m:e>
              <m:sub>
                <m:r>
                  <w:ins w:id="557" w:author="wei ganchao" w:date="2022-01-13T18:16:00Z">
                    <w:rPr>
                      <w:rFonts w:ascii="Cambria Math" w:hAnsi="Cambria Math"/>
                    </w:rPr>
                    <m:t>t</m:t>
                  </w:ins>
                </m:r>
              </m:sub>
            </m:sSub>
            <m:r>
              <w:ins w:id="558" w:author="wei ganchao" w:date="2022-01-13T18:16:00Z">
                <w:rPr>
                  <w:rFonts w:ascii="Cambria Math" w:hAnsi="Cambria Math"/>
                </w:rPr>
                <m:t>,</m:t>
              </w:ins>
            </m:r>
            <m:sSub>
              <m:sSubPr>
                <m:ctrlPr>
                  <w:ins w:id="559" w:author="wei ganchao" w:date="2022-01-13T18:16:00Z">
                    <w:rPr>
                      <w:rFonts w:ascii="Cambria Math" w:hAnsi="Cambria Math"/>
                      <w:i/>
                    </w:rPr>
                  </w:ins>
                </m:ctrlPr>
              </m:sSubPr>
              <m:e>
                <m:r>
                  <w:ins w:id="560" w:author="wei ganchao" w:date="2022-01-13T18:16:00Z">
                    <m:rPr>
                      <m:sty m:val="bi"/>
                    </m:rPr>
                    <w:rPr>
                      <w:rFonts w:ascii="Cambria Math" w:hAnsi="Cambria Math"/>
                    </w:rPr>
                    <m:t>Z</m:t>
                  </w:ins>
                </m:r>
              </m:e>
              <m:sub>
                <m:r>
                  <w:ins w:id="561" w:author="wei ganchao" w:date="2022-01-13T18:16:00Z">
                    <w:rPr>
                      <w:rFonts w:ascii="Cambria Math" w:hAnsi="Cambria Math"/>
                    </w:rPr>
                    <m:t>it</m:t>
                  </w:ins>
                </m:r>
              </m:sub>
            </m:sSub>
            <m:sSub>
              <m:sSubPr>
                <m:ctrlPr>
                  <w:ins w:id="562" w:author="wei ganchao" w:date="2022-01-13T18:16:00Z">
                    <w:rPr>
                      <w:rFonts w:ascii="Cambria Math" w:hAnsi="Cambria Math"/>
                      <w:i/>
                    </w:rPr>
                  </w:ins>
                </m:ctrlPr>
              </m:sSubPr>
              <m:e>
                <m:r>
                  <w:ins w:id="563" w:author="wei ganchao" w:date="2022-01-13T18:16:00Z">
                    <m:rPr>
                      <m:sty m:val="b"/>
                    </m:rPr>
                    <w:rPr>
                      <w:rFonts w:ascii="Cambria Math" w:hAnsi="Cambria Math"/>
                    </w:rPr>
                    <m:t>Σ</m:t>
                  </w:ins>
                </m:r>
              </m:e>
              <m:sub>
                <m:r>
                  <w:ins w:id="564" w:author="wei ganchao" w:date="2022-01-13T18:16:00Z">
                    <w:rPr>
                      <w:rFonts w:ascii="Cambria Math" w:hAnsi="Cambria Math"/>
                    </w:rPr>
                    <m:t>t</m:t>
                  </w:ins>
                </m:r>
              </m:sub>
            </m:sSub>
            <m:sSubSup>
              <m:sSubSupPr>
                <m:ctrlPr>
                  <w:ins w:id="565" w:author="wei ganchao" w:date="2022-01-13T18:16:00Z">
                    <w:rPr>
                      <w:rFonts w:ascii="Cambria Math" w:hAnsi="Cambria Math"/>
                      <w:i/>
                    </w:rPr>
                  </w:ins>
                </m:ctrlPr>
              </m:sSubSupPr>
              <m:e>
                <m:r>
                  <w:ins w:id="566" w:author="wei ganchao" w:date="2022-01-13T18:16:00Z">
                    <m:rPr>
                      <m:sty m:val="bi"/>
                    </m:rPr>
                    <w:rPr>
                      <w:rFonts w:ascii="Cambria Math" w:hAnsi="Cambria Math"/>
                    </w:rPr>
                    <m:t>Z</m:t>
                  </w:ins>
                </m:r>
                <m:ctrlPr>
                  <w:ins w:id="567" w:author="wei ganchao" w:date="2022-01-13T18:16:00Z">
                    <w:rPr>
                      <w:rFonts w:ascii="Cambria Math" w:hAnsi="Cambria Math"/>
                      <w:b/>
                      <w:bCs/>
                      <w:i/>
                    </w:rPr>
                  </w:ins>
                </m:ctrlPr>
              </m:e>
              <m:sub>
                <m:r>
                  <w:ins w:id="568" w:author="wei ganchao" w:date="2022-01-13T18:16:00Z">
                    <w:rPr>
                      <w:rFonts w:ascii="Cambria Math" w:hAnsi="Cambria Math"/>
                    </w:rPr>
                    <m:t>it</m:t>
                  </w:ins>
                </m:r>
              </m:sub>
              <m:sup>
                <m:r>
                  <w:ins w:id="569" w:author="wei ganchao" w:date="2022-01-13T18:16:00Z">
                    <w:rPr>
                      <w:rFonts w:ascii="Cambria Math" w:hAnsi="Cambria Math"/>
                    </w:rPr>
                    <m:t>'</m:t>
                  </w:ins>
                </m:r>
              </m:sup>
            </m:sSubSup>
          </m:e>
        </m:d>
      </m:oMath>
      <w:ins w:id="570" w:author="wei ganchao" w:date="2022-01-13T18:18:00Z">
        <w:r w:rsidR="00942B5B">
          <w:t xml:space="preserve">. Denote the variance of CMP parameters as </w:t>
        </w:r>
      </w:ins>
      <m:oMath>
        <m:sSub>
          <m:sSubPr>
            <m:ctrlPr>
              <w:ins w:id="571" w:author="wei ganchao" w:date="2022-01-13T18:18:00Z">
                <w:rPr>
                  <w:rFonts w:ascii="Cambria Math" w:hAnsi="Cambria Math"/>
                  <w:b/>
                  <w:i/>
                </w:rPr>
              </w:ins>
            </m:ctrlPr>
          </m:sSubPr>
          <m:e>
            <m:r>
              <w:ins w:id="572" w:author="wei ganchao" w:date="2022-01-13T18:18:00Z">
                <m:rPr>
                  <m:sty m:val="bi"/>
                </m:rPr>
                <w:rPr>
                  <w:rFonts w:ascii="Cambria Math" w:hAnsi="Cambria Math"/>
                </w:rPr>
                <m:t>V</m:t>
              </w:ins>
            </m:r>
          </m:e>
          <m:sub>
            <m:r>
              <w:ins w:id="573" w:author="wei ganchao" w:date="2022-01-13T18:18:00Z">
                <w:rPr>
                  <w:rFonts w:ascii="Cambria Math" w:hAnsi="Cambria Math"/>
                </w:rPr>
                <m:t>it</m:t>
              </w:ins>
            </m:r>
          </m:sub>
        </m:sSub>
      </m:oMath>
      <w:ins w:id="574" w:author="wei ganchao" w:date="2022-01-13T18:18:00Z">
        <w:r w:rsidR="00942B5B">
          <w:rPr>
            <w:bCs/>
          </w:rPr>
          <w:t>.</w:t>
        </w:r>
      </w:ins>
      <w:ins w:id="575" w:author="wei ganchao" w:date="2022-01-13T18:20:00Z">
        <w:r w:rsidR="00942B5B">
          <w:rPr>
            <w:bCs/>
          </w:rPr>
          <w:t xml:space="preserve"> </w:t>
        </w:r>
      </w:ins>
      <w:ins w:id="576" w:author="wei ganchao" w:date="2022-01-13T18:21:00Z">
        <w:r w:rsidRPr="005713EA">
          <w:rPr>
            <w:bCs/>
            <w:color w:val="FF0000"/>
            <w:rPrChange w:id="577" w:author="wei ganchao" w:date="2022-01-13T18:21:00Z">
              <w:rPr>
                <w:bCs/>
              </w:rPr>
            </w:rPrChange>
          </w:rPr>
          <w:t xml:space="preserve">The variance can be easily found in Wiki. If I write it out, I need to define some useless notations. </w:t>
        </w:r>
      </w:ins>
      <m:oMath>
        <m:d>
          <m:dPr>
            <m:ctrlPr>
              <w:ins w:id="578" w:author="wei ganchao" w:date="2022-01-13T18:21:00Z">
                <w:rPr>
                  <w:rFonts w:ascii="Cambria Math" w:hAnsi="Cambria Math"/>
                  <w:i/>
                  <w:color w:val="FF0000"/>
                </w:rPr>
              </w:ins>
            </m:ctrlPr>
          </m:dPr>
          <m:e>
            <m:m>
              <m:mPr>
                <m:mcs>
                  <m:mc>
                    <m:mcPr>
                      <m:count m:val="1"/>
                      <m:mcJc m:val="center"/>
                    </m:mcPr>
                  </m:mc>
                </m:mcs>
                <m:ctrlPr>
                  <w:ins w:id="579" w:author="wei ganchao" w:date="2022-01-13T18:21:00Z">
                    <w:rPr>
                      <w:rFonts w:ascii="Cambria Math" w:hAnsi="Cambria Math"/>
                      <w:i/>
                      <w:color w:val="FF0000"/>
                    </w:rPr>
                  </w:ins>
                </m:ctrlPr>
              </m:mPr>
              <m:mr>
                <m:e>
                  <m:sSub>
                    <m:sSubPr>
                      <m:ctrlPr>
                        <w:ins w:id="580" w:author="wei ganchao" w:date="2022-01-13T18:21:00Z">
                          <w:rPr>
                            <w:rFonts w:ascii="Cambria Math" w:hAnsi="Cambria Math"/>
                            <w:i/>
                            <w:color w:val="FF0000"/>
                          </w:rPr>
                        </w:ins>
                      </m:ctrlPr>
                    </m:sSubPr>
                    <m:e>
                      <m:r>
                        <w:ins w:id="581" w:author="wei ganchao" w:date="2022-01-13T18:21:00Z">
                          <w:rPr>
                            <w:rFonts w:ascii="Cambria Math" w:hAnsi="Cambria Math"/>
                            <w:color w:val="FF0000"/>
                            <w:rPrChange w:id="582" w:author="wei ganchao" w:date="2022-01-13T18:21:00Z">
                              <w:rPr>
                                <w:rFonts w:ascii="Cambria Math" w:hAnsi="Cambria Math"/>
                              </w:rPr>
                            </w:rPrChange>
                          </w:rPr>
                          <m:t>λ</m:t>
                        </w:ins>
                      </m:r>
                    </m:e>
                    <m:sub>
                      <m:r>
                        <w:ins w:id="583" w:author="wei ganchao" w:date="2022-01-13T18:21:00Z">
                          <w:rPr>
                            <w:rFonts w:ascii="Cambria Math" w:hAnsi="Cambria Math"/>
                            <w:color w:val="FF0000"/>
                            <w:rPrChange w:id="584" w:author="wei ganchao" w:date="2022-01-13T18:21:00Z">
                              <w:rPr>
                                <w:rFonts w:ascii="Cambria Math" w:hAnsi="Cambria Math"/>
                              </w:rPr>
                            </w:rPrChange>
                          </w:rPr>
                          <m:t>it</m:t>
                        </w:ins>
                      </m:r>
                    </m:sub>
                  </m:sSub>
                </m:e>
              </m:mr>
              <m:mr>
                <m:e>
                  <m:sSub>
                    <m:sSubPr>
                      <m:ctrlPr>
                        <w:ins w:id="585" w:author="wei ganchao" w:date="2022-01-13T18:21:00Z">
                          <w:rPr>
                            <w:rFonts w:ascii="Cambria Math" w:hAnsi="Cambria Math"/>
                            <w:i/>
                            <w:color w:val="FF0000"/>
                          </w:rPr>
                        </w:ins>
                      </m:ctrlPr>
                    </m:sSubPr>
                    <m:e>
                      <m:r>
                        <w:ins w:id="586" w:author="wei ganchao" w:date="2022-01-13T18:21:00Z">
                          <w:rPr>
                            <w:rFonts w:ascii="Cambria Math" w:hAnsi="Cambria Math"/>
                            <w:color w:val="FF0000"/>
                            <w:rPrChange w:id="587" w:author="wei ganchao" w:date="2022-01-13T18:21:00Z">
                              <w:rPr>
                                <w:rFonts w:ascii="Cambria Math" w:hAnsi="Cambria Math"/>
                              </w:rPr>
                            </w:rPrChange>
                          </w:rPr>
                          <m:t>ν</m:t>
                        </w:ins>
                      </m:r>
                    </m:e>
                    <m:sub>
                      <m:r>
                        <w:ins w:id="588" w:author="wei ganchao" w:date="2022-01-13T18:21:00Z">
                          <w:rPr>
                            <w:rFonts w:ascii="Cambria Math" w:hAnsi="Cambria Math"/>
                            <w:color w:val="FF0000"/>
                            <w:rPrChange w:id="589" w:author="wei ganchao" w:date="2022-01-13T18:21:00Z">
                              <w:rPr>
                                <w:rFonts w:ascii="Cambria Math" w:hAnsi="Cambria Math"/>
                              </w:rPr>
                            </w:rPrChange>
                          </w:rPr>
                          <m:t>it</m:t>
                        </w:ins>
                      </m:r>
                    </m:sub>
                  </m:sSub>
                </m:e>
              </m:mr>
            </m:m>
          </m:e>
        </m:d>
        <m:r>
          <w:ins w:id="590" w:author="wei ganchao" w:date="2022-01-13T18:21:00Z">
            <w:rPr>
              <w:rFonts w:ascii="Cambria Math" w:hAnsi="Cambria Math"/>
              <w:color w:val="FF0000"/>
              <w:rPrChange w:id="591" w:author="wei ganchao" w:date="2022-01-13T18:21:00Z">
                <w:rPr>
                  <w:rFonts w:ascii="Cambria Math" w:hAnsi="Cambria Math"/>
                </w:rPr>
              </w:rPrChange>
            </w:rPr>
            <m:t>∼</m:t>
          </w:ins>
        </m:r>
        <m:r>
          <w:ins w:id="592" w:author="wei ganchao" w:date="2022-01-13T18:16:00Z">
            <w:rPr>
              <w:rFonts w:ascii="Cambria Math" w:hAnsi="Cambria Math"/>
              <w:color w:val="FF0000"/>
              <w:rPrChange w:id="593" w:author="wei ganchao" w:date="2022-01-13T18:21:00Z">
                <w:rPr>
                  <w:rFonts w:ascii="Cambria Math" w:hAnsi="Cambria Math"/>
                </w:rPr>
              </w:rPrChange>
            </w:rPr>
            <m:t>lognormal(</m:t>
          </w:ins>
        </m:r>
        <m:sSup>
          <m:sSupPr>
            <m:ctrlPr>
              <w:ins w:id="594" w:author="wei ganchao" w:date="2022-01-13T18:16:00Z">
                <w:rPr>
                  <w:rFonts w:ascii="Cambria Math" w:hAnsi="Cambria Math"/>
                  <w:b/>
                  <w:bCs/>
                  <w:i/>
                  <w:color w:val="FF0000"/>
                </w:rPr>
              </w:ins>
            </m:ctrlPr>
          </m:sSupPr>
          <m:e>
            <m:r>
              <w:ins w:id="595" w:author="wei ganchao" w:date="2022-01-13T18:16:00Z">
                <m:rPr>
                  <m:sty m:val="bi"/>
                </m:rPr>
                <w:rPr>
                  <w:rFonts w:ascii="Cambria Math" w:hAnsi="Cambria Math"/>
                  <w:color w:val="FF0000"/>
                  <w:rPrChange w:id="596" w:author="wei ganchao" w:date="2022-01-13T18:21:00Z">
                    <w:rPr>
                      <w:rFonts w:ascii="Cambria Math" w:hAnsi="Cambria Math"/>
                    </w:rPr>
                  </w:rPrChange>
                </w:rPr>
                <m:t>a</m:t>
              </w:ins>
            </m:r>
            <m:ctrlPr>
              <w:ins w:id="597" w:author="wei ganchao" w:date="2022-01-13T18:16:00Z">
                <w:rPr>
                  <w:rFonts w:ascii="Cambria Math" w:hAnsi="Cambria Math"/>
                  <w:i/>
                  <w:color w:val="FF0000"/>
                </w:rPr>
              </w:ins>
            </m:ctrlPr>
          </m:e>
          <m:sup>
            <m:r>
              <w:ins w:id="598" w:author="wei ganchao" w:date="2022-01-13T18:16:00Z">
                <w:rPr>
                  <w:rFonts w:ascii="Cambria Math" w:hAnsi="Cambria Math"/>
                  <w:color w:val="FF0000"/>
                  <w:rPrChange w:id="599" w:author="wei ganchao" w:date="2022-01-13T18:21:00Z">
                    <w:rPr>
                      <w:rFonts w:ascii="Cambria Math" w:hAnsi="Cambria Math"/>
                    </w:rPr>
                  </w:rPrChange>
                </w:rPr>
                <m:t>it</m:t>
              </w:ins>
            </m:r>
          </m:sup>
        </m:sSup>
        <m:r>
          <w:ins w:id="600" w:author="wei ganchao" w:date="2022-01-13T18:16:00Z">
            <w:rPr>
              <w:rFonts w:ascii="Cambria Math" w:hAnsi="Cambria Math"/>
              <w:color w:val="FF0000"/>
              <w:rPrChange w:id="601" w:author="wei ganchao" w:date="2022-01-13T18:21:00Z">
                <w:rPr>
                  <w:rFonts w:ascii="Cambria Math" w:hAnsi="Cambria Math"/>
                </w:rPr>
              </w:rPrChange>
            </w:rPr>
            <m:t>,</m:t>
          </w:ins>
        </m:r>
        <m:sSup>
          <m:sSupPr>
            <m:ctrlPr>
              <w:ins w:id="602" w:author="wei ganchao" w:date="2022-01-13T18:16:00Z">
                <w:rPr>
                  <w:rFonts w:ascii="Cambria Math" w:hAnsi="Cambria Math"/>
                  <w:b/>
                  <w:bCs/>
                  <w:i/>
                  <w:color w:val="FF0000"/>
                </w:rPr>
              </w:ins>
            </m:ctrlPr>
          </m:sSupPr>
          <m:e>
            <m:r>
              <w:ins w:id="603" w:author="wei ganchao" w:date="2022-01-13T18:16:00Z">
                <m:rPr>
                  <m:sty m:val="bi"/>
                </m:rPr>
                <w:rPr>
                  <w:rFonts w:ascii="Cambria Math" w:hAnsi="Cambria Math"/>
                  <w:color w:val="FF0000"/>
                  <w:rPrChange w:id="604" w:author="wei ganchao" w:date="2022-01-13T18:21:00Z">
                    <w:rPr>
                      <w:rFonts w:ascii="Cambria Math" w:hAnsi="Cambria Math"/>
                    </w:rPr>
                  </w:rPrChange>
                </w:rPr>
                <m:t>S</m:t>
              </w:ins>
            </m:r>
            <m:ctrlPr>
              <w:ins w:id="605" w:author="wei ganchao" w:date="2022-01-13T18:16:00Z">
                <w:rPr>
                  <w:rFonts w:ascii="Cambria Math" w:hAnsi="Cambria Math"/>
                  <w:i/>
                  <w:color w:val="FF0000"/>
                </w:rPr>
              </w:ins>
            </m:ctrlPr>
          </m:e>
          <m:sup>
            <m:r>
              <w:ins w:id="606" w:author="wei ganchao" w:date="2022-01-13T18:16:00Z">
                <w:rPr>
                  <w:rFonts w:ascii="Cambria Math" w:hAnsi="Cambria Math"/>
                  <w:color w:val="FF0000"/>
                  <w:rPrChange w:id="607" w:author="wei ganchao" w:date="2022-01-13T18:21:00Z">
                    <w:rPr>
                      <w:rFonts w:ascii="Cambria Math" w:hAnsi="Cambria Math"/>
                    </w:rPr>
                  </w:rPrChange>
                </w:rPr>
                <m:t>it</m:t>
              </w:ins>
            </m:r>
          </m:sup>
        </m:sSup>
        <m:r>
          <w:ins w:id="608" w:author="wei ganchao" w:date="2022-01-13T18:16:00Z">
            <w:rPr>
              <w:rFonts w:ascii="Cambria Math" w:hAnsi="Cambria Math"/>
              <w:color w:val="FF0000"/>
              <w:rPrChange w:id="609" w:author="wei ganchao" w:date="2022-01-13T18:21:00Z">
                <w:rPr>
                  <w:rFonts w:ascii="Cambria Math" w:hAnsi="Cambria Math"/>
                </w:rPr>
              </w:rPrChange>
            </w:rPr>
            <m:t>)</m:t>
          </w:ins>
        </m:r>
      </m:oMath>
      <w:ins w:id="610" w:author="wei ganchao" w:date="2022-01-13T18:16:00Z">
        <w:r w:rsidR="00FF27D1" w:rsidRPr="005713EA">
          <w:rPr>
            <w:color w:val="FF0000"/>
            <w:rPrChange w:id="611" w:author="wei ganchao" w:date="2022-01-13T18:21:00Z">
              <w:rPr/>
            </w:rPrChange>
          </w:rPr>
          <w:t xml:space="preserve">. </w:t>
        </w:r>
        <w:r w:rsidR="00FF27D1" w:rsidRPr="005713EA">
          <w:rPr>
            <w:bCs/>
            <w:color w:val="FF0000"/>
            <w:rPrChange w:id="612" w:author="wei ganchao" w:date="2022-01-13T18:21:00Z">
              <w:rPr>
                <w:bCs/>
              </w:rPr>
            </w:rPrChange>
          </w:rPr>
          <w:t xml:space="preserve">and </w:t>
        </w:r>
      </w:ins>
      <m:oMath>
        <m:sSub>
          <m:sSubPr>
            <m:ctrlPr>
              <w:ins w:id="613" w:author="wei ganchao" w:date="2022-01-13T18:16:00Z">
                <w:rPr>
                  <w:rFonts w:ascii="Cambria Math" w:hAnsi="Cambria Math"/>
                  <w:bCs/>
                  <w:i/>
                  <w:color w:val="FF0000"/>
                </w:rPr>
              </w:ins>
            </m:ctrlPr>
          </m:sSubPr>
          <m:e>
            <m:d>
              <m:dPr>
                <m:begChr m:val="["/>
                <m:endChr m:val="]"/>
                <m:ctrlPr>
                  <w:ins w:id="614" w:author="wei ganchao" w:date="2022-01-13T18:16:00Z">
                    <w:rPr>
                      <w:rFonts w:ascii="Cambria Math" w:hAnsi="Cambria Math"/>
                      <w:bCs/>
                      <w:i/>
                      <w:color w:val="FF0000"/>
                    </w:rPr>
                  </w:ins>
                </m:ctrlPr>
              </m:dPr>
              <m:e>
                <m:sSub>
                  <m:sSubPr>
                    <m:ctrlPr>
                      <w:ins w:id="615" w:author="wei ganchao" w:date="2022-01-13T18:16:00Z">
                        <w:rPr>
                          <w:rFonts w:ascii="Cambria Math" w:hAnsi="Cambria Math"/>
                          <w:bCs/>
                          <w:i/>
                          <w:color w:val="FF0000"/>
                        </w:rPr>
                      </w:ins>
                    </m:ctrlPr>
                  </m:sSubPr>
                  <m:e>
                    <m:r>
                      <w:ins w:id="616" w:author="wei ganchao" w:date="2022-01-13T18:16:00Z">
                        <w:rPr>
                          <w:rFonts w:ascii="Cambria Math" w:hAnsi="Cambria Math"/>
                          <w:color w:val="FF0000"/>
                          <w:rPrChange w:id="617" w:author="wei ganchao" w:date="2022-01-13T18:21:00Z">
                            <w:rPr>
                              <w:rFonts w:ascii="Cambria Math" w:hAnsi="Cambria Math"/>
                            </w:rPr>
                          </w:rPrChange>
                        </w:rPr>
                        <m:t>V</m:t>
                      </w:ins>
                    </m:r>
                  </m:e>
                  <m:sub>
                    <m:r>
                      <w:ins w:id="618" w:author="wei ganchao" w:date="2022-01-13T18:16:00Z">
                        <w:rPr>
                          <w:rFonts w:ascii="Cambria Math" w:hAnsi="Cambria Math"/>
                          <w:color w:val="FF0000"/>
                          <w:rPrChange w:id="619" w:author="wei ganchao" w:date="2022-01-13T18:21:00Z">
                            <w:rPr>
                              <w:rFonts w:ascii="Cambria Math" w:hAnsi="Cambria Math"/>
                            </w:rPr>
                          </w:rPrChange>
                        </w:rPr>
                        <m:t>it</m:t>
                      </w:ins>
                    </m:r>
                  </m:sub>
                </m:sSub>
              </m:e>
            </m:d>
          </m:e>
          <m:sub>
            <m:r>
              <w:ins w:id="620" w:author="wei ganchao" w:date="2022-01-13T18:16:00Z">
                <w:rPr>
                  <w:rFonts w:ascii="Cambria Math" w:hAnsi="Cambria Math"/>
                  <w:color w:val="FF0000"/>
                  <w:rPrChange w:id="621" w:author="wei ganchao" w:date="2022-01-13T18:21:00Z">
                    <w:rPr>
                      <w:rFonts w:ascii="Cambria Math" w:hAnsi="Cambria Math"/>
                    </w:rPr>
                  </w:rPrChange>
                </w:rPr>
                <m:t>mn</m:t>
              </w:ins>
            </m:r>
          </m:sub>
        </m:sSub>
        <m:r>
          <w:ins w:id="622" w:author="wei ganchao" w:date="2022-01-13T18:16:00Z">
            <w:rPr>
              <w:rFonts w:ascii="Cambria Math" w:hAnsi="Cambria Math"/>
              <w:color w:val="FF0000"/>
              <w:rPrChange w:id="623" w:author="wei ganchao" w:date="2022-01-13T18:21:00Z">
                <w:rPr>
                  <w:rFonts w:ascii="Cambria Math" w:hAnsi="Cambria Math"/>
                </w:rPr>
              </w:rPrChange>
            </w:rPr>
            <m:t>=</m:t>
          </w:ins>
        </m:r>
        <m:sSup>
          <m:sSupPr>
            <m:ctrlPr>
              <w:ins w:id="624" w:author="wei ganchao" w:date="2022-01-13T18:16:00Z">
                <w:rPr>
                  <w:rFonts w:ascii="Cambria Math" w:hAnsi="Cambria Math"/>
                  <w:bCs/>
                  <w:i/>
                  <w:color w:val="FF0000"/>
                </w:rPr>
              </w:ins>
            </m:ctrlPr>
          </m:sSupPr>
          <m:e>
            <m:r>
              <w:ins w:id="625" w:author="wei ganchao" w:date="2022-01-13T18:16:00Z">
                <w:rPr>
                  <w:rFonts w:ascii="Cambria Math" w:hAnsi="Cambria Math"/>
                  <w:color w:val="FF0000"/>
                  <w:rPrChange w:id="626" w:author="wei ganchao" w:date="2022-01-13T18:21:00Z">
                    <w:rPr>
                      <w:rFonts w:ascii="Cambria Math" w:hAnsi="Cambria Math"/>
                    </w:rPr>
                  </w:rPrChange>
                </w:rPr>
                <m:t>e</m:t>
              </w:ins>
            </m:r>
          </m:e>
          <m:sup>
            <m:sSubSup>
              <m:sSubSupPr>
                <m:ctrlPr>
                  <w:ins w:id="627" w:author="wei ganchao" w:date="2022-01-13T18:16:00Z">
                    <w:rPr>
                      <w:rFonts w:ascii="Cambria Math" w:hAnsi="Cambria Math"/>
                      <w:bCs/>
                      <w:i/>
                      <w:color w:val="FF0000"/>
                    </w:rPr>
                  </w:ins>
                </m:ctrlPr>
              </m:sSubSupPr>
              <m:e>
                <m:r>
                  <w:ins w:id="628" w:author="wei ganchao" w:date="2022-01-13T18:16:00Z">
                    <m:rPr>
                      <m:sty m:val="bi"/>
                    </m:rPr>
                    <w:rPr>
                      <w:rFonts w:ascii="Cambria Math" w:hAnsi="Cambria Math"/>
                      <w:color w:val="FF0000"/>
                      <w:rPrChange w:id="629" w:author="wei ganchao" w:date="2022-01-13T18:21:00Z">
                        <w:rPr>
                          <w:rFonts w:ascii="Cambria Math" w:hAnsi="Cambria Math"/>
                        </w:rPr>
                      </w:rPrChange>
                    </w:rPr>
                    <m:t>a</m:t>
                  </w:ins>
                </m:r>
              </m:e>
              <m:sub>
                <m:r>
                  <w:ins w:id="630" w:author="wei ganchao" w:date="2022-01-13T18:16:00Z">
                    <w:rPr>
                      <w:rFonts w:ascii="Cambria Math" w:hAnsi="Cambria Math"/>
                      <w:color w:val="FF0000"/>
                      <w:rPrChange w:id="631" w:author="wei ganchao" w:date="2022-01-13T18:21:00Z">
                        <w:rPr>
                          <w:rFonts w:ascii="Cambria Math" w:hAnsi="Cambria Math"/>
                        </w:rPr>
                      </w:rPrChange>
                    </w:rPr>
                    <m:t>m</m:t>
                  </w:ins>
                </m:r>
              </m:sub>
              <m:sup>
                <m:r>
                  <w:ins w:id="632" w:author="wei ganchao" w:date="2022-01-13T18:16:00Z">
                    <w:rPr>
                      <w:rFonts w:ascii="Cambria Math" w:hAnsi="Cambria Math"/>
                      <w:color w:val="FF0000"/>
                      <w:rPrChange w:id="633" w:author="wei ganchao" w:date="2022-01-13T18:21:00Z">
                        <w:rPr>
                          <w:rFonts w:ascii="Cambria Math" w:hAnsi="Cambria Math"/>
                        </w:rPr>
                      </w:rPrChange>
                    </w:rPr>
                    <m:t>it</m:t>
                  </w:ins>
                </m:r>
                <m:ctrlPr>
                  <w:ins w:id="634" w:author="wei ganchao" w:date="2022-01-13T18:16:00Z">
                    <w:rPr>
                      <w:rFonts w:ascii="Cambria Math" w:hAnsi="Cambria Math"/>
                      <w:i/>
                      <w:color w:val="FF0000"/>
                    </w:rPr>
                  </w:ins>
                </m:ctrlPr>
              </m:sup>
            </m:sSubSup>
            <m:r>
              <w:ins w:id="635" w:author="wei ganchao" w:date="2022-01-13T18:16:00Z">
                <w:rPr>
                  <w:rFonts w:ascii="Cambria Math" w:hAnsi="Cambria Math"/>
                  <w:color w:val="FF0000"/>
                  <w:rPrChange w:id="636" w:author="wei ganchao" w:date="2022-01-13T18:21:00Z">
                    <w:rPr>
                      <w:rFonts w:ascii="Cambria Math" w:hAnsi="Cambria Math"/>
                    </w:rPr>
                  </w:rPrChange>
                </w:rPr>
                <m:t>+</m:t>
              </w:ins>
            </m:r>
            <m:sSubSup>
              <m:sSubSupPr>
                <m:ctrlPr>
                  <w:ins w:id="637" w:author="wei ganchao" w:date="2022-01-13T18:16:00Z">
                    <w:rPr>
                      <w:rFonts w:ascii="Cambria Math" w:hAnsi="Cambria Math"/>
                      <w:bCs/>
                      <w:i/>
                      <w:color w:val="FF0000"/>
                    </w:rPr>
                  </w:ins>
                </m:ctrlPr>
              </m:sSubSupPr>
              <m:e>
                <m:r>
                  <w:ins w:id="638" w:author="wei ganchao" w:date="2022-01-13T18:16:00Z">
                    <m:rPr>
                      <m:sty m:val="bi"/>
                    </m:rPr>
                    <w:rPr>
                      <w:rFonts w:ascii="Cambria Math" w:hAnsi="Cambria Math"/>
                      <w:color w:val="FF0000"/>
                      <w:rPrChange w:id="639" w:author="wei ganchao" w:date="2022-01-13T18:21:00Z">
                        <w:rPr>
                          <w:rFonts w:ascii="Cambria Math" w:hAnsi="Cambria Math"/>
                        </w:rPr>
                      </w:rPrChange>
                    </w:rPr>
                    <m:t>a</m:t>
                  </w:ins>
                </m:r>
              </m:e>
              <m:sub>
                <m:r>
                  <w:ins w:id="640" w:author="wei ganchao" w:date="2022-01-13T18:16:00Z">
                    <w:rPr>
                      <w:rFonts w:ascii="Cambria Math" w:hAnsi="Cambria Math"/>
                      <w:color w:val="FF0000"/>
                      <w:rPrChange w:id="641" w:author="wei ganchao" w:date="2022-01-13T18:21:00Z">
                        <w:rPr>
                          <w:rFonts w:ascii="Cambria Math" w:hAnsi="Cambria Math"/>
                        </w:rPr>
                      </w:rPrChange>
                    </w:rPr>
                    <m:t>n</m:t>
                  </w:ins>
                </m:r>
              </m:sub>
              <m:sup>
                <m:r>
                  <w:ins w:id="642" w:author="wei ganchao" w:date="2022-01-13T18:16:00Z">
                    <w:rPr>
                      <w:rFonts w:ascii="Cambria Math" w:hAnsi="Cambria Math"/>
                      <w:color w:val="FF0000"/>
                      <w:rPrChange w:id="643" w:author="wei ganchao" w:date="2022-01-13T18:21:00Z">
                        <w:rPr>
                          <w:rFonts w:ascii="Cambria Math" w:hAnsi="Cambria Math"/>
                        </w:rPr>
                      </w:rPrChange>
                    </w:rPr>
                    <m:t>it</m:t>
                  </w:ins>
                </m:r>
                <m:ctrlPr>
                  <w:ins w:id="644" w:author="wei ganchao" w:date="2022-01-13T18:16:00Z">
                    <w:rPr>
                      <w:rFonts w:ascii="Cambria Math" w:hAnsi="Cambria Math"/>
                      <w:i/>
                      <w:color w:val="FF0000"/>
                    </w:rPr>
                  </w:ins>
                </m:ctrlPr>
              </m:sup>
            </m:sSubSup>
            <m:r>
              <w:ins w:id="645" w:author="wei ganchao" w:date="2022-01-13T18:16:00Z">
                <w:rPr>
                  <w:rFonts w:ascii="Cambria Math" w:hAnsi="Cambria Math"/>
                  <w:color w:val="FF0000"/>
                  <w:rPrChange w:id="646" w:author="wei ganchao" w:date="2022-01-13T18:21:00Z">
                    <w:rPr>
                      <w:rFonts w:ascii="Cambria Math" w:hAnsi="Cambria Math"/>
                    </w:rPr>
                  </w:rPrChange>
                </w:rPr>
                <m:t>+</m:t>
              </w:ins>
            </m:r>
            <m:f>
              <m:fPr>
                <m:ctrlPr>
                  <w:ins w:id="647" w:author="wei ganchao" w:date="2022-01-13T18:16:00Z">
                    <w:rPr>
                      <w:rFonts w:ascii="Cambria Math" w:hAnsi="Cambria Math"/>
                      <w:bCs/>
                      <w:i/>
                      <w:color w:val="FF0000"/>
                    </w:rPr>
                  </w:ins>
                </m:ctrlPr>
              </m:fPr>
              <m:num>
                <m:r>
                  <w:ins w:id="648" w:author="wei ganchao" w:date="2022-01-13T18:16:00Z">
                    <w:rPr>
                      <w:rFonts w:ascii="Cambria Math" w:hAnsi="Cambria Math"/>
                      <w:color w:val="FF0000"/>
                      <w:rPrChange w:id="649" w:author="wei ganchao" w:date="2022-01-13T18:21:00Z">
                        <w:rPr>
                          <w:rFonts w:ascii="Cambria Math" w:hAnsi="Cambria Math"/>
                        </w:rPr>
                      </w:rPrChange>
                    </w:rPr>
                    <m:t>1</m:t>
                  </w:ins>
                </m:r>
              </m:num>
              <m:den>
                <m:r>
                  <w:ins w:id="650" w:author="wei ganchao" w:date="2022-01-13T18:16:00Z">
                    <w:rPr>
                      <w:rFonts w:ascii="Cambria Math" w:hAnsi="Cambria Math"/>
                      <w:color w:val="FF0000"/>
                      <w:rPrChange w:id="651" w:author="wei ganchao" w:date="2022-01-13T18:21:00Z">
                        <w:rPr>
                          <w:rFonts w:ascii="Cambria Math" w:hAnsi="Cambria Math"/>
                        </w:rPr>
                      </w:rPrChange>
                    </w:rPr>
                    <m:t>2</m:t>
                  </w:ins>
                </m:r>
              </m:den>
            </m:f>
            <m:d>
              <m:dPr>
                <m:ctrlPr>
                  <w:ins w:id="652" w:author="wei ganchao" w:date="2022-01-13T18:16:00Z">
                    <w:rPr>
                      <w:rFonts w:ascii="Cambria Math" w:hAnsi="Cambria Math"/>
                      <w:bCs/>
                      <w:i/>
                      <w:color w:val="FF0000"/>
                    </w:rPr>
                  </w:ins>
                </m:ctrlPr>
              </m:dPr>
              <m:e>
                <m:sSubSup>
                  <m:sSubSupPr>
                    <m:ctrlPr>
                      <w:ins w:id="653" w:author="wei ganchao" w:date="2022-01-13T18:16:00Z">
                        <w:rPr>
                          <w:rFonts w:ascii="Cambria Math" w:hAnsi="Cambria Math"/>
                          <w:i/>
                          <w:color w:val="FF0000"/>
                        </w:rPr>
                      </w:ins>
                    </m:ctrlPr>
                  </m:sSubSupPr>
                  <m:e>
                    <m:r>
                      <w:ins w:id="654" w:author="wei ganchao" w:date="2022-01-13T18:16:00Z">
                        <m:rPr>
                          <m:sty m:val="bi"/>
                        </m:rPr>
                        <w:rPr>
                          <w:rFonts w:ascii="Cambria Math" w:hAnsi="Cambria Math"/>
                          <w:color w:val="FF0000"/>
                          <w:rPrChange w:id="655" w:author="wei ganchao" w:date="2022-01-13T18:21:00Z">
                            <w:rPr>
                              <w:rFonts w:ascii="Cambria Math" w:hAnsi="Cambria Math"/>
                            </w:rPr>
                          </w:rPrChange>
                        </w:rPr>
                        <m:t>S</m:t>
                      </w:ins>
                    </m:r>
                    <m:ctrlPr>
                      <w:ins w:id="656" w:author="wei ganchao" w:date="2022-01-13T18:16:00Z">
                        <w:rPr>
                          <w:rFonts w:ascii="Cambria Math" w:hAnsi="Cambria Math"/>
                          <w:b/>
                          <w:bCs/>
                          <w:i/>
                          <w:color w:val="FF0000"/>
                        </w:rPr>
                      </w:ins>
                    </m:ctrlPr>
                  </m:e>
                  <m:sub>
                    <m:r>
                      <w:ins w:id="657" w:author="wei ganchao" w:date="2022-01-13T18:16:00Z">
                        <w:rPr>
                          <w:rFonts w:ascii="Cambria Math" w:hAnsi="Cambria Math"/>
                          <w:color w:val="FF0000"/>
                          <w:rPrChange w:id="658" w:author="wei ganchao" w:date="2022-01-13T18:21:00Z">
                            <w:rPr>
                              <w:rFonts w:ascii="Cambria Math" w:hAnsi="Cambria Math"/>
                            </w:rPr>
                          </w:rPrChange>
                        </w:rPr>
                        <m:t>mm</m:t>
                      </w:ins>
                    </m:r>
                  </m:sub>
                  <m:sup>
                    <m:r>
                      <w:ins w:id="659" w:author="wei ganchao" w:date="2022-01-13T18:16:00Z">
                        <w:rPr>
                          <w:rFonts w:ascii="Cambria Math" w:hAnsi="Cambria Math"/>
                          <w:color w:val="FF0000"/>
                          <w:rPrChange w:id="660" w:author="wei ganchao" w:date="2022-01-13T18:21:00Z">
                            <w:rPr>
                              <w:rFonts w:ascii="Cambria Math" w:hAnsi="Cambria Math"/>
                            </w:rPr>
                          </w:rPrChange>
                        </w:rPr>
                        <m:t>it</m:t>
                      </w:ins>
                    </m:r>
                  </m:sup>
                </m:sSubSup>
                <m:r>
                  <w:ins w:id="661" w:author="wei ganchao" w:date="2022-01-13T18:16:00Z">
                    <w:rPr>
                      <w:rFonts w:ascii="Cambria Math" w:hAnsi="Cambria Math"/>
                      <w:color w:val="FF0000"/>
                      <w:rPrChange w:id="662" w:author="wei ganchao" w:date="2022-01-13T18:21:00Z">
                        <w:rPr>
                          <w:rFonts w:ascii="Cambria Math" w:hAnsi="Cambria Math"/>
                        </w:rPr>
                      </w:rPrChange>
                    </w:rPr>
                    <m:t>+</m:t>
                  </w:ins>
                </m:r>
                <m:sSubSup>
                  <m:sSubSupPr>
                    <m:ctrlPr>
                      <w:ins w:id="663" w:author="wei ganchao" w:date="2022-01-13T18:16:00Z">
                        <w:rPr>
                          <w:rFonts w:ascii="Cambria Math" w:hAnsi="Cambria Math"/>
                          <w:i/>
                          <w:color w:val="FF0000"/>
                        </w:rPr>
                      </w:ins>
                    </m:ctrlPr>
                  </m:sSubSupPr>
                  <m:e>
                    <m:r>
                      <w:ins w:id="664" w:author="wei ganchao" w:date="2022-01-13T18:16:00Z">
                        <m:rPr>
                          <m:sty m:val="bi"/>
                        </m:rPr>
                        <w:rPr>
                          <w:rFonts w:ascii="Cambria Math" w:hAnsi="Cambria Math"/>
                          <w:color w:val="FF0000"/>
                          <w:rPrChange w:id="665" w:author="wei ganchao" w:date="2022-01-13T18:21:00Z">
                            <w:rPr>
                              <w:rFonts w:ascii="Cambria Math" w:hAnsi="Cambria Math"/>
                            </w:rPr>
                          </w:rPrChange>
                        </w:rPr>
                        <m:t>S</m:t>
                      </w:ins>
                    </m:r>
                    <m:ctrlPr>
                      <w:ins w:id="666" w:author="wei ganchao" w:date="2022-01-13T18:16:00Z">
                        <w:rPr>
                          <w:rFonts w:ascii="Cambria Math" w:hAnsi="Cambria Math"/>
                          <w:b/>
                          <w:bCs/>
                          <w:i/>
                          <w:color w:val="FF0000"/>
                        </w:rPr>
                      </w:ins>
                    </m:ctrlPr>
                  </m:e>
                  <m:sub>
                    <m:r>
                      <w:ins w:id="667" w:author="wei ganchao" w:date="2022-01-13T18:16:00Z">
                        <w:rPr>
                          <w:rFonts w:ascii="Cambria Math" w:hAnsi="Cambria Math"/>
                          <w:color w:val="FF0000"/>
                          <w:rPrChange w:id="668" w:author="wei ganchao" w:date="2022-01-13T18:21:00Z">
                            <w:rPr>
                              <w:rFonts w:ascii="Cambria Math" w:hAnsi="Cambria Math"/>
                            </w:rPr>
                          </w:rPrChange>
                        </w:rPr>
                        <m:t>nn</m:t>
                      </w:ins>
                    </m:r>
                  </m:sub>
                  <m:sup>
                    <m:r>
                      <w:ins w:id="669" w:author="wei ganchao" w:date="2022-01-13T18:16:00Z">
                        <w:rPr>
                          <w:rFonts w:ascii="Cambria Math" w:hAnsi="Cambria Math"/>
                          <w:color w:val="FF0000"/>
                          <w:rPrChange w:id="670" w:author="wei ganchao" w:date="2022-01-13T18:21:00Z">
                            <w:rPr>
                              <w:rFonts w:ascii="Cambria Math" w:hAnsi="Cambria Math"/>
                            </w:rPr>
                          </w:rPrChange>
                        </w:rPr>
                        <m:t>it</m:t>
                      </w:ins>
                    </m:r>
                  </m:sup>
                </m:sSubSup>
              </m:e>
            </m:d>
          </m:sup>
        </m:sSup>
        <m:d>
          <m:dPr>
            <m:ctrlPr>
              <w:ins w:id="671" w:author="wei ganchao" w:date="2022-01-13T18:16:00Z">
                <w:rPr>
                  <w:rFonts w:ascii="Cambria Math" w:hAnsi="Cambria Math"/>
                  <w:bCs/>
                  <w:i/>
                  <w:color w:val="FF0000"/>
                </w:rPr>
              </w:ins>
            </m:ctrlPr>
          </m:dPr>
          <m:e>
            <m:sSup>
              <m:sSupPr>
                <m:ctrlPr>
                  <w:ins w:id="672" w:author="wei ganchao" w:date="2022-01-13T18:16:00Z">
                    <w:rPr>
                      <w:rFonts w:ascii="Cambria Math" w:hAnsi="Cambria Math"/>
                      <w:bCs/>
                      <w:i/>
                      <w:color w:val="FF0000"/>
                    </w:rPr>
                  </w:ins>
                </m:ctrlPr>
              </m:sSupPr>
              <m:e>
                <m:r>
                  <w:ins w:id="673" w:author="wei ganchao" w:date="2022-01-13T18:16:00Z">
                    <w:rPr>
                      <w:rFonts w:ascii="Cambria Math" w:hAnsi="Cambria Math"/>
                      <w:color w:val="FF0000"/>
                      <w:rPrChange w:id="674" w:author="wei ganchao" w:date="2022-01-13T18:21:00Z">
                        <w:rPr>
                          <w:rFonts w:ascii="Cambria Math" w:hAnsi="Cambria Math"/>
                        </w:rPr>
                      </w:rPrChange>
                    </w:rPr>
                    <m:t>e</m:t>
                  </w:ins>
                </m:r>
              </m:e>
              <m:sup>
                <m:sSubSup>
                  <m:sSubSupPr>
                    <m:ctrlPr>
                      <w:ins w:id="675" w:author="wei ganchao" w:date="2022-01-13T18:16:00Z">
                        <w:rPr>
                          <w:rFonts w:ascii="Cambria Math" w:hAnsi="Cambria Math"/>
                          <w:b/>
                          <w:bCs/>
                          <w:i/>
                          <w:color w:val="FF0000"/>
                        </w:rPr>
                      </w:ins>
                    </m:ctrlPr>
                  </m:sSubSupPr>
                  <m:e>
                    <m:r>
                      <w:ins w:id="676" w:author="wei ganchao" w:date="2022-01-13T18:16:00Z">
                        <m:rPr>
                          <m:sty m:val="bi"/>
                        </m:rPr>
                        <w:rPr>
                          <w:rFonts w:ascii="Cambria Math" w:hAnsi="Cambria Math"/>
                          <w:color w:val="FF0000"/>
                          <w:rPrChange w:id="677" w:author="wei ganchao" w:date="2022-01-13T18:21:00Z">
                            <w:rPr>
                              <w:rFonts w:ascii="Cambria Math" w:hAnsi="Cambria Math"/>
                            </w:rPr>
                          </w:rPrChange>
                        </w:rPr>
                        <m:t>S</m:t>
                      </w:ins>
                    </m:r>
                  </m:e>
                  <m:sub>
                    <m:r>
                      <w:ins w:id="678" w:author="wei ganchao" w:date="2022-01-13T18:16:00Z">
                        <w:rPr>
                          <w:rFonts w:ascii="Cambria Math" w:hAnsi="Cambria Math"/>
                          <w:color w:val="FF0000"/>
                          <w:rPrChange w:id="679" w:author="wei ganchao" w:date="2022-01-13T18:21:00Z">
                            <w:rPr>
                              <w:rFonts w:ascii="Cambria Math" w:hAnsi="Cambria Math"/>
                            </w:rPr>
                          </w:rPrChange>
                        </w:rPr>
                        <m:t>mn</m:t>
                      </w:ins>
                    </m:r>
                  </m:sub>
                  <m:sup>
                    <m:r>
                      <w:ins w:id="680" w:author="wei ganchao" w:date="2022-01-13T18:16:00Z">
                        <w:rPr>
                          <w:rFonts w:ascii="Cambria Math" w:hAnsi="Cambria Math"/>
                          <w:color w:val="FF0000"/>
                          <w:rPrChange w:id="681" w:author="wei ganchao" w:date="2022-01-13T18:21:00Z">
                            <w:rPr>
                              <w:rFonts w:ascii="Cambria Math" w:hAnsi="Cambria Math"/>
                            </w:rPr>
                          </w:rPrChange>
                        </w:rPr>
                        <m:t>it</m:t>
                      </w:ins>
                    </m:r>
                    <m:ctrlPr>
                      <w:ins w:id="682" w:author="wei ganchao" w:date="2022-01-13T18:16:00Z">
                        <w:rPr>
                          <w:rFonts w:ascii="Cambria Math" w:hAnsi="Cambria Math"/>
                          <w:i/>
                          <w:color w:val="FF0000"/>
                        </w:rPr>
                      </w:ins>
                    </m:ctrlPr>
                  </m:sup>
                </m:sSubSup>
              </m:sup>
            </m:sSup>
            <m:r>
              <w:ins w:id="683" w:author="wei ganchao" w:date="2022-01-13T18:16:00Z">
                <w:rPr>
                  <w:rFonts w:ascii="Cambria Math" w:hAnsi="Cambria Math"/>
                  <w:color w:val="FF0000"/>
                  <w:rPrChange w:id="684" w:author="wei ganchao" w:date="2022-01-13T18:21:00Z">
                    <w:rPr>
                      <w:rFonts w:ascii="Cambria Math" w:hAnsi="Cambria Math"/>
                    </w:rPr>
                  </w:rPrChange>
                </w:rPr>
                <m:t>-1</m:t>
              </w:ins>
            </m:r>
          </m:e>
        </m:d>
      </m:oMath>
      <w:ins w:id="685" w:author="wei ganchao" w:date="2022-01-13T18:16:00Z">
        <w:r w:rsidR="00FF27D1" w:rsidRPr="005713EA">
          <w:rPr>
            <w:bCs/>
            <w:color w:val="FF0000"/>
            <w:rPrChange w:id="686" w:author="wei ganchao" w:date="2022-01-13T18:21:00Z">
              <w:rPr>
                <w:bCs/>
              </w:rPr>
            </w:rPrChange>
          </w:rPr>
          <w:t>.</w:t>
        </w:r>
      </w:ins>
    </w:p>
    <w:p w14:paraId="143026B7" w14:textId="77777777" w:rsidR="00FF27D1" w:rsidRPr="00C45B17" w:rsidRDefault="00FF27D1" w:rsidP="00FF27D1">
      <w:pPr>
        <w:rPr>
          <w:ins w:id="687" w:author="wei ganchao" w:date="2022-01-13T18:16:00Z"/>
          <w:bCs/>
        </w:rPr>
      </w:pPr>
    </w:p>
    <w:p w14:paraId="1649F23B" w14:textId="77777777" w:rsidR="00FF27D1" w:rsidRDefault="00FF27D1" w:rsidP="00FF27D1">
      <w:pPr>
        <w:rPr>
          <w:ins w:id="688" w:author="wei ganchao" w:date="2022-01-13T18:16:00Z"/>
        </w:rPr>
      </w:pPr>
      <w:ins w:id="689" w:author="wei ganchao" w:date="2022-01-13T18:16:00Z">
        <w:r>
          <w:t xml:space="preserve">The conditional mean firing rate is </w:t>
        </w:r>
      </w:ins>
      <m:oMath>
        <m:sSub>
          <m:sSubPr>
            <m:ctrlPr>
              <w:ins w:id="690" w:author="wei ganchao" w:date="2022-01-13T18:16:00Z">
                <w:rPr>
                  <w:rFonts w:ascii="Cambria Math" w:hAnsi="Cambria Math"/>
                  <w:i/>
                </w:rPr>
              </w:ins>
            </m:ctrlPr>
          </m:sSubPr>
          <m:e>
            <m:r>
              <w:ins w:id="691" w:author="wei ganchao" w:date="2022-01-13T18:16:00Z">
                <w:rPr>
                  <w:rFonts w:ascii="Cambria Math" w:hAnsi="Cambria Math"/>
                </w:rPr>
                <m:t>δ</m:t>
              </w:ins>
            </m:r>
          </m:e>
          <m:sub>
            <m:r>
              <w:ins w:id="692" w:author="wei ganchao" w:date="2022-01-13T18:16:00Z">
                <w:rPr>
                  <w:rFonts w:ascii="Cambria Math" w:hAnsi="Cambria Math"/>
                </w:rPr>
                <m:t>it</m:t>
              </w:ins>
            </m:r>
          </m:sub>
        </m:sSub>
        <m:r>
          <w:ins w:id="693" w:author="wei ganchao" w:date="2022-01-13T18:16:00Z">
            <w:rPr>
              <w:rFonts w:ascii="Cambria Math" w:hAnsi="Cambria Math"/>
            </w:rPr>
            <m:t>=E</m:t>
          </w:ins>
        </m:r>
        <m:d>
          <m:dPr>
            <m:ctrlPr>
              <w:ins w:id="694" w:author="wei ganchao" w:date="2022-01-13T18:16:00Z">
                <w:rPr>
                  <w:rFonts w:ascii="Cambria Math" w:hAnsi="Cambria Math"/>
                  <w:i/>
                </w:rPr>
              </w:ins>
            </m:ctrlPr>
          </m:dPr>
          <m:e>
            <m:sSub>
              <m:sSubPr>
                <m:ctrlPr>
                  <w:ins w:id="695" w:author="wei ganchao" w:date="2022-01-13T18:16:00Z">
                    <w:rPr>
                      <w:rFonts w:ascii="Cambria Math" w:hAnsi="Cambria Math"/>
                      <w:i/>
                    </w:rPr>
                  </w:ins>
                </m:ctrlPr>
              </m:sSubPr>
              <m:e>
                <m:r>
                  <w:ins w:id="696" w:author="wei ganchao" w:date="2022-01-13T18:16:00Z">
                    <w:rPr>
                      <w:rFonts w:ascii="Cambria Math" w:hAnsi="Cambria Math"/>
                    </w:rPr>
                    <m:t>Y</m:t>
                  </w:ins>
                </m:r>
              </m:e>
              <m:sub>
                <m:r>
                  <w:ins w:id="697" w:author="wei ganchao" w:date="2022-01-13T18:16:00Z">
                    <w:rPr>
                      <w:rFonts w:ascii="Cambria Math" w:hAnsi="Cambria Math"/>
                    </w:rPr>
                    <m:t>it</m:t>
                  </w:ins>
                </m:r>
              </m:sub>
            </m:sSub>
          </m:e>
        </m:d>
      </m:oMath>
      <w:ins w:id="698" w:author="wei ganchao" w:date="2022-01-13T18:16:00Z">
        <w:r>
          <w:t>, whose variance can be calculated by the Delta method:</w:t>
        </w:r>
      </w:ins>
    </w:p>
    <w:p w14:paraId="2DDE7A4E" w14:textId="77777777" w:rsidR="00FF27D1" w:rsidRPr="00714ABC" w:rsidRDefault="00A471E3" w:rsidP="00FF27D1">
      <w:pPr>
        <w:rPr>
          <w:ins w:id="699" w:author="wei ganchao" w:date="2022-01-13T18:16:00Z"/>
        </w:rPr>
      </w:pPr>
      <m:oMathPara>
        <m:oMath>
          <m:acc>
            <m:accPr>
              <m:ctrlPr>
                <w:ins w:id="700" w:author="wei ganchao" w:date="2022-01-13T18:16:00Z">
                  <w:rPr>
                    <w:rFonts w:ascii="Cambria Math" w:hAnsi="Cambria Math"/>
                    <w:i/>
                  </w:rPr>
                </w:ins>
              </m:ctrlPr>
            </m:accPr>
            <m:e>
              <m:r>
                <w:ins w:id="701" w:author="wei ganchao" w:date="2022-01-13T18:16:00Z">
                  <w:rPr>
                    <w:rFonts w:ascii="Cambria Math" w:hAnsi="Cambria Math"/>
                  </w:rPr>
                  <m:t>Var</m:t>
                </w:ins>
              </m:r>
            </m:e>
          </m:acc>
          <m:d>
            <m:dPr>
              <m:ctrlPr>
                <w:ins w:id="702" w:author="wei ganchao" w:date="2022-01-13T18:16:00Z">
                  <w:rPr>
                    <w:rFonts w:ascii="Cambria Math" w:hAnsi="Cambria Math"/>
                    <w:i/>
                  </w:rPr>
                </w:ins>
              </m:ctrlPr>
            </m:dPr>
            <m:e>
              <m:sSub>
                <m:sSubPr>
                  <m:ctrlPr>
                    <w:ins w:id="703" w:author="wei ganchao" w:date="2022-01-13T18:16:00Z">
                      <w:rPr>
                        <w:rFonts w:ascii="Cambria Math" w:hAnsi="Cambria Math"/>
                        <w:i/>
                      </w:rPr>
                    </w:ins>
                  </m:ctrlPr>
                </m:sSubPr>
                <m:e>
                  <m:r>
                    <w:ins w:id="704" w:author="wei ganchao" w:date="2022-01-13T18:16:00Z">
                      <w:rPr>
                        <w:rFonts w:ascii="Cambria Math" w:hAnsi="Cambria Math"/>
                      </w:rPr>
                      <m:t>δ</m:t>
                    </w:ins>
                  </m:r>
                </m:e>
                <m:sub>
                  <m:r>
                    <w:ins w:id="705" w:author="wei ganchao" w:date="2022-01-13T18:16:00Z">
                      <w:rPr>
                        <w:rFonts w:ascii="Cambria Math" w:hAnsi="Cambria Math"/>
                      </w:rPr>
                      <m:t>it</m:t>
                    </w:ins>
                  </m:r>
                </m:sub>
              </m:sSub>
            </m:e>
          </m:d>
          <m:r>
            <w:ins w:id="706" w:author="wei ganchao" w:date="2022-01-13T18:16:00Z">
              <w:rPr>
                <w:rFonts w:ascii="Cambria Math" w:hAnsi="Cambria Math"/>
              </w:rPr>
              <m:t>=</m:t>
            </w:ins>
          </m:r>
          <m:d>
            <m:dPr>
              <m:ctrlPr>
                <w:ins w:id="707" w:author="wei ganchao" w:date="2022-01-13T18:16:00Z">
                  <w:rPr>
                    <w:rFonts w:ascii="Cambria Math" w:hAnsi="Cambria Math"/>
                    <w:i/>
                  </w:rPr>
                </w:ins>
              </m:ctrlPr>
            </m:dPr>
            <m:e>
              <m:m>
                <m:mPr>
                  <m:mcs>
                    <m:mc>
                      <m:mcPr>
                        <m:count m:val="2"/>
                        <m:mcJc m:val="center"/>
                      </m:mcPr>
                    </m:mc>
                  </m:mcs>
                  <m:ctrlPr>
                    <w:ins w:id="708" w:author="wei ganchao" w:date="2022-01-13T18:16:00Z">
                      <w:rPr>
                        <w:rFonts w:ascii="Cambria Math" w:hAnsi="Cambria Math"/>
                        <w:i/>
                      </w:rPr>
                    </w:ins>
                  </m:ctrlPr>
                </m:mPr>
                <m:mr>
                  <m:e>
                    <m:f>
                      <m:fPr>
                        <m:ctrlPr>
                          <w:ins w:id="709" w:author="wei ganchao" w:date="2022-01-13T18:16:00Z">
                            <w:rPr>
                              <w:rFonts w:ascii="Cambria Math" w:hAnsi="Cambria Math"/>
                              <w:i/>
                            </w:rPr>
                          </w:ins>
                        </m:ctrlPr>
                      </m:fPr>
                      <m:num>
                        <m:r>
                          <w:ins w:id="710" w:author="wei ganchao" w:date="2022-01-13T18:16:00Z">
                            <w:rPr>
                              <w:rFonts w:ascii="Cambria Math" w:hAnsi="Cambria Math"/>
                            </w:rPr>
                            <m:t>∂</m:t>
                          </w:ins>
                        </m:r>
                        <m:sSub>
                          <m:sSubPr>
                            <m:ctrlPr>
                              <w:ins w:id="711" w:author="wei ganchao" w:date="2022-01-13T18:16:00Z">
                                <w:rPr>
                                  <w:rFonts w:ascii="Cambria Math" w:hAnsi="Cambria Math"/>
                                  <w:i/>
                                </w:rPr>
                              </w:ins>
                            </m:ctrlPr>
                          </m:sSubPr>
                          <m:e>
                            <m:r>
                              <w:ins w:id="712" w:author="wei ganchao" w:date="2022-01-13T18:16:00Z">
                                <w:rPr>
                                  <w:rFonts w:ascii="Cambria Math" w:hAnsi="Cambria Math"/>
                                </w:rPr>
                                <m:t>δ</m:t>
                              </w:ins>
                            </m:r>
                          </m:e>
                          <m:sub>
                            <m:r>
                              <w:ins w:id="713" w:author="wei ganchao" w:date="2022-01-13T18:16:00Z">
                                <w:rPr>
                                  <w:rFonts w:ascii="Cambria Math" w:hAnsi="Cambria Math"/>
                                </w:rPr>
                                <m:t>it</m:t>
                              </w:ins>
                            </m:r>
                          </m:sub>
                        </m:sSub>
                      </m:num>
                      <m:den>
                        <m:r>
                          <w:ins w:id="714" w:author="wei ganchao" w:date="2022-01-13T18:16:00Z">
                            <w:rPr>
                              <w:rFonts w:ascii="Cambria Math" w:hAnsi="Cambria Math"/>
                            </w:rPr>
                            <m:t>∂</m:t>
                          </w:ins>
                        </m:r>
                        <m:sSub>
                          <m:sSubPr>
                            <m:ctrlPr>
                              <w:ins w:id="715" w:author="wei ganchao" w:date="2022-01-13T18:16:00Z">
                                <w:rPr>
                                  <w:rFonts w:ascii="Cambria Math" w:hAnsi="Cambria Math"/>
                                  <w:i/>
                                </w:rPr>
                              </w:ins>
                            </m:ctrlPr>
                          </m:sSubPr>
                          <m:e>
                            <m:r>
                              <w:ins w:id="716" w:author="wei ganchao" w:date="2022-01-13T18:16:00Z">
                                <w:rPr>
                                  <w:rFonts w:ascii="Cambria Math" w:hAnsi="Cambria Math"/>
                                </w:rPr>
                                <m:t>λ</m:t>
                              </w:ins>
                            </m:r>
                          </m:e>
                          <m:sub>
                            <m:r>
                              <w:ins w:id="717" w:author="wei ganchao" w:date="2022-01-13T18:16:00Z">
                                <w:rPr>
                                  <w:rFonts w:ascii="Cambria Math" w:hAnsi="Cambria Math"/>
                                </w:rPr>
                                <m:t>it</m:t>
                              </w:ins>
                            </m:r>
                          </m:sub>
                        </m:sSub>
                      </m:den>
                    </m:f>
                  </m:e>
                  <m:e>
                    <m:f>
                      <m:fPr>
                        <m:ctrlPr>
                          <w:ins w:id="718" w:author="wei ganchao" w:date="2022-01-13T18:16:00Z">
                            <w:rPr>
                              <w:rFonts w:ascii="Cambria Math" w:hAnsi="Cambria Math"/>
                              <w:i/>
                            </w:rPr>
                          </w:ins>
                        </m:ctrlPr>
                      </m:fPr>
                      <m:num>
                        <m:r>
                          <w:ins w:id="719" w:author="wei ganchao" w:date="2022-01-13T18:16:00Z">
                            <w:rPr>
                              <w:rFonts w:ascii="Cambria Math" w:hAnsi="Cambria Math"/>
                            </w:rPr>
                            <m:t>∂</m:t>
                          </w:ins>
                        </m:r>
                        <m:sSub>
                          <m:sSubPr>
                            <m:ctrlPr>
                              <w:ins w:id="720" w:author="wei ganchao" w:date="2022-01-13T18:16:00Z">
                                <w:rPr>
                                  <w:rFonts w:ascii="Cambria Math" w:hAnsi="Cambria Math"/>
                                  <w:i/>
                                </w:rPr>
                              </w:ins>
                            </m:ctrlPr>
                          </m:sSubPr>
                          <m:e>
                            <m:r>
                              <w:ins w:id="721" w:author="wei ganchao" w:date="2022-01-13T18:16:00Z">
                                <w:rPr>
                                  <w:rFonts w:ascii="Cambria Math" w:hAnsi="Cambria Math"/>
                                </w:rPr>
                                <m:t>δ</m:t>
                              </w:ins>
                            </m:r>
                          </m:e>
                          <m:sub>
                            <m:r>
                              <w:ins w:id="722" w:author="wei ganchao" w:date="2022-01-13T18:16:00Z">
                                <w:rPr>
                                  <w:rFonts w:ascii="Cambria Math" w:hAnsi="Cambria Math"/>
                                </w:rPr>
                                <m:t>it</m:t>
                              </w:ins>
                            </m:r>
                          </m:sub>
                        </m:sSub>
                      </m:num>
                      <m:den>
                        <m:r>
                          <w:ins w:id="723" w:author="wei ganchao" w:date="2022-01-13T18:16:00Z">
                            <w:rPr>
                              <w:rFonts w:ascii="Cambria Math" w:hAnsi="Cambria Math"/>
                            </w:rPr>
                            <m:t>∂</m:t>
                          </w:ins>
                        </m:r>
                        <m:sSub>
                          <m:sSubPr>
                            <m:ctrlPr>
                              <w:ins w:id="724" w:author="wei ganchao" w:date="2022-01-13T18:16:00Z">
                                <w:rPr>
                                  <w:rFonts w:ascii="Cambria Math" w:hAnsi="Cambria Math"/>
                                  <w:i/>
                                </w:rPr>
                              </w:ins>
                            </m:ctrlPr>
                          </m:sSubPr>
                          <m:e>
                            <m:r>
                              <w:ins w:id="725" w:author="wei ganchao" w:date="2022-01-13T18:16:00Z">
                                <w:rPr>
                                  <w:rFonts w:ascii="Cambria Math" w:hAnsi="Cambria Math"/>
                                </w:rPr>
                                <m:t>ν</m:t>
                              </w:ins>
                            </m:r>
                          </m:e>
                          <m:sub>
                            <m:r>
                              <w:ins w:id="726" w:author="wei ganchao" w:date="2022-01-13T18:16:00Z">
                                <w:rPr>
                                  <w:rFonts w:ascii="Cambria Math" w:hAnsi="Cambria Math"/>
                                </w:rPr>
                                <m:t>it</m:t>
                              </w:ins>
                            </m:r>
                          </m:sub>
                        </m:sSub>
                      </m:den>
                    </m:f>
                  </m:e>
                </m:mr>
              </m:m>
            </m:e>
          </m:d>
          <m:sSub>
            <m:sSubPr>
              <m:ctrlPr>
                <w:ins w:id="727" w:author="wei ganchao" w:date="2022-01-13T18:16:00Z">
                  <w:rPr>
                    <w:rFonts w:ascii="Cambria Math" w:hAnsi="Cambria Math"/>
                    <w:bCs/>
                    <w:i/>
                  </w:rPr>
                </w:ins>
              </m:ctrlPr>
            </m:sSubPr>
            <m:e>
              <m:r>
                <w:ins w:id="728" w:author="wei ganchao" w:date="2022-01-13T18:16:00Z">
                  <m:rPr>
                    <m:sty m:val="bi"/>
                  </m:rPr>
                  <w:rPr>
                    <w:rFonts w:ascii="Cambria Math" w:hAnsi="Cambria Math"/>
                  </w:rPr>
                  <m:t>V</m:t>
                </w:ins>
              </m:r>
              <m:ctrlPr>
                <w:ins w:id="729" w:author="wei ganchao" w:date="2022-01-13T18:16:00Z">
                  <w:rPr>
                    <w:rFonts w:ascii="Cambria Math" w:hAnsi="Cambria Math"/>
                    <w:b/>
                    <w:i/>
                  </w:rPr>
                </w:ins>
              </m:ctrlPr>
            </m:e>
            <m:sub>
              <m:r>
                <w:ins w:id="730" w:author="wei ganchao" w:date="2022-01-13T18:16:00Z">
                  <w:rPr>
                    <w:rFonts w:ascii="Cambria Math" w:hAnsi="Cambria Math"/>
                  </w:rPr>
                  <m:t>it</m:t>
                </w:ins>
              </m:r>
            </m:sub>
          </m:sSub>
          <m:d>
            <m:dPr>
              <m:ctrlPr>
                <w:ins w:id="731" w:author="wei ganchao" w:date="2022-01-13T18:16:00Z">
                  <w:rPr>
                    <w:rFonts w:ascii="Cambria Math" w:hAnsi="Cambria Math"/>
                    <w:i/>
                  </w:rPr>
                </w:ins>
              </m:ctrlPr>
            </m:dPr>
            <m:e>
              <m:m>
                <m:mPr>
                  <m:mcs>
                    <m:mc>
                      <m:mcPr>
                        <m:count m:val="1"/>
                        <m:mcJc m:val="center"/>
                      </m:mcPr>
                    </m:mc>
                  </m:mcs>
                  <m:ctrlPr>
                    <w:ins w:id="732" w:author="wei ganchao" w:date="2022-01-13T18:16:00Z">
                      <w:rPr>
                        <w:rFonts w:ascii="Cambria Math" w:hAnsi="Cambria Math"/>
                        <w:i/>
                      </w:rPr>
                    </w:ins>
                  </m:ctrlPr>
                </m:mPr>
                <m:mr>
                  <m:e>
                    <m:f>
                      <m:fPr>
                        <m:ctrlPr>
                          <w:ins w:id="733" w:author="wei ganchao" w:date="2022-01-13T18:16:00Z">
                            <w:rPr>
                              <w:rFonts w:ascii="Cambria Math" w:hAnsi="Cambria Math"/>
                              <w:i/>
                            </w:rPr>
                          </w:ins>
                        </m:ctrlPr>
                      </m:fPr>
                      <m:num>
                        <m:r>
                          <w:ins w:id="734" w:author="wei ganchao" w:date="2022-01-13T18:16:00Z">
                            <w:rPr>
                              <w:rFonts w:ascii="Cambria Math" w:hAnsi="Cambria Math"/>
                            </w:rPr>
                            <m:t>∂</m:t>
                          </w:ins>
                        </m:r>
                        <m:sSub>
                          <m:sSubPr>
                            <m:ctrlPr>
                              <w:ins w:id="735" w:author="wei ganchao" w:date="2022-01-13T18:16:00Z">
                                <w:rPr>
                                  <w:rFonts w:ascii="Cambria Math" w:hAnsi="Cambria Math"/>
                                  <w:i/>
                                </w:rPr>
                              </w:ins>
                            </m:ctrlPr>
                          </m:sSubPr>
                          <m:e>
                            <m:r>
                              <w:ins w:id="736" w:author="wei ganchao" w:date="2022-01-13T18:16:00Z">
                                <w:rPr>
                                  <w:rFonts w:ascii="Cambria Math" w:hAnsi="Cambria Math"/>
                                </w:rPr>
                                <m:t>δ</m:t>
                              </w:ins>
                            </m:r>
                          </m:e>
                          <m:sub>
                            <m:r>
                              <w:ins w:id="737" w:author="wei ganchao" w:date="2022-01-13T18:16:00Z">
                                <w:rPr>
                                  <w:rFonts w:ascii="Cambria Math" w:hAnsi="Cambria Math"/>
                                </w:rPr>
                                <m:t>it</m:t>
                              </w:ins>
                            </m:r>
                          </m:sub>
                        </m:sSub>
                      </m:num>
                      <m:den>
                        <m:r>
                          <w:ins w:id="738" w:author="wei ganchao" w:date="2022-01-13T18:16:00Z">
                            <w:rPr>
                              <w:rFonts w:ascii="Cambria Math" w:hAnsi="Cambria Math"/>
                            </w:rPr>
                            <m:t>∂</m:t>
                          </w:ins>
                        </m:r>
                        <m:sSub>
                          <m:sSubPr>
                            <m:ctrlPr>
                              <w:ins w:id="739" w:author="wei ganchao" w:date="2022-01-13T18:16:00Z">
                                <w:rPr>
                                  <w:rFonts w:ascii="Cambria Math" w:hAnsi="Cambria Math"/>
                                  <w:i/>
                                </w:rPr>
                              </w:ins>
                            </m:ctrlPr>
                          </m:sSubPr>
                          <m:e>
                            <m:r>
                              <w:ins w:id="740" w:author="wei ganchao" w:date="2022-01-13T18:16:00Z">
                                <w:rPr>
                                  <w:rFonts w:ascii="Cambria Math" w:hAnsi="Cambria Math"/>
                                </w:rPr>
                                <m:t>λ</m:t>
                              </w:ins>
                            </m:r>
                          </m:e>
                          <m:sub>
                            <m:r>
                              <w:ins w:id="741" w:author="wei ganchao" w:date="2022-01-13T18:16:00Z">
                                <w:rPr>
                                  <w:rFonts w:ascii="Cambria Math" w:hAnsi="Cambria Math"/>
                                </w:rPr>
                                <m:t>it</m:t>
                              </w:ins>
                            </m:r>
                          </m:sub>
                        </m:sSub>
                      </m:den>
                    </m:f>
                  </m:e>
                </m:mr>
                <m:mr>
                  <m:e>
                    <m:f>
                      <m:fPr>
                        <m:ctrlPr>
                          <w:ins w:id="742" w:author="wei ganchao" w:date="2022-01-13T18:16:00Z">
                            <w:rPr>
                              <w:rFonts w:ascii="Cambria Math" w:hAnsi="Cambria Math"/>
                              <w:i/>
                            </w:rPr>
                          </w:ins>
                        </m:ctrlPr>
                      </m:fPr>
                      <m:num>
                        <m:r>
                          <w:ins w:id="743" w:author="wei ganchao" w:date="2022-01-13T18:16:00Z">
                            <w:rPr>
                              <w:rFonts w:ascii="Cambria Math" w:hAnsi="Cambria Math"/>
                            </w:rPr>
                            <m:t>∂</m:t>
                          </w:ins>
                        </m:r>
                        <m:sSub>
                          <m:sSubPr>
                            <m:ctrlPr>
                              <w:ins w:id="744" w:author="wei ganchao" w:date="2022-01-13T18:16:00Z">
                                <w:rPr>
                                  <w:rFonts w:ascii="Cambria Math" w:hAnsi="Cambria Math"/>
                                  <w:i/>
                                </w:rPr>
                              </w:ins>
                            </m:ctrlPr>
                          </m:sSubPr>
                          <m:e>
                            <m:r>
                              <w:ins w:id="745" w:author="wei ganchao" w:date="2022-01-13T18:16:00Z">
                                <w:rPr>
                                  <w:rFonts w:ascii="Cambria Math" w:hAnsi="Cambria Math"/>
                                </w:rPr>
                                <m:t>δ</m:t>
                              </w:ins>
                            </m:r>
                          </m:e>
                          <m:sub>
                            <m:r>
                              <w:ins w:id="746" w:author="wei ganchao" w:date="2022-01-13T18:16:00Z">
                                <w:rPr>
                                  <w:rFonts w:ascii="Cambria Math" w:hAnsi="Cambria Math"/>
                                </w:rPr>
                                <m:t>it</m:t>
                              </w:ins>
                            </m:r>
                          </m:sub>
                        </m:sSub>
                      </m:num>
                      <m:den>
                        <m:r>
                          <w:ins w:id="747" w:author="wei ganchao" w:date="2022-01-13T18:16:00Z">
                            <w:rPr>
                              <w:rFonts w:ascii="Cambria Math" w:hAnsi="Cambria Math"/>
                            </w:rPr>
                            <m:t>∂</m:t>
                          </w:ins>
                        </m:r>
                        <m:sSub>
                          <m:sSubPr>
                            <m:ctrlPr>
                              <w:ins w:id="748" w:author="wei ganchao" w:date="2022-01-13T18:16:00Z">
                                <w:rPr>
                                  <w:rFonts w:ascii="Cambria Math" w:hAnsi="Cambria Math"/>
                                  <w:i/>
                                </w:rPr>
                              </w:ins>
                            </m:ctrlPr>
                          </m:sSubPr>
                          <m:e>
                            <m:r>
                              <w:ins w:id="749" w:author="wei ganchao" w:date="2022-01-13T18:16:00Z">
                                <w:rPr>
                                  <w:rFonts w:ascii="Cambria Math" w:hAnsi="Cambria Math"/>
                                </w:rPr>
                                <m:t>ν</m:t>
                              </w:ins>
                            </m:r>
                          </m:e>
                          <m:sub>
                            <m:r>
                              <w:ins w:id="750" w:author="wei ganchao" w:date="2022-01-13T18:16:00Z">
                                <w:rPr>
                                  <w:rFonts w:ascii="Cambria Math" w:hAnsi="Cambria Math"/>
                                </w:rPr>
                                <m:t>it</m:t>
                              </w:ins>
                            </m:r>
                          </m:sub>
                        </m:sSub>
                      </m:den>
                    </m:f>
                  </m:e>
                </m:mr>
              </m:m>
            </m:e>
          </m:d>
          <m:r>
            <w:ins w:id="751" w:author="wei ganchao" w:date="2022-01-13T18:16:00Z">
              <m:rPr>
                <m:sty m:val="p"/>
              </m:rPr>
              <w:rPr>
                <w:rFonts w:ascii="Cambria Math" w:hAnsi="Cambria Math"/>
              </w:rPr>
              <w:br/>
            </w:ins>
          </m:r>
        </m:oMath>
        <m:oMath>
          <m:f>
            <m:fPr>
              <m:ctrlPr>
                <w:ins w:id="752" w:author="wei ganchao" w:date="2022-01-13T18:16:00Z">
                  <w:rPr>
                    <w:rFonts w:ascii="Cambria Math" w:hAnsi="Cambria Math"/>
                    <w:i/>
                  </w:rPr>
                </w:ins>
              </m:ctrlPr>
            </m:fPr>
            <m:num>
              <m:r>
                <w:ins w:id="753" w:author="wei ganchao" w:date="2022-01-13T18:16:00Z">
                  <w:rPr>
                    <w:rFonts w:ascii="Cambria Math" w:hAnsi="Cambria Math"/>
                  </w:rPr>
                  <m:t>∂</m:t>
                </w:ins>
              </m:r>
              <m:sSub>
                <m:sSubPr>
                  <m:ctrlPr>
                    <w:ins w:id="754" w:author="wei ganchao" w:date="2022-01-13T18:16:00Z">
                      <w:rPr>
                        <w:rFonts w:ascii="Cambria Math" w:hAnsi="Cambria Math"/>
                        <w:i/>
                      </w:rPr>
                    </w:ins>
                  </m:ctrlPr>
                </m:sSubPr>
                <m:e>
                  <m:r>
                    <w:ins w:id="755" w:author="wei ganchao" w:date="2022-01-13T18:16:00Z">
                      <w:rPr>
                        <w:rFonts w:ascii="Cambria Math" w:hAnsi="Cambria Math"/>
                      </w:rPr>
                      <m:t>δ</m:t>
                    </w:ins>
                  </m:r>
                </m:e>
                <m:sub>
                  <m:r>
                    <w:ins w:id="756" w:author="wei ganchao" w:date="2022-01-13T18:16:00Z">
                      <w:rPr>
                        <w:rFonts w:ascii="Cambria Math" w:hAnsi="Cambria Math"/>
                      </w:rPr>
                      <m:t>it</m:t>
                    </w:ins>
                  </m:r>
                </m:sub>
              </m:sSub>
            </m:num>
            <m:den>
              <m:r>
                <w:ins w:id="757" w:author="wei ganchao" w:date="2022-01-13T18:16:00Z">
                  <w:rPr>
                    <w:rFonts w:ascii="Cambria Math" w:hAnsi="Cambria Math"/>
                  </w:rPr>
                  <m:t>∂</m:t>
                </w:ins>
              </m:r>
              <m:sSub>
                <m:sSubPr>
                  <m:ctrlPr>
                    <w:ins w:id="758" w:author="wei ganchao" w:date="2022-01-13T18:16:00Z">
                      <w:rPr>
                        <w:rFonts w:ascii="Cambria Math" w:hAnsi="Cambria Math"/>
                        <w:i/>
                      </w:rPr>
                    </w:ins>
                  </m:ctrlPr>
                </m:sSubPr>
                <m:e>
                  <m:r>
                    <w:ins w:id="759" w:author="wei ganchao" w:date="2022-01-13T18:16:00Z">
                      <w:rPr>
                        <w:rFonts w:ascii="Cambria Math" w:hAnsi="Cambria Math"/>
                      </w:rPr>
                      <m:t>λ</m:t>
                    </w:ins>
                  </m:r>
                </m:e>
                <m:sub>
                  <m:r>
                    <w:ins w:id="760" w:author="wei ganchao" w:date="2022-01-13T18:16:00Z">
                      <w:rPr>
                        <w:rFonts w:ascii="Cambria Math" w:hAnsi="Cambria Math"/>
                      </w:rPr>
                      <m:t>it</m:t>
                    </w:ins>
                  </m:r>
                </m:sub>
              </m:sSub>
            </m:den>
          </m:f>
          <m:r>
            <w:ins w:id="761" w:author="wei ganchao" w:date="2022-01-13T18:16:00Z">
              <w:rPr>
                <w:rFonts w:ascii="Cambria Math" w:hAnsi="Cambria Math"/>
              </w:rPr>
              <m:t>=</m:t>
            </w:ins>
          </m:r>
          <m:f>
            <m:fPr>
              <m:ctrlPr>
                <w:ins w:id="762" w:author="wei ganchao" w:date="2022-01-13T18:16:00Z">
                  <w:rPr>
                    <w:rFonts w:ascii="Cambria Math" w:hAnsi="Cambria Math"/>
                    <w:i/>
                  </w:rPr>
                </w:ins>
              </m:ctrlPr>
            </m:fPr>
            <m:num>
              <m:sSup>
                <m:sSupPr>
                  <m:ctrlPr>
                    <w:ins w:id="763" w:author="wei ganchao" w:date="2022-01-13T18:16:00Z">
                      <w:rPr>
                        <w:rFonts w:ascii="Cambria Math" w:hAnsi="Cambria Math"/>
                        <w:i/>
                      </w:rPr>
                    </w:ins>
                  </m:ctrlPr>
                </m:sSupPr>
                <m:e>
                  <m:r>
                    <w:ins w:id="764" w:author="wei ganchao" w:date="2022-01-13T18:16:00Z">
                      <w:rPr>
                        <w:rFonts w:ascii="Cambria Math" w:hAnsi="Cambria Math"/>
                      </w:rPr>
                      <m:t>∂</m:t>
                    </w:ins>
                  </m:r>
                </m:e>
                <m:sup>
                  <m:r>
                    <w:ins w:id="765" w:author="wei ganchao" w:date="2022-01-13T18:16:00Z">
                      <w:rPr>
                        <w:rFonts w:ascii="Cambria Math" w:hAnsi="Cambria Math"/>
                      </w:rPr>
                      <m:t>2</m:t>
                    </w:ins>
                  </m:r>
                </m:sup>
              </m:sSup>
              <m:func>
                <m:funcPr>
                  <m:ctrlPr>
                    <w:ins w:id="766" w:author="wei ganchao" w:date="2022-01-13T18:16:00Z">
                      <w:rPr>
                        <w:rFonts w:ascii="Cambria Math" w:hAnsi="Cambria Math"/>
                        <w:i/>
                        <w:iCs/>
                      </w:rPr>
                    </w:ins>
                  </m:ctrlPr>
                </m:funcPr>
                <m:fName>
                  <m:r>
                    <w:ins w:id="767" w:author="wei ganchao" w:date="2022-01-13T18:16:00Z">
                      <m:rPr>
                        <m:sty m:val="p"/>
                      </m:rPr>
                      <w:rPr>
                        <w:rFonts w:ascii="Cambria Math" w:hAnsi="Cambria Math"/>
                      </w:rPr>
                      <m:t>log</m:t>
                    </w:ins>
                  </m:r>
                </m:fName>
                <m:e>
                  <m:sSub>
                    <m:sSubPr>
                      <m:ctrlPr>
                        <w:ins w:id="768" w:author="wei ganchao" w:date="2022-01-13T18:16:00Z">
                          <w:rPr>
                            <w:rFonts w:ascii="Cambria Math" w:hAnsi="Cambria Math"/>
                            <w:i/>
                            <w:iCs/>
                          </w:rPr>
                        </w:ins>
                      </m:ctrlPr>
                    </m:sSubPr>
                    <m:e>
                      <m:r>
                        <w:ins w:id="769" w:author="wei ganchao" w:date="2022-01-13T18:16:00Z">
                          <w:rPr>
                            <w:rFonts w:ascii="Cambria Math" w:hAnsi="Cambria Math"/>
                          </w:rPr>
                          <m:t>Z</m:t>
                        </w:ins>
                      </m:r>
                    </m:e>
                    <m:sub>
                      <m:r>
                        <w:ins w:id="770" w:author="wei ganchao" w:date="2022-01-13T18:16:00Z">
                          <w:rPr>
                            <w:rFonts w:ascii="Cambria Math" w:hAnsi="Cambria Math"/>
                          </w:rPr>
                          <m:t>it</m:t>
                        </w:ins>
                      </m:r>
                    </m:sub>
                  </m:sSub>
                </m:e>
              </m:func>
            </m:num>
            <m:den>
              <m:r>
                <w:ins w:id="771" w:author="wei ganchao" w:date="2022-01-13T18:16:00Z">
                  <w:rPr>
                    <w:rFonts w:ascii="Cambria Math" w:hAnsi="Cambria Math"/>
                  </w:rPr>
                  <m:t>∂</m:t>
                </w:ins>
              </m:r>
              <m:func>
                <m:funcPr>
                  <m:ctrlPr>
                    <w:ins w:id="772" w:author="wei ganchao" w:date="2022-01-13T18:16:00Z">
                      <w:rPr>
                        <w:rFonts w:ascii="Cambria Math" w:hAnsi="Cambria Math"/>
                        <w:i/>
                      </w:rPr>
                    </w:ins>
                  </m:ctrlPr>
                </m:funcPr>
                <m:fName>
                  <m:r>
                    <w:ins w:id="773" w:author="wei ganchao" w:date="2022-01-13T18:16:00Z">
                      <m:rPr>
                        <m:sty m:val="p"/>
                      </m:rPr>
                      <w:rPr>
                        <w:rFonts w:ascii="Cambria Math" w:hAnsi="Cambria Math"/>
                      </w:rPr>
                      <m:t>log</m:t>
                    </w:ins>
                  </m:r>
                </m:fName>
                <m:e>
                  <m:sSub>
                    <m:sSubPr>
                      <m:ctrlPr>
                        <w:ins w:id="774" w:author="wei ganchao" w:date="2022-01-13T18:16:00Z">
                          <w:rPr>
                            <w:rFonts w:ascii="Cambria Math" w:hAnsi="Cambria Math"/>
                            <w:i/>
                          </w:rPr>
                        </w:ins>
                      </m:ctrlPr>
                    </m:sSubPr>
                    <m:e>
                      <m:r>
                        <w:ins w:id="775" w:author="wei ganchao" w:date="2022-01-13T18:16:00Z">
                          <w:rPr>
                            <w:rFonts w:ascii="Cambria Math" w:hAnsi="Cambria Math"/>
                          </w:rPr>
                          <m:t>λ</m:t>
                        </w:ins>
                      </m:r>
                    </m:e>
                    <m:sub>
                      <m:r>
                        <w:ins w:id="776" w:author="wei ganchao" w:date="2022-01-13T18:16:00Z">
                          <w:rPr>
                            <w:rFonts w:ascii="Cambria Math" w:hAnsi="Cambria Math"/>
                          </w:rPr>
                          <m:t>it</m:t>
                        </w:ins>
                      </m:r>
                    </m:sub>
                  </m:sSub>
                </m:e>
              </m:func>
              <m:r>
                <w:ins w:id="777" w:author="wei ganchao" w:date="2022-01-13T18:16:00Z">
                  <w:rPr>
                    <w:rFonts w:ascii="Cambria Math" w:hAnsi="Cambria Math"/>
                  </w:rPr>
                  <m:t>∂</m:t>
                </w:ins>
              </m:r>
              <m:sSub>
                <m:sSubPr>
                  <m:ctrlPr>
                    <w:ins w:id="778" w:author="wei ganchao" w:date="2022-01-13T18:16:00Z">
                      <w:rPr>
                        <w:rFonts w:ascii="Cambria Math" w:hAnsi="Cambria Math"/>
                        <w:i/>
                      </w:rPr>
                    </w:ins>
                  </m:ctrlPr>
                </m:sSubPr>
                <m:e>
                  <m:r>
                    <w:ins w:id="779" w:author="wei ganchao" w:date="2022-01-13T18:16:00Z">
                      <w:rPr>
                        <w:rFonts w:ascii="Cambria Math" w:hAnsi="Cambria Math"/>
                      </w:rPr>
                      <m:t>λ</m:t>
                    </w:ins>
                  </m:r>
                </m:e>
                <m:sub>
                  <m:r>
                    <w:ins w:id="780" w:author="wei ganchao" w:date="2022-01-13T18:16:00Z">
                      <w:rPr>
                        <w:rFonts w:ascii="Cambria Math" w:hAnsi="Cambria Math"/>
                      </w:rPr>
                      <m:t>it</m:t>
                    </w:ins>
                  </m:r>
                </m:sub>
              </m:sSub>
            </m:den>
          </m:f>
          <m:r>
            <w:ins w:id="781" w:author="wei ganchao" w:date="2022-01-13T18:16:00Z">
              <w:rPr>
                <w:rFonts w:ascii="Cambria Math" w:hAnsi="Cambria Math"/>
              </w:rPr>
              <m:t>=</m:t>
            </w:ins>
          </m:r>
          <m:f>
            <m:fPr>
              <m:ctrlPr>
                <w:ins w:id="782" w:author="wei ganchao" w:date="2022-01-13T18:16:00Z">
                  <w:rPr>
                    <w:rFonts w:ascii="Cambria Math" w:hAnsi="Cambria Math"/>
                    <w:i/>
                  </w:rPr>
                </w:ins>
              </m:ctrlPr>
            </m:fPr>
            <m:num>
              <m:r>
                <w:ins w:id="783" w:author="wei ganchao" w:date="2022-01-13T18:16:00Z">
                  <w:rPr>
                    <w:rFonts w:ascii="Cambria Math" w:hAnsi="Cambria Math"/>
                  </w:rPr>
                  <m:t>Var</m:t>
                </w:ins>
              </m:r>
              <m:d>
                <m:dPr>
                  <m:ctrlPr>
                    <w:ins w:id="784" w:author="wei ganchao" w:date="2022-01-13T18:16:00Z">
                      <w:rPr>
                        <w:rFonts w:ascii="Cambria Math" w:hAnsi="Cambria Math"/>
                        <w:i/>
                      </w:rPr>
                    </w:ins>
                  </m:ctrlPr>
                </m:dPr>
                <m:e>
                  <m:sSub>
                    <m:sSubPr>
                      <m:ctrlPr>
                        <w:ins w:id="785" w:author="wei ganchao" w:date="2022-01-13T18:16:00Z">
                          <w:rPr>
                            <w:rFonts w:ascii="Cambria Math" w:hAnsi="Cambria Math"/>
                            <w:i/>
                          </w:rPr>
                        </w:ins>
                      </m:ctrlPr>
                    </m:sSubPr>
                    <m:e>
                      <m:r>
                        <w:ins w:id="786" w:author="wei ganchao" w:date="2022-01-13T18:16:00Z">
                          <w:rPr>
                            <w:rFonts w:ascii="Cambria Math" w:hAnsi="Cambria Math"/>
                          </w:rPr>
                          <m:t>Y</m:t>
                        </w:ins>
                      </m:r>
                    </m:e>
                    <m:sub>
                      <m:r>
                        <w:ins w:id="787" w:author="wei ganchao" w:date="2022-01-13T18:16:00Z">
                          <w:rPr>
                            <w:rFonts w:ascii="Cambria Math" w:hAnsi="Cambria Math"/>
                          </w:rPr>
                          <m:t>it</m:t>
                        </w:ins>
                      </m:r>
                    </m:sub>
                  </m:sSub>
                </m:e>
              </m:d>
            </m:num>
            <m:den>
              <m:sSub>
                <m:sSubPr>
                  <m:ctrlPr>
                    <w:ins w:id="788" w:author="wei ganchao" w:date="2022-01-13T18:16:00Z">
                      <w:rPr>
                        <w:rFonts w:ascii="Cambria Math" w:hAnsi="Cambria Math"/>
                      </w:rPr>
                    </w:ins>
                  </m:ctrlPr>
                </m:sSubPr>
                <m:e>
                  <m:r>
                    <w:ins w:id="789" w:author="wei ganchao" w:date="2022-01-13T18:16:00Z">
                      <w:rPr>
                        <w:rFonts w:ascii="Cambria Math" w:hAnsi="Cambria Math"/>
                      </w:rPr>
                      <m:t>λ</m:t>
                    </w:ins>
                  </m:r>
                  <m:ctrlPr>
                    <w:ins w:id="790" w:author="wei ganchao" w:date="2022-01-13T18:16:00Z">
                      <w:rPr>
                        <w:rFonts w:ascii="Cambria Math" w:hAnsi="Cambria Math"/>
                        <w:i/>
                      </w:rPr>
                    </w:ins>
                  </m:ctrlPr>
                </m:e>
                <m:sub>
                  <m:r>
                    <w:ins w:id="791" w:author="wei ganchao" w:date="2022-01-13T18:16:00Z">
                      <w:rPr>
                        <w:rFonts w:ascii="Cambria Math" w:hAnsi="Cambria Math"/>
                      </w:rPr>
                      <m:t>it</m:t>
                    </w:ins>
                  </m:r>
                </m:sub>
              </m:sSub>
            </m:den>
          </m:f>
          <m:r>
            <w:ins w:id="792" w:author="wei ganchao" w:date="2022-01-13T18:16:00Z">
              <m:rPr>
                <m:sty m:val="p"/>
              </m:rPr>
              <w:rPr>
                <w:rFonts w:ascii="Cambria Math" w:hAnsi="Cambria Math"/>
              </w:rPr>
              <w:br/>
            </w:ins>
          </m:r>
        </m:oMath>
        <m:oMath>
          <m:f>
            <m:fPr>
              <m:ctrlPr>
                <w:ins w:id="793" w:author="wei ganchao" w:date="2022-01-13T18:16:00Z">
                  <w:rPr>
                    <w:rFonts w:ascii="Cambria Math" w:hAnsi="Cambria Math"/>
                    <w:i/>
                  </w:rPr>
                </w:ins>
              </m:ctrlPr>
            </m:fPr>
            <m:num>
              <m:r>
                <w:ins w:id="794" w:author="wei ganchao" w:date="2022-01-13T18:16:00Z">
                  <w:rPr>
                    <w:rFonts w:ascii="Cambria Math" w:hAnsi="Cambria Math"/>
                  </w:rPr>
                  <m:t>∂</m:t>
                </w:ins>
              </m:r>
              <m:sSub>
                <m:sSubPr>
                  <m:ctrlPr>
                    <w:ins w:id="795" w:author="wei ganchao" w:date="2022-01-13T18:16:00Z">
                      <w:rPr>
                        <w:rFonts w:ascii="Cambria Math" w:hAnsi="Cambria Math"/>
                        <w:i/>
                      </w:rPr>
                    </w:ins>
                  </m:ctrlPr>
                </m:sSubPr>
                <m:e>
                  <m:r>
                    <w:ins w:id="796" w:author="wei ganchao" w:date="2022-01-13T18:16:00Z">
                      <w:rPr>
                        <w:rFonts w:ascii="Cambria Math" w:hAnsi="Cambria Math"/>
                      </w:rPr>
                      <m:t>δ</m:t>
                    </w:ins>
                  </m:r>
                </m:e>
                <m:sub>
                  <m:r>
                    <w:ins w:id="797" w:author="wei ganchao" w:date="2022-01-13T18:16:00Z">
                      <w:rPr>
                        <w:rFonts w:ascii="Cambria Math" w:hAnsi="Cambria Math"/>
                      </w:rPr>
                      <m:t>it</m:t>
                    </w:ins>
                  </m:r>
                </m:sub>
              </m:sSub>
            </m:num>
            <m:den>
              <m:r>
                <w:ins w:id="798" w:author="wei ganchao" w:date="2022-01-13T18:16:00Z">
                  <w:rPr>
                    <w:rFonts w:ascii="Cambria Math" w:hAnsi="Cambria Math"/>
                  </w:rPr>
                  <m:t>∂</m:t>
                </w:ins>
              </m:r>
              <m:sSub>
                <m:sSubPr>
                  <m:ctrlPr>
                    <w:ins w:id="799" w:author="wei ganchao" w:date="2022-01-13T18:16:00Z">
                      <w:rPr>
                        <w:rFonts w:ascii="Cambria Math" w:hAnsi="Cambria Math"/>
                        <w:i/>
                      </w:rPr>
                    </w:ins>
                  </m:ctrlPr>
                </m:sSubPr>
                <m:e>
                  <m:r>
                    <w:ins w:id="800" w:author="wei ganchao" w:date="2022-01-13T18:16:00Z">
                      <w:rPr>
                        <w:rFonts w:ascii="Cambria Math" w:hAnsi="Cambria Math"/>
                      </w:rPr>
                      <m:t>ν</m:t>
                    </w:ins>
                  </m:r>
                </m:e>
                <m:sub>
                  <m:r>
                    <w:ins w:id="801" w:author="wei ganchao" w:date="2022-01-13T18:16:00Z">
                      <w:rPr>
                        <w:rFonts w:ascii="Cambria Math" w:hAnsi="Cambria Math"/>
                      </w:rPr>
                      <m:t>it</m:t>
                    </w:ins>
                  </m:r>
                </m:sub>
              </m:sSub>
            </m:den>
          </m:f>
          <m:r>
            <w:ins w:id="802" w:author="wei ganchao" w:date="2022-01-13T18:16:00Z">
              <w:rPr>
                <w:rFonts w:ascii="Cambria Math" w:hAnsi="Cambria Math"/>
              </w:rPr>
              <m:t>=</m:t>
            </w:ins>
          </m:r>
          <m:f>
            <m:fPr>
              <m:ctrlPr>
                <w:ins w:id="803" w:author="wei ganchao" w:date="2022-01-13T18:16:00Z">
                  <w:rPr>
                    <w:rFonts w:ascii="Cambria Math" w:hAnsi="Cambria Math"/>
                    <w:i/>
                  </w:rPr>
                </w:ins>
              </m:ctrlPr>
            </m:fPr>
            <m:num>
              <m:sSup>
                <m:sSupPr>
                  <m:ctrlPr>
                    <w:ins w:id="804" w:author="wei ganchao" w:date="2022-01-13T18:16:00Z">
                      <w:rPr>
                        <w:rFonts w:ascii="Cambria Math" w:hAnsi="Cambria Math"/>
                        <w:i/>
                      </w:rPr>
                    </w:ins>
                  </m:ctrlPr>
                </m:sSupPr>
                <m:e>
                  <m:r>
                    <w:ins w:id="805" w:author="wei ganchao" w:date="2022-01-13T18:16:00Z">
                      <w:rPr>
                        <w:rFonts w:ascii="Cambria Math" w:hAnsi="Cambria Math"/>
                      </w:rPr>
                      <m:t>∂</m:t>
                    </w:ins>
                  </m:r>
                </m:e>
                <m:sup>
                  <m:r>
                    <w:ins w:id="806" w:author="wei ganchao" w:date="2022-01-13T18:16:00Z">
                      <w:rPr>
                        <w:rFonts w:ascii="Cambria Math" w:hAnsi="Cambria Math"/>
                      </w:rPr>
                      <m:t>2</m:t>
                    </w:ins>
                  </m:r>
                </m:sup>
              </m:sSup>
              <m:func>
                <m:funcPr>
                  <m:ctrlPr>
                    <w:ins w:id="807" w:author="wei ganchao" w:date="2022-01-13T18:16:00Z">
                      <w:rPr>
                        <w:rFonts w:ascii="Cambria Math" w:hAnsi="Cambria Math"/>
                        <w:i/>
                        <w:iCs/>
                      </w:rPr>
                    </w:ins>
                  </m:ctrlPr>
                </m:funcPr>
                <m:fName>
                  <m:r>
                    <w:ins w:id="808" w:author="wei ganchao" w:date="2022-01-13T18:16:00Z">
                      <m:rPr>
                        <m:sty m:val="p"/>
                      </m:rPr>
                      <w:rPr>
                        <w:rFonts w:ascii="Cambria Math" w:hAnsi="Cambria Math"/>
                      </w:rPr>
                      <m:t>log</m:t>
                    </w:ins>
                  </m:r>
                </m:fName>
                <m:e>
                  <m:sSub>
                    <m:sSubPr>
                      <m:ctrlPr>
                        <w:ins w:id="809" w:author="wei ganchao" w:date="2022-01-13T18:16:00Z">
                          <w:rPr>
                            <w:rFonts w:ascii="Cambria Math" w:hAnsi="Cambria Math"/>
                            <w:i/>
                            <w:iCs/>
                          </w:rPr>
                        </w:ins>
                      </m:ctrlPr>
                    </m:sSubPr>
                    <m:e>
                      <m:r>
                        <w:ins w:id="810" w:author="wei ganchao" w:date="2022-01-13T18:16:00Z">
                          <w:rPr>
                            <w:rFonts w:ascii="Cambria Math" w:hAnsi="Cambria Math"/>
                          </w:rPr>
                          <m:t>Z</m:t>
                        </w:ins>
                      </m:r>
                    </m:e>
                    <m:sub>
                      <m:r>
                        <w:ins w:id="811" w:author="wei ganchao" w:date="2022-01-13T18:16:00Z">
                          <w:rPr>
                            <w:rFonts w:ascii="Cambria Math" w:hAnsi="Cambria Math"/>
                          </w:rPr>
                          <m:t>it</m:t>
                        </w:ins>
                      </m:r>
                    </m:sub>
                  </m:sSub>
                </m:e>
              </m:func>
            </m:num>
            <m:den>
              <m:r>
                <w:ins w:id="812" w:author="wei ganchao" w:date="2022-01-13T18:16:00Z">
                  <w:rPr>
                    <w:rFonts w:ascii="Cambria Math" w:hAnsi="Cambria Math"/>
                  </w:rPr>
                  <m:t>∂</m:t>
                </w:ins>
              </m:r>
              <m:func>
                <m:funcPr>
                  <m:ctrlPr>
                    <w:ins w:id="813" w:author="wei ganchao" w:date="2022-01-13T18:16:00Z">
                      <w:rPr>
                        <w:rFonts w:ascii="Cambria Math" w:hAnsi="Cambria Math"/>
                        <w:i/>
                      </w:rPr>
                    </w:ins>
                  </m:ctrlPr>
                </m:funcPr>
                <m:fName>
                  <m:r>
                    <w:ins w:id="814" w:author="wei ganchao" w:date="2022-01-13T18:16:00Z">
                      <m:rPr>
                        <m:sty m:val="p"/>
                      </m:rPr>
                      <w:rPr>
                        <w:rFonts w:ascii="Cambria Math" w:hAnsi="Cambria Math"/>
                      </w:rPr>
                      <m:t>log</m:t>
                    </w:ins>
                  </m:r>
                </m:fName>
                <m:e>
                  <m:sSub>
                    <m:sSubPr>
                      <m:ctrlPr>
                        <w:ins w:id="815" w:author="wei ganchao" w:date="2022-01-13T18:16:00Z">
                          <w:rPr>
                            <w:rFonts w:ascii="Cambria Math" w:hAnsi="Cambria Math"/>
                            <w:i/>
                          </w:rPr>
                        </w:ins>
                      </m:ctrlPr>
                    </m:sSubPr>
                    <m:e>
                      <m:r>
                        <w:ins w:id="816" w:author="wei ganchao" w:date="2022-01-13T18:16:00Z">
                          <w:rPr>
                            <w:rFonts w:ascii="Cambria Math" w:hAnsi="Cambria Math"/>
                          </w:rPr>
                          <m:t>λ</m:t>
                        </w:ins>
                      </m:r>
                    </m:e>
                    <m:sub>
                      <m:r>
                        <w:ins w:id="817" w:author="wei ganchao" w:date="2022-01-13T18:16:00Z">
                          <w:rPr>
                            <w:rFonts w:ascii="Cambria Math" w:hAnsi="Cambria Math"/>
                          </w:rPr>
                          <m:t>it</m:t>
                        </w:ins>
                      </m:r>
                    </m:sub>
                  </m:sSub>
                </m:e>
              </m:func>
              <m:r>
                <w:ins w:id="818" w:author="wei ganchao" w:date="2022-01-13T18:16:00Z">
                  <w:rPr>
                    <w:rFonts w:ascii="Cambria Math" w:hAnsi="Cambria Math"/>
                  </w:rPr>
                  <m:t>∂</m:t>
                </w:ins>
              </m:r>
              <m:sSub>
                <m:sSubPr>
                  <m:ctrlPr>
                    <w:ins w:id="819" w:author="wei ganchao" w:date="2022-01-13T18:16:00Z">
                      <w:rPr>
                        <w:rFonts w:ascii="Cambria Math" w:hAnsi="Cambria Math"/>
                        <w:i/>
                      </w:rPr>
                    </w:ins>
                  </m:ctrlPr>
                </m:sSubPr>
                <m:e>
                  <m:r>
                    <w:ins w:id="820" w:author="wei ganchao" w:date="2022-01-13T18:16:00Z">
                      <w:rPr>
                        <w:rFonts w:ascii="Cambria Math" w:hAnsi="Cambria Math"/>
                      </w:rPr>
                      <m:t>ν</m:t>
                    </w:ins>
                  </m:r>
                </m:e>
                <m:sub>
                  <m:r>
                    <w:ins w:id="821" w:author="wei ganchao" w:date="2022-01-13T18:16:00Z">
                      <w:rPr>
                        <w:rFonts w:ascii="Cambria Math" w:hAnsi="Cambria Math"/>
                      </w:rPr>
                      <m:t>it</m:t>
                    </w:ins>
                  </m:r>
                </m:sub>
              </m:sSub>
            </m:den>
          </m:f>
          <m:r>
            <w:ins w:id="822" w:author="wei ganchao" w:date="2022-01-13T18:16:00Z">
              <w:rPr>
                <w:rFonts w:ascii="Cambria Math" w:hAnsi="Cambria Math"/>
              </w:rPr>
              <m:t>=-Cov(</m:t>
            </w:ins>
          </m:r>
          <m:sSub>
            <m:sSubPr>
              <m:ctrlPr>
                <w:ins w:id="823" w:author="wei ganchao" w:date="2022-01-13T18:16:00Z">
                  <w:rPr>
                    <w:rFonts w:ascii="Cambria Math" w:hAnsi="Cambria Math"/>
                    <w:i/>
                  </w:rPr>
                </w:ins>
              </m:ctrlPr>
            </m:sSubPr>
            <m:e>
              <m:r>
                <w:ins w:id="824" w:author="wei ganchao" w:date="2022-01-13T18:16:00Z">
                  <w:rPr>
                    <w:rFonts w:ascii="Cambria Math" w:hAnsi="Cambria Math"/>
                  </w:rPr>
                  <m:t>Y</m:t>
                </w:ins>
              </m:r>
            </m:e>
            <m:sub>
              <m:r>
                <w:ins w:id="825" w:author="wei ganchao" w:date="2022-01-13T18:16:00Z">
                  <w:rPr>
                    <w:rFonts w:ascii="Cambria Math" w:hAnsi="Cambria Math"/>
                  </w:rPr>
                  <m:t>it</m:t>
                </w:ins>
              </m:r>
            </m:sub>
          </m:sSub>
          <m:r>
            <w:ins w:id="826" w:author="wei ganchao" w:date="2022-01-13T18:16:00Z">
              <w:rPr>
                <w:rFonts w:ascii="Cambria Math" w:hAnsi="Cambria Math"/>
              </w:rPr>
              <m:t>,</m:t>
            </w:ins>
          </m:r>
          <m:func>
            <m:funcPr>
              <m:ctrlPr>
                <w:ins w:id="827" w:author="wei ganchao" w:date="2022-01-13T18:16:00Z">
                  <w:rPr>
                    <w:rFonts w:ascii="Cambria Math" w:hAnsi="Cambria Math"/>
                    <w:i/>
                  </w:rPr>
                </w:ins>
              </m:ctrlPr>
            </m:funcPr>
            <m:fName>
              <m:r>
                <w:ins w:id="828" w:author="wei ganchao" w:date="2022-01-13T18:16:00Z">
                  <m:rPr>
                    <m:sty m:val="p"/>
                  </m:rPr>
                  <w:rPr>
                    <w:rFonts w:ascii="Cambria Math" w:hAnsi="Cambria Math"/>
                  </w:rPr>
                  <m:t>log</m:t>
                </w:ins>
              </m:r>
            </m:fName>
            <m:e>
              <m:sSub>
                <m:sSubPr>
                  <m:ctrlPr>
                    <w:ins w:id="829" w:author="wei ganchao" w:date="2022-01-13T18:16:00Z">
                      <w:rPr>
                        <w:rFonts w:ascii="Cambria Math" w:hAnsi="Cambria Math"/>
                        <w:i/>
                      </w:rPr>
                    </w:ins>
                  </m:ctrlPr>
                </m:sSubPr>
                <m:e>
                  <m:r>
                    <w:ins w:id="830" w:author="wei ganchao" w:date="2022-01-13T18:16:00Z">
                      <w:rPr>
                        <w:rFonts w:ascii="Cambria Math" w:hAnsi="Cambria Math"/>
                      </w:rPr>
                      <m:t>Y</m:t>
                    </w:ins>
                  </m:r>
                </m:e>
                <m:sub>
                  <m:r>
                    <w:ins w:id="831" w:author="wei ganchao" w:date="2022-01-13T18:16:00Z">
                      <w:rPr>
                        <w:rFonts w:ascii="Cambria Math" w:hAnsi="Cambria Math"/>
                      </w:rPr>
                      <m:t>it</m:t>
                    </w:ins>
                  </m:r>
                </m:sub>
              </m:sSub>
              <m:r>
                <w:ins w:id="832" w:author="wei ganchao" w:date="2022-01-13T18:16:00Z">
                  <w:rPr>
                    <w:rFonts w:ascii="Cambria Math" w:hAnsi="Cambria Math"/>
                  </w:rPr>
                  <m:t>!</m:t>
                </w:ins>
              </m:r>
            </m:e>
          </m:func>
          <m:r>
            <w:ins w:id="833" w:author="wei ganchao" w:date="2022-01-13T18:16:00Z">
              <w:rPr>
                <w:rFonts w:ascii="Cambria Math" w:hAnsi="Cambria Math"/>
              </w:rPr>
              <m:t xml:space="preserve">) </m:t>
            </w:ins>
          </m:r>
        </m:oMath>
      </m:oMathPara>
    </w:p>
    <w:p w14:paraId="4B06D701" w14:textId="77777777" w:rsidR="00FF27D1" w:rsidRDefault="00FF27D1" w:rsidP="00FF27D1">
      <w:pPr>
        <w:rPr>
          <w:ins w:id="834" w:author="wei ganchao" w:date="2022-01-13T18:16:00Z"/>
        </w:rPr>
      </w:pPr>
    </w:p>
    <w:p w14:paraId="56E7617C" w14:textId="1DF48675" w:rsidR="00FF27D1" w:rsidRDefault="00FF27D1" w:rsidP="00FF27D1">
      <w:pPr>
        <w:rPr>
          <w:ins w:id="835" w:author="wei ganchao" w:date="2022-01-13T18:16:00Z"/>
        </w:rPr>
      </w:pPr>
      <w:ins w:id="836" w:author="wei ganchao" w:date="2022-01-13T18:16:00Z">
        <w:r>
          <w:t xml:space="preserve">We can calculate the moments as in the first section of the appendix, or we can use a simpler approximation </w:t>
        </w:r>
      </w:ins>
      <m:oMath>
        <m:r>
          <w:ins w:id="837" w:author="wei ganchao" w:date="2022-01-13T18:16:00Z">
            <w:rPr>
              <w:rFonts w:ascii="Cambria Math" w:hAnsi="Cambria Math"/>
            </w:rPr>
            <m:t>E</m:t>
          </w:ins>
        </m:r>
        <m:d>
          <m:dPr>
            <m:ctrlPr>
              <w:ins w:id="838" w:author="wei ganchao" w:date="2022-01-13T18:16:00Z">
                <w:rPr>
                  <w:rFonts w:ascii="Cambria Math" w:hAnsi="Cambria Math"/>
                  <w:i/>
                </w:rPr>
              </w:ins>
            </m:ctrlPr>
          </m:dPr>
          <m:e>
            <m:r>
              <w:ins w:id="839" w:author="wei ganchao" w:date="2022-01-13T18:16:00Z">
                <w:rPr>
                  <w:rFonts w:ascii="Cambria Math" w:hAnsi="Cambria Math"/>
                </w:rPr>
                <m:t>Y</m:t>
              </w:ins>
            </m:r>
          </m:e>
        </m:d>
        <m:r>
          <w:ins w:id="840" w:author="wei ganchao" w:date="2022-01-13T18:16:00Z">
            <w:rPr>
              <w:rFonts w:ascii="Cambria Math" w:hAnsi="Cambria Math"/>
            </w:rPr>
            <m:t>≈</m:t>
          </w:ins>
        </m:r>
        <m:sSup>
          <m:sSupPr>
            <m:ctrlPr>
              <w:ins w:id="841" w:author="wei ganchao" w:date="2022-01-13T18:16:00Z">
                <w:rPr>
                  <w:rFonts w:ascii="Cambria Math" w:hAnsi="Cambria Math"/>
                  <w:i/>
                </w:rPr>
              </w:ins>
            </m:ctrlPr>
          </m:sSupPr>
          <m:e>
            <m:r>
              <w:ins w:id="842" w:author="wei ganchao" w:date="2022-01-13T18:16:00Z">
                <w:rPr>
                  <w:rFonts w:ascii="Cambria Math" w:hAnsi="Cambria Math"/>
                </w:rPr>
                <m:t>λ</m:t>
              </w:ins>
            </m:r>
          </m:e>
          <m:sup>
            <m:r>
              <w:ins w:id="843" w:author="wei ganchao" w:date="2022-01-13T18:16:00Z">
                <w:rPr>
                  <w:rFonts w:ascii="Cambria Math" w:hAnsi="Cambria Math"/>
                </w:rPr>
                <m:t>1/ν</m:t>
              </w:ins>
            </m:r>
          </m:sup>
        </m:sSup>
        <m:r>
          <w:ins w:id="844" w:author="wei ganchao" w:date="2022-01-13T18:16:00Z">
            <w:rPr>
              <w:rFonts w:ascii="Cambria Math" w:hAnsi="Cambria Math"/>
            </w:rPr>
            <m:t>-</m:t>
          </w:ins>
        </m:r>
        <m:f>
          <m:fPr>
            <m:ctrlPr>
              <w:ins w:id="845" w:author="wei ganchao" w:date="2022-01-13T18:16:00Z">
                <w:rPr>
                  <w:rFonts w:ascii="Cambria Math" w:hAnsi="Cambria Math"/>
                  <w:i/>
                </w:rPr>
              </w:ins>
            </m:ctrlPr>
          </m:fPr>
          <m:num>
            <m:r>
              <w:ins w:id="846" w:author="wei ganchao" w:date="2022-01-13T18:16:00Z">
                <w:rPr>
                  <w:rFonts w:ascii="Cambria Math" w:hAnsi="Cambria Math"/>
                </w:rPr>
                <m:t>ν-1</m:t>
              </w:ins>
            </m:r>
          </m:num>
          <m:den>
            <m:r>
              <w:ins w:id="847" w:author="wei ganchao" w:date="2022-01-13T18:16:00Z">
                <w:rPr>
                  <w:rFonts w:ascii="Cambria Math" w:hAnsi="Cambria Math"/>
                </w:rPr>
                <m:t>2ν</m:t>
              </w:ins>
            </m:r>
          </m:den>
        </m:f>
      </m:oMath>
      <w:ins w:id="848" w:author="wei ganchao" w:date="2022-01-13T18:16:00Z">
        <w:r>
          <w:t xml:space="preserve"> when </w:t>
        </w:r>
      </w:ins>
      <m:oMath>
        <m:r>
          <w:ins w:id="849" w:author="wei ganchao" w:date="2022-01-13T18:16:00Z">
            <w:rPr>
              <w:rFonts w:ascii="Cambria Math" w:hAnsi="Cambria Math"/>
            </w:rPr>
            <m:t>ν≤1</m:t>
          </w:ins>
        </m:r>
      </m:oMath>
      <w:ins w:id="850" w:author="wei ganchao" w:date="2022-01-13T18:16:00Z">
        <w:r>
          <w:t xml:space="preserve"> or </w:t>
        </w:r>
      </w:ins>
      <m:oMath>
        <m:r>
          <w:ins w:id="851" w:author="wei ganchao" w:date="2022-01-13T18:16:00Z">
            <w:rPr>
              <w:rFonts w:ascii="Cambria Math" w:hAnsi="Cambria Math"/>
            </w:rPr>
            <m:t>λ&gt;</m:t>
          </w:ins>
        </m:r>
        <m:sSup>
          <m:sSupPr>
            <m:ctrlPr>
              <w:ins w:id="852" w:author="wei ganchao" w:date="2022-01-13T18:16:00Z">
                <w:rPr>
                  <w:rFonts w:ascii="Cambria Math" w:hAnsi="Cambria Math"/>
                  <w:i/>
                </w:rPr>
              </w:ins>
            </m:ctrlPr>
          </m:sSupPr>
          <m:e>
            <m:r>
              <w:ins w:id="853" w:author="wei ganchao" w:date="2022-01-13T18:16:00Z">
                <w:rPr>
                  <w:rFonts w:ascii="Cambria Math" w:hAnsi="Cambria Math"/>
                </w:rPr>
                <m:t>10</m:t>
              </w:ins>
            </m:r>
          </m:e>
          <m:sup>
            <m:r>
              <w:ins w:id="854" w:author="wei ganchao" w:date="2022-01-13T18:16:00Z">
                <w:rPr>
                  <w:rFonts w:ascii="Cambria Math" w:hAnsi="Cambria Math"/>
                </w:rPr>
                <m:t>ν</m:t>
              </w:ins>
            </m:r>
          </m:sup>
        </m:sSup>
      </m:oMath>
      <w:ins w:id="855" w:author="wei ganchao" w:date="2022-01-13T18:16:00Z">
        <w:r>
          <w:t xml:space="preserve">. Then </w:t>
        </w:r>
      </w:ins>
      <m:oMath>
        <m:f>
          <m:fPr>
            <m:ctrlPr>
              <w:ins w:id="856" w:author="wei ganchao" w:date="2022-01-13T18:16:00Z">
                <w:rPr>
                  <w:rFonts w:ascii="Cambria Math" w:hAnsi="Cambria Math"/>
                  <w:i/>
                </w:rPr>
              </w:ins>
            </m:ctrlPr>
          </m:fPr>
          <m:num>
            <m:r>
              <w:ins w:id="857" w:author="wei ganchao" w:date="2022-01-13T18:16:00Z">
                <w:rPr>
                  <w:rFonts w:ascii="Cambria Math" w:hAnsi="Cambria Math"/>
                </w:rPr>
                <m:t>∂</m:t>
              </w:ins>
            </m:r>
            <m:sSub>
              <m:sSubPr>
                <m:ctrlPr>
                  <w:ins w:id="858" w:author="wei ganchao" w:date="2022-01-13T18:16:00Z">
                    <w:rPr>
                      <w:rFonts w:ascii="Cambria Math" w:hAnsi="Cambria Math"/>
                      <w:i/>
                    </w:rPr>
                  </w:ins>
                </m:ctrlPr>
              </m:sSubPr>
              <m:e>
                <m:r>
                  <w:ins w:id="859" w:author="wei ganchao" w:date="2022-01-13T18:16:00Z">
                    <w:rPr>
                      <w:rFonts w:ascii="Cambria Math" w:hAnsi="Cambria Math"/>
                    </w:rPr>
                    <m:t>δ</m:t>
                  </w:ins>
                </m:r>
              </m:e>
              <m:sub>
                <m:r>
                  <w:ins w:id="860" w:author="wei ganchao" w:date="2022-01-13T18:16:00Z">
                    <w:rPr>
                      <w:rFonts w:ascii="Cambria Math" w:hAnsi="Cambria Math"/>
                    </w:rPr>
                    <m:t>it</m:t>
                  </w:ins>
                </m:r>
              </m:sub>
            </m:sSub>
          </m:num>
          <m:den>
            <m:r>
              <w:ins w:id="861" w:author="wei ganchao" w:date="2022-01-13T18:16:00Z">
                <w:rPr>
                  <w:rFonts w:ascii="Cambria Math" w:hAnsi="Cambria Math"/>
                </w:rPr>
                <m:t>∂</m:t>
              </w:ins>
            </m:r>
            <m:sSub>
              <m:sSubPr>
                <m:ctrlPr>
                  <w:ins w:id="862" w:author="wei ganchao" w:date="2022-01-13T18:16:00Z">
                    <w:rPr>
                      <w:rFonts w:ascii="Cambria Math" w:hAnsi="Cambria Math"/>
                      <w:i/>
                    </w:rPr>
                  </w:ins>
                </m:ctrlPr>
              </m:sSubPr>
              <m:e>
                <m:r>
                  <w:ins w:id="863" w:author="wei ganchao" w:date="2022-01-13T18:16:00Z">
                    <w:rPr>
                      <w:rFonts w:ascii="Cambria Math" w:hAnsi="Cambria Math"/>
                    </w:rPr>
                    <m:t>λ</m:t>
                  </w:ins>
                </m:r>
              </m:e>
              <m:sub>
                <m:r>
                  <w:ins w:id="864" w:author="wei ganchao" w:date="2022-01-13T18:16:00Z">
                    <w:rPr>
                      <w:rFonts w:ascii="Cambria Math" w:hAnsi="Cambria Math"/>
                    </w:rPr>
                    <m:t>it</m:t>
                  </w:ins>
                </m:r>
              </m:sub>
            </m:sSub>
          </m:den>
        </m:f>
        <m:r>
          <w:ins w:id="865" w:author="wei ganchao" w:date="2022-01-13T18:16:00Z">
            <w:rPr>
              <w:rFonts w:ascii="Cambria Math" w:hAnsi="Cambria Math"/>
            </w:rPr>
            <m:t>≈</m:t>
          </w:ins>
        </m:r>
        <m:f>
          <m:fPr>
            <m:ctrlPr>
              <w:ins w:id="866" w:author="wei ganchao" w:date="2022-01-13T18:16:00Z">
                <w:rPr>
                  <w:rFonts w:ascii="Cambria Math" w:hAnsi="Cambria Math"/>
                  <w:i/>
                </w:rPr>
              </w:ins>
            </m:ctrlPr>
          </m:fPr>
          <m:num>
            <m:r>
              <w:ins w:id="867" w:author="wei ganchao" w:date="2022-01-13T18:16:00Z">
                <w:rPr>
                  <w:rFonts w:ascii="Cambria Math" w:hAnsi="Cambria Math"/>
                </w:rPr>
                <m:t>1</m:t>
              </w:ins>
            </m:r>
          </m:num>
          <m:den>
            <m:sSub>
              <m:sSubPr>
                <m:ctrlPr>
                  <w:ins w:id="868" w:author="wei ganchao" w:date="2022-01-13T18:16:00Z">
                    <w:rPr>
                      <w:rFonts w:ascii="Cambria Math" w:hAnsi="Cambria Math"/>
                      <w:i/>
                    </w:rPr>
                  </w:ins>
                </m:ctrlPr>
              </m:sSubPr>
              <m:e>
                <m:r>
                  <w:ins w:id="869" w:author="wei ganchao" w:date="2022-01-13T18:16:00Z">
                    <w:rPr>
                      <w:rFonts w:ascii="Cambria Math" w:hAnsi="Cambria Math"/>
                    </w:rPr>
                    <m:t>ν</m:t>
                  </w:ins>
                </m:r>
              </m:e>
              <m:sub>
                <m:r>
                  <w:ins w:id="870" w:author="wei ganchao" w:date="2022-01-13T18:16:00Z">
                    <w:rPr>
                      <w:rFonts w:ascii="Cambria Math" w:hAnsi="Cambria Math"/>
                    </w:rPr>
                    <m:t>it</m:t>
                  </w:ins>
                </m:r>
              </m:sub>
            </m:sSub>
          </m:den>
        </m:f>
        <m:sSubSup>
          <m:sSubSupPr>
            <m:ctrlPr>
              <w:ins w:id="871" w:author="wei ganchao" w:date="2022-01-13T18:16:00Z">
                <w:rPr>
                  <w:rFonts w:ascii="Cambria Math" w:hAnsi="Cambria Math"/>
                  <w:i/>
                </w:rPr>
              </w:ins>
            </m:ctrlPr>
          </m:sSubSupPr>
          <m:e>
            <m:r>
              <w:ins w:id="872" w:author="wei ganchao" w:date="2022-01-13T18:16:00Z">
                <w:rPr>
                  <w:rFonts w:ascii="Cambria Math" w:hAnsi="Cambria Math"/>
                </w:rPr>
                <m:t>λ</m:t>
              </w:ins>
            </m:r>
          </m:e>
          <m:sub>
            <m:r>
              <w:ins w:id="873" w:author="wei ganchao" w:date="2022-01-13T18:16:00Z">
                <w:rPr>
                  <w:rFonts w:ascii="Cambria Math" w:hAnsi="Cambria Math"/>
                </w:rPr>
                <m:t>it</m:t>
              </w:ins>
            </m:r>
          </m:sub>
          <m:sup>
            <m:r>
              <w:ins w:id="874" w:author="wei ganchao" w:date="2022-01-13T18:16:00Z">
                <w:rPr>
                  <w:rFonts w:ascii="Cambria Math" w:hAnsi="Cambria Math"/>
                </w:rPr>
                <m:t>1/</m:t>
              </w:ins>
            </m:r>
            <m:sSub>
              <m:sSubPr>
                <m:ctrlPr>
                  <w:ins w:id="875" w:author="wei ganchao" w:date="2022-01-13T18:16:00Z">
                    <w:rPr>
                      <w:rFonts w:ascii="Cambria Math" w:hAnsi="Cambria Math"/>
                      <w:i/>
                    </w:rPr>
                  </w:ins>
                </m:ctrlPr>
              </m:sSubPr>
              <m:e>
                <m:r>
                  <w:ins w:id="876" w:author="wei ganchao" w:date="2022-01-13T18:16:00Z">
                    <w:rPr>
                      <w:rFonts w:ascii="Cambria Math" w:hAnsi="Cambria Math"/>
                    </w:rPr>
                    <m:t>ν</m:t>
                  </w:ins>
                </m:r>
              </m:e>
              <m:sub>
                <m:r>
                  <w:ins w:id="877" w:author="wei ganchao" w:date="2022-01-13T18:16:00Z">
                    <w:rPr>
                      <w:rFonts w:ascii="Cambria Math" w:hAnsi="Cambria Math"/>
                    </w:rPr>
                    <m:t>it</m:t>
                  </w:ins>
                </m:r>
              </m:sub>
            </m:sSub>
            <m:r>
              <w:ins w:id="878" w:author="wei ganchao" w:date="2022-01-13T18:16:00Z">
                <w:rPr>
                  <w:rFonts w:ascii="Cambria Math" w:hAnsi="Cambria Math"/>
                </w:rPr>
                <m:t>-1</m:t>
              </w:ins>
            </m:r>
          </m:sup>
        </m:sSubSup>
      </m:oMath>
      <w:ins w:id="879" w:author="wei ganchao" w:date="2022-01-13T18:16:00Z">
        <w:r>
          <w:t xml:space="preserve"> and </w:t>
        </w:r>
      </w:ins>
      <m:oMath>
        <m:f>
          <m:fPr>
            <m:ctrlPr>
              <w:ins w:id="880" w:author="wei ganchao" w:date="2022-01-13T18:16:00Z">
                <w:rPr>
                  <w:rFonts w:ascii="Cambria Math" w:hAnsi="Cambria Math"/>
                  <w:i/>
                </w:rPr>
              </w:ins>
            </m:ctrlPr>
          </m:fPr>
          <m:num>
            <m:r>
              <w:ins w:id="881" w:author="wei ganchao" w:date="2022-01-13T18:16:00Z">
                <w:rPr>
                  <w:rFonts w:ascii="Cambria Math" w:hAnsi="Cambria Math"/>
                </w:rPr>
                <m:t>∂</m:t>
              </w:ins>
            </m:r>
            <m:sSub>
              <m:sSubPr>
                <m:ctrlPr>
                  <w:ins w:id="882" w:author="wei ganchao" w:date="2022-01-13T18:16:00Z">
                    <w:rPr>
                      <w:rFonts w:ascii="Cambria Math" w:hAnsi="Cambria Math"/>
                      <w:i/>
                    </w:rPr>
                  </w:ins>
                </m:ctrlPr>
              </m:sSubPr>
              <m:e>
                <m:r>
                  <w:ins w:id="883" w:author="wei ganchao" w:date="2022-01-13T18:16:00Z">
                    <w:rPr>
                      <w:rFonts w:ascii="Cambria Math" w:hAnsi="Cambria Math"/>
                    </w:rPr>
                    <m:t>δ</m:t>
                  </w:ins>
                </m:r>
              </m:e>
              <m:sub>
                <m:r>
                  <w:ins w:id="884" w:author="wei ganchao" w:date="2022-01-13T18:16:00Z">
                    <w:rPr>
                      <w:rFonts w:ascii="Cambria Math" w:hAnsi="Cambria Math"/>
                    </w:rPr>
                    <m:t>it</m:t>
                  </w:ins>
                </m:r>
              </m:sub>
            </m:sSub>
          </m:num>
          <m:den>
            <m:r>
              <w:ins w:id="885" w:author="wei ganchao" w:date="2022-01-13T18:16:00Z">
                <w:rPr>
                  <w:rFonts w:ascii="Cambria Math" w:hAnsi="Cambria Math"/>
                </w:rPr>
                <m:t>∂</m:t>
              </w:ins>
            </m:r>
            <m:sSub>
              <m:sSubPr>
                <m:ctrlPr>
                  <w:ins w:id="886" w:author="wei ganchao" w:date="2022-01-13T18:16:00Z">
                    <w:rPr>
                      <w:rFonts w:ascii="Cambria Math" w:hAnsi="Cambria Math"/>
                      <w:i/>
                    </w:rPr>
                  </w:ins>
                </m:ctrlPr>
              </m:sSubPr>
              <m:e>
                <m:r>
                  <w:ins w:id="887" w:author="wei ganchao" w:date="2022-01-13T18:16:00Z">
                    <w:rPr>
                      <w:rFonts w:ascii="Cambria Math" w:hAnsi="Cambria Math"/>
                    </w:rPr>
                    <m:t>ν</m:t>
                  </w:ins>
                </m:r>
              </m:e>
              <m:sub>
                <m:r>
                  <w:ins w:id="888" w:author="wei ganchao" w:date="2022-01-13T18:16:00Z">
                    <w:rPr>
                      <w:rFonts w:ascii="Cambria Math" w:hAnsi="Cambria Math"/>
                    </w:rPr>
                    <m:t>it</m:t>
                  </w:ins>
                </m:r>
              </m:sub>
            </m:sSub>
          </m:den>
        </m:f>
        <m:r>
          <w:ins w:id="889" w:author="wei ganchao" w:date="2022-01-13T18:16:00Z">
            <w:rPr>
              <w:rFonts w:ascii="Cambria Math" w:hAnsi="Cambria Math"/>
            </w:rPr>
            <m:t>≈-</m:t>
          </w:ins>
        </m:r>
        <m:f>
          <m:fPr>
            <m:ctrlPr>
              <w:ins w:id="890" w:author="wei ganchao" w:date="2022-01-13T18:16:00Z">
                <w:rPr>
                  <w:rFonts w:ascii="Cambria Math" w:hAnsi="Cambria Math"/>
                  <w:i/>
                </w:rPr>
              </w:ins>
            </m:ctrlPr>
          </m:fPr>
          <m:num>
            <m:sSubSup>
              <m:sSubSupPr>
                <m:ctrlPr>
                  <w:ins w:id="891" w:author="wei ganchao" w:date="2022-01-13T18:16:00Z">
                    <w:rPr>
                      <w:rFonts w:ascii="Cambria Math" w:hAnsi="Cambria Math"/>
                      <w:i/>
                    </w:rPr>
                  </w:ins>
                </m:ctrlPr>
              </m:sSubSupPr>
              <m:e>
                <m:r>
                  <w:ins w:id="892" w:author="wei ganchao" w:date="2022-01-13T18:16:00Z">
                    <w:rPr>
                      <w:rFonts w:ascii="Cambria Math" w:hAnsi="Cambria Math"/>
                    </w:rPr>
                    <m:t>λ</m:t>
                  </w:ins>
                </m:r>
              </m:e>
              <m:sub>
                <m:r>
                  <w:ins w:id="893" w:author="wei ganchao" w:date="2022-01-13T18:16:00Z">
                    <w:rPr>
                      <w:rFonts w:ascii="Cambria Math" w:hAnsi="Cambria Math"/>
                    </w:rPr>
                    <m:t>it</m:t>
                  </w:ins>
                </m:r>
              </m:sub>
              <m:sup>
                <m:r>
                  <w:ins w:id="894" w:author="wei ganchao" w:date="2022-01-13T18:16:00Z">
                    <w:rPr>
                      <w:rFonts w:ascii="Cambria Math" w:hAnsi="Cambria Math"/>
                    </w:rPr>
                    <m:t>1/</m:t>
                  </w:ins>
                </m:r>
                <m:sSub>
                  <m:sSubPr>
                    <m:ctrlPr>
                      <w:ins w:id="895" w:author="wei ganchao" w:date="2022-01-13T18:16:00Z">
                        <w:rPr>
                          <w:rFonts w:ascii="Cambria Math" w:hAnsi="Cambria Math"/>
                          <w:i/>
                        </w:rPr>
                      </w:ins>
                    </m:ctrlPr>
                  </m:sSubPr>
                  <m:e>
                    <m:r>
                      <w:ins w:id="896" w:author="wei ganchao" w:date="2022-01-13T18:16:00Z">
                        <w:rPr>
                          <w:rFonts w:ascii="Cambria Math" w:hAnsi="Cambria Math"/>
                        </w:rPr>
                        <m:t>ν</m:t>
                      </w:ins>
                    </m:r>
                  </m:e>
                  <m:sub>
                    <m:r>
                      <w:ins w:id="897" w:author="wei ganchao" w:date="2022-01-13T18:16:00Z">
                        <w:rPr>
                          <w:rFonts w:ascii="Cambria Math" w:hAnsi="Cambria Math"/>
                        </w:rPr>
                        <m:t>it</m:t>
                      </w:ins>
                    </m:r>
                  </m:sub>
                </m:sSub>
              </m:sup>
            </m:sSubSup>
            <m:func>
              <m:funcPr>
                <m:ctrlPr>
                  <w:ins w:id="898" w:author="wei ganchao" w:date="2022-01-13T18:16:00Z">
                    <w:rPr>
                      <w:rFonts w:ascii="Cambria Math" w:hAnsi="Cambria Math"/>
                      <w:i/>
                    </w:rPr>
                  </w:ins>
                </m:ctrlPr>
              </m:funcPr>
              <m:fName>
                <m:r>
                  <w:ins w:id="899" w:author="wei ganchao" w:date="2022-01-13T18:16:00Z">
                    <m:rPr>
                      <m:sty m:val="p"/>
                    </m:rPr>
                    <w:rPr>
                      <w:rFonts w:ascii="Cambria Math" w:hAnsi="Cambria Math"/>
                    </w:rPr>
                    <m:t>log</m:t>
                  </w:ins>
                </m:r>
              </m:fName>
              <m:e>
                <m:sSub>
                  <m:sSubPr>
                    <m:ctrlPr>
                      <w:ins w:id="900" w:author="wei ganchao" w:date="2022-01-13T18:16:00Z">
                        <w:rPr>
                          <w:rFonts w:ascii="Cambria Math" w:hAnsi="Cambria Math"/>
                          <w:i/>
                        </w:rPr>
                      </w:ins>
                    </m:ctrlPr>
                  </m:sSubPr>
                  <m:e>
                    <m:r>
                      <w:ins w:id="901" w:author="wei ganchao" w:date="2022-01-13T18:16:00Z">
                        <w:rPr>
                          <w:rFonts w:ascii="Cambria Math" w:hAnsi="Cambria Math"/>
                        </w:rPr>
                        <m:t>λ</m:t>
                      </w:ins>
                    </m:r>
                  </m:e>
                  <m:sub>
                    <m:r>
                      <w:ins w:id="902" w:author="wei ganchao" w:date="2022-01-13T18:16:00Z">
                        <w:rPr>
                          <w:rFonts w:ascii="Cambria Math" w:hAnsi="Cambria Math"/>
                        </w:rPr>
                        <m:t>it</m:t>
                      </w:ins>
                    </m:r>
                  </m:sub>
                </m:sSub>
              </m:e>
            </m:func>
          </m:num>
          <m:den>
            <m:sSubSup>
              <m:sSubSupPr>
                <m:ctrlPr>
                  <w:ins w:id="903" w:author="wei ganchao" w:date="2022-01-13T18:16:00Z">
                    <w:rPr>
                      <w:rFonts w:ascii="Cambria Math" w:hAnsi="Cambria Math"/>
                      <w:i/>
                    </w:rPr>
                  </w:ins>
                </m:ctrlPr>
              </m:sSubSupPr>
              <m:e>
                <m:r>
                  <w:ins w:id="904" w:author="wei ganchao" w:date="2022-01-13T18:16:00Z">
                    <w:rPr>
                      <w:rFonts w:ascii="Cambria Math" w:hAnsi="Cambria Math"/>
                    </w:rPr>
                    <m:t>ν</m:t>
                  </w:ins>
                </m:r>
              </m:e>
              <m:sub>
                <m:r>
                  <w:ins w:id="905" w:author="wei ganchao" w:date="2022-01-13T18:16:00Z">
                    <w:rPr>
                      <w:rFonts w:ascii="Cambria Math" w:hAnsi="Cambria Math"/>
                    </w:rPr>
                    <m:t>it</m:t>
                  </w:ins>
                </m:r>
              </m:sub>
              <m:sup>
                <m:r>
                  <w:ins w:id="906" w:author="wei ganchao" w:date="2022-01-13T18:16:00Z">
                    <w:rPr>
                      <w:rFonts w:ascii="Cambria Math" w:hAnsi="Cambria Math"/>
                    </w:rPr>
                    <m:t>2</m:t>
                  </w:ins>
                </m:r>
              </m:sup>
            </m:sSubSup>
          </m:den>
        </m:f>
        <m:r>
          <w:ins w:id="907" w:author="wei ganchao" w:date="2022-01-13T18:16:00Z">
            <w:rPr>
              <w:rFonts w:ascii="Cambria Math" w:hAnsi="Cambria Math"/>
            </w:rPr>
            <m:t>-</m:t>
          </w:ins>
        </m:r>
        <m:f>
          <m:fPr>
            <m:ctrlPr>
              <w:ins w:id="908" w:author="wei ganchao" w:date="2022-01-13T18:16:00Z">
                <w:rPr>
                  <w:rFonts w:ascii="Cambria Math" w:hAnsi="Cambria Math"/>
                  <w:i/>
                </w:rPr>
              </w:ins>
            </m:ctrlPr>
          </m:fPr>
          <m:num>
            <m:r>
              <w:ins w:id="909" w:author="wei ganchao" w:date="2022-01-13T18:16:00Z">
                <w:rPr>
                  <w:rFonts w:ascii="Cambria Math" w:hAnsi="Cambria Math"/>
                </w:rPr>
                <m:t>1</m:t>
              </w:ins>
            </m:r>
          </m:num>
          <m:den>
            <m:r>
              <w:ins w:id="910" w:author="wei ganchao" w:date="2022-01-13T18:16:00Z">
                <w:rPr>
                  <w:rFonts w:ascii="Cambria Math" w:hAnsi="Cambria Math"/>
                </w:rPr>
                <m:t>2</m:t>
              </w:ins>
            </m:r>
            <m:sSubSup>
              <m:sSubSupPr>
                <m:ctrlPr>
                  <w:ins w:id="911" w:author="wei ganchao" w:date="2022-01-13T18:16:00Z">
                    <w:rPr>
                      <w:rFonts w:ascii="Cambria Math" w:hAnsi="Cambria Math"/>
                      <w:i/>
                    </w:rPr>
                  </w:ins>
                </m:ctrlPr>
              </m:sSubSupPr>
              <m:e>
                <m:r>
                  <w:ins w:id="912" w:author="wei ganchao" w:date="2022-01-13T18:16:00Z">
                    <w:rPr>
                      <w:rFonts w:ascii="Cambria Math" w:hAnsi="Cambria Math"/>
                    </w:rPr>
                    <m:t>ν</m:t>
                  </w:ins>
                </m:r>
              </m:e>
              <m:sub>
                <m:r>
                  <w:ins w:id="913" w:author="wei ganchao" w:date="2022-01-13T18:16:00Z">
                    <w:rPr>
                      <w:rFonts w:ascii="Cambria Math" w:hAnsi="Cambria Math"/>
                    </w:rPr>
                    <m:t>it</m:t>
                  </w:ins>
                </m:r>
              </m:sub>
              <m:sup>
                <m:r>
                  <w:ins w:id="914" w:author="wei ganchao" w:date="2022-01-13T18:16:00Z">
                    <w:rPr>
                      <w:rFonts w:ascii="Cambria Math" w:hAnsi="Cambria Math"/>
                    </w:rPr>
                    <m:t>2</m:t>
                  </w:ins>
                </m:r>
              </m:sup>
            </m:sSubSup>
          </m:den>
        </m:f>
      </m:oMath>
      <w:ins w:id="915" w:author="wei ganchao" w:date="2022-01-13T18:16:00Z">
        <w:r>
          <w:t>.</w:t>
        </w:r>
      </w:ins>
    </w:p>
    <w:p w14:paraId="5924431F" w14:textId="05397AD0" w:rsidR="00FF27D1" w:rsidRDefault="00FF27D1" w:rsidP="00FF27D1">
      <w:pPr>
        <w:rPr>
          <w:ins w:id="916" w:author="wei ganchao" w:date="2022-01-13T18:16:00Z"/>
        </w:rPr>
      </w:pPr>
    </w:p>
    <w:p w14:paraId="5FE15600" w14:textId="77777777" w:rsidR="00FF27D1" w:rsidRPr="00FF27D1" w:rsidRDefault="00FF27D1">
      <w:pPr>
        <w:pPrChange w:id="917" w:author="wei ganchao" w:date="2022-01-13T18:16:00Z">
          <w:pPr>
            <w:pStyle w:val="Heading1"/>
          </w:pPr>
        </w:pPrChange>
      </w:pPr>
    </w:p>
    <w:p w14:paraId="2D40B668" w14:textId="50815E21" w:rsidR="00D3079B" w:rsidRDefault="005713EA" w:rsidP="00AC455B">
      <w:pPr>
        <w:pStyle w:val="Heading2"/>
      </w:pPr>
      <w:ins w:id="918" w:author="wei ganchao" w:date="2022-01-13T18:24:00Z">
        <w:r w:rsidRPr="005713EA">
          <w:t>Moments approximation for Conway-Maxwell Poisson distribution</w:t>
        </w:r>
      </w:ins>
      <w:del w:id="919"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920" w:author="wei ganchao" w:date="2022-01-13T18:25:00Z"/>
        </w:rPr>
      </w:pPr>
      <w:ins w:id="921" w:author="wei ganchao" w:date="2022-01-13T18:25:00Z">
        <w:r w:rsidRPr="005713EA">
          <w:t>To estimate the state-vector for the dynamic CMP model, we need to</w:t>
        </w:r>
      </w:ins>
      <w:ins w:id="922" w:author="wei ganchao" w:date="2022-01-13T18:39:00Z">
        <w:r w:rsidR="00A07841">
          <w:t xml:space="preserve"> find</w:t>
        </w:r>
      </w:ins>
      <w:ins w:id="923" w:author="wei ganchao" w:date="2022-01-13T18:25:00Z">
        <w:r w:rsidRPr="005713EA">
          <w:t xml:space="preserve"> first and second moments for</w:t>
        </w:r>
        <w:r>
          <w:t xml:space="preserve"> </w:t>
        </w:r>
      </w:ins>
      <m:oMath>
        <m:r>
          <w:ins w:id="924" w:author="wei ganchao" w:date="2022-01-13T18:25:00Z">
            <w:rPr>
              <w:rFonts w:ascii="Cambria Math" w:hAnsi="Cambria Math"/>
            </w:rPr>
            <m:t>Y</m:t>
          </w:ins>
        </m:r>
      </m:oMath>
      <w:ins w:id="925"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926" w:author="wei ganchao" w:date="2022-01-13T18:25:00Z">
                <w:rPr>
                  <w:rFonts w:ascii="Cambria Math" w:hAnsi="Cambria Math"/>
                </w:rPr>
                <m:t>Y!</m:t>
              </w:ins>
            </m:r>
          </m:e>
        </m:func>
      </m:oMath>
      <w:ins w:id="927" w:author="wei ganchao" w:date="2022-01-13T18:25:00Z">
        <w:r>
          <w:t xml:space="preserve">. For </w:t>
        </w:r>
      </w:ins>
      <m:oMath>
        <m:r>
          <w:ins w:id="928" w:author="wei ganchao" w:date="2022-01-13T18:25:00Z">
            <w:rPr>
              <w:rFonts w:ascii="Cambria Math" w:hAnsi="Cambria Math"/>
            </w:rPr>
            <m:t>Y∼CMP(λ,ν)</m:t>
          </w:ins>
        </m:r>
      </m:oMath>
      <w:ins w:id="929" w:author="wei ganchao" w:date="2022-01-13T18:25:00Z">
        <w:r>
          <w:t>,</w:t>
        </w:r>
      </w:ins>
    </w:p>
    <w:p w14:paraId="400F8431" w14:textId="10E58C89" w:rsidR="005713EA" w:rsidRDefault="005713EA" w:rsidP="00D3079B">
      <w:pPr>
        <w:rPr>
          <w:ins w:id="930" w:author="wei ganchao" w:date="2022-01-13T18:25:00Z"/>
        </w:rPr>
      </w:pPr>
      <m:oMathPara>
        <m:oMath>
          <m:r>
            <w:ins w:id="931" w:author="wei ganchao" w:date="2022-01-13T18:26:00Z">
              <w:rPr>
                <w:rFonts w:ascii="Cambria Math" w:hAnsi="Cambria Math"/>
              </w:rPr>
              <w:lastRenderedPageBreak/>
              <m:t>Z</m:t>
            </w:ins>
          </m:r>
          <m:d>
            <m:dPr>
              <m:ctrlPr>
                <w:ins w:id="932" w:author="wei ganchao" w:date="2022-01-13T18:26:00Z">
                  <w:rPr>
                    <w:rFonts w:ascii="Cambria Math" w:hAnsi="Cambria Math"/>
                    <w:i/>
                  </w:rPr>
                </w:ins>
              </m:ctrlPr>
            </m:dPr>
            <m:e>
              <m:r>
                <w:ins w:id="933" w:author="wei ganchao" w:date="2022-01-13T18:26:00Z">
                  <w:rPr>
                    <w:rFonts w:ascii="Cambria Math" w:hAnsi="Cambria Math"/>
                  </w:rPr>
                  <m:t>λ,ν</m:t>
                </w:ins>
              </m:r>
            </m:e>
          </m:d>
          <m:r>
            <w:ins w:id="934" w:author="wei ganchao" w:date="2022-01-13T18:26:00Z">
              <w:rPr>
                <w:rFonts w:ascii="Cambria Math" w:hAnsi="Cambria Math"/>
              </w:rPr>
              <m:t>=</m:t>
            </w:ins>
          </m:r>
          <m:nary>
            <m:naryPr>
              <m:chr m:val="∑"/>
              <m:limLoc m:val="undOvr"/>
              <m:ctrlPr>
                <w:ins w:id="935" w:author="wei ganchao" w:date="2022-01-13T18:26:00Z">
                  <w:rPr>
                    <w:rFonts w:ascii="Cambria Math" w:hAnsi="Cambria Math"/>
                    <w:i/>
                  </w:rPr>
                </w:ins>
              </m:ctrlPr>
            </m:naryPr>
            <m:sub>
              <m:r>
                <w:ins w:id="936" w:author="wei ganchao" w:date="2022-01-13T18:26:00Z">
                  <w:rPr>
                    <w:rFonts w:ascii="Cambria Math" w:hAnsi="Cambria Math"/>
                  </w:rPr>
                  <m:t>k=0</m:t>
                </w:ins>
              </m:r>
            </m:sub>
            <m:sup>
              <m:r>
                <w:ins w:id="937" w:author="wei ganchao" w:date="2022-01-13T18:26:00Z">
                  <w:rPr>
                    <w:rFonts w:ascii="Cambria Math" w:hAnsi="Cambria Math"/>
                  </w:rPr>
                  <m:t>∞</m:t>
                </w:ins>
              </m:r>
            </m:sup>
            <m:e>
              <m:f>
                <m:fPr>
                  <m:ctrlPr>
                    <w:ins w:id="938" w:author="wei ganchao" w:date="2022-01-13T18:26:00Z">
                      <w:rPr>
                        <w:rFonts w:ascii="Cambria Math" w:hAnsi="Cambria Math"/>
                        <w:i/>
                      </w:rPr>
                    </w:ins>
                  </m:ctrlPr>
                </m:fPr>
                <m:num>
                  <m:sSup>
                    <m:sSupPr>
                      <m:ctrlPr>
                        <w:ins w:id="939" w:author="wei ganchao" w:date="2022-01-13T18:26:00Z">
                          <w:rPr>
                            <w:rFonts w:ascii="Cambria Math" w:hAnsi="Cambria Math"/>
                            <w:i/>
                          </w:rPr>
                        </w:ins>
                      </m:ctrlPr>
                    </m:sSupPr>
                    <m:e>
                      <m:r>
                        <w:ins w:id="940" w:author="wei ganchao" w:date="2022-01-13T18:26:00Z">
                          <w:rPr>
                            <w:rFonts w:ascii="Cambria Math" w:hAnsi="Cambria Math"/>
                          </w:rPr>
                          <m:t>λ</m:t>
                        </w:ins>
                      </m:r>
                    </m:e>
                    <m:sup>
                      <m:r>
                        <w:ins w:id="941" w:author="wei ganchao" w:date="2022-01-13T18:26:00Z">
                          <w:rPr>
                            <w:rFonts w:ascii="Cambria Math" w:hAnsi="Cambria Math"/>
                          </w:rPr>
                          <m:t>k</m:t>
                        </w:ins>
                      </m:r>
                    </m:sup>
                  </m:sSup>
                </m:num>
                <m:den>
                  <m:sSup>
                    <m:sSupPr>
                      <m:ctrlPr>
                        <w:ins w:id="942" w:author="wei ganchao" w:date="2022-01-13T18:26:00Z">
                          <w:rPr>
                            <w:rFonts w:ascii="Cambria Math" w:hAnsi="Cambria Math"/>
                            <w:i/>
                          </w:rPr>
                        </w:ins>
                      </m:ctrlPr>
                    </m:sSupPr>
                    <m:e>
                      <m:d>
                        <m:dPr>
                          <m:ctrlPr>
                            <w:ins w:id="943" w:author="wei ganchao" w:date="2022-01-13T18:26:00Z">
                              <w:rPr>
                                <w:rFonts w:ascii="Cambria Math" w:hAnsi="Cambria Math"/>
                                <w:i/>
                              </w:rPr>
                            </w:ins>
                          </m:ctrlPr>
                        </m:dPr>
                        <m:e>
                          <m:r>
                            <w:ins w:id="944" w:author="wei ganchao" w:date="2022-01-13T18:26:00Z">
                              <w:rPr>
                                <w:rFonts w:ascii="Cambria Math" w:hAnsi="Cambria Math"/>
                              </w:rPr>
                              <m:t>k!</m:t>
                            </w:ins>
                          </m:r>
                        </m:e>
                      </m:d>
                    </m:e>
                    <m:sup>
                      <m:r>
                        <w:ins w:id="945" w:author="wei ganchao" w:date="2022-01-13T18:26:00Z">
                          <w:rPr>
                            <w:rFonts w:ascii="Cambria Math" w:hAnsi="Cambria Math"/>
                          </w:rPr>
                          <m:t>ν</m:t>
                        </w:ins>
                      </m:r>
                    </m:sup>
                  </m:sSup>
                </m:den>
              </m:f>
            </m:e>
          </m:nary>
          <m:r>
            <w:ins w:id="946" w:author="wei ganchao" w:date="2022-01-13T18:26:00Z">
              <w:rPr>
                <w:rFonts w:ascii="Cambria Math" w:hAnsi="Cambria Math"/>
              </w:rPr>
              <m:t xml:space="preserve"> </m:t>
            </w:ins>
          </m:r>
          <m:r>
            <w:ins w:id="947" w:author="wei ganchao" w:date="2022-01-13T18:26:00Z">
              <m:rPr>
                <m:sty m:val="p"/>
              </m:rPr>
              <w:rPr>
                <w:rFonts w:ascii="Cambria Math" w:hAnsi="Cambria Math"/>
              </w:rPr>
              <w:br/>
            </w:ins>
          </m:r>
        </m:oMath>
        <m:oMath>
          <m:r>
            <w:ins w:id="948" w:author="wei ganchao" w:date="2022-01-13T18:26:00Z">
              <w:rPr>
                <w:rFonts w:ascii="Cambria Math" w:hAnsi="Cambria Math"/>
              </w:rPr>
              <m:t>E</m:t>
            </w:ins>
          </m:r>
          <m:d>
            <m:dPr>
              <m:ctrlPr>
                <w:ins w:id="949" w:author="wei ganchao" w:date="2022-01-13T18:26:00Z">
                  <w:rPr>
                    <w:rFonts w:ascii="Cambria Math" w:hAnsi="Cambria Math"/>
                    <w:i/>
                  </w:rPr>
                </w:ins>
              </m:ctrlPr>
            </m:dPr>
            <m:e>
              <m:r>
                <w:ins w:id="950" w:author="wei ganchao" w:date="2022-01-13T18:26:00Z">
                  <w:rPr>
                    <w:rFonts w:ascii="Cambria Math" w:hAnsi="Cambria Math"/>
                  </w:rPr>
                  <m:t>Y</m:t>
                </w:ins>
              </m:r>
            </m:e>
          </m:d>
          <m:r>
            <w:ins w:id="951" w:author="wei ganchao" w:date="2022-01-13T18:26:00Z">
              <w:rPr>
                <w:rFonts w:ascii="Cambria Math" w:hAnsi="Cambria Math"/>
              </w:rPr>
              <m:t>=</m:t>
            </w:ins>
          </m:r>
          <m:f>
            <m:fPr>
              <m:ctrlPr>
                <w:ins w:id="952" w:author="wei ganchao" w:date="2022-01-13T18:27:00Z">
                  <w:rPr>
                    <w:rFonts w:ascii="Cambria Math" w:hAnsi="Cambria Math"/>
                    <w:i/>
                  </w:rPr>
                </w:ins>
              </m:ctrlPr>
            </m:fPr>
            <m:num>
              <m:r>
                <w:ins w:id="953"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54" w:author="wei ganchao" w:date="2022-01-13T18:27:00Z">
                      <w:rPr>
                        <w:rFonts w:ascii="Cambria Math" w:hAnsi="Cambria Math"/>
                      </w:rPr>
                      <m:t>Z</m:t>
                    </w:ins>
                  </m:r>
                </m:e>
              </m:func>
            </m:num>
            <m:den>
              <m:r>
                <w:ins w:id="955" w:author="wei ganchao" w:date="2022-01-13T18:27:00Z">
                  <w:rPr>
                    <w:rFonts w:ascii="Cambria Math" w:hAnsi="Cambria Math"/>
                  </w:rPr>
                  <m:t>∂</m:t>
                </w:ins>
              </m:r>
              <m:func>
                <m:funcPr>
                  <m:ctrlPr>
                    <w:ins w:id="956" w:author="wei ganchao" w:date="2022-01-13T18:27:00Z">
                      <w:rPr>
                        <w:rFonts w:ascii="Cambria Math" w:hAnsi="Cambria Math"/>
                        <w:i/>
                      </w:rPr>
                    </w:ins>
                  </m:ctrlPr>
                </m:funcPr>
                <m:fName>
                  <m:r>
                    <w:ins w:id="957" w:author="wei ganchao" w:date="2022-01-13T18:27:00Z">
                      <m:rPr>
                        <m:sty m:val="p"/>
                      </m:rPr>
                      <w:rPr>
                        <w:rFonts w:ascii="Cambria Math" w:hAnsi="Cambria Math"/>
                      </w:rPr>
                      <m:t>log</m:t>
                    </w:ins>
                  </m:r>
                </m:fName>
                <m:e>
                  <m:r>
                    <w:ins w:id="958" w:author="wei ganchao" w:date="2022-01-13T18:27:00Z">
                      <w:rPr>
                        <w:rFonts w:ascii="Cambria Math" w:hAnsi="Cambria Math"/>
                      </w:rPr>
                      <m:t>λ</m:t>
                    </w:ins>
                  </m:r>
                </m:e>
              </m:func>
            </m:den>
          </m:f>
          <m:r>
            <w:ins w:id="959" w:author="wei ganchao" w:date="2022-01-13T18:27:00Z">
              <w:rPr>
                <w:rFonts w:ascii="Cambria Math" w:hAnsi="Cambria Math"/>
              </w:rPr>
              <m:t>=</m:t>
            </w:ins>
          </m:r>
          <m:f>
            <m:fPr>
              <m:ctrlPr>
                <w:ins w:id="960" w:author="wei ganchao" w:date="2022-01-13T18:27:00Z">
                  <w:rPr>
                    <w:rFonts w:ascii="Cambria Math" w:hAnsi="Cambria Math"/>
                    <w:i/>
                  </w:rPr>
                </w:ins>
              </m:ctrlPr>
            </m:fPr>
            <m:num>
              <m:r>
                <w:ins w:id="961" w:author="wei ganchao" w:date="2022-01-13T18:27:00Z">
                  <w:rPr>
                    <w:rFonts w:ascii="Cambria Math" w:hAnsi="Cambria Math"/>
                  </w:rPr>
                  <m:t>1</m:t>
                </w:ins>
              </m:r>
            </m:num>
            <m:den>
              <m:r>
                <w:ins w:id="962" w:author="wei ganchao" w:date="2022-01-13T18:27:00Z">
                  <w:rPr>
                    <w:rFonts w:ascii="Cambria Math" w:hAnsi="Cambria Math"/>
                  </w:rPr>
                  <m:t>Z</m:t>
                </w:ins>
              </m:r>
            </m:den>
          </m:f>
          <m:nary>
            <m:naryPr>
              <m:chr m:val="∑"/>
              <m:limLoc m:val="undOvr"/>
              <m:ctrlPr>
                <w:ins w:id="963" w:author="wei ganchao" w:date="2022-01-13T18:27:00Z">
                  <w:rPr>
                    <w:rFonts w:ascii="Cambria Math" w:hAnsi="Cambria Math"/>
                    <w:i/>
                  </w:rPr>
                </w:ins>
              </m:ctrlPr>
            </m:naryPr>
            <m:sub>
              <m:r>
                <w:ins w:id="964" w:author="wei ganchao" w:date="2022-01-13T18:27:00Z">
                  <w:rPr>
                    <w:rFonts w:ascii="Cambria Math" w:hAnsi="Cambria Math"/>
                  </w:rPr>
                  <m:t>k=0</m:t>
                </w:ins>
              </m:r>
            </m:sub>
            <m:sup>
              <m:r>
                <w:ins w:id="965" w:author="wei ganchao" w:date="2022-01-13T18:27:00Z">
                  <w:rPr>
                    <w:rFonts w:ascii="Cambria Math" w:hAnsi="Cambria Math"/>
                  </w:rPr>
                  <m:t>∞</m:t>
                </w:ins>
              </m:r>
            </m:sup>
            <m:e>
              <m:f>
                <m:fPr>
                  <m:ctrlPr>
                    <w:ins w:id="966" w:author="wei ganchao" w:date="2022-01-13T18:27:00Z">
                      <w:rPr>
                        <w:rFonts w:ascii="Cambria Math" w:hAnsi="Cambria Math"/>
                        <w:i/>
                      </w:rPr>
                    </w:ins>
                  </m:ctrlPr>
                </m:fPr>
                <m:num>
                  <m:r>
                    <w:ins w:id="967" w:author="wei ganchao" w:date="2022-01-13T18:27:00Z">
                      <w:rPr>
                        <w:rFonts w:ascii="Cambria Math" w:hAnsi="Cambria Math"/>
                      </w:rPr>
                      <m:t>k</m:t>
                    </w:ins>
                  </m:r>
                  <m:sSup>
                    <m:sSupPr>
                      <m:ctrlPr>
                        <w:ins w:id="968" w:author="wei ganchao" w:date="2022-01-13T18:27:00Z">
                          <w:rPr>
                            <w:rFonts w:ascii="Cambria Math" w:hAnsi="Cambria Math"/>
                            <w:i/>
                          </w:rPr>
                        </w:ins>
                      </m:ctrlPr>
                    </m:sSupPr>
                    <m:e>
                      <m:r>
                        <w:ins w:id="969" w:author="wei ganchao" w:date="2022-01-13T18:27:00Z">
                          <w:rPr>
                            <w:rFonts w:ascii="Cambria Math" w:hAnsi="Cambria Math"/>
                          </w:rPr>
                          <m:t>λ</m:t>
                        </w:ins>
                      </m:r>
                    </m:e>
                    <m:sup>
                      <m:r>
                        <w:ins w:id="970" w:author="wei ganchao" w:date="2022-01-13T18:27:00Z">
                          <w:rPr>
                            <w:rFonts w:ascii="Cambria Math" w:hAnsi="Cambria Math"/>
                          </w:rPr>
                          <m:t>k</m:t>
                        </w:ins>
                      </m:r>
                    </m:sup>
                  </m:sSup>
                </m:num>
                <m:den>
                  <m:sSup>
                    <m:sSupPr>
                      <m:ctrlPr>
                        <w:ins w:id="971" w:author="wei ganchao" w:date="2022-01-13T18:27:00Z">
                          <w:rPr>
                            <w:rFonts w:ascii="Cambria Math" w:hAnsi="Cambria Math"/>
                            <w:i/>
                          </w:rPr>
                        </w:ins>
                      </m:ctrlPr>
                    </m:sSupPr>
                    <m:e>
                      <m:d>
                        <m:dPr>
                          <m:ctrlPr>
                            <w:ins w:id="972" w:author="wei ganchao" w:date="2022-01-13T18:27:00Z">
                              <w:rPr>
                                <w:rFonts w:ascii="Cambria Math" w:hAnsi="Cambria Math"/>
                                <w:i/>
                              </w:rPr>
                            </w:ins>
                          </m:ctrlPr>
                        </m:dPr>
                        <m:e>
                          <m:r>
                            <w:ins w:id="973" w:author="wei ganchao" w:date="2022-01-13T18:27:00Z">
                              <w:rPr>
                                <w:rFonts w:ascii="Cambria Math" w:hAnsi="Cambria Math"/>
                              </w:rPr>
                              <m:t>k!</m:t>
                            </w:ins>
                          </m:r>
                        </m:e>
                      </m:d>
                    </m:e>
                    <m:sup>
                      <m:r>
                        <w:ins w:id="974" w:author="wei ganchao" w:date="2022-01-13T18:27:00Z">
                          <w:rPr>
                            <w:rFonts w:ascii="Cambria Math" w:hAnsi="Cambria Math"/>
                          </w:rPr>
                          <m:t>ν</m:t>
                        </w:ins>
                      </m:r>
                    </m:sup>
                  </m:sSup>
                </m:den>
              </m:f>
            </m:e>
          </m:nary>
          <m:r>
            <w:ins w:id="975" w:author="wei ganchao" w:date="2022-01-13T18:27:00Z">
              <m:rPr>
                <m:sty m:val="p"/>
              </m:rPr>
              <w:rPr>
                <w:rFonts w:ascii="Cambria Math" w:hAnsi="Cambria Math"/>
              </w:rPr>
              <w:br/>
            </w:ins>
          </m:r>
        </m:oMath>
        <m:oMath>
          <m:r>
            <w:ins w:id="976" w:author="wei ganchao" w:date="2022-01-13T18:27:00Z">
              <w:rPr>
                <w:rFonts w:ascii="Cambria Math" w:hAnsi="Cambria Math"/>
              </w:rPr>
              <m:t>Var</m:t>
            </w:ins>
          </m:r>
          <m:d>
            <m:dPr>
              <m:ctrlPr>
                <w:ins w:id="977" w:author="wei ganchao" w:date="2022-01-13T18:27:00Z">
                  <w:rPr>
                    <w:rFonts w:ascii="Cambria Math" w:hAnsi="Cambria Math"/>
                    <w:i/>
                  </w:rPr>
                </w:ins>
              </m:ctrlPr>
            </m:dPr>
            <m:e>
              <m:r>
                <w:ins w:id="978" w:author="wei ganchao" w:date="2022-01-13T18:27:00Z">
                  <w:rPr>
                    <w:rFonts w:ascii="Cambria Math" w:hAnsi="Cambria Math"/>
                  </w:rPr>
                  <m:t>Y</m:t>
                </w:ins>
              </m:r>
            </m:e>
          </m:d>
          <m:r>
            <w:ins w:id="979" w:author="wei ganchao" w:date="2022-01-13T18:27:00Z">
              <w:rPr>
                <w:rFonts w:ascii="Cambria Math" w:hAnsi="Cambria Math"/>
              </w:rPr>
              <m:t>=</m:t>
            </w:ins>
          </m:r>
          <m:f>
            <m:fPr>
              <m:ctrlPr>
                <w:ins w:id="980" w:author="wei ganchao" w:date="2022-01-13T18:27:00Z">
                  <w:rPr>
                    <w:rFonts w:ascii="Cambria Math" w:hAnsi="Cambria Math"/>
                    <w:i/>
                  </w:rPr>
                </w:ins>
              </m:ctrlPr>
            </m:fPr>
            <m:num>
              <m:sSup>
                <m:sSupPr>
                  <m:ctrlPr>
                    <w:ins w:id="981" w:author="wei ganchao" w:date="2022-01-13T18:27:00Z">
                      <w:rPr>
                        <w:rFonts w:ascii="Cambria Math" w:hAnsi="Cambria Math"/>
                        <w:i/>
                      </w:rPr>
                    </w:ins>
                  </m:ctrlPr>
                </m:sSupPr>
                <m:e>
                  <m:r>
                    <w:ins w:id="982" w:author="wei ganchao" w:date="2022-01-13T18:27:00Z">
                      <w:rPr>
                        <w:rFonts w:ascii="Cambria Math" w:hAnsi="Cambria Math"/>
                      </w:rPr>
                      <m:t>∂</m:t>
                    </w:ins>
                  </m:r>
                </m:e>
                <m:sup>
                  <m:r>
                    <w:ins w:id="983" w:author="wei ganchao" w:date="2022-01-13T18:27:00Z">
                      <w:rPr>
                        <w:rFonts w:ascii="Cambria Math" w:hAnsi="Cambria Math"/>
                      </w:rPr>
                      <m:t>2</m:t>
                    </w:ins>
                  </m:r>
                </m:sup>
              </m:sSup>
              <m:func>
                <m:funcPr>
                  <m:ctrlPr>
                    <w:ins w:id="984" w:author="wei ganchao" w:date="2022-01-13T18:27:00Z">
                      <w:rPr>
                        <w:rFonts w:ascii="Cambria Math" w:hAnsi="Cambria Math"/>
                        <w:i/>
                      </w:rPr>
                    </w:ins>
                  </m:ctrlPr>
                </m:funcPr>
                <m:fName>
                  <m:r>
                    <w:ins w:id="985" w:author="wei ganchao" w:date="2022-01-13T18:27:00Z">
                      <m:rPr>
                        <m:sty m:val="p"/>
                      </m:rPr>
                      <w:rPr>
                        <w:rFonts w:ascii="Cambria Math" w:hAnsi="Cambria Math"/>
                      </w:rPr>
                      <m:t>log</m:t>
                    </w:ins>
                  </m:r>
                </m:fName>
                <m:e>
                  <m:r>
                    <w:ins w:id="986" w:author="wei ganchao" w:date="2022-01-13T18:27:00Z">
                      <w:rPr>
                        <w:rFonts w:ascii="Cambria Math" w:hAnsi="Cambria Math"/>
                      </w:rPr>
                      <m:t>Z</m:t>
                    </w:ins>
                  </m:r>
                </m:e>
              </m:func>
            </m:num>
            <m:den>
              <m:r>
                <w:ins w:id="987" w:author="wei ganchao" w:date="2022-01-13T18:27:00Z">
                  <w:rPr>
                    <w:rFonts w:ascii="Cambria Math" w:hAnsi="Cambria Math"/>
                  </w:rPr>
                  <m:t>∂</m:t>
                </w:ins>
              </m:r>
              <m:sSup>
                <m:sSupPr>
                  <m:ctrlPr>
                    <w:ins w:id="988" w:author="wei ganchao" w:date="2022-01-13T18:28:00Z">
                      <w:rPr>
                        <w:rFonts w:ascii="Cambria Math" w:hAnsi="Cambria Math"/>
                        <w:i/>
                      </w:rPr>
                    </w:ins>
                  </m:ctrlPr>
                </m:sSupPr>
                <m:e>
                  <m:d>
                    <m:dPr>
                      <m:ctrlPr>
                        <w:ins w:id="989" w:author="wei ganchao" w:date="2022-01-13T18:28:00Z">
                          <w:rPr>
                            <w:rFonts w:ascii="Cambria Math" w:hAnsi="Cambria Math"/>
                            <w:i/>
                          </w:rPr>
                        </w:ins>
                      </m:ctrlPr>
                    </m:dPr>
                    <m:e>
                      <m:func>
                        <m:funcPr>
                          <m:ctrlPr>
                            <w:ins w:id="990" w:author="wei ganchao" w:date="2022-01-13T18:27:00Z">
                              <w:rPr>
                                <w:rFonts w:ascii="Cambria Math" w:hAnsi="Cambria Math"/>
                                <w:i/>
                              </w:rPr>
                            </w:ins>
                          </m:ctrlPr>
                        </m:funcPr>
                        <m:fName>
                          <m:r>
                            <w:ins w:id="991" w:author="wei ganchao" w:date="2022-01-13T18:27:00Z">
                              <m:rPr>
                                <m:sty m:val="p"/>
                              </m:rPr>
                              <w:rPr>
                                <w:rFonts w:ascii="Cambria Math" w:hAnsi="Cambria Math"/>
                              </w:rPr>
                              <m:t>log</m:t>
                            </w:ins>
                          </m:r>
                        </m:fName>
                        <m:e>
                          <m:r>
                            <w:ins w:id="992" w:author="wei ganchao" w:date="2022-01-13T18:27:00Z">
                              <w:rPr>
                                <w:rFonts w:ascii="Cambria Math" w:hAnsi="Cambria Math"/>
                              </w:rPr>
                              <m:t>λ</m:t>
                            </w:ins>
                          </m:r>
                        </m:e>
                      </m:func>
                    </m:e>
                  </m:d>
                </m:e>
                <m:sup>
                  <m:r>
                    <w:ins w:id="993" w:author="wei ganchao" w:date="2022-01-13T18:28:00Z">
                      <w:rPr>
                        <w:rFonts w:ascii="Cambria Math" w:hAnsi="Cambria Math"/>
                      </w:rPr>
                      <m:t>2</m:t>
                    </w:ins>
                  </m:r>
                </m:sup>
              </m:sSup>
            </m:den>
          </m:f>
          <m:r>
            <w:ins w:id="994" w:author="wei ganchao" w:date="2022-01-13T18:28:00Z">
              <w:rPr>
                <w:rFonts w:ascii="Cambria Math" w:hAnsi="Cambria Math"/>
              </w:rPr>
              <m:t>=</m:t>
            </w:ins>
          </m:r>
          <m:f>
            <m:fPr>
              <m:ctrlPr>
                <w:ins w:id="995" w:author="wei ganchao" w:date="2022-01-13T18:28:00Z">
                  <w:rPr>
                    <w:rFonts w:ascii="Cambria Math" w:hAnsi="Cambria Math"/>
                    <w:i/>
                  </w:rPr>
                </w:ins>
              </m:ctrlPr>
            </m:fPr>
            <m:num>
              <m:r>
                <w:ins w:id="996" w:author="wei ganchao" w:date="2022-01-13T18:28:00Z">
                  <w:rPr>
                    <w:rFonts w:ascii="Cambria Math" w:hAnsi="Cambria Math"/>
                  </w:rPr>
                  <m:t>1</m:t>
                </w:ins>
              </m:r>
            </m:num>
            <m:den>
              <m:r>
                <w:ins w:id="997" w:author="wei ganchao" w:date="2022-01-13T18:28:00Z">
                  <w:rPr>
                    <w:rFonts w:ascii="Cambria Math" w:hAnsi="Cambria Math"/>
                  </w:rPr>
                  <m:t>Z</m:t>
                </w:ins>
              </m:r>
            </m:den>
          </m:f>
          <m:nary>
            <m:naryPr>
              <m:chr m:val="∑"/>
              <m:limLoc m:val="undOvr"/>
              <m:ctrlPr>
                <w:ins w:id="998" w:author="wei ganchao" w:date="2022-01-13T18:28:00Z">
                  <w:rPr>
                    <w:rFonts w:ascii="Cambria Math" w:hAnsi="Cambria Math"/>
                    <w:i/>
                  </w:rPr>
                </w:ins>
              </m:ctrlPr>
            </m:naryPr>
            <m:sub>
              <m:r>
                <w:ins w:id="999" w:author="wei ganchao" w:date="2022-01-13T18:28:00Z">
                  <w:rPr>
                    <w:rFonts w:ascii="Cambria Math" w:hAnsi="Cambria Math"/>
                  </w:rPr>
                  <m:t>k=0</m:t>
                </w:ins>
              </m:r>
            </m:sub>
            <m:sup>
              <m:r>
                <w:ins w:id="1000" w:author="wei ganchao" w:date="2022-01-13T18:28:00Z">
                  <w:rPr>
                    <w:rFonts w:ascii="Cambria Math" w:hAnsi="Cambria Math"/>
                  </w:rPr>
                  <m:t>∞</m:t>
                </w:ins>
              </m:r>
            </m:sup>
            <m:e>
              <m:f>
                <m:fPr>
                  <m:ctrlPr>
                    <w:ins w:id="1001" w:author="wei ganchao" w:date="2022-01-13T18:28:00Z">
                      <w:rPr>
                        <w:rFonts w:ascii="Cambria Math" w:hAnsi="Cambria Math"/>
                        <w:i/>
                      </w:rPr>
                    </w:ins>
                  </m:ctrlPr>
                </m:fPr>
                <m:num>
                  <m:sSup>
                    <m:sSupPr>
                      <m:ctrlPr>
                        <w:ins w:id="1002" w:author="wei ganchao" w:date="2022-01-13T18:28:00Z">
                          <w:rPr>
                            <w:rFonts w:ascii="Cambria Math" w:hAnsi="Cambria Math"/>
                            <w:i/>
                          </w:rPr>
                        </w:ins>
                      </m:ctrlPr>
                    </m:sSupPr>
                    <m:e>
                      <m:r>
                        <w:ins w:id="1003" w:author="wei ganchao" w:date="2022-01-13T18:28:00Z">
                          <w:rPr>
                            <w:rFonts w:ascii="Cambria Math" w:hAnsi="Cambria Math"/>
                          </w:rPr>
                          <m:t>k</m:t>
                        </w:ins>
                      </m:r>
                    </m:e>
                    <m:sup>
                      <m:r>
                        <w:ins w:id="1004" w:author="wei ganchao" w:date="2022-01-13T18:28:00Z">
                          <w:rPr>
                            <w:rFonts w:ascii="Cambria Math" w:hAnsi="Cambria Math"/>
                          </w:rPr>
                          <m:t>2</m:t>
                        </w:ins>
                      </m:r>
                    </m:sup>
                  </m:sSup>
                  <m:sSup>
                    <m:sSupPr>
                      <m:ctrlPr>
                        <w:ins w:id="1005" w:author="wei ganchao" w:date="2022-01-13T18:28:00Z">
                          <w:rPr>
                            <w:rFonts w:ascii="Cambria Math" w:hAnsi="Cambria Math"/>
                            <w:i/>
                          </w:rPr>
                        </w:ins>
                      </m:ctrlPr>
                    </m:sSupPr>
                    <m:e>
                      <m:r>
                        <w:ins w:id="1006" w:author="wei ganchao" w:date="2022-01-13T18:28:00Z">
                          <w:rPr>
                            <w:rFonts w:ascii="Cambria Math" w:hAnsi="Cambria Math"/>
                          </w:rPr>
                          <m:t>λ</m:t>
                        </w:ins>
                      </m:r>
                    </m:e>
                    <m:sup>
                      <m:r>
                        <w:ins w:id="1007" w:author="wei ganchao" w:date="2022-01-13T18:28:00Z">
                          <w:rPr>
                            <w:rFonts w:ascii="Cambria Math" w:hAnsi="Cambria Math"/>
                          </w:rPr>
                          <m:t>k</m:t>
                        </w:ins>
                      </m:r>
                    </m:sup>
                  </m:sSup>
                </m:num>
                <m:den>
                  <m:sSup>
                    <m:sSupPr>
                      <m:ctrlPr>
                        <w:ins w:id="1008" w:author="wei ganchao" w:date="2022-01-13T18:28:00Z">
                          <w:rPr>
                            <w:rFonts w:ascii="Cambria Math" w:hAnsi="Cambria Math"/>
                            <w:i/>
                          </w:rPr>
                        </w:ins>
                      </m:ctrlPr>
                    </m:sSupPr>
                    <m:e>
                      <m:d>
                        <m:dPr>
                          <m:ctrlPr>
                            <w:ins w:id="1009" w:author="wei ganchao" w:date="2022-01-13T18:28:00Z">
                              <w:rPr>
                                <w:rFonts w:ascii="Cambria Math" w:hAnsi="Cambria Math"/>
                                <w:i/>
                              </w:rPr>
                            </w:ins>
                          </m:ctrlPr>
                        </m:dPr>
                        <m:e>
                          <m:r>
                            <w:ins w:id="1010" w:author="wei ganchao" w:date="2022-01-13T18:28:00Z">
                              <w:rPr>
                                <w:rFonts w:ascii="Cambria Math" w:hAnsi="Cambria Math"/>
                              </w:rPr>
                              <m:t>k!</m:t>
                            </w:ins>
                          </m:r>
                        </m:e>
                      </m:d>
                    </m:e>
                    <m:sup>
                      <m:r>
                        <w:ins w:id="1011" w:author="wei ganchao" w:date="2022-01-13T18:28:00Z">
                          <w:rPr>
                            <w:rFonts w:ascii="Cambria Math" w:hAnsi="Cambria Math"/>
                          </w:rPr>
                          <m:t>ν</m:t>
                        </w:ins>
                      </m:r>
                    </m:sup>
                  </m:sSup>
                </m:den>
              </m:f>
            </m:e>
          </m:nary>
          <m:r>
            <w:ins w:id="1012" w:author="wei ganchao" w:date="2022-01-13T18:28:00Z">
              <w:rPr>
                <w:rFonts w:ascii="Cambria Math" w:hAnsi="Cambria Math"/>
              </w:rPr>
              <m:t>-</m:t>
            </w:ins>
          </m:r>
          <m:sSup>
            <m:sSupPr>
              <m:ctrlPr>
                <w:ins w:id="1013" w:author="wei ganchao" w:date="2022-01-13T18:28:00Z">
                  <w:rPr>
                    <w:rFonts w:ascii="Cambria Math" w:hAnsi="Cambria Math"/>
                    <w:i/>
                  </w:rPr>
                </w:ins>
              </m:ctrlPr>
            </m:sSupPr>
            <m:e>
              <m:r>
                <w:ins w:id="1014" w:author="wei ganchao" w:date="2022-01-13T18:28:00Z">
                  <w:rPr>
                    <w:rFonts w:ascii="Cambria Math" w:hAnsi="Cambria Math"/>
                  </w:rPr>
                  <m:t>E</m:t>
                </w:ins>
              </m:r>
            </m:e>
            <m:sup>
              <m:r>
                <w:ins w:id="1015" w:author="wei ganchao" w:date="2022-01-13T18:28:00Z">
                  <w:rPr>
                    <w:rFonts w:ascii="Cambria Math" w:hAnsi="Cambria Math"/>
                  </w:rPr>
                  <m:t>2</m:t>
                </w:ins>
              </m:r>
            </m:sup>
          </m:sSup>
          <m:d>
            <m:dPr>
              <m:ctrlPr>
                <w:ins w:id="1016" w:author="wei ganchao" w:date="2022-01-13T18:28:00Z">
                  <w:rPr>
                    <w:rFonts w:ascii="Cambria Math" w:hAnsi="Cambria Math"/>
                    <w:i/>
                  </w:rPr>
                </w:ins>
              </m:ctrlPr>
            </m:dPr>
            <m:e>
              <m:r>
                <w:ins w:id="1017" w:author="wei ganchao" w:date="2022-01-13T18:28:00Z">
                  <w:rPr>
                    <w:rFonts w:ascii="Cambria Math" w:hAnsi="Cambria Math"/>
                  </w:rPr>
                  <m:t>Y</m:t>
                </w:ins>
              </m:r>
            </m:e>
          </m:d>
          <m:r>
            <w:ins w:id="1018" w:author="wei ganchao" w:date="2022-01-13T18:28:00Z">
              <m:rPr>
                <m:sty m:val="p"/>
              </m:rPr>
              <w:rPr>
                <w:rFonts w:ascii="Cambria Math" w:hAnsi="Cambria Math"/>
              </w:rPr>
              <w:br/>
            </w:ins>
          </m:r>
        </m:oMath>
        <m:oMath>
          <m:r>
            <w:ins w:id="1019" w:author="wei ganchao" w:date="2022-01-13T18:28:00Z">
              <w:rPr>
                <w:rFonts w:ascii="Cambria Math" w:hAnsi="Cambria Math"/>
              </w:rPr>
              <m:t>E</m:t>
            </w:ins>
          </m:r>
          <m:d>
            <m:dPr>
              <m:ctrlPr>
                <w:ins w:id="1020"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21" w:author="wei ganchao" w:date="2022-01-13T18:28:00Z">
                      <w:rPr>
                        <w:rFonts w:ascii="Cambria Math" w:hAnsi="Cambria Math"/>
                      </w:rPr>
                      <m:t>Y!</m:t>
                    </w:ins>
                  </m:r>
                </m:e>
              </m:func>
            </m:e>
          </m:d>
          <m:r>
            <w:ins w:id="1022" w:author="wei ganchao" w:date="2022-01-13T18:28:00Z">
              <w:rPr>
                <w:rFonts w:ascii="Cambria Math" w:hAnsi="Cambria Math"/>
              </w:rPr>
              <m:t>=-</m:t>
            </w:ins>
          </m:r>
          <m:f>
            <m:fPr>
              <m:ctrlPr>
                <w:ins w:id="1023" w:author="wei ganchao" w:date="2022-01-13T18:28:00Z">
                  <w:rPr>
                    <w:rFonts w:ascii="Cambria Math" w:hAnsi="Cambria Math"/>
                    <w:i/>
                  </w:rPr>
                </w:ins>
              </m:ctrlPr>
            </m:fPr>
            <m:num>
              <m:r>
                <w:ins w:id="1024" w:author="wei ganchao" w:date="2022-01-13T18:28:00Z">
                  <w:rPr>
                    <w:rFonts w:ascii="Cambria Math" w:hAnsi="Cambria Math"/>
                  </w:rPr>
                  <m:t>∂</m:t>
                </w:ins>
              </m:r>
              <m:func>
                <m:funcPr>
                  <m:ctrlPr>
                    <w:ins w:id="1025" w:author="wei ganchao" w:date="2022-01-13T18:28:00Z">
                      <w:rPr>
                        <w:rFonts w:ascii="Cambria Math" w:hAnsi="Cambria Math"/>
                        <w:i/>
                      </w:rPr>
                    </w:ins>
                  </m:ctrlPr>
                </m:funcPr>
                <m:fName>
                  <m:r>
                    <w:ins w:id="1026" w:author="wei ganchao" w:date="2022-01-13T18:28:00Z">
                      <m:rPr>
                        <m:sty m:val="p"/>
                      </m:rPr>
                      <w:rPr>
                        <w:rFonts w:ascii="Cambria Math" w:hAnsi="Cambria Math"/>
                      </w:rPr>
                      <m:t>log</m:t>
                    </w:ins>
                  </m:r>
                </m:fName>
                <m:e>
                  <m:r>
                    <w:ins w:id="1027" w:author="wei ganchao" w:date="2022-01-13T18:28:00Z">
                      <w:rPr>
                        <w:rFonts w:ascii="Cambria Math" w:hAnsi="Cambria Math"/>
                      </w:rPr>
                      <m:t>Z</m:t>
                    </w:ins>
                  </m:r>
                </m:e>
              </m:func>
            </m:num>
            <m:den>
              <m:r>
                <w:ins w:id="1028" w:author="wei ganchao" w:date="2022-01-13T18:28:00Z">
                  <w:rPr>
                    <w:rFonts w:ascii="Cambria Math" w:hAnsi="Cambria Math"/>
                  </w:rPr>
                  <m:t>∂ν</m:t>
                </w:ins>
              </m:r>
            </m:den>
          </m:f>
          <m:r>
            <w:ins w:id="1029" w:author="wei ganchao" w:date="2022-01-13T18:28:00Z">
              <w:rPr>
                <w:rFonts w:ascii="Cambria Math" w:hAnsi="Cambria Math"/>
              </w:rPr>
              <m:t>=</m:t>
            </w:ins>
          </m:r>
          <m:f>
            <m:fPr>
              <m:ctrlPr>
                <w:ins w:id="1030" w:author="wei ganchao" w:date="2022-01-13T18:29:00Z">
                  <w:rPr>
                    <w:rFonts w:ascii="Cambria Math" w:hAnsi="Cambria Math"/>
                    <w:i/>
                  </w:rPr>
                </w:ins>
              </m:ctrlPr>
            </m:fPr>
            <m:num>
              <m:r>
                <w:ins w:id="1031" w:author="wei ganchao" w:date="2022-01-13T18:29:00Z">
                  <w:rPr>
                    <w:rFonts w:ascii="Cambria Math" w:hAnsi="Cambria Math"/>
                  </w:rPr>
                  <m:t>1</m:t>
                </w:ins>
              </m:r>
            </m:num>
            <m:den>
              <m:r>
                <w:ins w:id="1032" w:author="wei ganchao" w:date="2022-01-13T18:29:00Z">
                  <w:rPr>
                    <w:rFonts w:ascii="Cambria Math" w:hAnsi="Cambria Math"/>
                  </w:rPr>
                  <m:t>Z</m:t>
                </w:ins>
              </m:r>
            </m:den>
          </m:f>
          <m:nary>
            <m:naryPr>
              <m:chr m:val="∑"/>
              <m:limLoc m:val="undOvr"/>
              <m:ctrlPr>
                <w:ins w:id="1033" w:author="wei ganchao" w:date="2022-01-13T18:29:00Z">
                  <w:rPr>
                    <w:rFonts w:ascii="Cambria Math" w:hAnsi="Cambria Math"/>
                    <w:i/>
                  </w:rPr>
                </w:ins>
              </m:ctrlPr>
            </m:naryPr>
            <m:sub>
              <m:r>
                <w:ins w:id="1034" w:author="wei ganchao" w:date="2022-01-13T18:29:00Z">
                  <w:rPr>
                    <w:rFonts w:ascii="Cambria Math" w:hAnsi="Cambria Math"/>
                  </w:rPr>
                  <m:t>k=0</m:t>
                </w:ins>
              </m:r>
            </m:sub>
            <m:sup>
              <m:r>
                <w:ins w:id="1035" w:author="wei ganchao" w:date="2022-01-13T18:29:00Z">
                  <w:rPr>
                    <w:rFonts w:ascii="Cambria Math" w:hAnsi="Cambria Math"/>
                  </w:rPr>
                  <m:t>∞</m:t>
                </w:ins>
              </m:r>
            </m:sup>
            <m:e>
              <m:f>
                <m:fPr>
                  <m:ctrlPr>
                    <w:ins w:id="1036" w:author="wei ganchao" w:date="2022-01-13T18:29:00Z">
                      <w:rPr>
                        <w:rFonts w:ascii="Cambria Math" w:hAnsi="Cambria Math"/>
                        <w:i/>
                      </w:rPr>
                    </w:ins>
                  </m:ctrlPr>
                </m:fPr>
                <m:num>
                  <m:d>
                    <m:dPr>
                      <m:ctrlPr>
                        <w:ins w:id="1037"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38" w:author="wei ganchao" w:date="2022-01-13T18:29:00Z">
                              <w:rPr>
                                <w:rFonts w:ascii="Cambria Math" w:hAnsi="Cambria Math"/>
                              </w:rPr>
                              <m:t>k!</m:t>
                            </w:ins>
                          </m:r>
                        </m:e>
                      </m:func>
                    </m:e>
                  </m:d>
                  <m:sSup>
                    <m:sSupPr>
                      <m:ctrlPr>
                        <w:ins w:id="1039" w:author="wei ganchao" w:date="2022-01-13T18:29:00Z">
                          <w:rPr>
                            <w:rFonts w:ascii="Cambria Math" w:hAnsi="Cambria Math"/>
                            <w:i/>
                          </w:rPr>
                        </w:ins>
                      </m:ctrlPr>
                    </m:sSupPr>
                    <m:e>
                      <m:r>
                        <w:ins w:id="1040" w:author="wei ganchao" w:date="2022-01-13T18:29:00Z">
                          <w:rPr>
                            <w:rFonts w:ascii="Cambria Math" w:hAnsi="Cambria Math"/>
                          </w:rPr>
                          <m:t>λ</m:t>
                        </w:ins>
                      </m:r>
                    </m:e>
                    <m:sup>
                      <m:r>
                        <w:ins w:id="1041" w:author="wei ganchao" w:date="2022-01-13T18:29:00Z">
                          <w:rPr>
                            <w:rFonts w:ascii="Cambria Math" w:hAnsi="Cambria Math"/>
                          </w:rPr>
                          <m:t>k</m:t>
                        </w:ins>
                      </m:r>
                    </m:sup>
                  </m:sSup>
                </m:num>
                <m:den>
                  <m:sSup>
                    <m:sSupPr>
                      <m:ctrlPr>
                        <w:ins w:id="1042" w:author="wei ganchao" w:date="2022-01-13T18:29:00Z">
                          <w:rPr>
                            <w:rFonts w:ascii="Cambria Math" w:hAnsi="Cambria Math"/>
                            <w:i/>
                          </w:rPr>
                        </w:ins>
                      </m:ctrlPr>
                    </m:sSupPr>
                    <m:e>
                      <m:d>
                        <m:dPr>
                          <m:ctrlPr>
                            <w:ins w:id="1043" w:author="wei ganchao" w:date="2022-01-13T18:29:00Z">
                              <w:rPr>
                                <w:rFonts w:ascii="Cambria Math" w:hAnsi="Cambria Math"/>
                                <w:i/>
                              </w:rPr>
                            </w:ins>
                          </m:ctrlPr>
                        </m:dPr>
                        <m:e>
                          <m:r>
                            <w:ins w:id="1044" w:author="wei ganchao" w:date="2022-01-13T18:29:00Z">
                              <w:rPr>
                                <w:rFonts w:ascii="Cambria Math" w:hAnsi="Cambria Math"/>
                              </w:rPr>
                              <m:t>k!</m:t>
                            </w:ins>
                          </m:r>
                        </m:e>
                      </m:d>
                    </m:e>
                    <m:sup>
                      <m:r>
                        <w:ins w:id="1045" w:author="wei ganchao" w:date="2022-01-13T18:29:00Z">
                          <w:rPr>
                            <w:rFonts w:ascii="Cambria Math" w:hAnsi="Cambria Math"/>
                          </w:rPr>
                          <m:t>ν</m:t>
                        </w:ins>
                      </m:r>
                    </m:sup>
                  </m:sSup>
                </m:den>
              </m:f>
            </m:e>
          </m:nary>
          <m:r>
            <w:ins w:id="1046" w:author="wei ganchao" w:date="2022-01-13T18:27:00Z">
              <w:rPr>
                <w:rFonts w:ascii="Cambria Math" w:hAnsi="Cambria Math"/>
              </w:rPr>
              <m:t xml:space="preserve"> </m:t>
            </w:ins>
          </m:r>
          <m:r>
            <w:ins w:id="1047" w:author="wei ganchao" w:date="2022-01-13T18:31:00Z">
              <m:rPr>
                <m:sty m:val="p"/>
              </m:rPr>
              <w:rPr>
                <w:rFonts w:ascii="Cambria Math" w:hAnsi="Cambria Math"/>
              </w:rPr>
              <w:br/>
            </w:ins>
          </m:r>
        </m:oMath>
        <m:oMath>
          <m:r>
            <w:ins w:id="1048" w:author="wei ganchao" w:date="2022-01-13T18:31:00Z">
              <w:rPr>
                <w:rFonts w:ascii="Cambria Math" w:hAnsi="Cambria Math"/>
              </w:rPr>
              <m:t>Var</m:t>
            </w:ins>
          </m:r>
          <m:d>
            <m:dPr>
              <m:ctrlPr>
                <w:ins w:id="1049"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50" w:author="wei ganchao" w:date="2022-01-13T18:31:00Z">
                      <w:rPr>
                        <w:rFonts w:ascii="Cambria Math" w:hAnsi="Cambria Math"/>
                      </w:rPr>
                      <m:t>Y!</m:t>
                    </w:ins>
                  </m:r>
                </m:e>
              </m:func>
            </m:e>
          </m:d>
          <m:r>
            <w:ins w:id="1051" w:author="wei ganchao" w:date="2022-01-13T18:32:00Z">
              <w:rPr>
                <w:rFonts w:ascii="Cambria Math" w:hAnsi="Cambria Math"/>
              </w:rPr>
              <m:t>=</m:t>
            </w:ins>
          </m:r>
          <m:f>
            <m:fPr>
              <m:ctrlPr>
                <w:ins w:id="1052" w:author="wei ganchao" w:date="2022-01-13T18:32:00Z">
                  <w:rPr>
                    <w:rFonts w:ascii="Cambria Math" w:hAnsi="Cambria Math"/>
                    <w:i/>
                  </w:rPr>
                </w:ins>
              </m:ctrlPr>
            </m:fPr>
            <m:num>
              <m:sSup>
                <m:sSupPr>
                  <m:ctrlPr>
                    <w:ins w:id="1053" w:author="wei ganchao" w:date="2022-01-13T18:32:00Z">
                      <w:rPr>
                        <w:rFonts w:ascii="Cambria Math" w:hAnsi="Cambria Math"/>
                        <w:i/>
                      </w:rPr>
                    </w:ins>
                  </m:ctrlPr>
                </m:sSupPr>
                <m:e>
                  <m:r>
                    <w:ins w:id="1054" w:author="wei ganchao" w:date="2022-01-13T18:32:00Z">
                      <w:rPr>
                        <w:rFonts w:ascii="Cambria Math" w:hAnsi="Cambria Math"/>
                      </w:rPr>
                      <m:t>∂</m:t>
                    </w:ins>
                  </m:r>
                </m:e>
                <m:sup>
                  <m:r>
                    <w:ins w:id="1055" w:author="wei ganchao" w:date="2022-01-13T18:32:00Z">
                      <w:rPr>
                        <w:rFonts w:ascii="Cambria Math" w:hAnsi="Cambria Math"/>
                      </w:rPr>
                      <m:t>2</m:t>
                    </w:ins>
                  </m:r>
                </m:sup>
              </m:sSup>
              <m:func>
                <m:funcPr>
                  <m:ctrlPr>
                    <w:ins w:id="1056" w:author="wei ganchao" w:date="2022-01-13T18:32:00Z">
                      <w:rPr>
                        <w:rFonts w:ascii="Cambria Math" w:hAnsi="Cambria Math"/>
                        <w:i/>
                      </w:rPr>
                    </w:ins>
                  </m:ctrlPr>
                </m:funcPr>
                <m:fName>
                  <m:r>
                    <w:ins w:id="1057" w:author="wei ganchao" w:date="2022-01-13T18:32:00Z">
                      <m:rPr>
                        <m:sty m:val="p"/>
                      </m:rPr>
                      <w:rPr>
                        <w:rFonts w:ascii="Cambria Math" w:hAnsi="Cambria Math"/>
                      </w:rPr>
                      <m:t>log</m:t>
                    </w:ins>
                  </m:r>
                </m:fName>
                <m:e>
                  <m:r>
                    <w:ins w:id="1058" w:author="wei ganchao" w:date="2022-01-13T18:32:00Z">
                      <w:rPr>
                        <w:rFonts w:ascii="Cambria Math" w:hAnsi="Cambria Math"/>
                      </w:rPr>
                      <m:t>Z</m:t>
                    </w:ins>
                  </m:r>
                </m:e>
              </m:func>
            </m:num>
            <m:den>
              <m:r>
                <w:ins w:id="1059" w:author="wei ganchao" w:date="2022-01-13T18:32:00Z">
                  <w:rPr>
                    <w:rFonts w:ascii="Cambria Math" w:hAnsi="Cambria Math"/>
                  </w:rPr>
                  <m:t>∂</m:t>
                </w:ins>
              </m:r>
              <m:sSup>
                <m:sSupPr>
                  <m:ctrlPr>
                    <w:ins w:id="1060" w:author="wei ganchao" w:date="2022-01-13T18:32:00Z">
                      <w:rPr>
                        <w:rFonts w:ascii="Cambria Math" w:hAnsi="Cambria Math"/>
                        <w:i/>
                      </w:rPr>
                    </w:ins>
                  </m:ctrlPr>
                </m:sSupPr>
                <m:e>
                  <m:r>
                    <w:ins w:id="1061" w:author="wei ganchao" w:date="2022-01-13T18:32:00Z">
                      <w:rPr>
                        <w:rFonts w:ascii="Cambria Math" w:hAnsi="Cambria Math"/>
                      </w:rPr>
                      <m:t>ν</m:t>
                    </w:ins>
                  </m:r>
                </m:e>
                <m:sup>
                  <m:r>
                    <w:ins w:id="1062" w:author="wei ganchao" w:date="2022-01-13T18:32:00Z">
                      <w:rPr>
                        <w:rFonts w:ascii="Cambria Math" w:hAnsi="Cambria Math"/>
                      </w:rPr>
                      <m:t>2</m:t>
                    </w:ins>
                  </m:r>
                </m:sup>
              </m:sSup>
            </m:den>
          </m:f>
          <m:r>
            <w:ins w:id="1063" w:author="wei ganchao" w:date="2022-01-13T18:32:00Z">
              <w:rPr>
                <w:rFonts w:ascii="Cambria Math" w:hAnsi="Cambria Math"/>
              </w:rPr>
              <m:t>=</m:t>
            </w:ins>
          </m:r>
          <m:f>
            <m:fPr>
              <m:ctrlPr>
                <w:ins w:id="1064" w:author="wei ganchao" w:date="2022-01-13T18:32:00Z">
                  <w:rPr>
                    <w:rFonts w:ascii="Cambria Math" w:hAnsi="Cambria Math"/>
                    <w:i/>
                  </w:rPr>
                </w:ins>
              </m:ctrlPr>
            </m:fPr>
            <m:num>
              <m:r>
                <w:ins w:id="1065" w:author="wei ganchao" w:date="2022-01-13T18:32:00Z">
                  <w:rPr>
                    <w:rFonts w:ascii="Cambria Math" w:hAnsi="Cambria Math"/>
                  </w:rPr>
                  <m:t>1</m:t>
                </w:ins>
              </m:r>
            </m:num>
            <m:den>
              <m:r>
                <w:ins w:id="1066" w:author="wei ganchao" w:date="2022-01-13T18:32:00Z">
                  <w:rPr>
                    <w:rFonts w:ascii="Cambria Math" w:hAnsi="Cambria Math"/>
                  </w:rPr>
                  <m:t>Z</m:t>
                </w:ins>
              </m:r>
            </m:den>
          </m:f>
          <m:nary>
            <m:naryPr>
              <m:chr m:val="∑"/>
              <m:limLoc m:val="undOvr"/>
              <m:ctrlPr>
                <w:ins w:id="1067" w:author="wei ganchao" w:date="2022-01-13T18:32:00Z">
                  <w:rPr>
                    <w:rFonts w:ascii="Cambria Math" w:hAnsi="Cambria Math"/>
                    <w:i/>
                  </w:rPr>
                </w:ins>
              </m:ctrlPr>
            </m:naryPr>
            <m:sub>
              <m:r>
                <w:ins w:id="1068" w:author="wei ganchao" w:date="2022-01-13T18:32:00Z">
                  <w:rPr>
                    <w:rFonts w:ascii="Cambria Math" w:hAnsi="Cambria Math"/>
                  </w:rPr>
                  <m:t>k=0</m:t>
                </w:ins>
              </m:r>
            </m:sub>
            <m:sup>
              <m:r>
                <w:ins w:id="1069" w:author="wei ganchao" w:date="2022-01-13T18:32:00Z">
                  <w:rPr>
                    <w:rFonts w:ascii="Cambria Math" w:hAnsi="Cambria Math"/>
                  </w:rPr>
                  <m:t>∞</m:t>
                </w:ins>
              </m:r>
            </m:sup>
            <m:e>
              <m:f>
                <m:fPr>
                  <m:ctrlPr>
                    <w:ins w:id="1070" w:author="wei ganchao" w:date="2022-01-13T18:32:00Z">
                      <w:rPr>
                        <w:rFonts w:ascii="Cambria Math" w:hAnsi="Cambria Math"/>
                        <w:i/>
                      </w:rPr>
                    </w:ins>
                  </m:ctrlPr>
                </m:fPr>
                <m:num>
                  <m:sSup>
                    <m:sSupPr>
                      <m:ctrlPr>
                        <w:ins w:id="1071" w:author="wei ganchao" w:date="2022-01-13T18:32:00Z">
                          <w:rPr>
                            <w:rFonts w:ascii="Cambria Math" w:hAnsi="Cambria Math"/>
                            <w:i/>
                          </w:rPr>
                        </w:ins>
                      </m:ctrlPr>
                    </m:sSupPr>
                    <m:e>
                      <m:d>
                        <m:dPr>
                          <m:ctrlPr>
                            <w:ins w:id="1072" w:author="wei ganchao" w:date="2022-01-13T18:32:00Z">
                              <w:rPr>
                                <w:rFonts w:ascii="Cambria Math" w:hAnsi="Cambria Math"/>
                                <w:i/>
                              </w:rPr>
                            </w:ins>
                          </m:ctrlPr>
                        </m:dPr>
                        <m:e>
                          <m:func>
                            <m:funcPr>
                              <m:ctrlPr>
                                <w:ins w:id="1073" w:author="wei ganchao" w:date="2022-01-13T18:32:00Z">
                                  <w:rPr>
                                    <w:rFonts w:ascii="Cambria Math" w:hAnsi="Cambria Math"/>
                                    <w:i/>
                                  </w:rPr>
                                </w:ins>
                              </m:ctrlPr>
                            </m:funcPr>
                            <m:fName>
                              <m:r>
                                <w:ins w:id="1074" w:author="wei ganchao" w:date="2022-01-13T18:32:00Z">
                                  <m:rPr>
                                    <m:sty m:val="p"/>
                                  </m:rPr>
                                  <w:rPr>
                                    <w:rFonts w:ascii="Cambria Math" w:hAnsi="Cambria Math"/>
                                  </w:rPr>
                                  <m:t>log</m:t>
                                </w:ins>
                              </m:r>
                            </m:fName>
                            <m:e>
                              <m:r>
                                <w:ins w:id="1075" w:author="wei ganchao" w:date="2022-01-13T18:32:00Z">
                                  <w:rPr>
                                    <w:rFonts w:ascii="Cambria Math" w:hAnsi="Cambria Math"/>
                                  </w:rPr>
                                  <m:t>k!</m:t>
                                </w:ins>
                              </m:r>
                            </m:e>
                          </m:func>
                        </m:e>
                      </m:d>
                    </m:e>
                    <m:sup>
                      <m:r>
                        <w:ins w:id="1076" w:author="wei ganchao" w:date="2022-01-13T18:32:00Z">
                          <w:rPr>
                            <w:rFonts w:ascii="Cambria Math" w:hAnsi="Cambria Math"/>
                          </w:rPr>
                          <m:t>2</m:t>
                        </w:ins>
                      </m:r>
                    </m:sup>
                  </m:sSup>
                  <m:sSup>
                    <m:sSupPr>
                      <m:ctrlPr>
                        <w:ins w:id="1077" w:author="wei ganchao" w:date="2022-01-13T18:32:00Z">
                          <w:rPr>
                            <w:rFonts w:ascii="Cambria Math" w:hAnsi="Cambria Math"/>
                            <w:i/>
                          </w:rPr>
                        </w:ins>
                      </m:ctrlPr>
                    </m:sSupPr>
                    <m:e>
                      <m:r>
                        <w:ins w:id="1078" w:author="wei ganchao" w:date="2022-01-13T18:32:00Z">
                          <w:rPr>
                            <w:rFonts w:ascii="Cambria Math" w:hAnsi="Cambria Math"/>
                          </w:rPr>
                          <m:t>λ</m:t>
                        </w:ins>
                      </m:r>
                    </m:e>
                    <m:sup>
                      <m:r>
                        <w:ins w:id="1079" w:author="wei ganchao" w:date="2022-01-13T18:32:00Z">
                          <w:rPr>
                            <w:rFonts w:ascii="Cambria Math" w:hAnsi="Cambria Math"/>
                          </w:rPr>
                          <m:t>k</m:t>
                        </w:ins>
                      </m:r>
                    </m:sup>
                  </m:sSup>
                </m:num>
                <m:den>
                  <m:sSup>
                    <m:sSupPr>
                      <m:ctrlPr>
                        <w:ins w:id="1080" w:author="wei ganchao" w:date="2022-01-13T18:32:00Z">
                          <w:rPr>
                            <w:rFonts w:ascii="Cambria Math" w:hAnsi="Cambria Math"/>
                            <w:i/>
                          </w:rPr>
                        </w:ins>
                      </m:ctrlPr>
                    </m:sSupPr>
                    <m:e>
                      <m:d>
                        <m:dPr>
                          <m:ctrlPr>
                            <w:ins w:id="1081" w:author="wei ganchao" w:date="2022-01-13T18:32:00Z">
                              <w:rPr>
                                <w:rFonts w:ascii="Cambria Math" w:hAnsi="Cambria Math"/>
                                <w:i/>
                              </w:rPr>
                            </w:ins>
                          </m:ctrlPr>
                        </m:dPr>
                        <m:e>
                          <m:r>
                            <w:ins w:id="1082" w:author="wei ganchao" w:date="2022-01-13T18:32:00Z">
                              <w:rPr>
                                <w:rFonts w:ascii="Cambria Math" w:hAnsi="Cambria Math"/>
                              </w:rPr>
                              <m:t>k!</m:t>
                            </w:ins>
                          </m:r>
                        </m:e>
                      </m:d>
                    </m:e>
                    <m:sup>
                      <m:r>
                        <w:ins w:id="1083" w:author="wei ganchao" w:date="2022-01-13T18:32:00Z">
                          <w:rPr>
                            <w:rFonts w:ascii="Cambria Math" w:hAnsi="Cambria Math"/>
                          </w:rPr>
                          <m:t>ν</m:t>
                        </w:ins>
                      </m:r>
                    </m:sup>
                  </m:sSup>
                </m:den>
              </m:f>
            </m:e>
          </m:nary>
          <m:r>
            <w:ins w:id="1084" w:author="wei ganchao" w:date="2022-01-13T18:32:00Z">
              <w:rPr>
                <w:rFonts w:ascii="Cambria Math" w:hAnsi="Cambria Math"/>
              </w:rPr>
              <m:t>-</m:t>
            </w:ins>
          </m:r>
          <m:sSup>
            <m:sSupPr>
              <m:ctrlPr>
                <w:ins w:id="1085" w:author="wei ganchao" w:date="2022-01-13T18:32:00Z">
                  <w:rPr>
                    <w:rFonts w:ascii="Cambria Math" w:hAnsi="Cambria Math"/>
                    <w:i/>
                  </w:rPr>
                </w:ins>
              </m:ctrlPr>
            </m:sSupPr>
            <m:e>
              <m:r>
                <w:ins w:id="1086" w:author="wei ganchao" w:date="2022-01-13T18:32:00Z">
                  <w:rPr>
                    <w:rFonts w:ascii="Cambria Math" w:hAnsi="Cambria Math"/>
                  </w:rPr>
                  <m:t>E</m:t>
                </w:ins>
              </m:r>
            </m:e>
            <m:sup>
              <m:r>
                <w:ins w:id="1087" w:author="wei ganchao" w:date="2022-01-13T18:32:00Z">
                  <w:rPr>
                    <w:rFonts w:ascii="Cambria Math" w:hAnsi="Cambria Math"/>
                  </w:rPr>
                  <m:t>2</m:t>
                </w:ins>
              </m:r>
            </m:sup>
          </m:sSup>
          <m:d>
            <m:dPr>
              <m:ctrlPr>
                <w:ins w:id="1088"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89" w:author="wei ganchao" w:date="2022-01-13T18:32:00Z">
                      <w:rPr>
                        <w:rFonts w:ascii="Cambria Math" w:hAnsi="Cambria Math"/>
                      </w:rPr>
                      <m:t>Y!</m:t>
                    </w:ins>
                  </m:r>
                </m:e>
              </m:func>
            </m:e>
          </m:d>
          <m:r>
            <w:ins w:id="1090" w:author="wei ganchao" w:date="2022-01-13T18:32:00Z">
              <m:rPr>
                <m:sty m:val="p"/>
              </m:rPr>
              <w:rPr>
                <w:rFonts w:ascii="Cambria Math" w:hAnsi="Cambria Math"/>
              </w:rPr>
              <w:br/>
            </w:ins>
          </m:r>
        </m:oMath>
        <m:oMath>
          <m:r>
            <w:ins w:id="1091" w:author="wei ganchao" w:date="2022-01-13T18:32:00Z">
              <w:rPr>
                <w:rFonts w:ascii="Cambria Math" w:hAnsi="Cambria Math"/>
              </w:rPr>
              <m:t>Cov</m:t>
            </w:ins>
          </m:r>
          <m:d>
            <m:dPr>
              <m:ctrlPr>
                <w:ins w:id="1092" w:author="wei ganchao" w:date="2022-01-13T18:32:00Z">
                  <w:rPr>
                    <w:rFonts w:ascii="Cambria Math" w:hAnsi="Cambria Math"/>
                    <w:i/>
                  </w:rPr>
                </w:ins>
              </m:ctrlPr>
            </m:dPr>
            <m:e>
              <m:r>
                <w:ins w:id="1093"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094" w:author="wei ganchao" w:date="2022-01-13T18:32:00Z">
                      <w:rPr>
                        <w:rFonts w:ascii="Cambria Math" w:hAnsi="Cambria Math"/>
                      </w:rPr>
                      <m:t>Y!</m:t>
                    </w:ins>
                  </m:r>
                </m:e>
              </m:func>
            </m:e>
          </m:d>
          <m:r>
            <w:ins w:id="1095" w:author="wei ganchao" w:date="2022-01-13T18:33:00Z">
              <w:rPr>
                <w:rFonts w:ascii="Cambria Math" w:hAnsi="Cambria Math"/>
              </w:rPr>
              <m:t>=-</m:t>
            </w:ins>
          </m:r>
          <m:f>
            <m:fPr>
              <m:ctrlPr>
                <w:ins w:id="1096" w:author="wei ganchao" w:date="2022-01-13T18:33:00Z">
                  <w:rPr>
                    <w:rFonts w:ascii="Cambria Math" w:hAnsi="Cambria Math"/>
                    <w:i/>
                  </w:rPr>
                </w:ins>
              </m:ctrlPr>
            </m:fPr>
            <m:num>
              <m:sSup>
                <m:sSupPr>
                  <m:ctrlPr>
                    <w:ins w:id="1097" w:author="wei ganchao" w:date="2022-01-13T18:33:00Z">
                      <w:rPr>
                        <w:rFonts w:ascii="Cambria Math" w:hAnsi="Cambria Math"/>
                        <w:i/>
                      </w:rPr>
                    </w:ins>
                  </m:ctrlPr>
                </m:sSupPr>
                <m:e>
                  <m:r>
                    <w:ins w:id="1098" w:author="wei ganchao" w:date="2022-01-13T18:33:00Z">
                      <w:rPr>
                        <w:rFonts w:ascii="Cambria Math" w:hAnsi="Cambria Math"/>
                      </w:rPr>
                      <m:t>∂</m:t>
                    </w:ins>
                  </m:r>
                </m:e>
                <m:sup>
                  <m:r>
                    <w:ins w:id="1099" w:author="wei ganchao" w:date="2022-01-13T18:33:00Z">
                      <w:rPr>
                        <w:rFonts w:ascii="Cambria Math" w:hAnsi="Cambria Math"/>
                      </w:rPr>
                      <m:t>2</m:t>
                    </w:ins>
                  </m:r>
                </m:sup>
              </m:sSup>
              <m:func>
                <m:funcPr>
                  <m:ctrlPr>
                    <w:ins w:id="1100" w:author="wei ganchao" w:date="2022-01-13T18:33:00Z">
                      <w:rPr>
                        <w:rFonts w:ascii="Cambria Math" w:hAnsi="Cambria Math"/>
                        <w:i/>
                      </w:rPr>
                    </w:ins>
                  </m:ctrlPr>
                </m:funcPr>
                <m:fName>
                  <m:r>
                    <w:ins w:id="1101" w:author="wei ganchao" w:date="2022-01-13T18:33:00Z">
                      <m:rPr>
                        <m:sty m:val="p"/>
                      </m:rPr>
                      <w:rPr>
                        <w:rFonts w:ascii="Cambria Math" w:hAnsi="Cambria Math"/>
                      </w:rPr>
                      <m:t>log</m:t>
                    </w:ins>
                  </m:r>
                </m:fName>
                <m:e>
                  <m:r>
                    <w:ins w:id="1102" w:author="wei ganchao" w:date="2022-01-13T18:33:00Z">
                      <w:rPr>
                        <w:rFonts w:ascii="Cambria Math" w:hAnsi="Cambria Math"/>
                      </w:rPr>
                      <m:t>Z</m:t>
                    </w:ins>
                  </m:r>
                </m:e>
              </m:func>
            </m:num>
            <m:den>
              <m:r>
                <w:ins w:id="1103" w:author="wei ganchao" w:date="2022-01-13T18:33:00Z">
                  <w:rPr>
                    <w:rFonts w:ascii="Cambria Math" w:hAnsi="Cambria Math"/>
                  </w:rPr>
                  <m:t>∂</m:t>
                </w:ins>
              </m:r>
              <m:func>
                <m:funcPr>
                  <m:ctrlPr>
                    <w:ins w:id="1104" w:author="wei ganchao" w:date="2022-01-13T18:33:00Z">
                      <w:rPr>
                        <w:rFonts w:ascii="Cambria Math" w:hAnsi="Cambria Math"/>
                        <w:i/>
                      </w:rPr>
                    </w:ins>
                  </m:ctrlPr>
                </m:funcPr>
                <m:fName>
                  <m:r>
                    <w:ins w:id="1105" w:author="wei ganchao" w:date="2022-01-13T18:33:00Z">
                      <m:rPr>
                        <m:sty m:val="p"/>
                      </m:rPr>
                      <w:rPr>
                        <w:rFonts w:ascii="Cambria Math" w:hAnsi="Cambria Math"/>
                      </w:rPr>
                      <m:t>log</m:t>
                    </w:ins>
                  </m:r>
                </m:fName>
                <m:e>
                  <m:r>
                    <w:ins w:id="1106" w:author="wei ganchao" w:date="2022-01-13T18:33:00Z">
                      <w:rPr>
                        <w:rFonts w:ascii="Cambria Math" w:hAnsi="Cambria Math"/>
                      </w:rPr>
                      <m:t>λ</m:t>
                    </w:ins>
                  </m:r>
                </m:e>
              </m:func>
              <m:r>
                <w:ins w:id="1107" w:author="wei ganchao" w:date="2022-01-13T18:33:00Z">
                  <w:rPr>
                    <w:rFonts w:ascii="Cambria Math" w:hAnsi="Cambria Math"/>
                  </w:rPr>
                  <m:t>∂ν</m:t>
                </w:ins>
              </m:r>
            </m:den>
          </m:f>
          <m:r>
            <w:ins w:id="1108" w:author="wei ganchao" w:date="2022-01-13T18:33:00Z">
              <w:rPr>
                <w:rFonts w:ascii="Cambria Math" w:hAnsi="Cambria Math"/>
              </w:rPr>
              <m:t>=</m:t>
            </w:ins>
          </m:r>
          <m:f>
            <m:fPr>
              <m:ctrlPr>
                <w:ins w:id="1109" w:author="wei ganchao" w:date="2022-01-13T18:33:00Z">
                  <w:rPr>
                    <w:rFonts w:ascii="Cambria Math" w:hAnsi="Cambria Math"/>
                    <w:i/>
                  </w:rPr>
                </w:ins>
              </m:ctrlPr>
            </m:fPr>
            <m:num>
              <m:r>
                <w:ins w:id="1110" w:author="wei ganchao" w:date="2022-01-13T18:33:00Z">
                  <w:rPr>
                    <w:rFonts w:ascii="Cambria Math" w:hAnsi="Cambria Math"/>
                  </w:rPr>
                  <m:t>1</m:t>
                </w:ins>
              </m:r>
            </m:num>
            <m:den>
              <m:r>
                <w:ins w:id="1111" w:author="wei ganchao" w:date="2022-01-13T18:33:00Z">
                  <w:rPr>
                    <w:rFonts w:ascii="Cambria Math" w:hAnsi="Cambria Math"/>
                  </w:rPr>
                  <m:t>Z</m:t>
                </w:ins>
              </m:r>
            </m:den>
          </m:f>
          <m:nary>
            <m:naryPr>
              <m:chr m:val="∑"/>
              <m:limLoc m:val="undOvr"/>
              <m:ctrlPr>
                <w:ins w:id="1112" w:author="wei ganchao" w:date="2022-01-13T18:33:00Z">
                  <w:rPr>
                    <w:rFonts w:ascii="Cambria Math" w:hAnsi="Cambria Math"/>
                    <w:i/>
                  </w:rPr>
                </w:ins>
              </m:ctrlPr>
            </m:naryPr>
            <m:sub>
              <m:r>
                <w:ins w:id="1113" w:author="wei ganchao" w:date="2022-01-13T18:33:00Z">
                  <w:rPr>
                    <w:rFonts w:ascii="Cambria Math" w:hAnsi="Cambria Math"/>
                  </w:rPr>
                  <m:t>k=0</m:t>
                </w:ins>
              </m:r>
            </m:sub>
            <m:sup>
              <m:r>
                <w:ins w:id="1114" w:author="wei ganchao" w:date="2022-01-13T18:33:00Z">
                  <w:rPr>
                    <w:rFonts w:ascii="Cambria Math" w:hAnsi="Cambria Math"/>
                  </w:rPr>
                  <m:t>∞</m:t>
                </w:ins>
              </m:r>
            </m:sup>
            <m:e>
              <m:f>
                <m:fPr>
                  <m:ctrlPr>
                    <w:ins w:id="1115" w:author="wei ganchao" w:date="2022-01-13T18:33:00Z">
                      <w:rPr>
                        <w:rFonts w:ascii="Cambria Math" w:hAnsi="Cambria Math"/>
                        <w:i/>
                      </w:rPr>
                    </w:ins>
                  </m:ctrlPr>
                </m:fPr>
                <m:num>
                  <m:d>
                    <m:dPr>
                      <m:ctrlPr>
                        <w:ins w:id="1116" w:author="wei ganchao" w:date="2022-01-13T18:33:00Z">
                          <w:rPr>
                            <w:rFonts w:ascii="Cambria Math" w:hAnsi="Cambria Math"/>
                            <w:i/>
                          </w:rPr>
                        </w:ins>
                      </m:ctrlPr>
                    </m:dPr>
                    <m:e>
                      <m:func>
                        <m:funcPr>
                          <m:ctrlPr>
                            <w:ins w:id="1117" w:author="wei ganchao" w:date="2022-01-13T18:33:00Z">
                              <w:rPr>
                                <w:rFonts w:ascii="Cambria Math" w:hAnsi="Cambria Math"/>
                                <w:i/>
                              </w:rPr>
                            </w:ins>
                          </m:ctrlPr>
                        </m:funcPr>
                        <m:fName>
                          <m:r>
                            <w:ins w:id="1118" w:author="wei ganchao" w:date="2022-01-13T18:33:00Z">
                              <m:rPr>
                                <m:sty m:val="p"/>
                              </m:rPr>
                              <w:rPr>
                                <w:rFonts w:ascii="Cambria Math" w:hAnsi="Cambria Math"/>
                              </w:rPr>
                              <m:t>log</m:t>
                            </w:ins>
                          </m:r>
                        </m:fName>
                        <m:e>
                          <m:r>
                            <w:ins w:id="1119" w:author="wei ganchao" w:date="2022-01-13T18:33:00Z">
                              <w:rPr>
                                <w:rFonts w:ascii="Cambria Math" w:hAnsi="Cambria Math"/>
                              </w:rPr>
                              <m:t>k!</m:t>
                            </w:ins>
                          </m:r>
                        </m:e>
                      </m:func>
                    </m:e>
                  </m:d>
                  <m:r>
                    <w:ins w:id="1120" w:author="wei ganchao" w:date="2022-01-13T18:33:00Z">
                      <w:rPr>
                        <w:rFonts w:ascii="Cambria Math" w:hAnsi="Cambria Math"/>
                      </w:rPr>
                      <m:t>k</m:t>
                    </w:ins>
                  </m:r>
                  <m:sSup>
                    <m:sSupPr>
                      <m:ctrlPr>
                        <w:ins w:id="1121" w:author="wei ganchao" w:date="2022-01-13T18:33:00Z">
                          <w:rPr>
                            <w:rFonts w:ascii="Cambria Math" w:hAnsi="Cambria Math"/>
                            <w:i/>
                          </w:rPr>
                        </w:ins>
                      </m:ctrlPr>
                    </m:sSupPr>
                    <m:e>
                      <m:r>
                        <w:ins w:id="1122" w:author="wei ganchao" w:date="2022-01-13T18:33:00Z">
                          <w:rPr>
                            <w:rFonts w:ascii="Cambria Math" w:hAnsi="Cambria Math"/>
                          </w:rPr>
                          <m:t>λ</m:t>
                        </w:ins>
                      </m:r>
                    </m:e>
                    <m:sup>
                      <m:r>
                        <w:ins w:id="1123" w:author="wei ganchao" w:date="2022-01-13T18:33:00Z">
                          <w:rPr>
                            <w:rFonts w:ascii="Cambria Math" w:hAnsi="Cambria Math"/>
                          </w:rPr>
                          <m:t>k</m:t>
                        </w:ins>
                      </m:r>
                    </m:sup>
                  </m:sSup>
                </m:num>
                <m:den>
                  <m:sSup>
                    <m:sSupPr>
                      <m:ctrlPr>
                        <w:ins w:id="1124" w:author="wei ganchao" w:date="2022-01-13T18:33:00Z">
                          <w:rPr>
                            <w:rFonts w:ascii="Cambria Math" w:hAnsi="Cambria Math"/>
                            <w:i/>
                          </w:rPr>
                        </w:ins>
                      </m:ctrlPr>
                    </m:sSupPr>
                    <m:e>
                      <m:d>
                        <m:dPr>
                          <m:ctrlPr>
                            <w:ins w:id="1125" w:author="wei ganchao" w:date="2022-01-13T18:33:00Z">
                              <w:rPr>
                                <w:rFonts w:ascii="Cambria Math" w:hAnsi="Cambria Math"/>
                                <w:i/>
                              </w:rPr>
                            </w:ins>
                          </m:ctrlPr>
                        </m:dPr>
                        <m:e>
                          <m:r>
                            <w:ins w:id="1126" w:author="wei ganchao" w:date="2022-01-13T18:33:00Z">
                              <w:rPr>
                                <w:rFonts w:ascii="Cambria Math" w:hAnsi="Cambria Math"/>
                              </w:rPr>
                              <m:t>k!</m:t>
                            </w:ins>
                          </m:r>
                        </m:e>
                      </m:d>
                    </m:e>
                    <m:sup>
                      <m:r>
                        <w:ins w:id="1127" w:author="wei ganchao" w:date="2022-01-13T18:33:00Z">
                          <w:rPr>
                            <w:rFonts w:ascii="Cambria Math" w:hAnsi="Cambria Math"/>
                          </w:rPr>
                          <m:t>ν</m:t>
                        </w:ins>
                      </m:r>
                    </m:sup>
                  </m:sSup>
                </m:den>
              </m:f>
            </m:e>
          </m:nary>
          <m:r>
            <w:ins w:id="1128"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129" w:author="wei ganchao" w:date="2022-01-13T18:33:00Z">
                  <w:rPr>
                    <w:rFonts w:ascii="Cambria Math" w:hAnsi="Cambria Math"/>
                  </w:rPr>
                  <m:t>Y!</m:t>
                </w:ins>
              </m:r>
            </m:e>
          </m:func>
          <m:r>
            <w:ins w:id="1130" w:author="wei ganchao" w:date="2022-01-13T18:33:00Z">
              <w:rPr>
                <w:rFonts w:ascii="Cambria Math" w:hAnsi="Cambria Math"/>
              </w:rPr>
              <m:t>)E(</m:t>
            </w:ins>
          </m:r>
          <m:r>
            <w:ins w:id="1131" w:author="wei ganchao" w:date="2022-01-13T18:34:00Z">
              <w:rPr>
                <w:rFonts w:ascii="Cambria Math" w:hAnsi="Cambria Math"/>
              </w:rPr>
              <m:t>Y</m:t>
            </w:ins>
          </m:r>
          <m:r>
            <w:ins w:id="1132" w:author="wei ganchao" w:date="2022-01-13T18:33:00Z">
              <w:rPr>
                <w:rFonts w:ascii="Cambria Math" w:hAnsi="Cambria Math"/>
              </w:rPr>
              <m:t>)</m:t>
            </w:ins>
          </m:r>
        </m:oMath>
      </m:oMathPara>
    </w:p>
    <w:p w14:paraId="7AA8C98D" w14:textId="14C9AD63" w:rsidR="005713EA" w:rsidRDefault="00940C2D" w:rsidP="00D3079B">
      <w:pPr>
        <w:rPr>
          <w:ins w:id="1133" w:author="wei ganchao" w:date="2022-01-13T18:34:00Z"/>
        </w:rPr>
      </w:pPr>
      <w:ins w:id="1134" w:author="wei ganchao" w:date="2022-01-13T18:34:00Z">
        <w:r w:rsidRPr="00940C2D">
          <w:t>Generally, these moments can be calculated by truncated summation.</w:t>
        </w:r>
      </w:ins>
    </w:p>
    <w:p w14:paraId="6164A816" w14:textId="51F3C7BE" w:rsidR="00940C2D" w:rsidRDefault="00940C2D" w:rsidP="00D3079B">
      <w:pPr>
        <w:rPr>
          <w:ins w:id="1135" w:author="wei ganchao" w:date="2022-01-13T18:34:00Z"/>
        </w:rPr>
      </w:pPr>
    </w:p>
    <w:p w14:paraId="0ECD25A8" w14:textId="626E9B01" w:rsidR="00940C2D" w:rsidDel="00940C2D" w:rsidRDefault="00940C2D">
      <w:pPr>
        <w:rPr>
          <w:del w:id="1136" w:author="wei ganchao" w:date="2022-01-13T18:34:00Z"/>
        </w:rPr>
      </w:pPr>
      <w:ins w:id="1137" w:author="wei ganchao" w:date="2022-01-13T18:34:00Z">
        <w:r>
          <w:t xml:space="preserve">However, when </w:t>
        </w:r>
      </w:ins>
      <m:oMath>
        <m:r>
          <w:ins w:id="1138" w:author="wei ganchao" w:date="2022-01-13T18:34:00Z">
            <w:rPr>
              <w:rFonts w:ascii="Cambria Math" w:hAnsi="Cambria Math"/>
            </w:rPr>
            <m:t>λ≥2</m:t>
          </w:ins>
        </m:r>
      </m:oMath>
      <w:ins w:id="1139" w:author="wei ganchao" w:date="2022-01-13T18:34:00Z">
        <w:r>
          <w:t xml:space="preserve"> and </w:t>
        </w:r>
      </w:ins>
      <m:oMath>
        <m:r>
          <w:ins w:id="1140" w:author="wei ganchao" w:date="2022-01-13T18:34:00Z">
            <w:rPr>
              <w:rFonts w:ascii="Cambria Math" w:hAnsi="Cambria Math"/>
            </w:rPr>
            <m:t>ν≤1</m:t>
          </w:ins>
        </m:r>
      </m:oMath>
      <w:ins w:id="1141"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42"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43" w:author="wei ganchao" w:date="2022-01-13T18:34:00Z">
            <w:rPr>
              <w:rFonts w:ascii="Cambria Math" w:hAnsi="Cambria Math"/>
            </w:rPr>
            <m:t>λ≥2</m:t>
          </w:del>
        </m:r>
      </m:oMath>
      <w:del w:id="1144" w:author="wei ganchao" w:date="2022-01-13T18:34:00Z">
        <w:r w:rsidR="00DF0933" w:rsidDel="00940C2D">
          <w:delText xml:space="preserve"> and </w:delText>
        </w:r>
      </w:del>
      <m:oMath>
        <m:r>
          <w:del w:id="1145" w:author="wei ganchao" w:date="2022-01-13T18:34:00Z">
            <w:rPr>
              <w:rFonts w:ascii="Cambria Math" w:hAnsi="Cambria Math"/>
            </w:rPr>
            <m:t>ν≤1</m:t>
          </w:del>
        </m:r>
      </m:oMath>
      <w:del w:id="1146"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47" w:author="wei ganchao" w:date="2022-01-13T18:35:00Z"/>
        </w:rPr>
      </w:pPr>
      <w:del w:id="1148"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49" w:author="wei ganchao" w:date="2022-01-13T18:35:00Z"/>
        </w:rPr>
      </w:pPr>
    </w:p>
    <w:p w14:paraId="605D57CE" w14:textId="72FC686A" w:rsidR="00AC455B" w:rsidRDefault="00AC455B" w:rsidP="00D3079B">
      <w:r>
        <w:t>The gradient</w:t>
      </w:r>
      <w:ins w:id="1150" w:author="wei ganchao" w:date="2022-01-13T18:35:00Z">
        <w:r w:rsidR="00940C2D">
          <w:t xml:space="preserve"> is</w:t>
        </w:r>
      </w:ins>
      <w:r>
        <w:t>:</w:t>
      </w:r>
    </w:p>
    <w:p w14:paraId="01A22906" w14:textId="5AA02C7B" w:rsidR="00AC455B" w:rsidRPr="00BF3887" w:rsidRDefault="00A471E3"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51" w:author="wei ganchao" w:date="2022-01-13T18:35:00Z"/>
        </w:rPr>
      </w:pPr>
      <w:del w:id="1152" w:author="wei ganchao" w:date="2022-01-13T18:35:00Z">
        <w:r w:rsidDel="00940C2D">
          <w:delText xml:space="preserve">, where </w:delText>
        </w:r>
      </w:del>
      <m:oMath>
        <m:r>
          <w:del w:id="1153" w:author="wei ganchao" w:date="2022-01-13T18:35:00Z">
            <w:rPr>
              <w:rFonts w:ascii="Cambria Math" w:hAnsi="Cambria Math"/>
            </w:rPr>
            <m:t>k=2,…,T-1</m:t>
          </w:del>
        </m:r>
      </m:oMath>
      <w:del w:id="1154" w:author="wei ganchao" w:date="2022-01-13T18:35:00Z">
        <w:r w:rsidDel="00940C2D">
          <w:delText xml:space="preserve">, </w:delText>
        </w:r>
      </w:del>
      <m:oMath>
        <m:sSub>
          <m:sSubPr>
            <m:ctrlPr>
              <w:del w:id="1155" w:author="wei ganchao" w:date="2022-01-13T18:35:00Z">
                <w:rPr>
                  <w:rFonts w:ascii="Cambria Math" w:hAnsi="Cambria Math"/>
                  <w:i/>
                </w:rPr>
              </w:del>
            </m:ctrlPr>
          </m:sSubPr>
          <m:e>
            <m:r>
              <w:del w:id="1156" w:author="wei ganchao" w:date="2022-01-13T18:35:00Z">
                <m:rPr>
                  <m:sty m:val="bi"/>
                </m:rPr>
                <w:rPr>
                  <w:rFonts w:ascii="Cambria Math" w:hAnsi="Cambria Math"/>
                </w:rPr>
                <m:t>X</m:t>
              </w:del>
            </m:r>
          </m:e>
          <m:sub>
            <m:r>
              <w:del w:id="1157" w:author="wei ganchao" w:date="2022-01-13T18:35:00Z">
                <w:rPr>
                  <w:rFonts w:ascii="Cambria Math" w:hAnsi="Cambria Math"/>
                </w:rPr>
                <m:t>t</m:t>
              </w:del>
            </m:r>
          </m:sub>
        </m:sSub>
        <m:r>
          <w:del w:id="1158" w:author="wei ganchao" w:date="2022-01-13T18:35:00Z">
            <w:rPr>
              <w:rFonts w:ascii="Cambria Math" w:hAnsi="Cambria Math"/>
            </w:rPr>
            <m:t>=</m:t>
          </w:del>
        </m:r>
        <m:sSup>
          <m:sSupPr>
            <m:ctrlPr>
              <w:del w:id="1159" w:author="wei ganchao" w:date="2022-01-13T18:35:00Z">
                <w:rPr>
                  <w:rFonts w:ascii="Cambria Math" w:hAnsi="Cambria Math"/>
                  <w:i/>
                </w:rPr>
              </w:del>
            </m:ctrlPr>
          </m:sSupPr>
          <m:e>
            <m:d>
              <m:dPr>
                <m:ctrlPr>
                  <w:del w:id="1160" w:author="wei ganchao" w:date="2022-01-13T18:35:00Z">
                    <w:rPr>
                      <w:rFonts w:ascii="Cambria Math" w:hAnsi="Cambria Math"/>
                      <w:i/>
                    </w:rPr>
                  </w:del>
                </m:ctrlPr>
              </m:dPr>
              <m:e>
                <m:sSub>
                  <m:sSubPr>
                    <m:ctrlPr>
                      <w:del w:id="1161" w:author="wei ganchao" w:date="2022-01-13T18:35:00Z">
                        <w:rPr>
                          <w:rFonts w:ascii="Cambria Math" w:hAnsi="Cambria Math"/>
                          <w:i/>
                        </w:rPr>
                      </w:del>
                    </m:ctrlPr>
                  </m:sSubPr>
                  <m:e>
                    <m:r>
                      <w:del w:id="1162" w:author="wei ganchao" w:date="2022-01-13T18:35:00Z">
                        <m:rPr>
                          <m:sty m:val="bi"/>
                        </m:rPr>
                        <w:rPr>
                          <w:rFonts w:ascii="Cambria Math" w:hAnsi="Cambria Math"/>
                        </w:rPr>
                        <m:t>x</m:t>
                      </w:del>
                    </m:r>
                  </m:e>
                  <m:sub>
                    <m:r>
                      <w:del w:id="1163" w:author="wei ganchao" w:date="2022-01-13T18:35:00Z">
                        <w:rPr>
                          <w:rFonts w:ascii="Cambria Math" w:hAnsi="Cambria Math"/>
                        </w:rPr>
                        <m:t>1t</m:t>
                      </w:del>
                    </m:r>
                  </m:sub>
                </m:sSub>
                <m:r>
                  <w:del w:id="1164" w:author="wei ganchao" w:date="2022-01-13T18:35:00Z">
                    <w:rPr>
                      <w:rFonts w:ascii="Cambria Math" w:hAnsi="Cambria Math"/>
                    </w:rPr>
                    <m:t>,…,</m:t>
                  </w:del>
                </m:r>
                <m:sSub>
                  <m:sSubPr>
                    <m:ctrlPr>
                      <w:del w:id="1165" w:author="wei ganchao" w:date="2022-01-13T18:35:00Z">
                        <w:rPr>
                          <w:rFonts w:ascii="Cambria Math" w:hAnsi="Cambria Math"/>
                          <w:i/>
                        </w:rPr>
                      </w:del>
                    </m:ctrlPr>
                  </m:sSubPr>
                  <m:e>
                    <m:r>
                      <w:del w:id="1166" w:author="wei ganchao" w:date="2022-01-13T18:35:00Z">
                        <m:rPr>
                          <m:sty m:val="bi"/>
                        </m:rPr>
                        <w:rPr>
                          <w:rFonts w:ascii="Cambria Math" w:hAnsi="Cambria Math"/>
                        </w:rPr>
                        <m:t>x</m:t>
                      </w:del>
                    </m:r>
                  </m:e>
                  <m:sub>
                    <m:r>
                      <w:del w:id="1167" w:author="wei ganchao" w:date="2022-01-13T18:35:00Z">
                        <w:rPr>
                          <w:rFonts w:ascii="Cambria Math" w:hAnsi="Cambria Math"/>
                        </w:rPr>
                        <m:t>nt</m:t>
                      </w:del>
                    </m:r>
                  </m:sub>
                </m:sSub>
              </m:e>
            </m:d>
          </m:e>
          <m:sup>
            <m:r>
              <w:del w:id="1168" w:author="wei ganchao" w:date="2022-01-13T18:35:00Z">
                <w:rPr>
                  <w:rFonts w:ascii="Cambria Math" w:hAnsi="Cambria Math"/>
                </w:rPr>
                <m:t>'</m:t>
              </w:del>
            </m:r>
          </m:sup>
        </m:sSup>
      </m:oMath>
      <w:del w:id="1169" w:author="wei ganchao" w:date="2022-01-13T18:35:00Z">
        <w:r w:rsidDel="00940C2D">
          <w:delText xml:space="preserve"> and </w:delText>
        </w:r>
      </w:del>
      <m:oMath>
        <m:sSub>
          <m:sSubPr>
            <m:ctrlPr>
              <w:del w:id="1170" w:author="wei ganchao" w:date="2022-01-13T18:35:00Z">
                <w:rPr>
                  <w:rFonts w:ascii="Cambria Math" w:hAnsi="Cambria Math"/>
                  <w:i/>
                </w:rPr>
              </w:del>
            </m:ctrlPr>
          </m:sSubPr>
          <m:e>
            <m:r>
              <w:del w:id="1171" w:author="wei ganchao" w:date="2022-01-13T18:35:00Z">
                <m:rPr>
                  <m:sty m:val="bi"/>
                </m:rPr>
                <w:rPr>
                  <w:rFonts w:ascii="Cambria Math" w:hAnsi="Cambria Math"/>
                </w:rPr>
                <m:t>G</m:t>
              </w:del>
            </m:r>
          </m:e>
          <m:sub>
            <m:r>
              <w:del w:id="1172" w:author="wei ganchao" w:date="2022-01-13T18:35:00Z">
                <w:rPr>
                  <w:rFonts w:ascii="Cambria Math" w:hAnsi="Cambria Math"/>
                </w:rPr>
                <m:t>t</m:t>
              </w:del>
            </m:r>
          </m:sub>
        </m:sSub>
        <m:r>
          <w:del w:id="1173" w:author="wei ganchao" w:date="2022-01-13T18:35:00Z">
            <w:rPr>
              <w:rFonts w:ascii="Cambria Math" w:hAnsi="Cambria Math"/>
            </w:rPr>
            <m:t>=</m:t>
          </w:del>
        </m:r>
        <m:sSup>
          <m:sSupPr>
            <m:ctrlPr>
              <w:del w:id="1174" w:author="wei ganchao" w:date="2022-01-13T18:35:00Z">
                <w:rPr>
                  <w:rFonts w:ascii="Cambria Math" w:hAnsi="Cambria Math"/>
                  <w:i/>
                </w:rPr>
              </w:del>
            </m:ctrlPr>
          </m:sSupPr>
          <m:e>
            <m:d>
              <m:dPr>
                <m:ctrlPr>
                  <w:del w:id="1175" w:author="wei ganchao" w:date="2022-01-13T18:35:00Z">
                    <w:rPr>
                      <w:rFonts w:ascii="Cambria Math" w:hAnsi="Cambria Math"/>
                      <w:i/>
                    </w:rPr>
                  </w:del>
                </m:ctrlPr>
              </m:dPr>
              <m:e>
                <m:sSub>
                  <m:sSubPr>
                    <m:ctrlPr>
                      <w:del w:id="1176" w:author="wei ganchao" w:date="2022-01-13T18:35:00Z">
                        <w:rPr>
                          <w:rFonts w:ascii="Cambria Math" w:hAnsi="Cambria Math"/>
                          <w:i/>
                        </w:rPr>
                      </w:del>
                    </m:ctrlPr>
                  </m:sSubPr>
                  <m:e>
                    <m:r>
                      <w:del w:id="1177" w:author="wei ganchao" w:date="2022-01-13T18:35:00Z">
                        <m:rPr>
                          <m:sty m:val="bi"/>
                        </m:rPr>
                        <w:rPr>
                          <w:rFonts w:ascii="Cambria Math" w:hAnsi="Cambria Math"/>
                        </w:rPr>
                        <m:t>g</m:t>
                      </w:del>
                    </m:r>
                  </m:e>
                  <m:sub>
                    <m:r>
                      <w:del w:id="1178" w:author="wei ganchao" w:date="2022-01-13T18:35:00Z">
                        <w:rPr>
                          <w:rFonts w:ascii="Cambria Math" w:hAnsi="Cambria Math"/>
                        </w:rPr>
                        <m:t>1t</m:t>
                      </w:del>
                    </m:r>
                  </m:sub>
                </m:sSub>
                <m:r>
                  <w:del w:id="1179" w:author="wei ganchao" w:date="2022-01-13T18:35:00Z">
                    <w:rPr>
                      <w:rFonts w:ascii="Cambria Math" w:hAnsi="Cambria Math"/>
                    </w:rPr>
                    <m:t>,…,</m:t>
                  </w:del>
                </m:r>
                <m:sSub>
                  <m:sSubPr>
                    <m:ctrlPr>
                      <w:del w:id="1180" w:author="wei ganchao" w:date="2022-01-13T18:35:00Z">
                        <w:rPr>
                          <w:rFonts w:ascii="Cambria Math" w:hAnsi="Cambria Math"/>
                          <w:i/>
                        </w:rPr>
                      </w:del>
                    </m:ctrlPr>
                  </m:sSubPr>
                  <m:e>
                    <m:r>
                      <w:del w:id="1181" w:author="wei ganchao" w:date="2022-01-13T18:35:00Z">
                        <m:rPr>
                          <m:sty m:val="bi"/>
                        </m:rPr>
                        <w:rPr>
                          <w:rFonts w:ascii="Cambria Math" w:hAnsi="Cambria Math"/>
                        </w:rPr>
                        <m:t>g</m:t>
                      </w:del>
                    </m:r>
                  </m:e>
                  <m:sub>
                    <m:r>
                      <w:del w:id="1182" w:author="wei ganchao" w:date="2022-01-13T18:35:00Z">
                        <w:rPr>
                          <w:rFonts w:ascii="Cambria Math" w:hAnsi="Cambria Math"/>
                        </w:rPr>
                        <m:t>nt</m:t>
                      </w:del>
                    </m:r>
                  </m:sub>
                </m:sSub>
              </m:e>
            </m:d>
          </m:e>
          <m:sup>
            <m:r>
              <w:del w:id="1183" w:author="wei ganchao" w:date="2022-01-13T18:35:00Z">
                <w:rPr>
                  <w:rFonts w:ascii="Cambria Math" w:hAnsi="Cambria Math"/>
                </w:rPr>
                <m:t>'</m:t>
              </w:del>
            </m:r>
          </m:sup>
        </m:sSup>
      </m:oMath>
      <w:del w:id="1184"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185" w:author="wei ganchao" w:date="2022-01-13T18:36:00Z" w:name="move92991394"/>
        <m:oMath>
          <m:f>
            <m:fPr>
              <m:ctrlPr>
                <w:rPr>
                  <w:rFonts w:ascii="Cambria Math" w:hAnsi="Cambria Math"/>
                  <w:i/>
                </w:rPr>
              </m:ctrlPr>
            </m:fPr>
            <m:num>
              <m:sSup>
                <m:sSupPr>
                  <m:ctrlPr>
                    <w:rPr>
                      <w:rFonts w:ascii="Cambria Math" w:hAnsi="Cambria Math"/>
                      <w:i/>
                    </w:rPr>
                  </m:ctrlPr>
                </m:sSupPr>
                <m:e>
                  <w:moveFrom w:id="1186" w:author="wei ganchao" w:date="2022-01-13T18:36:00Z">
                    <m:r>
                      <w:rPr>
                        <w:rFonts w:ascii="Cambria Math" w:hAnsi="Cambria Math"/>
                      </w:rPr>
                      <m:t>∂</m:t>
                    </m:r>
                  </w:moveFrom>
                </m:e>
                <m:sup>
                  <w:moveFrom w:id="1187" w:author="wei ganchao" w:date="2022-01-13T18:36:00Z">
                    <m:r>
                      <w:rPr>
                        <w:rFonts w:ascii="Cambria Math" w:hAnsi="Cambria Math"/>
                      </w:rPr>
                      <m:t>2</m:t>
                    </m:r>
                  </w:moveFrom>
                </m:sup>
              </m:sSup>
              <m:sSub>
                <m:sSubPr>
                  <m:ctrlPr>
                    <w:rPr>
                      <w:rFonts w:ascii="Cambria Math" w:hAnsi="Cambria Math"/>
                      <w:i/>
                    </w:rPr>
                  </m:ctrlPr>
                </m:sSubPr>
                <m:e>
                  <w:moveFrom w:id="1188" w:author="wei ganchao" w:date="2022-01-13T18:36:00Z">
                    <m:r>
                      <w:rPr>
                        <w:rFonts w:ascii="Cambria Math" w:hAnsi="Cambria Math"/>
                      </w:rPr>
                      <m:t>l</m:t>
                    </m:r>
                  </w:moveFrom>
                </m:e>
                <m:sub>
                  <w:moveFrom w:id="1189" w:author="wei ganchao" w:date="2022-01-13T18:36:00Z">
                    <m:r>
                      <w:rPr>
                        <w:rFonts w:ascii="Cambria Math" w:hAnsi="Cambria Math"/>
                      </w:rPr>
                      <m:t>t</m:t>
                    </m:r>
                  </w:moveFrom>
                </m:sub>
              </m:sSub>
            </m:num>
            <m:den>
              <w:moveFrom w:id="1190" w:author="wei ganchao" w:date="2022-01-13T18:36:00Z">
                <m:r>
                  <w:rPr>
                    <w:rFonts w:ascii="Cambria Math" w:hAnsi="Cambria Math"/>
                  </w:rPr>
                  <m:t>∂</m:t>
                </m:r>
              </w:moveFrom>
              <m:sSub>
                <m:sSubPr>
                  <m:ctrlPr>
                    <w:rPr>
                      <w:rFonts w:ascii="Cambria Math" w:hAnsi="Cambria Math"/>
                      <w:i/>
                    </w:rPr>
                  </m:ctrlPr>
                </m:sSubPr>
                <m:e>
                  <w:moveFrom w:id="1191" w:author="wei ganchao" w:date="2022-01-13T18:36:00Z">
                    <m:r>
                      <m:rPr>
                        <m:sty m:val="bi"/>
                      </m:rPr>
                      <w:rPr>
                        <w:rFonts w:ascii="Cambria Math" w:hAnsi="Cambria Math"/>
                      </w:rPr>
                      <m:t>θ</m:t>
                    </m:r>
                  </w:moveFrom>
                </m:e>
                <m:sub>
                  <w:moveFrom w:id="1192" w:author="wei ganchao" w:date="2022-01-13T18:36:00Z">
                    <m:r>
                      <w:rPr>
                        <w:rFonts w:ascii="Cambria Math" w:hAnsi="Cambria Math"/>
                      </w:rPr>
                      <m:t>t</m:t>
                    </m:r>
                  </w:moveFrom>
                </m:sub>
              </m:sSub>
              <w:moveFrom w:id="1193" w:author="wei ganchao" w:date="2022-01-13T18:36:00Z">
                <m:r>
                  <w:rPr>
                    <w:rFonts w:ascii="Cambria Math" w:hAnsi="Cambria Math"/>
                  </w:rPr>
                  <m:t>∂</m:t>
                </m:r>
              </w:moveFrom>
              <m:sSubSup>
                <m:sSubSupPr>
                  <m:ctrlPr>
                    <w:rPr>
                      <w:rFonts w:ascii="Cambria Math" w:hAnsi="Cambria Math"/>
                      <w:b/>
                      <w:bCs/>
                      <w:i/>
                    </w:rPr>
                  </m:ctrlPr>
                </m:sSubSupPr>
                <m:e>
                  <w:moveFrom w:id="1194" w:author="wei ganchao" w:date="2022-01-13T18:36:00Z">
                    <m:r>
                      <m:rPr>
                        <m:sty m:val="bi"/>
                      </m:rPr>
                      <w:rPr>
                        <w:rFonts w:ascii="Cambria Math" w:hAnsi="Cambria Math"/>
                      </w:rPr>
                      <m:t>θ</m:t>
                    </m:r>
                  </w:moveFrom>
                </m:e>
                <m:sub>
                  <w:moveFrom w:id="1195" w:author="wei ganchao" w:date="2022-01-13T18:36:00Z">
                    <m:r>
                      <w:rPr>
                        <w:rFonts w:ascii="Cambria Math" w:hAnsi="Cambria Math"/>
                      </w:rPr>
                      <m:t>t</m:t>
                    </m:r>
                  </w:moveFrom>
                  <m:ctrlPr>
                    <w:rPr>
                      <w:rFonts w:ascii="Cambria Math" w:hAnsi="Cambria Math"/>
                      <w:i/>
                    </w:rPr>
                  </m:ctrlPr>
                </m:sub>
                <m:sup>
                  <w:moveFrom w:id="1196" w:author="wei ganchao" w:date="2022-01-13T18:36:00Z">
                    <m:r>
                      <m:rPr>
                        <m:sty m:val="bi"/>
                      </m:rPr>
                      <w:rPr>
                        <w:rFonts w:ascii="Cambria Math" w:hAnsi="Cambria Math"/>
                      </w:rPr>
                      <m:t>'</m:t>
                    </m:r>
                  </w:moveFrom>
                </m:sup>
              </m:sSubSup>
            </m:den>
          </m:f>
          <w:moveFrom w:id="1197" w:author="wei ganchao" w:date="2022-01-13T18:36:00Z">
            <m:r>
              <w:rPr>
                <w:rFonts w:ascii="Cambria Math" w:hAnsi="Cambria Math"/>
              </w:rPr>
              <m:t>=-</m:t>
            </m:r>
          </w:moveFrom>
          <m:nary>
            <m:naryPr>
              <m:chr m:val="∑"/>
              <m:limLoc m:val="undOvr"/>
              <m:ctrlPr>
                <w:rPr>
                  <w:rFonts w:ascii="Cambria Math" w:hAnsi="Cambria Math"/>
                  <w:i/>
                </w:rPr>
              </m:ctrlPr>
            </m:naryPr>
            <m:sub>
              <w:moveFrom w:id="1198" w:author="wei ganchao" w:date="2022-01-13T18:36:00Z">
                <m:r>
                  <w:rPr>
                    <w:rFonts w:ascii="Cambria Math" w:hAnsi="Cambria Math"/>
                  </w:rPr>
                  <m:t>i=1</m:t>
                </m:r>
              </w:moveFrom>
            </m:sub>
            <m:sup>
              <w:moveFrom w:id="1199"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200" w:author="wei ganchao" w:date="2022-01-13T18:36:00Z">
                              <m:r>
                                <m:rPr>
                                  <m:sty m:val="bi"/>
                                </m:rPr>
                                <w:rPr>
                                  <w:rFonts w:ascii="Cambria Math" w:hAnsi="Cambria Math"/>
                                </w:rPr>
                                <m:t>A</m:t>
                              </m:r>
                            </w:moveFrom>
                          </m:e>
                          <m:sub>
                            <w:moveFrom w:id="1201" w:author="wei ganchao" w:date="2022-01-13T18:36:00Z">
                              <m:r>
                                <w:rPr>
                                  <w:rFonts w:ascii="Cambria Math" w:hAnsi="Cambria Math"/>
                                </w:rPr>
                                <m:t>it</m:t>
                              </m:r>
                            </w:moveFrom>
                          </m:sub>
                        </m:sSub>
                      </m:e>
                      <m:e>
                        <m:sSub>
                          <m:sSubPr>
                            <m:ctrlPr>
                              <w:rPr>
                                <w:rFonts w:ascii="Cambria Math" w:hAnsi="Cambria Math"/>
                                <w:i/>
                              </w:rPr>
                            </m:ctrlPr>
                          </m:sSubPr>
                          <m:e>
                            <w:moveFrom w:id="1202" w:author="wei ganchao" w:date="2022-01-13T18:36:00Z">
                              <m:r>
                                <m:rPr>
                                  <m:sty m:val="bi"/>
                                </m:rPr>
                                <w:rPr>
                                  <w:rFonts w:ascii="Cambria Math" w:hAnsi="Cambria Math"/>
                                </w:rPr>
                                <m:t>B</m:t>
                              </m:r>
                            </w:moveFrom>
                          </m:e>
                          <m:sub>
                            <w:moveFrom w:id="1203" w:author="wei ganchao" w:date="2022-01-13T18:36:00Z">
                              <m:r>
                                <w:rPr>
                                  <w:rFonts w:ascii="Cambria Math" w:hAnsi="Cambria Math"/>
                                </w:rPr>
                                <m:t>it</m:t>
                              </m:r>
                            </w:moveFrom>
                          </m:sub>
                        </m:sSub>
                      </m:e>
                    </m:mr>
                    <m:mr>
                      <m:e>
                        <m:sSubSup>
                          <m:sSubSupPr>
                            <m:ctrlPr>
                              <w:rPr>
                                <w:rFonts w:ascii="Cambria Math" w:hAnsi="Cambria Math"/>
                                <w:i/>
                              </w:rPr>
                            </m:ctrlPr>
                          </m:sSubSupPr>
                          <m:e>
                            <w:moveFrom w:id="1204" w:author="wei ganchao" w:date="2022-01-13T18:36:00Z">
                              <m:r>
                                <m:rPr>
                                  <m:sty m:val="bi"/>
                                </m:rPr>
                                <w:rPr>
                                  <w:rFonts w:ascii="Cambria Math" w:hAnsi="Cambria Math"/>
                                </w:rPr>
                                <m:t>B</m:t>
                              </m:r>
                            </w:moveFrom>
                          </m:e>
                          <m:sub>
                            <w:moveFrom w:id="1205" w:author="wei ganchao" w:date="2022-01-13T18:36:00Z">
                              <m:r>
                                <w:rPr>
                                  <w:rFonts w:ascii="Cambria Math" w:hAnsi="Cambria Math"/>
                                </w:rPr>
                                <m:t>it</m:t>
                              </m:r>
                            </w:moveFrom>
                          </m:sub>
                          <m:sup>
                            <w:moveFrom w:id="1206" w:author="wei ganchao" w:date="2022-01-13T18:36:00Z">
                              <m:r>
                                <w:rPr>
                                  <w:rFonts w:ascii="Cambria Math" w:hAnsi="Cambria Math"/>
                                </w:rPr>
                                <m:t>'</m:t>
                              </m:r>
                            </w:moveFrom>
                          </m:sup>
                        </m:sSubSup>
                      </m:e>
                      <m:e>
                        <m:sSub>
                          <m:sSubPr>
                            <m:ctrlPr>
                              <w:rPr>
                                <w:rFonts w:ascii="Cambria Math" w:hAnsi="Cambria Math"/>
                                <w:i/>
                              </w:rPr>
                            </m:ctrlPr>
                          </m:sSubPr>
                          <m:e>
                            <w:moveFrom w:id="1207" w:author="wei ganchao" w:date="2022-01-13T18:36:00Z">
                              <m:r>
                                <m:rPr>
                                  <m:sty m:val="bi"/>
                                </m:rPr>
                                <w:rPr>
                                  <w:rFonts w:ascii="Cambria Math" w:hAnsi="Cambria Math"/>
                                </w:rPr>
                                <m:t>C</m:t>
                              </m:r>
                            </w:moveFrom>
                          </m:e>
                          <m:sub>
                            <w:moveFrom w:id="1208" w:author="wei ganchao" w:date="2022-01-13T18:36:00Z">
                              <m:r>
                                <w:rPr>
                                  <w:rFonts w:ascii="Cambria Math" w:hAnsi="Cambria Math"/>
                                </w:rPr>
                                <m:t>it</m:t>
                              </m:r>
                            </w:moveFrom>
                          </m:sub>
                        </m:sSub>
                      </m:e>
                    </m:mr>
                  </m:m>
                </m:e>
              </m:d>
            </m:e>
          </m:nary>
        </m:oMath>
      </m:oMathPara>
      <w:moveFromRangeEnd w:id="1185"/>
    </w:p>
    <w:p w14:paraId="4A8F9A73" w14:textId="6F49AF0A" w:rsidR="00BF3887" w:rsidRDefault="006614C7" w:rsidP="00D3079B">
      <w:pPr>
        <w:rPr>
          <w:ins w:id="1209" w:author="wei ganchao" w:date="2022-01-13T18:36:00Z"/>
        </w:rPr>
      </w:pPr>
      <w:r>
        <w:lastRenderedPageBreak/>
        <w:t>, where</w:t>
      </w:r>
    </w:p>
    <w:p w14:paraId="78CCF8AF" w14:textId="0D69C8AA" w:rsidR="00940C2D" w:rsidRDefault="00A471E3" w:rsidP="00D3079B">
      <w:moveTo w:id="1210" w:author="wei ganchao" w:date="2022-01-13T18:36:00Z">
        <w:moveToRangeStart w:id="1211" w:author="wei ganchao" w:date="2022-01-13T18:36:00Z" w:name="move92991394"/>
        <m:oMathPara>
          <m:oMath>
            <m:f>
              <m:fPr>
                <m:ctrlPr>
                  <w:rPr>
                    <w:rFonts w:ascii="Cambria Math" w:hAnsi="Cambria Math"/>
                    <w:i/>
                  </w:rPr>
                </m:ctrlPr>
              </m:fPr>
              <m:num>
                <w:moveTo w:id="1212" w:author="wei ganchao" w:date="2022-01-13T18:36:00Z"/>
                <m:sSup>
                  <m:sSupPr>
                    <m:ctrlPr>
                      <w:rPr>
                        <w:rFonts w:ascii="Cambria Math" w:hAnsi="Cambria Math"/>
                        <w:i/>
                      </w:rPr>
                    </m:ctrlPr>
                  </m:sSupPr>
                  <m:e>
                    <w:moveTo w:id="1213" w:author="wei ganchao" w:date="2022-01-13T18:36:00Z">
                      <m:r>
                        <w:rPr>
                          <w:rFonts w:ascii="Cambria Math" w:hAnsi="Cambria Math"/>
                        </w:rPr>
                        <m:t>∂</m:t>
                      </m:r>
                    </w:moveTo>
                  </m:e>
                  <m:sup>
                    <w:moveTo w:id="1214" w:author="wei ganchao" w:date="2022-01-13T18:36:00Z">
                      <m:r>
                        <w:rPr>
                          <w:rFonts w:ascii="Cambria Math" w:hAnsi="Cambria Math"/>
                        </w:rPr>
                        <m:t>2</m:t>
                      </m:r>
                    </w:moveTo>
                  </m:sup>
                </m:sSup>
                <m:sSub>
                  <m:sSubPr>
                    <m:ctrlPr>
                      <w:rPr>
                        <w:rFonts w:ascii="Cambria Math" w:hAnsi="Cambria Math"/>
                        <w:i/>
                      </w:rPr>
                    </m:ctrlPr>
                  </m:sSubPr>
                  <m:e>
                    <w:moveTo w:id="1215" w:author="wei ganchao" w:date="2022-01-13T18:36:00Z">
                      <m:r>
                        <w:rPr>
                          <w:rFonts w:ascii="Cambria Math" w:hAnsi="Cambria Math"/>
                        </w:rPr>
                        <m:t>l</m:t>
                      </m:r>
                    </w:moveTo>
                  </m:e>
                  <m:sub>
                    <w:moveTo w:id="1216" w:author="wei ganchao" w:date="2022-01-13T18:36:00Z">
                      <m:r>
                        <w:rPr>
                          <w:rFonts w:ascii="Cambria Math" w:hAnsi="Cambria Math"/>
                        </w:rPr>
                        <m:t>t</m:t>
                      </m:r>
                    </w:moveTo>
                  </m:sub>
                </m:sSub>
                <w:moveTo w:id="1217" w:author="wei ganchao" w:date="2022-01-13T18:36:00Z"/>
              </m:num>
              <m:den>
                <w:moveTo w:id="1218" w:author="wei ganchao" w:date="2022-01-13T18:36:00Z">
                  <m:r>
                    <w:rPr>
                      <w:rFonts w:ascii="Cambria Math" w:hAnsi="Cambria Math"/>
                    </w:rPr>
                    <m:t>∂</m:t>
                  </m:r>
                </w:moveTo>
                <m:sSub>
                  <m:sSubPr>
                    <m:ctrlPr>
                      <w:rPr>
                        <w:rFonts w:ascii="Cambria Math" w:hAnsi="Cambria Math"/>
                        <w:i/>
                      </w:rPr>
                    </m:ctrlPr>
                  </m:sSubPr>
                  <m:e>
                    <w:moveTo w:id="1219" w:author="wei ganchao" w:date="2022-01-13T18:36:00Z">
                      <m:r>
                        <m:rPr>
                          <m:sty m:val="bi"/>
                        </m:rPr>
                        <w:rPr>
                          <w:rFonts w:ascii="Cambria Math" w:hAnsi="Cambria Math"/>
                        </w:rPr>
                        <m:t>θ</m:t>
                      </m:r>
                    </w:moveTo>
                  </m:e>
                  <m:sub>
                    <w:moveTo w:id="1220" w:author="wei ganchao" w:date="2022-01-13T18:36:00Z">
                      <m:r>
                        <w:rPr>
                          <w:rFonts w:ascii="Cambria Math" w:hAnsi="Cambria Math"/>
                        </w:rPr>
                        <m:t>t</m:t>
                      </m:r>
                    </w:moveTo>
                  </m:sub>
                </m:sSub>
                <w:moveTo w:id="1221" w:author="wei ganchao" w:date="2022-01-13T18:36:00Z">
                  <m:r>
                    <w:rPr>
                      <w:rFonts w:ascii="Cambria Math" w:hAnsi="Cambria Math"/>
                    </w:rPr>
                    <m:t>∂</m:t>
                  </m:r>
                </w:moveTo>
                <m:sSubSup>
                  <m:sSubSupPr>
                    <m:ctrlPr>
                      <w:rPr>
                        <w:rFonts w:ascii="Cambria Math" w:hAnsi="Cambria Math"/>
                        <w:b/>
                        <w:bCs/>
                        <w:i/>
                      </w:rPr>
                    </m:ctrlPr>
                  </m:sSubSupPr>
                  <m:e>
                    <w:moveTo w:id="1222" w:author="wei ganchao" w:date="2022-01-13T18:36:00Z">
                      <m:r>
                        <m:rPr>
                          <m:sty m:val="bi"/>
                        </m:rPr>
                        <w:rPr>
                          <w:rFonts w:ascii="Cambria Math" w:hAnsi="Cambria Math"/>
                        </w:rPr>
                        <m:t>θ</m:t>
                      </m:r>
                    </w:moveTo>
                  </m:e>
                  <m:sub>
                    <w:moveTo w:id="1223" w:author="wei ganchao" w:date="2022-01-13T18:36:00Z">
                      <m:r>
                        <w:rPr>
                          <w:rFonts w:ascii="Cambria Math" w:hAnsi="Cambria Math"/>
                        </w:rPr>
                        <m:t>t</m:t>
                      </m:r>
                    </w:moveTo>
                    <m:ctrlPr>
                      <w:rPr>
                        <w:rFonts w:ascii="Cambria Math" w:hAnsi="Cambria Math"/>
                        <w:i/>
                      </w:rPr>
                    </m:ctrlPr>
                  </m:sub>
                  <m:sup>
                    <w:moveTo w:id="1224" w:author="wei ganchao" w:date="2022-01-13T18:36:00Z">
                      <m:r>
                        <m:rPr>
                          <m:sty m:val="bi"/>
                        </m:rPr>
                        <w:rPr>
                          <w:rFonts w:ascii="Cambria Math" w:hAnsi="Cambria Math"/>
                        </w:rPr>
                        <m:t>'</m:t>
                      </m:r>
                    </w:moveTo>
                  </m:sup>
                </m:sSubSup>
                <w:moveTo w:id="1225" w:author="wei ganchao" w:date="2022-01-13T18:36:00Z"/>
              </m:den>
            </m:f>
            <w:moveTo w:id="1226" w:author="wei ganchao" w:date="2022-01-13T18:36:00Z">
              <m:r>
                <w:rPr>
                  <w:rFonts w:ascii="Cambria Math" w:hAnsi="Cambria Math"/>
                </w:rPr>
                <m:t>=-</m:t>
              </m:r>
            </w:moveTo>
            <m:nary>
              <m:naryPr>
                <m:chr m:val="∑"/>
                <m:limLoc m:val="undOvr"/>
                <m:ctrlPr>
                  <w:rPr>
                    <w:rFonts w:ascii="Cambria Math" w:hAnsi="Cambria Math"/>
                    <w:i/>
                  </w:rPr>
                </m:ctrlPr>
              </m:naryPr>
              <m:sub>
                <w:moveTo w:id="1227" w:author="wei ganchao" w:date="2022-01-13T18:36:00Z">
                  <m:r>
                    <w:rPr>
                      <w:rFonts w:ascii="Cambria Math" w:hAnsi="Cambria Math"/>
                    </w:rPr>
                    <m:t>i=1</m:t>
                  </m:r>
                </w:moveTo>
              </m:sub>
              <m:sup>
                <w:moveTo w:id="1228"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229" w:author="wei ganchao" w:date="2022-01-13T18:36:00Z">
                                <m:r>
                                  <m:rPr>
                                    <m:sty m:val="bi"/>
                                  </m:rPr>
                                  <w:rPr>
                                    <w:rFonts w:ascii="Cambria Math" w:hAnsi="Cambria Math"/>
                                  </w:rPr>
                                  <m:t>A</m:t>
                                </m:r>
                              </w:moveTo>
                            </m:e>
                            <m:sub>
                              <w:moveTo w:id="1230" w:author="wei ganchao" w:date="2022-01-13T18:36:00Z">
                                <m:r>
                                  <w:rPr>
                                    <w:rFonts w:ascii="Cambria Math" w:hAnsi="Cambria Math"/>
                                  </w:rPr>
                                  <m:t>it</m:t>
                                </m:r>
                              </w:moveTo>
                            </m:sub>
                          </m:sSub>
                        </m:e>
                        <m:e>
                          <m:sSub>
                            <m:sSubPr>
                              <m:ctrlPr>
                                <w:rPr>
                                  <w:rFonts w:ascii="Cambria Math" w:hAnsi="Cambria Math"/>
                                  <w:i/>
                                </w:rPr>
                              </m:ctrlPr>
                            </m:sSubPr>
                            <m:e>
                              <w:moveTo w:id="1231" w:author="wei ganchao" w:date="2022-01-13T18:36:00Z">
                                <m:r>
                                  <m:rPr>
                                    <m:sty m:val="bi"/>
                                  </m:rPr>
                                  <w:rPr>
                                    <w:rFonts w:ascii="Cambria Math" w:hAnsi="Cambria Math"/>
                                  </w:rPr>
                                  <m:t>B</m:t>
                                </m:r>
                              </w:moveTo>
                            </m:e>
                            <m:sub>
                              <w:moveTo w:id="1232" w:author="wei ganchao" w:date="2022-01-13T18:36:00Z">
                                <m:r>
                                  <w:rPr>
                                    <w:rFonts w:ascii="Cambria Math" w:hAnsi="Cambria Math"/>
                                  </w:rPr>
                                  <m:t>it</m:t>
                                </m:r>
                              </w:moveTo>
                            </m:sub>
                          </m:sSub>
                        </m:e>
                      </m:mr>
                      <m:mr>
                        <m:e>
                          <m:sSubSup>
                            <m:sSubSupPr>
                              <m:ctrlPr>
                                <w:rPr>
                                  <w:rFonts w:ascii="Cambria Math" w:hAnsi="Cambria Math"/>
                                  <w:i/>
                                </w:rPr>
                              </m:ctrlPr>
                            </m:sSubSupPr>
                            <m:e>
                              <w:moveTo w:id="1233" w:author="wei ganchao" w:date="2022-01-13T18:36:00Z">
                                <m:r>
                                  <m:rPr>
                                    <m:sty m:val="bi"/>
                                  </m:rPr>
                                  <w:rPr>
                                    <w:rFonts w:ascii="Cambria Math" w:hAnsi="Cambria Math"/>
                                  </w:rPr>
                                  <m:t>B</m:t>
                                </m:r>
                              </w:moveTo>
                            </m:e>
                            <m:sub>
                              <w:moveTo w:id="1234" w:author="wei ganchao" w:date="2022-01-13T18:36:00Z">
                                <m:r>
                                  <w:rPr>
                                    <w:rFonts w:ascii="Cambria Math" w:hAnsi="Cambria Math"/>
                                  </w:rPr>
                                  <m:t>it</m:t>
                                </m:r>
                              </w:moveTo>
                            </m:sub>
                            <m:sup>
                              <w:moveTo w:id="1235" w:author="wei ganchao" w:date="2022-01-13T18:36:00Z">
                                <m:r>
                                  <w:rPr>
                                    <w:rFonts w:ascii="Cambria Math" w:hAnsi="Cambria Math"/>
                                  </w:rPr>
                                  <m:t>'</m:t>
                                </m:r>
                              </w:moveTo>
                            </m:sup>
                          </m:sSubSup>
                        </m:e>
                        <m:e>
                          <m:sSub>
                            <m:sSubPr>
                              <m:ctrlPr>
                                <w:rPr>
                                  <w:rFonts w:ascii="Cambria Math" w:hAnsi="Cambria Math"/>
                                  <w:i/>
                                </w:rPr>
                              </m:ctrlPr>
                            </m:sSubPr>
                            <m:e>
                              <w:moveTo w:id="1236" w:author="wei ganchao" w:date="2022-01-13T18:36:00Z">
                                <m:r>
                                  <m:rPr>
                                    <m:sty m:val="bi"/>
                                  </m:rPr>
                                  <w:rPr>
                                    <w:rFonts w:ascii="Cambria Math" w:hAnsi="Cambria Math"/>
                                  </w:rPr>
                                  <m:t>C</m:t>
                                </m:r>
                              </w:moveTo>
                            </m:e>
                            <m:sub>
                              <w:moveTo w:id="1237" w:author="wei ganchao" w:date="2022-01-13T18:36:00Z">
                                <m:r>
                                  <w:rPr>
                                    <w:rFonts w:ascii="Cambria Math" w:hAnsi="Cambria Math"/>
                                  </w:rPr>
                                  <m:t>it</m:t>
                                </m:r>
                              </w:moveTo>
                            </m:sub>
                          </m:sSub>
                        </m:e>
                      </m:mr>
                    </m:m>
                  </m:e>
                </m:d>
              </m:e>
            </m:nary>
          </m:oMath>
        </m:oMathPara>
        <w:moveToRangeEnd w:id="1211"/>
      </w:moveTo>
    </w:p>
    <w:p w14:paraId="3FA1783A" w14:textId="21A464DD" w:rsidR="006614C7" w:rsidRDefault="00A471E3"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38"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39"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40" w:author="wei ganchao" w:date="2022-01-13T18:36:00Z">
        <w:r w:rsidR="004D3B38">
          <w:t>,</w:t>
        </w:r>
      </w:ins>
      <w:del w:id="1241" w:author="wei ganchao" w:date="2022-01-13T18:36:00Z">
        <w:r w:rsidR="00C63DA0" w:rsidDel="004D3B38">
          <w:delText>,</w:delText>
        </w:r>
      </w:del>
      <w:r w:rsidR="00C63DA0">
        <w:t xml:space="preserve"> so that </w:t>
      </w:r>
      <w:del w:id="1242"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43" w:author="wei ganchao" w:date="2022-01-13T18:16:00Z"/>
          <w:color w:val="auto"/>
        </w:rPr>
      </w:pPr>
      <w:del w:id="1244"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45" w:author="wei ganchao" w:date="2022-01-13T18:16:00Z"/>
        </w:rPr>
        <w:pPrChange w:id="1246" w:author="wei ganchao" w:date="2022-01-13T18:16:00Z">
          <w:pPr/>
        </w:pPrChange>
      </w:pPr>
      <w:del w:id="1247" w:author="wei ganchao" w:date="2022-01-13T18:16:00Z">
        <w:r w:rsidDel="00FF27D1">
          <w:delText>After convergence, we have an approximation of the log-posterior</w:delText>
        </w:r>
        <w:r w:rsidR="00583AB8" w:rsidDel="00FF27D1">
          <w:delText xml:space="preserve"> </w:delText>
        </w:r>
      </w:del>
      <m:oMath>
        <m:r>
          <w:del w:id="1248" w:author="wei ganchao" w:date="2022-01-13T18:16:00Z">
            <w:rPr>
              <w:rFonts w:ascii="Cambria Math" w:hAnsi="Cambria Math"/>
            </w:rPr>
            <m:t>P</m:t>
          </w:del>
        </m:r>
        <m:d>
          <m:dPr>
            <m:ctrlPr>
              <w:del w:id="1249" w:author="wei ganchao" w:date="2022-01-13T18:16:00Z">
                <w:rPr>
                  <w:rFonts w:ascii="Cambria Math" w:hAnsi="Cambria Math"/>
                  <w:i/>
                </w:rPr>
              </w:del>
            </m:ctrlPr>
          </m:dPr>
          <m:e>
            <m:sSub>
              <m:sSubPr>
                <m:ctrlPr>
                  <w:del w:id="1250" w:author="wei ganchao" w:date="2022-01-13T18:16:00Z">
                    <w:rPr>
                      <w:rFonts w:ascii="Cambria Math" w:hAnsi="Cambria Math"/>
                      <w:i/>
                    </w:rPr>
                  </w:del>
                </m:ctrlPr>
              </m:sSubPr>
              <m:e>
                <m:r>
                  <w:del w:id="1251" w:author="wei ganchao" w:date="2022-01-13T18:16:00Z">
                    <m:rPr>
                      <m:sty m:val="bi"/>
                    </m:rPr>
                    <w:rPr>
                      <w:rFonts w:ascii="Cambria Math" w:hAnsi="Cambria Math"/>
                    </w:rPr>
                    <m:t>θ</m:t>
                  </w:del>
                </m:r>
              </m:e>
              <m:sub>
                <m:r>
                  <w:del w:id="1252" w:author="wei ganchao" w:date="2022-01-13T18:16:00Z">
                    <w:rPr>
                      <w:rFonts w:ascii="Cambria Math" w:hAnsi="Cambria Math"/>
                    </w:rPr>
                    <m:t>t</m:t>
                  </w:del>
                </m:r>
              </m:sub>
            </m:sSub>
          </m:e>
          <m:e>
            <m:r>
              <w:del w:id="1253" w:author="wei ganchao" w:date="2022-01-13T18:16:00Z">
                <m:rPr>
                  <m:sty m:val="bi"/>
                </m:rPr>
                <w:rPr>
                  <w:rFonts w:ascii="Cambria Math" w:hAnsi="Cambria Math"/>
                </w:rPr>
                <m:t>Y</m:t>
              </w:del>
            </m:r>
          </m:e>
        </m:d>
        <m:r>
          <w:del w:id="1254" w:author="wei ganchao" w:date="2022-01-13T18:16:00Z">
            <w:rPr>
              <w:rFonts w:ascii="Cambria Math" w:hAnsi="Cambria Math"/>
            </w:rPr>
            <m:t>≈N(</m:t>
          </w:del>
        </m:r>
        <m:sSub>
          <m:sSubPr>
            <m:ctrlPr>
              <w:del w:id="1255" w:author="wei ganchao" w:date="2022-01-13T18:16:00Z">
                <w:rPr>
                  <w:rFonts w:ascii="Cambria Math" w:hAnsi="Cambria Math"/>
                  <w:i/>
                </w:rPr>
              </w:del>
            </m:ctrlPr>
          </m:sSubPr>
          <m:e>
            <m:r>
              <w:del w:id="1256" w:author="wei ganchao" w:date="2022-01-13T18:16:00Z">
                <m:rPr>
                  <m:sty m:val="bi"/>
                </m:rPr>
                <w:rPr>
                  <w:rFonts w:ascii="Cambria Math" w:hAnsi="Cambria Math"/>
                </w:rPr>
                <m:t>θ</m:t>
              </w:del>
            </m:r>
          </m:e>
          <m:sub>
            <m:r>
              <w:del w:id="1257" w:author="wei ganchao" w:date="2022-01-13T18:16:00Z">
                <w:rPr>
                  <w:rFonts w:ascii="Cambria Math" w:hAnsi="Cambria Math"/>
                </w:rPr>
                <m:t>t</m:t>
              </w:del>
            </m:r>
          </m:sub>
        </m:sSub>
        <m:r>
          <w:del w:id="1258" w:author="wei ganchao" w:date="2022-01-13T18:16:00Z">
            <w:rPr>
              <w:rFonts w:ascii="Cambria Math" w:hAnsi="Cambria Math"/>
            </w:rPr>
            <m:t>|</m:t>
          </w:del>
        </m:r>
        <m:sSub>
          <m:sSubPr>
            <m:ctrlPr>
              <w:del w:id="1259" w:author="wei ganchao" w:date="2022-01-13T18:16:00Z">
                <w:rPr>
                  <w:rFonts w:ascii="Cambria Math" w:hAnsi="Cambria Math"/>
                  <w:i/>
                </w:rPr>
              </w:del>
            </m:ctrlPr>
          </m:sSubPr>
          <m:e>
            <m:r>
              <w:del w:id="1260" w:author="wei ganchao" w:date="2022-01-13T18:16:00Z">
                <m:rPr>
                  <m:sty m:val="bi"/>
                </m:rPr>
                <w:rPr>
                  <w:rFonts w:ascii="Cambria Math" w:hAnsi="Cambria Math"/>
                </w:rPr>
                <m:t>μ</m:t>
              </w:del>
            </m:r>
          </m:e>
          <m:sub>
            <m:r>
              <w:del w:id="1261" w:author="wei ganchao" w:date="2022-01-13T18:16:00Z">
                <w:rPr>
                  <w:rFonts w:ascii="Cambria Math" w:hAnsi="Cambria Math"/>
                </w:rPr>
                <m:t>t</m:t>
              </w:del>
            </m:r>
          </m:sub>
        </m:sSub>
        <m:r>
          <w:del w:id="1262" w:author="wei ganchao" w:date="2022-01-13T18:16:00Z">
            <w:rPr>
              <w:rFonts w:ascii="Cambria Math" w:hAnsi="Cambria Math"/>
            </w:rPr>
            <m:t>,</m:t>
          </w:del>
        </m:r>
        <m:sSub>
          <m:sSubPr>
            <m:ctrlPr>
              <w:del w:id="1263" w:author="wei ganchao" w:date="2022-01-13T18:16:00Z">
                <w:rPr>
                  <w:rFonts w:ascii="Cambria Math" w:hAnsi="Cambria Math"/>
                  <w:i/>
                </w:rPr>
              </w:del>
            </m:ctrlPr>
          </m:sSubPr>
          <m:e>
            <m:r>
              <w:del w:id="1264" w:author="wei ganchao" w:date="2022-01-13T18:16:00Z">
                <m:rPr>
                  <m:sty m:val="b"/>
                </m:rPr>
                <w:rPr>
                  <w:rFonts w:ascii="Cambria Math" w:hAnsi="Cambria Math"/>
                </w:rPr>
                <m:t>Σ</m:t>
              </w:del>
            </m:r>
          </m:e>
          <m:sub>
            <m:r>
              <w:del w:id="1265" w:author="wei ganchao" w:date="2022-01-13T18:16:00Z">
                <w:rPr>
                  <w:rFonts w:ascii="Cambria Math" w:hAnsi="Cambria Math"/>
                </w:rPr>
                <m:t>t</m:t>
              </w:del>
            </m:r>
          </m:sub>
        </m:sSub>
        <m:r>
          <w:del w:id="1266" w:author="wei ganchao" w:date="2022-01-13T18:16:00Z">
            <w:rPr>
              <w:rFonts w:ascii="Cambria Math" w:hAnsi="Cambria Math"/>
            </w:rPr>
            <m:t>)</m:t>
          </w:del>
        </m:r>
      </m:oMath>
      <w:del w:id="1267" w:author="wei ganchao" w:date="2022-01-13T18:16:00Z">
        <w:r w:rsidDel="00FF27D1">
          <w:delText xml:space="preserve">, and we can use this approximation to quantify the </w:delText>
        </w:r>
        <w:commentRangeStart w:id="1268"/>
        <w:r w:rsidDel="00FF27D1">
          <w:delText>state</w:delText>
        </w:r>
        <w:commentRangeEnd w:id="1268"/>
        <w:r w:rsidR="00A13D6F" w:rsidDel="00FF27D1">
          <w:rPr>
            <w:rStyle w:val="CommentReference"/>
          </w:rPr>
          <w:commentReference w:id="1268"/>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269" w:author="wei ganchao" w:date="2022-01-13T18:16:00Z"/>
          <w:bCs/>
        </w:rPr>
        <w:pPrChange w:id="1270" w:author="wei ganchao" w:date="2022-01-13T18:16:00Z">
          <w:pPr/>
        </w:pPrChange>
      </w:pPr>
      <w:del w:id="1271"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272" w:author="wei ganchao" w:date="2022-01-13T18:16:00Z">
                <w:rPr>
                  <w:rFonts w:ascii="Cambria Math" w:hAnsi="Cambria Math"/>
                  <w:i/>
                </w:rPr>
              </w:del>
            </m:ctrlPr>
          </m:sSubPr>
          <m:e>
            <m:r>
              <w:del w:id="1273" w:author="wei ganchao" w:date="2022-01-13T18:16:00Z">
                <m:rPr>
                  <m:sty m:val="bi"/>
                </m:rPr>
                <w:rPr>
                  <w:rFonts w:ascii="Cambria Math" w:hAnsi="Cambria Math"/>
                </w:rPr>
                <m:t>Z</m:t>
              </w:del>
            </m:r>
          </m:e>
          <m:sub>
            <m:r>
              <w:del w:id="1274" w:author="wei ganchao" w:date="2022-01-13T18:16:00Z">
                <w:rPr>
                  <w:rFonts w:ascii="Cambria Math" w:hAnsi="Cambria Math"/>
                </w:rPr>
                <m:t>it</m:t>
              </w:del>
            </m:r>
          </m:sub>
        </m:sSub>
        <m:r>
          <w:del w:id="1275" w:author="wei ganchao" w:date="2022-01-13T18:16:00Z">
            <w:rPr>
              <w:rFonts w:ascii="Cambria Math" w:hAnsi="Cambria Math"/>
            </w:rPr>
            <m:t>=</m:t>
          </w:del>
        </m:r>
        <m:d>
          <m:dPr>
            <m:ctrlPr>
              <w:del w:id="1276" w:author="wei ganchao" w:date="2022-01-13T18:16:00Z">
                <w:rPr>
                  <w:rFonts w:ascii="Cambria Math" w:hAnsi="Cambria Math"/>
                  <w:i/>
                </w:rPr>
              </w:del>
            </m:ctrlPr>
          </m:dPr>
          <m:e>
            <m:m>
              <m:mPr>
                <m:mcs>
                  <m:mc>
                    <m:mcPr>
                      <m:count m:val="2"/>
                      <m:mcJc m:val="center"/>
                    </m:mcPr>
                  </m:mc>
                </m:mcs>
                <m:ctrlPr>
                  <w:del w:id="1277" w:author="wei ganchao" w:date="2022-01-13T18:16:00Z">
                    <w:rPr>
                      <w:rFonts w:ascii="Cambria Math" w:hAnsi="Cambria Math"/>
                      <w:i/>
                    </w:rPr>
                  </w:del>
                </m:ctrlPr>
              </m:mPr>
              <m:mr>
                <m:e>
                  <m:sSubSup>
                    <m:sSubSupPr>
                      <m:ctrlPr>
                        <w:del w:id="1278" w:author="wei ganchao" w:date="2022-01-13T18:16:00Z">
                          <w:rPr>
                            <w:rFonts w:ascii="Cambria Math" w:hAnsi="Cambria Math"/>
                            <w:i/>
                          </w:rPr>
                        </w:del>
                      </m:ctrlPr>
                    </m:sSubSupPr>
                    <m:e>
                      <m:r>
                        <w:del w:id="1279" w:author="wei ganchao" w:date="2022-01-13T18:16:00Z">
                          <m:rPr>
                            <m:sty m:val="bi"/>
                          </m:rPr>
                          <w:rPr>
                            <w:rFonts w:ascii="Cambria Math" w:hAnsi="Cambria Math"/>
                          </w:rPr>
                          <m:t>x</m:t>
                        </w:del>
                      </m:r>
                    </m:e>
                    <m:sub>
                      <m:r>
                        <w:del w:id="1280" w:author="wei ganchao" w:date="2022-01-13T18:16:00Z">
                          <w:rPr>
                            <w:rFonts w:ascii="Cambria Math" w:hAnsi="Cambria Math"/>
                          </w:rPr>
                          <m:t>it</m:t>
                        </w:del>
                      </m:r>
                    </m:sub>
                    <m:sup>
                      <m:r>
                        <w:del w:id="1281" w:author="wei ganchao" w:date="2022-01-13T18:16:00Z">
                          <w:rPr>
                            <w:rFonts w:ascii="Cambria Math" w:hAnsi="Cambria Math"/>
                          </w:rPr>
                          <m:t>'</m:t>
                        </w:del>
                      </m:r>
                    </m:sup>
                  </m:sSubSup>
                </m:e>
                <m:e>
                  <m:r>
                    <w:del w:id="1282" w:author="wei ganchao" w:date="2022-01-13T18:16:00Z">
                      <m:rPr>
                        <m:sty m:val="bi"/>
                      </m:rPr>
                      <w:rPr>
                        <w:rFonts w:ascii="Cambria Math" w:hAnsi="Cambria Math"/>
                      </w:rPr>
                      <m:t>0</m:t>
                    </w:del>
                  </m:r>
                </m:e>
              </m:mr>
              <m:mr>
                <m:e>
                  <m:r>
                    <w:del w:id="1283" w:author="wei ganchao" w:date="2022-01-13T18:16:00Z">
                      <m:rPr>
                        <m:sty m:val="bi"/>
                      </m:rPr>
                      <w:rPr>
                        <w:rFonts w:ascii="Cambria Math" w:hAnsi="Cambria Math"/>
                      </w:rPr>
                      <m:t>0</m:t>
                    </w:del>
                  </m:r>
                </m:e>
                <m:e>
                  <m:sSubSup>
                    <m:sSubSupPr>
                      <m:ctrlPr>
                        <w:del w:id="1284" w:author="wei ganchao" w:date="2022-01-13T18:16:00Z">
                          <w:rPr>
                            <w:rFonts w:ascii="Cambria Math" w:hAnsi="Cambria Math"/>
                            <w:i/>
                          </w:rPr>
                        </w:del>
                      </m:ctrlPr>
                    </m:sSubSupPr>
                    <m:e>
                      <m:r>
                        <w:del w:id="1285" w:author="wei ganchao" w:date="2022-01-13T18:16:00Z">
                          <m:rPr>
                            <m:sty m:val="bi"/>
                          </m:rPr>
                          <w:rPr>
                            <w:rFonts w:ascii="Cambria Math" w:hAnsi="Cambria Math"/>
                          </w:rPr>
                          <m:t>g</m:t>
                        </w:del>
                      </m:r>
                    </m:e>
                    <m:sub>
                      <m:r>
                        <w:del w:id="1286" w:author="wei ganchao" w:date="2022-01-13T18:16:00Z">
                          <w:rPr>
                            <w:rFonts w:ascii="Cambria Math" w:hAnsi="Cambria Math"/>
                          </w:rPr>
                          <m:t>it</m:t>
                        </w:del>
                      </m:r>
                    </m:sub>
                    <m:sup>
                      <m:r>
                        <w:del w:id="1287" w:author="wei ganchao" w:date="2022-01-13T18:16:00Z">
                          <w:rPr>
                            <w:rFonts w:ascii="Cambria Math" w:hAnsi="Cambria Math"/>
                          </w:rPr>
                          <m:t>'</m:t>
                        </w:del>
                      </m:r>
                    </m:sup>
                  </m:sSubSup>
                </m:e>
              </m:mr>
            </m:m>
          </m:e>
        </m:d>
      </m:oMath>
      <w:del w:id="1288"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289" w:author="wei ganchao" w:date="2022-01-13T18:16:00Z">
                <w:rPr>
                  <w:rFonts w:ascii="Cambria Math" w:hAnsi="Cambria Math"/>
                  <w:i/>
                </w:rPr>
              </w:del>
            </m:ctrlPr>
          </m:dPr>
          <m:e>
            <m:m>
              <m:mPr>
                <m:mcs>
                  <m:mc>
                    <m:mcPr>
                      <m:count m:val="1"/>
                      <m:mcJc m:val="center"/>
                    </m:mcPr>
                  </m:mc>
                </m:mcs>
                <m:ctrlPr>
                  <w:del w:id="1290" w:author="wei ganchao" w:date="2022-01-13T18:16:00Z">
                    <w:rPr>
                      <w:rFonts w:ascii="Cambria Math" w:hAnsi="Cambria Math"/>
                      <w:i/>
                    </w:rPr>
                  </w:del>
                </m:ctrlPr>
              </m:mPr>
              <m:mr>
                <m:e>
                  <m:sSub>
                    <m:sSubPr>
                      <m:ctrlPr>
                        <w:del w:id="1291" w:author="wei ganchao" w:date="2022-01-13T18:16:00Z">
                          <w:rPr>
                            <w:rFonts w:ascii="Cambria Math" w:hAnsi="Cambria Math"/>
                            <w:i/>
                          </w:rPr>
                        </w:del>
                      </m:ctrlPr>
                    </m:sSubPr>
                    <m:e>
                      <m:r>
                        <w:del w:id="1292" w:author="wei ganchao" w:date="2022-01-13T18:16:00Z">
                          <w:rPr>
                            <w:rFonts w:ascii="Cambria Math" w:hAnsi="Cambria Math"/>
                          </w:rPr>
                          <m:t>λ</m:t>
                        </w:del>
                      </m:r>
                    </m:e>
                    <m:sub>
                      <m:r>
                        <w:del w:id="1293" w:author="wei ganchao" w:date="2022-01-13T18:16:00Z">
                          <w:rPr>
                            <w:rFonts w:ascii="Cambria Math" w:hAnsi="Cambria Math"/>
                          </w:rPr>
                          <m:t>it</m:t>
                        </w:del>
                      </m:r>
                    </m:sub>
                  </m:sSub>
                </m:e>
              </m:mr>
              <m:mr>
                <m:e>
                  <m:sSub>
                    <m:sSubPr>
                      <m:ctrlPr>
                        <w:del w:id="1294" w:author="wei ganchao" w:date="2022-01-13T18:16:00Z">
                          <w:rPr>
                            <w:rFonts w:ascii="Cambria Math" w:hAnsi="Cambria Math"/>
                            <w:i/>
                          </w:rPr>
                        </w:del>
                      </m:ctrlPr>
                    </m:sSubPr>
                    <m:e>
                      <m:r>
                        <w:del w:id="1295" w:author="wei ganchao" w:date="2022-01-13T18:16:00Z">
                          <w:rPr>
                            <w:rFonts w:ascii="Cambria Math" w:hAnsi="Cambria Math"/>
                          </w:rPr>
                          <m:t>ν</m:t>
                        </w:del>
                      </m:r>
                    </m:e>
                    <m:sub>
                      <m:r>
                        <w:del w:id="1296" w:author="wei ganchao" w:date="2022-01-13T18:16:00Z">
                          <w:rPr>
                            <w:rFonts w:ascii="Cambria Math" w:hAnsi="Cambria Math"/>
                          </w:rPr>
                          <m:t>it</m:t>
                        </w:del>
                      </m:r>
                    </m:sub>
                  </m:sSub>
                </m:e>
              </m:mr>
            </m:m>
          </m:e>
        </m:d>
        <m:r>
          <w:del w:id="1297" w:author="wei ganchao" w:date="2022-01-13T18:16:00Z">
            <w:rPr>
              <w:rFonts w:ascii="Cambria Math" w:hAnsi="Cambria Math"/>
            </w:rPr>
            <m:t xml:space="preserve"> =</m:t>
          </w:del>
        </m:r>
        <m:func>
          <m:funcPr>
            <m:ctrlPr>
              <w:del w:id="1298" w:author="wei ganchao" w:date="2022-01-13T18:16:00Z">
                <w:rPr>
                  <w:rFonts w:ascii="Cambria Math" w:hAnsi="Cambria Math"/>
                  <w:i/>
                </w:rPr>
              </w:del>
            </m:ctrlPr>
          </m:funcPr>
          <m:fName>
            <m:r>
              <w:del w:id="1299" w:author="wei ganchao" w:date="2022-01-13T18:16:00Z">
                <m:rPr>
                  <m:sty m:val="p"/>
                </m:rPr>
                <w:rPr>
                  <w:rFonts w:ascii="Cambria Math" w:hAnsi="Cambria Math"/>
                </w:rPr>
                <m:t>exp</m:t>
              </w:del>
            </m:r>
          </m:fName>
          <m:e>
            <m:r>
              <w:del w:id="1300" w:author="wei ganchao" w:date="2022-01-13T18:16:00Z">
                <w:rPr>
                  <w:rFonts w:ascii="Cambria Math" w:hAnsi="Cambria Math"/>
                </w:rPr>
                <m:t>(</m:t>
              </w:del>
            </m:r>
            <m:sSub>
              <m:sSubPr>
                <m:ctrlPr>
                  <w:del w:id="1301" w:author="wei ganchao" w:date="2022-01-13T18:16:00Z">
                    <w:rPr>
                      <w:rFonts w:ascii="Cambria Math" w:hAnsi="Cambria Math"/>
                      <w:i/>
                    </w:rPr>
                  </w:del>
                </m:ctrlPr>
              </m:sSubPr>
              <m:e>
                <m:r>
                  <w:del w:id="1302" w:author="wei ganchao" w:date="2022-01-13T18:16:00Z">
                    <m:rPr>
                      <m:sty m:val="bi"/>
                    </m:rPr>
                    <w:rPr>
                      <w:rFonts w:ascii="Cambria Math" w:hAnsi="Cambria Math"/>
                    </w:rPr>
                    <m:t>Z</m:t>
                  </w:del>
                </m:r>
              </m:e>
              <m:sub>
                <m:r>
                  <w:del w:id="1303" w:author="wei ganchao" w:date="2022-01-13T18:16:00Z">
                    <w:rPr>
                      <w:rFonts w:ascii="Cambria Math" w:hAnsi="Cambria Math"/>
                    </w:rPr>
                    <m:t>it</m:t>
                  </w:del>
                </m:r>
              </m:sub>
            </m:sSub>
            <m:sSub>
              <m:sSubPr>
                <m:ctrlPr>
                  <w:del w:id="1304" w:author="wei ganchao" w:date="2022-01-13T18:16:00Z">
                    <w:rPr>
                      <w:rFonts w:ascii="Cambria Math" w:hAnsi="Cambria Math"/>
                      <w:i/>
                    </w:rPr>
                  </w:del>
                </m:ctrlPr>
              </m:sSubPr>
              <m:e>
                <m:r>
                  <w:del w:id="1305" w:author="wei ganchao" w:date="2022-01-13T18:16:00Z">
                    <m:rPr>
                      <m:sty m:val="bi"/>
                    </m:rPr>
                    <w:rPr>
                      <w:rFonts w:ascii="Cambria Math" w:hAnsi="Cambria Math"/>
                    </w:rPr>
                    <m:t>θ</m:t>
                  </w:del>
                </m:r>
              </m:e>
              <m:sub>
                <m:r>
                  <w:del w:id="1306" w:author="wei ganchao" w:date="2022-01-13T18:16:00Z">
                    <w:rPr>
                      <w:rFonts w:ascii="Cambria Math" w:hAnsi="Cambria Math"/>
                    </w:rPr>
                    <m:t>t</m:t>
                  </w:del>
                </m:r>
              </m:sub>
            </m:sSub>
            <m:r>
              <w:del w:id="1307" w:author="wei ganchao" w:date="2022-01-13T18:16:00Z">
                <w:rPr>
                  <w:rFonts w:ascii="Cambria Math" w:hAnsi="Cambria Math"/>
                </w:rPr>
                <m:t>)</m:t>
              </w:del>
            </m:r>
          </m:e>
        </m:func>
        <m:r>
          <w:del w:id="1308" w:author="wei ganchao" w:date="2022-01-13T18:16:00Z">
            <w:rPr>
              <w:rFonts w:ascii="Cambria Math" w:hAnsi="Cambria Math"/>
            </w:rPr>
            <m:t>∼Lognorma</m:t>
          </w:del>
        </m:r>
        <m:sSub>
          <m:sSubPr>
            <m:ctrlPr>
              <w:del w:id="1309" w:author="wei ganchao" w:date="2022-01-13T18:16:00Z">
                <w:rPr>
                  <w:rFonts w:ascii="Cambria Math" w:hAnsi="Cambria Math"/>
                  <w:i/>
                </w:rPr>
              </w:del>
            </m:ctrlPr>
          </m:sSubPr>
          <m:e>
            <m:r>
              <w:del w:id="1310" w:author="wei ganchao" w:date="2022-01-13T18:16:00Z">
                <w:rPr>
                  <w:rFonts w:ascii="Cambria Math" w:hAnsi="Cambria Math"/>
                </w:rPr>
                <m:t>l</m:t>
              </w:del>
            </m:r>
          </m:e>
          <m:sub>
            <m:r>
              <w:del w:id="1311" w:author="wei ganchao" w:date="2022-01-13T18:16:00Z">
                <w:rPr>
                  <w:rFonts w:ascii="Cambria Math" w:hAnsi="Cambria Math"/>
                </w:rPr>
                <m:t>2</m:t>
              </w:del>
            </m:r>
          </m:sub>
        </m:sSub>
        <m:d>
          <m:dPr>
            <m:ctrlPr>
              <w:del w:id="1312" w:author="wei ganchao" w:date="2022-01-13T18:16:00Z">
                <w:rPr>
                  <w:rFonts w:ascii="Cambria Math" w:hAnsi="Cambria Math"/>
                  <w:i/>
                </w:rPr>
              </w:del>
            </m:ctrlPr>
          </m:dPr>
          <m:e>
            <m:sSub>
              <m:sSubPr>
                <m:ctrlPr>
                  <w:del w:id="1313" w:author="wei ganchao" w:date="2022-01-13T18:16:00Z">
                    <w:rPr>
                      <w:rFonts w:ascii="Cambria Math" w:hAnsi="Cambria Math"/>
                      <w:i/>
                    </w:rPr>
                  </w:del>
                </m:ctrlPr>
              </m:sSubPr>
              <m:e>
                <m:r>
                  <w:del w:id="1314" w:author="wei ganchao" w:date="2022-01-13T18:16:00Z">
                    <m:rPr>
                      <m:sty m:val="bi"/>
                    </m:rPr>
                    <w:rPr>
                      <w:rFonts w:ascii="Cambria Math" w:hAnsi="Cambria Math"/>
                    </w:rPr>
                    <m:t>Z</m:t>
                  </w:del>
                </m:r>
              </m:e>
              <m:sub>
                <m:r>
                  <w:del w:id="1315" w:author="wei ganchao" w:date="2022-01-13T18:16:00Z">
                    <w:rPr>
                      <w:rFonts w:ascii="Cambria Math" w:hAnsi="Cambria Math"/>
                    </w:rPr>
                    <m:t>it</m:t>
                  </w:del>
                </m:r>
              </m:sub>
            </m:sSub>
            <m:sSub>
              <m:sSubPr>
                <m:ctrlPr>
                  <w:del w:id="1316" w:author="wei ganchao" w:date="2022-01-13T18:16:00Z">
                    <w:rPr>
                      <w:rFonts w:ascii="Cambria Math" w:hAnsi="Cambria Math"/>
                      <w:i/>
                    </w:rPr>
                  </w:del>
                </m:ctrlPr>
              </m:sSubPr>
              <m:e>
                <m:r>
                  <w:del w:id="1317" w:author="wei ganchao" w:date="2022-01-13T18:16:00Z">
                    <m:rPr>
                      <m:sty m:val="bi"/>
                    </m:rPr>
                    <w:rPr>
                      <w:rFonts w:ascii="Cambria Math" w:hAnsi="Cambria Math"/>
                    </w:rPr>
                    <m:t>μ</m:t>
                  </w:del>
                </m:r>
              </m:e>
              <m:sub>
                <m:r>
                  <w:del w:id="1318" w:author="wei ganchao" w:date="2022-01-13T18:16:00Z">
                    <w:rPr>
                      <w:rFonts w:ascii="Cambria Math" w:hAnsi="Cambria Math"/>
                    </w:rPr>
                    <m:t>t</m:t>
                  </w:del>
                </m:r>
              </m:sub>
            </m:sSub>
            <m:r>
              <w:del w:id="1319" w:author="wei ganchao" w:date="2022-01-13T18:16:00Z">
                <w:rPr>
                  <w:rFonts w:ascii="Cambria Math" w:hAnsi="Cambria Math"/>
                </w:rPr>
                <m:t>,</m:t>
              </w:del>
            </m:r>
            <m:sSub>
              <m:sSubPr>
                <m:ctrlPr>
                  <w:del w:id="1320" w:author="wei ganchao" w:date="2022-01-13T18:16:00Z">
                    <w:rPr>
                      <w:rFonts w:ascii="Cambria Math" w:hAnsi="Cambria Math"/>
                      <w:i/>
                    </w:rPr>
                  </w:del>
                </m:ctrlPr>
              </m:sSubPr>
              <m:e>
                <m:r>
                  <w:del w:id="1321" w:author="wei ganchao" w:date="2022-01-13T18:16:00Z">
                    <m:rPr>
                      <m:sty m:val="bi"/>
                    </m:rPr>
                    <w:rPr>
                      <w:rFonts w:ascii="Cambria Math" w:hAnsi="Cambria Math"/>
                    </w:rPr>
                    <m:t>Z</m:t>
                  </w:del>
                </m:r>
              </m:e>
              <m:sub>
                <m:r>
                  <w:del w:id="1322" w:author="wei ganchao" w:date="2022-01-13T18:16:00Z">
                    <w:rPr>
                      <w:rFonts w:ascii="Cambria Math" w:hAnsi="Cambria Math"/>
                    </w:rPr>
                    <m:t>it</m:t>
                  </w:del>
                </m:r>
              </m:sub>
            </m:sSub>
            <m:sSub>
              <m:sSubPr>
                <m:ctrlPr>
                  <w:del w:id="1323" w:author="wei ganchao" w:date="2022-01-13T18:16:00Z">
                    <w:rPr>
                      <w:rFonts w:ascii="Cambria Math" w:hAnsi="Cambria Math"/>
                      <w:i/>
                    </w:rPr>
                  </w:del>
                </m:ctrlPr>
              </m:sSubPr>
              <m:e>
                <m:r>
                  <w:del w:id="1324" w:author="wei ganchao" w:date="2022-01-13T18:16:00Z">
                    <m:rPr>
                      <m:sty m:val="b"/>
                    </m:rPr>
                    <w:rPr>
                      <w:rFonts w:ascii="Cambria Math" w:hAnsi="Cambria Math"/>
                    </w:rPr>
                    <m:t>Σ</m:t>
                  </w:del>
                </m:r>
              </m:e>
              <m:sub>
                <m:r>
                  <w:del w:id="1325" w:author="wei ganchao" w:date="2022-01-13T18:16:00Z">
                    <w:rPr>
                      <w:rFonts w:ascii="Cambria Math" w:hAnsi="Cambria Math"/>
                    </w:rPr>
                    <m:t>t</m:t>
                  </w:del>
                </m:r>
              </m:sub>
            </m:sSub>
            <m:sSubSup>
              <m:sSubSupPr>
                <m:ctrlPr>
                  <w:del w:id="1326" w:author="wei ganchao" w:date="2022-01-13T18:16:00Z">
                    <w:rPr>
                      <w:rFonts w:ascii="Cambria Math" w:hAnsi="Cambria Math"/>
                      <w:i/>
                    </w:rPr>
                  </w:del>
                </m:ctrlPr>
              </m:sSubSupPr>
              <m:e>
                <m:r>
                  <w:del w:id="1327" w:author="wei ganchao" w:date="2022-01-13T18:16:00Z">
                    <m:rPr>
                      <m:sty m:val="bi"/>
                    </m:rPr>
                    <w:rPr>
                      <w:rFonts w:ascii="Cambria Math" w:hAnsi="Cambria Math"/>
                    </w:rPr>
                    <m:t>Z</m:t>
                  </w:del>
                </m:r>
                <m:ctrlPr>
                  <w:del w:id="1328" w:author="wei ganchao" w:date="2022-01-13T18:16:00Z">
                    <w:rPr>
                      <w:rFonts w:ascii="Cambria Math" w:hAnsi="Cambria Math"/>
                      <w:b/>
                      <w:bCs/>
                      <w:i/>
                    </w:rPr>
                  </w:del>
                </m:ctrlPr>
              </m:e>
              <m:sub>
                <m:r>
                  <w:del w:id="1329" w:author="wei ganchao" w:date="2022-01-13T18:16:00Z">
                    <w:rPr>
                      <w:rFonts w:ascii="Cambria Math" w:hAnsi="Cambria Math"/>
                    </w:rPr>
                    <m:t>it</m:t>
                  </w:del>
                </m:r>
              </m:sub>
              <m:sup>
                <m:r>
                  <w:del w:id="1330" w:author="wei ganchao" w:date="2022-01-13T18:16:00Z">
                    <w:rPr>
                      <w:rFonts w:ascii="Cambria Math" w:hAnsi="Cambria Math"/>
                    </w:rPr>
                    <m:t>'</m:t>
                  </w:del>
                </m:r>
              </m:sup>
            </m:sSubSup>
          </m:e>
        </m:d>
        <m:r>
          <w:del w:id="1331" w:author="wei ganchao" w:date="2022-01-13T18:16:00Z">
            <w:rPr>
              <w:rFonts w:ascii="Cambria Math" w:hAnsi="Cambria Math"/>
            </w:rPr>
            <m:t>=</m:t>
          </w:del>
        </m:r>
        <w:commentRangeStart w:id="1332"/>
        <m:r>
          <w:del w:id="1333" w:author="wei ganchao" w:date="2022-01-13T18:16:00Z">
            <w:rPr>
              <w:rFonts w:ascii="Cambria Math" w:hAnsi="Cambria Math"/>
            </w:rPr>
            <m:t>lognormal(</m:t>
          </w:del>
        </m:r>
        <m:sSup>
          <m:sSupPr>
            <m:ctrlPr>
              <w:del w:id="1334" w:author="wei ganchao" w:date="2022-01-13T18:16:00Z">
                <w:rPr>
                  <w:rFonts w:ascii="Cambria Math" w:hAnsi="Cambria Math"/>
                  <w:b/>
                  <w:bCs/>
                  <w:i/>
                </w:rPr>
              </w:del>
            </m:ctrlPr>
          </m:sSupPr>
          <m:e>
            <m:r>
              <w:del w:id="1335" w:author="wei ganchao" w:date="2022-01-13T18:16:00Z">
                <m:rPr>
                  <m:sty m:val="bi"/>
                </m:rPr>
                <w:rPr>
                  <w:rFonts w:ascii="Cambria Math" w:hAnsi="Cambria Math"/>
                </w:rPr>
                <m:t>a</m:t>
              </w:del>
            </m:r>
            <m:ctrlPr>
              <w:del w:id="1336" w:author="wei ganchao" w:date="2022-01-13T18:16:00Z">
                <w:rPr>
                  <w:rFonts w:ascii="Cambria Math" w:hAnsi="Cambria Math"/>
                  <w:i/>
                </w:rPr>
              </w:del>
            </m:ctrlPr>
          </m:e>
          <m:sup>
            <m:r>
              <w:del w:id="1337" w:author="wei ganchao" w:date="2022-01-13T18:16:00Z">
                <w:rPr>
                  <w:rFonts w:ascii="Cambria Math" w:hAnsi="Cambria Math"/>
                </w:rPr>
                <m:t>it</m:t>
              </w:del>
            </m:r>
          </m:sup>
        </m:sSup>
        <m:r>
          <w:del w:id="1338" w:author="wei ganchao" w:date="2022-01-13T18:16:00Z">
            <w:rPr>
              <w:rFonts w:ascii="Cambria Math" w:hAnsi="Cambria Math"/>
            </w:rPr>
            <m:t>,</m:t>
          </w:del>
        </m:r>
        <m:sSup>
          <m:sSupPr>
            <m:ctrlPr>
              <w:del w:id="1339" w:author="wei ganchao" w:date="2022-01-13T18:16:00Z">
                <w:rPr>
                  <w:rFonts w:ascii="Cambria Math" w:hAnsi="Cambria Math"/>
                  <w:b/>
                  <w:bCs/>
                  <w:i/>
                </w:rPr>
              </w:del>
            </m:ctrlPr>
          </m:sSupPr>
          <m:e>
            <m:r>
              <w:del w:id="1340" w:author="wei ganchao" w:date="2022-01-13T18:16:00Z">
                <m:rPr>
                  <m:sty m:val="bi"/>
                </m:rPr>
                <w:rPr>
                  <w:rFonts w:ascii="Cambria Math" w:hAnsi="Cambria Math"/>
                </w:rPr>
                <m:t>S</m:t>
              </w:del>
            </m:r>
            <m:ctrlPr>
              <w:del w:id="1341" w:author="wei ganchao" w:date="2022-01-13T18:16:00Z">
                <w:rPr>
                  <w:rFonts w:ascii="Cambria Math" w:hAnsi="Cambria Math"/>
                  <w:i/>
                </w:rPr>
              </w:del>
            </m:ctrlPr>
          </m:e>
          <m:sup>
            <m:r>
              <w:del w:id="1342" w:author="wei ganchao" w:date="2022-01-13T18:16:00Z">
                <w:rPr>
                  <w:rFonts w:ascii="Cambria Math" w:hAnsi="Cambria Math"/>
                </w:rPr>
                <m:t>it</m:t>
              </w:del>
            </m:r>
          </m:sup>
        </m:sSup>
        <m:r>
          <w:del w:id="1343" w:author="wei ganchao" w:date="2022-01-13T18:16:00Z">
            <w:rPr>
              <w:rFonts w:ascii="Cambria Math" w:hAnsi="Cambria Math"/>
            </w:rPr>
            <m:t>)</m:t>
          </w:del>
        </m:r>
      </m:oMath>
      <w:del w:id="1344" w:author="wei ganchao" w:date="2022-01-13T18:16:00Z">
        <w:r w:rsidR="00583AB8" w:rsidDel="00FF27D1">
          <w:delText>.</w:delText>
        </w:r>
        <w:r w:rsidR="00C8327E" w:rsidDel="00FF27D1">
          <w:delText xml:space="preserve"> Denote the variance of CMP parameters as </w:delText>
        </w:r>
      </w:del>
      <m:oMath>
        <m:sSub>
          <m:sSubPr>
            <m:ctrlPr>
              <w:del w:id="1345" w:author="wei ganchao" w:date="2022-01-13T18:16:00Z">
                <w:rPr>
                  <w:rFonts w:ascii="Cambria Math" w:hAnsi="Cambria Math"/>
                  <w:b/>
                  <w:i/>
                </w:rPr>
              </w:del>
            </m:ctrlPr>
          </m:sSubPr>
          <m:e>
            <m:r>
              <w:del w:id="1346" w:author="wei ganchao" w:date="2022-01-13T18:16:00Z">
                <m:rPr>
                  <m:sty m:val="bi"/>
                </m:rPr>
                <w:rPr>
                  <w:rFonts w:ascii="Cambria Math" w:hAnsi="Cambria Math"/>
                </w:rPr>
                <m:t>V</m:t>
              </w:del>
            </m:r>
          </m:e>
          <m:sub>
            <m:r>
              <w:del w:id="1347" w:author="wei ganchao" w:date="2022-01-13T18:16:00Z">
                <w:rPr>
                  <w:rFonts w:ascii="Cambria Math" w:hAnsi="Cambria Math"/>
                </w:rPr>
                <m:t>it</m:t>
              </w:del>
            </m:r>
          </m:sub>
        </m:sSub>
      </m:oMath>
      <w:del w:id="1348" w:author="wei ganchao" w:date="2022-01-13T18:16:00Z">
        <w:r w:rsidR="00C8327E" w:rsidDel="00FF27D1">
          <w:rPr>
            <w:bCs/>
          </w:rPr>
          <w:delText xml:space="preserve">, </w:delText>
        </w:r>
        <w:r w:rsidR="00C45B17" w:rsidDel="00FF27D1">
          <w:rPr>
            <w:bCs/>
          </w:rPr>
          <w:delText xml:space="preserve">and </w:delText>
        </w:r>
      </w:del>
      <m:oMath>
        <m:sSub>
          <m:sSubPr>
            <m:ctrlPr>
              <w:del w:id="1349" w:author="wei ganchao" w:date="2022-01-13T18:16:00Z">
                <w:rPr>
                  <w:rFonts w:ascii="Cambria Math" w:hAnsi="Cambria Math"/>
                  <w:bCs/>
                  <w:i/>
                </w:rPr>
              </w:del>
            </m:ctrlPr>
          </m:sSubPr>
          <m:e>
            <m:d>
              <m:dPr>
                <m:begChr m:val="["/>
                <m:endChr m:val="]"/>
                <m:ctrlPr>
                  <w:del w:id="1350" w:author="wei ganchao" w:date="2022-01-13T18:16:00Z">
                    <w:rPr>
                      <w:rFonts w:ascii="Cambria Math" w:hAnsi="Cambria Math"/>
                      <w:bCs/>
                      <w:i/>
                    </w:rPr>
                  </w:del>
                </m:ctrlPr>
              </m:dPr>
              <m:e>
                <m:sSub>
                  <m:sSubPr>
                    <m:ctrlPr>
                      <w:del w:id="1351" w:author="wei ganchao" w:date="2022-01-13T18:16:00Z">
                        <w:rPr>
                          <w:rFonts w:ascii="Cambria Math" w:hAnsi="Cambria Math"/>
                          <w:bCs/>
                          <w:i/>
                        </w:rPr>
                      </w:del>
                    </m:ctrlPr>
                  </m:sSubPr>
                  <m:e>
                    <m:r>
                      <w:del w:id="1352" w:author="wei ganchao" w:date="2022-01-13T18:16:00Z">
                        <w:rPr>
                          <w:rFonts w:ascii="Cambria Math" w:hAnsi="Cambria Math"/>
                        </w:rPr>
                        <m:t>V</m:t>
                      </w:del>
                    </m:r>
                  </m:e>
                  <m:sub>
                    <m:r>
                      <w:del w:id="1353" w:author="wei ganchao" w:date="2022-01-13T18:16:00Z">
                        <w:rPr>
                          <w:rFonts w:ascii="Cambria Math" w:hAnsi="Cambria Math"/>
                        </w:rPr>
                        <m:t>it</m:t>
                      </w:del>
                    </m:r>
                  </m:sub>
                </m:sSub>
              </m:e>
            </m:d>
          </m:e>
          <m:sub>
            <m:r>
              <w:del w:id="1354" w:author="wei ganchao" w:date="2022-01-13T18:16:00Z">
                <w:rPr>
                  <w:rFonts w:ascii="Cambria Math" w:hAnsi="Cambria Math"/>
                </w:rPr>
                <m:t>mn</m:t>
              </w:del>
            </m:r>
          </m:sub>
        </m:sSub>
        <m:r>
          <w:del w:id="1355" w:author="wei ganchao" w:date="2022-01-13T18:16:00Z">
            <w:rPr>
              <w:rFonts w:ascii="Cambria Math" w:hAnsi="Cambria Math"/>
            </w:rPr>
            <m:t>=</m:t>
          </w:del>
        </m:r>
        <m:sSup>
          <m:sSupPr>
            <m:ctrlPr>
              <w:del w:id="1356" w:author="wei ganchao" w:date="2022-01-13T18:16:00Z">
                <w:rPr>
                  <w:rFonts w:ascii="Cambria Math" w:hAnsi="Cambria Math"/>
                  <w:bCs/>
                  <w:i/>
                </w:rPr>
              </w:del>
            </m:ctrlPr>
          </m:sSupPr>
          <m:e>
            <m:r>
              <w:del w:id="1357" w:author="wei ganchao" w:date="2022-01-13T18:16:00Z">
                <w:rPr>
                  <w:rFonts w:ascii="Cambria Math" w:hAnsi="Cambria Math"/>
                </w:rPr>
                <m:t>e</m:t>
              </w:del>
            </m:r>
          </m:e>
          <m:sup>
            <m:sSubSup>
              <m:sSubSupPr>
                <m:ctrlPr>
                  <w:del w:id="1358" w:author="wei ganchao" w:date="2022-01-13T18:16:00Z">
                    <w:rPr>
                      <w:rFonts w:ascii="Cambria Math" w:hAnsi="Cambria Math"/>
                      <w:bCs/>
                      <w:i/>
                    </w:rPr>
                  </w:del>
                </m:ctrlPr>
              </m:sSubSupPr>
              <m:e>
                <m:r>
                  <w:del w:id="1359" w:author="wei ganchao" w:date="2022-01-13T18:16:00Z">
                    <m:rPr>
                      <m:sty m:val="bi"/>
                    </m:rPr>
                    <w:rPr>
                      <w:rFonts w:ascii="Cambria Math" w:hAnsi="Cambria Math"/>
                    </w:rPr>
                    <m:t>a</m:t>
                  </w:del>
                </m:r>
              </m:e>
              <m:sub>
                <m:r>
                  <w:del w:id="1360" w:author="wei ganchao" w:date="2022-01-13T18:16:00Z">
                    <w:rPr>
                      <w:rFonts w:ascii="Cambria Math" w:hAnsi="Cambria Math"/>
                    </w:rPr>
                    <m:t>m</m:t>
                  </w:del>
                </m:r>
              </m:sub>
              <m:sup>
                <m:r>
                  <w:del w:id="1361" w:author="wei ganchao" w:date="2022-01-13T18:16:00Z">
                    <w:rPr>
                      <w:rFonts w:ascii="Cambria Math" w:hAnsi="Cambria Math"/>
                    </w:rPr>
                    <m:t>it</m:t>
                  </w:del>
                </m:r>
                <m:ctrlPr>
                  <w:del w:id="1362" w:author="wei ganchao" w:date="2022-01-13T18:16:00Z">
                    <w:rPr>
                      <w:rFonts w:ascii="Cambria Math" w:hAnsi="Cambria Math"/>
                      <w:i/>
                    </w:rPr>
                  </w:del>
                </m:ctrlPr>
              </m:sup>
            </m:sSubSup>
            <m:r>
              <w:del w:id="1363" w:author="wei ganchao" w:date="2022-01-13T18:16:00Z">
                <w:rPr>
                  <w:rFonts w:ascii="Cambria Math" w:hAnsi="Cambria Math"/>
                </w:rPr>
                <m:t>+</m:t>
              </w:del>
            </m:r>
            <m:sSubSup>
              <m:sSubSupPr>
                <m:ctrlPr>
                  <w:del w:id="1364" w:author="wei ganchao" w:date="2022-01-13T18:16:00Z">
                    <w:rPr>
                      <w:rFonts w:ascii="Cambria Math" w:hAnsi="Cambria Math"/>
                      <w:bCs/>
                      <w:i/>
                    </w:rPr>
                  </w:del>
                </m:ctrlPr>
              </m:sSubSupPr>
              <m:e>
                <m:r>
                  <w:del w:id="1365" w:author="wei ganchao" w:date="2022-01-13T18:16:00Z">
                    <m:rPr>
                      <m:sty m:val="bi"/>
                    </m:rPr>
                    <w:rPr>
                      <w:rFonts w:ascii="Cambria Math" w:hAnsi="Cambria Math"/>
                    </w:rPr>
                    <m:t>a</m:t>
                  </w:del>
                </m:r>
              </m:e>
              <m:sub>
                <m:r>
                  <w:del w:id="1366" w:author="wei ganchao" w:date="2022-01-13T18:16:00Z">
                    <w:rPr>
                      <w:rFonts w:ascii="Cambria Math" w:hAnsi="Cambria Math"/>
                    </w:rPr>
                    <m:t>n</m:t>
                  </w:del>
                </m:r>
              </m:sub>
              <m:sup>
                <m:r>
                  <w:del w:id="1367" w:author="wei ganchao" w:date="2022-01-13T18:16:00Z">
                    <w:rPr>
                      <w:rFonts w:ascii="Cambria Math" w:hAnsi="Cambria Math"/>
                    </w:rPr>
                    <m:t>it</m:t>
                  </w:del>
                </m:r>
                <m:ctrlPr>
                  <w:del w:id="1368" w:author="wei ganchao" w:date="2022-01-13T18:16:00Z">
                    <w:rPr>
                      <w:rFonts w:ascii="Cambria Math" w:hAnsi="Cambria Math"/>
                      <w:i/>
                    </w:rPr>
                  </w:del>
                </m:ctrlPr>
              </m:sup>
            </m:sSubSup>
            <m:r>
              <w:del w:id="1369" w:author="wei ganchao" w:date="2022-01-13T18:16:00Z">
                <w:rPr>
                  <w:rFonts w:ascii="Cambria Math" w:hAnsi="Cambria Math"/>
                </w:rPr>
                <m:t>+</m:t>
              </w:del>
            </m:r>
            <m:f>
              <m:fPr>
                <m:ctrlPr>
                  <w:del w:id="1370" w:author="wei ganchao" w:date="2022-01-13T18:16:00Z">
                    <w:rPr>
                      <w:rFonts w:ascii="Cambria Math" w:hAnsi="Cambria Math"/>
                      <w:bCs/>
                      <w:i/>
                    </w:rPr>
                  </w:del>
                </m:ctrlPr>
              </m:fPr>
              <m:num>
                <m:r>
                  <w:del w:id="1371" w:author="wei ganchao" w:date="2022-01-13T18:16:00Z">
                    <w:rPr>
                      <w:rFonts w:ascii="Cambria Math" w:hAnsi="Cambria Math"/>
                    </w:rPr>
                    <m:t>1</m:t>
                  </w:del>
                </m:r>
              </m:num>
              <m:den>
                <m:r>
                  <w:del w:id="1372" w:author="wei ganchao" w:date="2022-01-13T18:16:00Z">
                    <w:rPr>
                      <w:rFonts w:ascii="Cambria Math" w:hAnsi="Cambria Math"/>
                    </w:rPr>
                    <m:t>2</m:t>
                  </w:del>
                </m:r>
              </m:den>
            </m:f>
            <m:d>
              <m:dPr>
                <m:ctrlPr>
                  <w:del w:id="1373" w:author="wei ganchao" w:date="2022-01-13T18:16:00Z">
                    <w:rPr>
                      <w:rFonts w:ascii="Cambria Math" w:hAnsi="Cambria Math"/>
                      <w:bCs/>
                      <w:i/>
                    </w:rPr>
                  </w:del>
                </m:ctrlPr>
              </m:dPr>
              <m:e>
                <m:sSubSup>
                  <m:sSubSupPr>
                    <m:ctrlPr>
                      <w:del w:id="1374" w:author="wei ganchao" w:date="2022-01-13T18:16:00Z">
                        <w:rPr>
                          <w:rFonts w:ascii="Cambria Math" w:hAnsi="Cambria Math"/>
                          <w:i/>
                        </w:rPr>
                      </w:del>
                    </m:ctrlPr>
                  </m:sSubSupPr>
                  <m:e>
                    <m:r>
                      <w:del w:id="1375" w:author="wei ganchao" w:date="2022-01-13T18:16:00Z">
                        <m:rPr>
                          <m:sty m:val="bi"/>
                        </m:rPr>
                        <w:rPr>
                          <w:rFonts w:ascii="Cambria Math" w:hAnsi="Cambria Math"/>
                        </w:rPr>
                        <m:t>S</m:t>
                      </w:del>
                    </m:r>
                    <m:ctrlPr>
                      <w:del w:id="1376" w:author="wei ganchao" w:date="2022-01-13T18:16:00Z">
                        <w:rPr>
                          <w:rFonts w:ascii="Cambria Math" w:hAnsi="Cambria Math"/>
                          <w:b/>
                          <w:bCs/>
                          <w:i/>
                        </w:rPr>
                      </w:del>
                    </m:ctrlPr>
                  </m:e>
                  <m:sub>
                    <m:r>
                      <w:del w:id="1377" w:author="wei ganchao" w:date="2022-01-13T18:16:00Z">
                        <w:rPr>
                          <w:rFonts w:ascii="Cambria Math" w:hAnsi="Cambria Math"/>
                        </w:rPr>
                        <m:t>mm</m:t>
                      </w:del>
                    </m:r>
                  </m:sub>
                  <m:sup>
                    <m:r>
                      <w:del w:id="1378" w:author="wei ganchao" w:date="2022-01-13T18:16:00Z">
                        <w:rPr>
                          <w:rFonts w:ascii="Cambria Math" w:hAnsi="Cambria Math"/>
                        </w:rPr>
                        <m:t>it</m:t>
                      </w:del>
                    </m:r>
                  </m:sup>
                </m:sSubSup>
                <m:r>
                  <w:del w:id="1379" w:author="wei ganchao" w:date="2022-01-13T18:16:00Z">
                    <w:rPr>
                      <w:rFonts w:ascii="Cambria Math" w:hAnsi="Cambria Math"/>
                    </w:rPr>
                    <m:t>+</m:t>
                  </w:del>
                </m:r>
                <m:sSubSup>
                  <m:sSubSupPr>
                    <m:ctrlPr>
                      <w:del w:id="1380" w:author="wei ganchao" w:date="2022-01-13T18:16:00Z">
                        <w:rPr>
                          <w:rFonts w:ascii="Cambria Math" w:hAnsi="Cambria Math"/>
                          <w:i/>
                        </w:rPr>
                      </w:del>
                    </m:ctrlPr>
                  </m:sSubSupPr>
                  <m:e>
                    <m:r>
                      <w:del w:id="1381" w:author="wei ganchao" w:date="2022-01-13T18:16:00Z">
                        <m:rPr>
                          <m:sty m:val="bi"/>
                        </m:rPr>
                        <w:rPr>
                          <w:rFonts w:ascii="Cambria Math" w:hAnsi="Cambria Math"/>
                        </w:rPr>
                        <m:t>S</m:t>
                      </w:del>
                    </m:r>
                    <m:ctrlPr>
                      <w:del w:id="1382" w:author="wei ganchao" w:date="2022-01-13T18:16:00Z">
                        <w:rPr>
                          <w:rFonts w:ascii="Cambria Math" w:hAnsi="Cambria Math"/>
                          <w:b/>
                          <w:bCs/>
                          <w:i/>
                        </w:rPr>
                      </w:del>
                    </m:ctrlPr>
                  </m:e>
                  <m:sub>
                    <m:r>
                      <w:del w:id="1383" w:author="wei ganchao" w:date="2022-01-13T18:16:00Z">
                        <w:rPr>
                          <w:rFonts w:ascii="Cambria Math" w:hAnsi="Cambria Math"/>
                        </w:rPr>
                        <m:t>nn</m:t>
                      </w:del>
                    </m:r>
                  </m:sub>
                  <m:sup>
                    <m:r>
                      <w:del w:id="1384" w:author="wei ganchao" w:date="2022-01-13T18:16:00Z">
                        <w:rPr>
                          <w:rFonts w:ascii="Cambria Math" w:hAnsi="Cambria Math"/>
                        </w:rPr>
                        <m:t>it</m:t>
                      </w:del>
                    </m:r>
                  </m:sup>
                </m:sSubSup>
              </m:e>
            </m:d>
          </m:sup>
        </m:sSup>
        <m:d>
          <m:dPr>
            <m:ctrlPr>
              <w:del w:id="1385" w:author="wei ganchao" w:date="2022-01-13T18:16:00Z">
                <w:rPr>
                  <w:rFonts w:ascii="Cambria Math" w:hAnsi="Cambria Math"/>
                  <w:bCs/>
                  <w:i/>
                </w:rPr>
              </w:del>
            </m:ctrlPr>
          </m:dPr>
          <m:e>
            <m:sSup>
              <m:sSupPr>
                <m:ctrlPr>
                  <w:del w:id="1386" w:author="wei ganchao" w:date="2022-01-13T18:16:00Z">
                    <w:rPr>
                      <w:rFonts w:ascii="Cambria Math" w:hAnsi="Cambria Math"/>
                      <w:bCs/>
                      <w:i/>
                    </w:rPr>
                  </w:del>
                </m:ctrlPr>
              </m:sSupPr>
              <m:e>
                <m:r>
                  <w:del w:id="1387" w:author="wei ganchao" w:date="2022-01-13T18:16:00Z">
                    <w:rPr>
                      <w:rFonts w:ascii="Cambria Math" w:hAnsi="Cambria Math"/>
                    </w:rPr>
                    <m:t>e</m:t>
                  </w:del>
                </m:r>
              </m:e>
              <m:sup>
                <m:sSubSup>
                  <m:sSubSupPr>
                    <m:ctrlPr>
                      <w:del w:id="1388" w:author="wei ganchao" w:date="2022-01-13T18:16:00Z">
                        <w:rPr>
                          <w:rFonts w:ascii="Cambria Math" w:hAnsi="Cambria Math"/>
                          <w:b/>
                          <w:bCs/>
                          <w:i/>
                        </w:rPr>
                      </w:del>
                    </m:ctrlPr>
                  </m:sSubSupPr>
                  <m:e>
                    <m:r>
                      <w:del w:id="1389" w:author="wei ganchao" w:date="2022-01-13T18:16:00Z">
                        <m:rPr>
                          <m:sty m:val="bi"/>
                        </m:rPr>
                        <w:rPr>
                          <w:rFonts w:ascii="Cambria Math" w:hAnsi="Cambria Math"/>
                        </w:rPr>
                        <m:t>S</m:t>
                      </w:del>
                    </m:r>
                  </m:e>
                  <m:sub>
                    <m:r>
                      <w:del w:id="1390" w:author="wei ganchao" w:date="2022-01-13T18:16:00Z">
                        <w:rPr>
                          <w:rFonts w:ascii="Cambria Math" w:hAnsi="Cambria Math"/>
                        </w:rPr>
                        <m:t>mn</m:t>
                      </w:del>
                    </m:r>
                  </m:sub>
                  <m:sup>
                    <m:r>
                      <w:del w:id="1391" w:author="wei ganchao" w:date="2022-01-13T18:16:00Z">
                        <w:rPr>
                          <w:rFonts w:ascii="Cambria Math" w:hAnsi="Cambria Math"/>
                        </w:rPr>
                        <m:t>it</m:t>
                      </w:del>
                    </m:r>
                    <m:ctrlPr>
                      <w:del w:id="1392" w:author="wei ganchao" w:date="2022-01-13T18:16:00Z">
                        <w:rPr>
                          <w:rFonts w:ascii="Cambria Math" w:hAnsi="Cambria Math"/>
                          <w:i/>
                        </w:rPr>
                      </w:del>
                    </m:ctrlPr>
                  </m:sup>
                </m:sSubSup>
              </m:sup>
            </m:sSup>
            <m:r>
              <w:del w:id="1393" w:author="wei ganchao" w:date="2022-01-13T18:16:00Z">
                <w:rPr>
                  <w:rFonts w:ascii="Cambria Math" w:hAnsi="Cambria Math"/>
                </w:rPr>
                <m:t>-1</m:t>
              </w:del>
            </m:r>
          </m:e>
        </m:d>
      </m:oMath>
      <w:del w:id="1394" w:author="wei ganchao" w:date="2022-01-13T18:16:00Z">
        <w:r w:rsidR="00C45B17" w:rsidDel="00FF27D1">
          <w:rPr>
            <w:bCs/>
          </w:rPr>
          <w:delText>.</w:delText>
        </w:r>
        <w:commentRangeEnd w:id="1332"/>
        <w:r w:rsidR="00C45B17" w:rsidDel="00FF27D1">
          <w:rPr>
            <w:rStyle w:val="CommentReference"/>
          </w:rPr>
          <w:commentReference w:id="1332"/>
        </w:r>
      </w:del>
    </w:p>
    <w:p w14:paraId="0316FFA4" w14:textId="77668D9B" w:rsidR="00C45B17" w:rsidRPr="00C45B17" w:rsidDel="00FF27D1" w:rsidRDefault="00C45B17">
      <w:pPr>
        <w:keepNext/>
        <w:keepLines/>
        <w:spacing w:before="40"/>
        <w:outlineLvl w:val="1"/>
        <w:rPr>
          <w:del w:id="1395" w:author="wei ganchao" w:date="2022-01-13T18:16:00Z"/>
          <w:bCs/>
        </w:rPr>
        <w:pPrChange w:id="1396" w:author="wei ganchao" w:date="2022-01-13T18:16:00Z">
          <w:pPr/>
        </w:pPrChange>
      </w:pPr>
    </w:p>
    <w:p w14:paraId="05DB6E7E" w14:textId="05613777" w:rsidR="00583AB8" w:rsidDel="00FF27D1" w:rsidRDefault="00583AB8">
      <w:pPr>
        <w:keepNext/>
        <w:keepLines/>
        <w:spacing w:before="40"/>
        <w:outlineLvl w:val="1"/>
        <w:rPr>
          <w:del w:id="1397" w:author="wei ganchao" w:date="2022-01-13T18:16:00Z"/>
        </w:rPr>
        <w:pPrChange w:id="1398" w:author="wei ganchao" w:date="2022-01-13T18:16:00Z">
          <w:pPr/>
        </w:pPrChange>
      </w:pPr>
      <w:del w:id="1399" w:author="wei ganchao" w:date="2022-01-13T18:16:00Z">
        <w:r w:rsidDel="00FF27D1">
          <w:delText xml:space="preserve">The conditional mean firing rate is </w:delText>
        </w:r>
      </w:del>
      <m:oMath>
        <m:sSub>
          <m:sSubPr>
            <m:ctrlPr>
              <w:del w:id="1400" w:author="wei ganchao" w:date="2022-01-13T18:16:00Z">
                <w:rPr>
                  <w:rFonts w:ascii="Cambria Math" w:hAnsi="Cambria Math"/>
                  <w:i/>
                </w:rPr>
              </w:del>
            </m:ctrlPr>
          </m:sSubPr>
          <m:e>
            <m:r>
              <w:del w:id="1401" w:author="wei ganchao" w:date="2022-01-13T18:16:00Z">
                <w:rPr>
                  <w:rFonts w:ascii="Cambria Math" w:hAnsi="Cambria Math"/>
                </w:rPr>
                <m:t>δ</m:t>
              </w:del>
            </m:r>
          </m:e>
          <m:sub>
            <m:r>
              <w:del w:id="1402" w:author="wei ganchao" w:date="2022-01-13T18:16:00Z">
                <w:rPr>
                  <w:rFonts w:ascii="Cambria Math" w:hAnsi="Cambria Math"/>
                </w:rPr>
                <m:t>it</m:t>
              </w:del>
            </m:r>
          </m:sub>
        </m:sSub>
        <m:r>
          <w:del w:id="1403" w:author="wei ganchao" w:date="2022-01-13T18:16:00Z">
            <w:rPr>
              <w:rFonts w:ascii="Cambria Math" w:hAnsi="Cambria Math"/>
            </w:rPr>
            <m:t>=E</m:t>
          </w:del>
        </m:r>
        <m:d>
          <m:dPr>
            <m:ctrlPr>
              <w:del w:id="1404" w:author="wei ganchao" w:date="2022-01-13T18:16:00Z">
                <w:rPr>
                  <w:rFonts w:ascii="Cambria Math" w:hAnsi="Cambria Math"/>
                  <w:i/>
                </w:rPr>
              </w:del>
            </m:ctrlPr>
          </m:dPr>
          <m:e>
            <m:sSub>
              <m:sSubPr>
                <m:ctrlPr>
                  <w:del w:id="1405" w:author="wei ganchao" w:date="2022-01-13T18:16:00Z">
                    <w:rPr>
                      <w:rFonts w:ascii="Cambria Math" w:hAnsi="Cambria Math"/>
                      <w:i/>
                    </w:rPr>
                  </w:del>
                </m:ctrlPr>
              </m:sSubPr>
              <m:e>
                <m:r>
                  <w:del w:id="1406" w:author="wei ganchao" w:date="2022-01-13T18:16:00Z">
                    <w:rPr>
                      <w:rFonts w:ascii="Cambria Math" w:hAnsi="Cambria Math"/>
                    </w:rPr>
                    <m:t>Y</m:t>
                  </w:del>
                </m:r>
              </m:e>
              <m:sub>
                <m:r>
                  <w:del w:id="1407" w:author="wei ganchao" w:date="2022-01-13T18:16:00Z">
                    <w:rPr>
                      <w:rFonts w:ascii="Cambria Math" w:hAnsi="Cambria Math"/>
                    </w:rPr>
                    <m:t>it</m:t>
                  </w:del>
                </m:r>
              </m:sub>
            </m:sSub>
          </m:e>
        </m:d>
      </m:oMath>
      <w:del w:id="1408"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A471E3">
      <w:pPr>
        <w:keepNext/>
        <w:keepLines/>
        <w:spacing w:before="40"/>
        <w:outlineLvl w:val="1"/>
        <w:rPr>
          <w:del w:id="1409" w:author="wei ganchao" w:date="2022-01-13T18:16:00Z"/>
        </w:rPr>
        <w:pPrChange w:id="1410" w:author="wei ganchao" w:date="2022-01-13T18:16:00Z">
          <w:pPr/>
        </w:pPrChange>
      </w:pPr>
      <m:oMathPara>
        <m:oMath>
          <m:acc>
            <m:accPr>
              <m:ctrlPr>
                <w:del w:id="1411" w:author="wei ganchao" w:date="2022-01-13T18:16:00Z">
                  <w:rPr>
                    <w:rFonts w:ascii="Cambria Math" w:hAnsi="Cambria Math"/>
                    <w:i/>
                  </w:rPr>
                </w:del>
              </m:ctrlPr>
            </m:accPr>
            <m:e>
              <m:r>
                <w:del w:id="1412" w:author="wei ganchao" w:date="2022-01-13T18:16:00Z">
                  <w:rPr>
                    <w:rFonts w:ascii="Cambria Math" w:hAnsi="Cambria Math"/>
                  </w:rPr>
                  <m:t>Var</m:t>
                </w:del>
              </m:r>
            </m:e>
          </m:acc>
          <m:d>
            <m:dPr>
              <m:ctrlPr>
                <w:del w:id="1413" w:author="wei ganchao" w:date="2022-01-13T18:16:00Z">
                  <w:rPr>
                    <w:rFonts w:ascii="Cambria Math" w:hAnsi="Cambria Math"/>
                    <w:i/>
                  </w:rPr>
                </w:del>
              </m:ctrlPr>
            </m:dPr>
            <m:e>
              <m:sSub>
                <m:sSubPr>
                  <m:ctrlPr>
                    <w:del w:id="1414" w:author="wei ganchao" w:date="2022-01-13T18:16:00Z">
                      <w:rPr>
                        <w:rFonts w:ascii="Cambria Math" w:hAnsi="Cambria Math"/>
                        <w:i/>
                      </w:rPr>
                    </w:del>
                  </m:ctrlPr>
                </m:sSubPr>
                <m:e>
                  <m:r>
                    <w:del w:id="1415" w:author="wei ganchao" w:date="2022-01-13T18:16:00Z">
                      <w:rPr>
                        <w:rFonts w:ascii="Cambria Math" w:hAnsi="Cambria Math"/>
                      </w:rPr>
                      <m:t>δ</m:t>
                    </w:del>
                  </m:r>
                </m:e>
                <m:sub>
                  <m:r>
                    <w:del w:id="1416" w:author="wei ganchao" w:date="2022-01-13T18:16:00Z">
                      <w:rPr>
                        <w:rFonts w:ascii="Cambria Math" w:hAnsi="Cambria Math"/>
                      </w:rPr>
                      <m:t>it</m:t>
                    </w:del>
                  </m:r>
                </m:sub>
              </m:sSub>
            </m:e>
          </m:d>
          <m:r>
            <w:del w:id="1417" w:author="wei ganchao" w:date="2022-01-13T18:16:00Z">
              <w:rPr>
                <w:rFonts w:ascii="Cambria Math" w:hAnsi="Cambria Math"/>
              </w:rPr>
              <m:t>=</m:t>
            </w:del>
          </m:r>
          <m:d>
            <m:dPr>
              <m:ctrlPr>
                <w:del w:id="1418" w:author="wei ganchao" w:date="2022-01-13T18:16:00Z">
                  <w:rPr>
                    <w:rFonts w:ascii="Cambria Math" w:hAnsi="Cambria Math"/>
                    <w:i/>
                  </w:rPr>
                </w:del>
              </m:ctrlPr>
            </m:dPr>
            <m:e>
              <m:m>
                <m:mPr>
                  <m:mcs>
                    <m:mc>
                      <m:mcPr>
                        <m:count m:val="2"/>
                        <m:mcJc m:val="center"/>
                      </m:mcPr>
                    </m:mc>
                  </m:mcs>
                  <m:ctrlPr>
                    <w:del w:id="1419" w:author="wei ganchao" w:date="2022-01-13T18:16:00Z">
                      <w:rPr>
                        <w:rFonts w:ascii="Cambria Math" w:hAnsi="Cambria Math"/>
                        <w:i/>
                      </w:rPr>
                    </w:del>
                  </m:ctrlPr>
                </m:mPr>
                <m:mr>
                  <m:e>
                    <m:f>
                      <m:fPr>
                        <m:ctrlPr>
                          <w:del w:id="1420" w:author="wei ganchao" w:date="2022-01-13T18:16:00Z">
                            <w:rPr>
                              <w:rFonts w:ascii="Cambria Math" w:hAnsi="Cambria Math"/>
                              <w:i/>
                            </w:rPr>
                          </w:del>
                        </m:ctrlPr>
                      </m:fPr>
                      <m:num>
                        <m:r>
                          <w:del w:id="1421" w:author="wei ganchao" w:date="2022-01-13T18:16:00Z">
                            <w:rPr>
                              <w:rFonts w:ascii="Cambria Math" w:hAnsi="Cambria Math"/>
                            </w:rPr>
                            <m:t>∂</m:t>
                          </w:del>
                        </m:r>
                        <m:sSub>
                          <m:sSubPr>
                            <m:ctrlPr>
                              <w:del w:id="1422" w:author="wei ganchao" w:date="2022-01-13T18:16:00Z">
                                <w:rPr>
                                  <w:rFonts w:ascii="Cambria Math" w:hAnsi="Cambria Math"/>
                                  <w:i/>
                                </w:rPr>
                              </w:del>
                            </m:ctrlPr>
                          </m:sSubPr>
                          <m:e>
                            <m:r>
                              <w:del w:id="1423" w:author="wei ganchao" w:date="2022-01-13T18:16:00Z">
                                <w:rPr>
                                  <w:rFonts w:ascii="Cambria Math" w:hAnsi="Cambria Math"/>
                                </w:rPr>
                                <m:t>δ</m:t>
                              </w:del>
                            </m:r>
                          </m:e>
                          <m:sub>
                            <m:r>
                              <w:del w:id="1424" w:author="wei ganchao" w:date="2022-01-13T18:16:00Z">
                                <w:rPr>
                                  <w:rFonts w:ascii="Cambria Math" w:hAnsi="Cambria Math"/>
                                </w:rPr>
                                <m:t>it</m:t>
                              </w:del>
                            </m:r>
                          </m:sub>
                        </m:sSub>
                      </m:num>
                      <m:den>
                        <m:r>
                          <w:del w:id="1425" w:author="wei ganchao" w:date="2022-01-13T18:16:00Z">
                            <w:rPr>
                              <w:rFonts w:ascii="Cambria Math" w:hAnsi="Cambria Math"/>
                            </w:rPr>
                            <m:t>∂</m:t>
                          </w:del>
                        </m:r>
                        <m:sSub>
                          <m:sSubPr>
                            <m:ctrlPr>
                              <w:del w:id="1426" w:author="wei ganchao" w:date="2022-01-13T18:16:00Z">
                                <w:rPr>
                                  <w:rFonts w:ascii="Cambria Math" w:hAnsi="Cambria Math"/>
                                  <w:i/>
                                </w:rPr>
                              </w:del>
                            </m:ctrlPr>
                          </m:sSubPr>
                          <m:e>
                            <m:r>
                              <w:del w:id="1427" w:author="wei ganchao" w:date="2022-01-13T18:16:00Z">
                                <w:rPr>
                                  <w:rFonts w:ascii="Cambria Math" w:hAnsi="Cambria Math"/>
                                </w:rPr>
                                <m:t>λ</m:t>
                              </w:del>
                            </m:r>
                          </m:e>
                          <m:sub>
                            <m:r>
                              <w:del w:id="1428" w:author="wei ganchao" w:date="2022-01-13T18:16:00Z">
                                <w:rPr>
                                  <w:rFonts w:ascii="Cambria Math" w:hAnsi="Cambria Math"/>
                                </w:rPr>
                                <m:t>it</m:t>
                              </w:del>
                            </m:r>
                          </m:sub>
                        </m:sSub>
                      </m:den>
                    </m:f>
                  </m:e>
                  <m:e>
                    <m:f>
                      <m:fPr>
                        <m:ctrlPr>
                          <w:del w:id="1429" w:author="wei ganchao" w:date="2022-01-13T18:16:00Z">
                            <w:rPr>
                              <w:rFonts w:ascii="Cambria Math" w:hAnsi="Cambria Math"/>
                              <w:i/>
                            </w:rPr>
                          </w:del>
                        </m:ctrlPr>
                      </m:fPr>
                      <m:num>
                        <m:r>
                          <w:del w:id="1430" w:author="wei ganchao" w:date="2022-01-13T18:16:00Z">
                            <w:rPr>
                              <w:rFonts w:ascii="Cambria Math" w:hAnsi="Cambria Math"/>
                            </w:rPr>
                            <m:t>∂</m:t>
                          </w:del>
                        </m:r>
                        <m:sSub>
                          <m:sSubPr>
                            <m:ctrlPr>
                              <w:del w:id="1431" w:author="wei ganchao" w:date="2022-01-13T18:16:00Z">
                                <w:rPr>
                                  <w:rFonts w:ascii="Cambria Math" w:hAnsi="Cambria Math"/>
                                  <w:i/>
                                </w:rPr>
                              </w:del>
                            </m:ctrlPr>
                          </m:sSubPr>
                          <m:e>
                            <m:r>
                              <w:del w:id="1432" w:author="wei ganchao" w:date="2022-01-13T18:16:00Z">
                                <w:rPr>
                                  <w:rFonts w:ascii="Cambria Math" w:hAnsi="Cambria Math"/>
                                </w:rPr>
                                <m:t>δ</m:t>
                              </w:del>
                            </m:r>
                          </m:e>
                          <m:sub>
                            <m:r>
                              <w:del w:id="1433" w:author="wei ganchao" w:date="2022-01-13T18:16:00Z">
                                <w:rPr>
                                  <w:rFonts w:ascii="Cambria Math" w:hAnsi="Cambria Math"/>
                                </w:rPr>
                                <m:t>it</m:t>
                              </w:del>
                            </m:r>
                          </m:sub>
                        </m:sSub>
                      </m:num>
                      <m:den>
                        <m:r>
                          <w:del w:id="1434" w:author="wei ganchao" w:date="2022-01-13T18:16:00Z">
                            <w:rPr>
                              <w:rFonts w:ascii="Cambria Math" w:hAnsi="Cambria Math"/>
                            </w:rPr>
                            <m:t>∂</m:t>
                          </w:del>
                        </m:r>
                        <m:sSub>
                          <m:sSubPr>
                            <m:ctrlPr>
                              <w:del w:id="1435" w:author="wei ganchao" w:date="2022-01-13T18:16:00Z">
                                <w:rPr>
                                  <w:rFonts w:ascii="Cambria Math" w:hAnsi="Cambria Math"/>
                                  <w:i/>
                                </w:rPr>
                              </w:del>
                            </m:ctrlPr>
                          </m:sSubPr>
                          <m:e>
                            <m:r>
                              <w:del w:id="1436" w:author="wei ganchao" w:date="2022-01-13T18:16:00Z">
                                <w:rPr>
                                  <w:rFonts w:ascii="Cambria Math" w:hAnsi="Cambria Math"/>
                                </w:rPr>
                                <m:t>ν</m:t>
                              </w:del>
                            </m:r>
                          </m:e>
                          <m:sub>
                            <m:r>
                              <w:del w:id="1437" w:author="wei ganchao" w:date="2022-01-13T18:16:00Z">
                                <w:rPr>
                                  <w:rFonts w:ascii="Cambria Math" w:hAnsi="Cambria Math"/>
                                </w:rPr>
                                <m:t>it</m:t>
                              </w:del>
                            </m:r>
                          </m:sub>
                        </m:sSub>
                      </m:den>
                    </m:f>
                  </m:e>
                </m:mr>
              </m:m>
            </m:e>
          </m:d>
          <m:sSub>
            <m:sSubPr>
              <m:ctrlPr>
                <w:del w:id="1438" w:author="wei ganchao" w:date="2022-01-13T18:16:00Z">
                  <w:rPr>
                    <w:rFonts w:ascii="Cambria Math" w:hAnsi="Cambria Math"/>
                    <w:bCs/>
                    <w:i/>
                  </w:rPr>
                </w:del>
              </m:ctrlPr>
            </m:sSubPr>
            <m:e>
              <m:r>
                <w:del w:id="1439" w:author="wei ganchao" w:date="2022-01-13T18:16:00Z">
                  <m:rPr>
                    <m:sty m:val="bi"/>
                  </m:rPr>
                  <w:rPr>
                    <w:rFonts w:ascii="Cambria Math" w:hAnsi="Cambria Math"/>
                  </w:rPr>
                  <m:t>V</m:t>
                </w:del>
              </m:r>
              <m:ctrlPr>
                <w:del w:id="1440" w:author="wei ganchao" w:date="2022-01-13T18:16:00Z">
                  <w:rPr>
                    <w:rFonts w:ascii="Cambria Math" w:hAnsi="Cambria Math"/>
                    <w:b/>
                    <w:i/>
                  </w:rPr>
                </w:del>
              </m:ctrlPr>
            </m:e>
            <m:sub>
              <m:r>
                <w:del w:id="1441" w:author="wei ganchao" w:date="2022-01-13T18:16:00Z">
                  <w:rPr>
                    <w:rFonts w:ascii="Cambria Math" w:hAnsi="Cambria Math"/>
                  </w:rPr>
                  <m:t>it</m:t>
                </w:del>
              </m:r>
            </m:sub>
          </m:sSub>
          <m:d>
            <m:dPr>
              <m:ctrlPr>
                <w:del w:id="1442" w:author="wei ganchao" w:date="2022-01-13T18:16:00Z">
                  <w:rPr>
                    <w:rFonts w:ascii="Cambria Math" w:hAnsi="Cambria Math"/>
                    <w:i/>
                  </w:rPr>
                </w:del>
              </m:ctrlPr>
            </m:dPr>
            <m:e>
              <m:m>
                <m:mPr>
                  <m:mcs>
                    <m:mc>
                      <m:mcPr>
                        <m:count m:val="1"/>
                        <m:mcJc m:val="center"/>
                      </m:mcPr>
                    </m:mc>
                  </m:mcs>
                  <m:ctrlPr>
                    <w:del w:id="1443" w:author="wei ganchao" w:date="2022-01-13T18:16:00Z">
                      <w:rPr>
                        <w:rFonts w:ascii="Cambria Math" w:hAnsi="Cambria Math"/>
                        <w:i/>
                      </w:rPr>
                    </w:del>
                  </m:ctrlPr>
                </m:mPr>
                <m:mr>
                  <m:e>
                    <m:f>
                      <m:fPr>
                        <m:ctrlPr>
                          <w:del w:id="1444" w:author="wei ganchao" w:date="2022-01-13T18:16:00Z">
                            <w:rPr>
                              <w:rFonts w:ascii="Cambria Math" w:hAnsi="Cambria Math"/>
                              <w:i/>
                            </w:rPr>
                          </w:del>
                        </m:ctrlPr>
                      </m:fPr>
                      <m:num>
                        <m:r>
                          <w:del w:id="1445" w:author="wei ganchao" w:date="2022-01-13T18:16:00Z">
                            <w:rPr>
                              <w:rFonts w:ascii="Cambria Math" w:hAnsi="Cambria Math"/>
                            </w:rPr>
                            <m:t>∂</m:t>
                          </w:del>
                        </m:r>
                        <m:sSub>
                          <m:sSubPr>
                            <m:ctrlPr>
                              <w:del w:id="1446" w:author="wei ganchao" w:date="2022-01-13T18:16:00Z">
                                <w:rPr>
                                  <w:rFonts w:ascii="Cambria Math" w:hAnsi="Cambria Math"/>
                                  <w:i/>
                                </w:rPr>
                              </w:del>
                            </m:ctrlPr>
                          </m:sSubPr>
                          <m:e>
                            <m:r>
                              <w:del w:id="1447" w:author="wei ganchao" w:date="2022-01-13T18:16:00Z">
                                <w:rPr>
                                  <w:rFonts w:ascii="Cambria Math" w:hAnsi="Cambria Math"/>
                                </w:rPr>
                                <m:t>δ</m:t>
                              </w:del>
                            </m:r>
                          </m:e>
                          <m:sub>
                            <m:r>
                              <w:del w:id="1448" w:author="wei ganchao" w:date="2022-01-13T18:16:00Z">
                                <w:rPr>
                                  <w:rFonts w:ascii="Cambria Math" w:hAnsi="Cambria Math"/>
                                </w:rPr>
                                <m:t>it</m:t>
                              </w:del>
                            </m:r>
                          </m:sub>
                        </m:sSub>
                      </m:num>
                      <m:den>
                        <m:r>
                          <w:del w:id="1449" w:author="wei ganchao" w:date="2022-01-13T18:16:00Z">
                            <w:rPr>
                              <w:rFonts w:ascii="Cambria Math" w:hAnsi="Cambria Math"/>
                            </w:rPr>
                            <m:t>∂</m:t>
                          </w:del>
                        </m:r>
                        <m:sSub>
                          <m:sSubPr>
                            <m:ctrlPr>
                              <w:del w:id="1450" w:author="wei ganchao" w:date="2022-01-13T18:16:00Z">
                                <w:rPr>
                                  <w:rFonts w:ascii="Cambria Math" w:hAnsi="Cambria Math"/>
                                  <w:i/>
                                </w:rPr>
                              </w:del>
                            </m:ctrlPr>
                          </m:sSubPr>
                          <m:e>
                            <m:r>
                              <w:del w:id="1451" w:author="wei ganchao" w:date="2022-01-13T18:16:00Z">
                                <w:rPr>
                                  <w:rFonts w:ascii="Cambria Math" w:hAnsi="Cambria Math"/>
                                </w:rPr>
                                <m:t>λ</m:t>
                              </w:del>
                            </m:r>
                          </m:e>
                          <m:sub>
                            <m:r>
                              <w:del w:id="1452" w:author="wei ganchao" w:date="2022-01-13T18:16:00Z">
                                <w:rPr>
                                  <w:rFonts w:ascii="Cambria Math" w:hAnsi="Cambria Math"/>
                                </w:rPr>
                                <m:t>it</m:t>
                              </w:del>
                            </m:r>
                          </m:sub>
                        </m:sSub>
                      </m:den>
                    </m:f>
                  </m:e>
                </m:mr>
                <m:mr>
                  <m:e>
                    <m:f>
                      <m:fPr>
                        <m:ctrlPr>
                          <w:del w:id="1453" w:author="wei ganchao" w:date="2022-01-13T18:16:00Z">
                            <w:rPr>
                              <w:rFonts w:ascii="Cambria Math" w:hAnsi="Cambria Math"/>
                              <w:i/>
                            </w:rPr>
                          </w:del>
                        </m:ctrlPr>
                      </m:fPr>
                      <m:num>
                        <m:r>
                          <w:del w:id="1454" w:author="wei ganchao" w:date="2022-01-13T18:16:00Z">
                            <w:rPr>
                              <w:rFonts w:ascii="Cambria Math" w:hAnsi="Cambria Math"/>
                            </w:rPr>
                            <m:t>∂</m:t>
                          </w:del>
                        </m:r>
                        <m:sSub>
                          <m:sSubPr>
                            <m:ctrlPr>
                              <w:del w:id="1455" w:author="wei ganchao" w:date="2022-01-13T18:16:00Z">
                                <w:rPr>
                                  <w:rFonts w:ascii="Cambria Math" w:hAnsi="Cambria Math"/>
                                  <w:i/>
                                </w:rPr>
                              </w:del>
                            </m:ctrlPr>
                          </m:sSubPr>
                          <m:e>
                            <m:r>
                              <w:del w:id="1456" w:author="wei ganchao" w:date="2022-01-13T18:16:00Z">
                                <w:rPr>
                                  <w:rFonts w:ascii="Cambria Math" w:hAnsi="Cambria Math"/>
                                </w:rPr>
                                <m:t>δ</m:t>
                              </w:del>
                            </m:r>
                          </m:e>
                          <m:sub>
                            <m:r>
                              <w:del w:id="1457" w:author="wei ganchao" w:date="2022-01-13T18:16:00Z">
                                <w:rPr>
                                  <w:rFonts w:ascii="Cambria Math" w:hAnsi="Cambria Math"/>
                                </w:rPr>
                                <m:t>it</m:t>
                              </w:del>
                            </m:r>
                          </m:sub>
                        </m:sSub>
                      </m:num>
                      <m:den>
                        <m:r>
                          <w:del w:id="1458" w:author="wei ganchao" w:date="2022-01-13T18:16:00Z">
                            <w:rPr>
                              <w:rFonts w:ascii="Cambria Math" w:hAnsi="Cambria Math"/>
                            </w:rPr>
                            <m:t>∂</m:t>
                          </w:del>
                        </m:r>
                        <m:sSub>
                          <m:sSubPr>
                            <m:ctrlPr>
                              <w:del w:id="1459" w:author="wei ganchao" w:date="2022-01-13T18:16:00Z">
                                <w:rPr>
                                  <w:rFonts w:ascii="Cambria Math" w:hAnsi="Cambria Math"/>
                                  <w:i/>
                                </w:rPr>
                              </w:del>
                            </m:ctrlPr>
                          </m:sSubPr>
                          <m:e>
                            <m:r>
                              <w:del w:id="1460" w:author="wei ganchao" w:date="2022-01-13T18:16:00Z">
                                <w:rPr>
                                  <w:rFonts w:ascii="Cambria Math" w:hAnsi="Cambria Math"/>
                                </w:rPr>
                                <m:t>ν</m:t>
                              </w:del>
                            </m:r>
                          </m:e>
                          <m:sub>
                            <m:r>
                              <w:del w:id="1461" w:author="wei ganchao" w:date="2022-01-13T18:16:00Z">
                                <w:rPr>
                                  <w:rFonts w:ascii="Cambria Math" w:hAnsi="Cambria Math"/>
                                </w:rPr>
                                <m:t>it</m:t>
                              </w:del>
                            </m:r>
                          </m:sub>
                        </m:sSub>
                      </m:den>
                    </m:f>
                  </m:e>
                </m:mr>
              </m:m>
            </m:e>
          </m:d>
          <m:r>
            <w:del w:id="1462" w:author="wei ganchao" w:date="2022-01-13T18:16:00Z">
              <m:rPr>
                <m:sty m:val="p"/>
              </m:rPr>
              <w:rPr>
                <w:rFonts w:ascii="Cambria Math" w:hAnsi="Cambria Math"/>
              </w:rPr>
              <w:br/>
            </w:del>
          </m:r>
        </m:oMath>
        <m:oMath>
          <m:f>
            <m:fPr>
              <m:ctrlPr>
                <w:del w:id="1463" w:author="wei ganchao" w:date="2022-01-13T18:16:00Z">
                  <w:rPr>
                    <w:rFonts w:ascii="Cambria Math" w:hAnsi="Cambria Math"/>
                    <w:i/>
                  </w:rPr>
                </w:del>
              </m:ctrlPr>
            </m:fPr>
            <m:num>
              <m:r>
                <w:del w:id="1464" w:author="wei ganchao" w:date="2022-01-13T18:16:00Z">
                  <w:rPr>
                    <w:rFonts w:ascii="Cambria Math" w:hAnsi="Cambria Math"/>
                  </w:rPr>
                  <m:t>∂</m:t>
                </w:del>
              </m:r>
              <m:sSub>
                <m:sSubPr>
                  <m:ctrlPr>
                    <w:del w:id="1465" w:author="wei ganchao" w:date="2022-01-13T18:16:00Z">
                      <w:rPr>
                        <w:rFonts w:ascii="Cambria Math" w:hAnsi="Cambria Math"/>
                        <w:i/>
                      </w:rPr>
                    </w:del>
                  </m:ctrlPr>
                </m:sSubPr>
                <m:e>
                  <m:r>
                    <w:del w:id="1466" w:author="wei ganchao" w:date="2022-01-13T18:16:00Z">
                      <w:rPr>
                        <w:rFonts w:ascii="Cambria Math" w:hAnsi="Cambria Math"/>
                      </w:rPr>
                      <m:t>δ</m:t>
                    </w:del>
                  </m:r>
                </m:e>
                <m:sub>
                  <m:r>
                    <w:del w:id="1467" w:author="wei ganchao" w:date="2022-01-13T18:16:00Z">
                      <w:rPr>
                        <w:rFonts w:ascii="Cambria Math" w:hAnsi="Cambria Math"/>
                      </w:rPr>
                      <m:t>it</m:t>
                    </w:del>
                  </m:r>
                </m:sub>
              </m:sSub>
            </m:num>
            <m:den>
              <m:r>
                <w:del w:id="1468" w:author="wei ganchao" w:date="2022-01-13T18:16:00Z">
                  <w:rPr>
                    <w:rFonts w:ascii="Cambria Math" w:hAnsi="Cambria Math"/>
                  </w:rPr>
                  <m:t>∂</m:t>
                </w:del>
              </m:r>
              <m:sSub>
                <m:sSubPr>
                  <m:ctrlPr>
                    <w:del w:id="1469" w:author="wei ganchao" w:date="2022-01-13T18:16:00Z">
                      <w:rPr>
                        <w:rFonts w:ascii="Cambria Math" w:hAnsi="Cambria Math"/>
                        <w:i/>
                      </w:rPr>
                    </w:del>
                  </m:ctrlPr>
                </m:sSubPr>
                <m:e>
                  <m:r>
                    <w:del w:id="1470" w:author="wei ganchao" w:date="2022-01-13T18:16:00Z">
                      <w:rPr>
                        <w:rFonts w:ascii="Cambria Math" w:hAnsi="Cambria Math"/>
                      </w:rPr>
                      <m:t>λ</m:t>
                    </w:del>
                  </m:r>
                </m:e>
                <m:sub>
                  <m:r>
                    <w:del w:id="1471" w:author="wei ganchao" w:date="2022-01-13T18:16:00Z">
                      <w:rPr>
                        <w:rFonts w:ascii="Cambria Math" w:hAnsi="Cambria Math"/>
                      </w:rPr>
                      <m:t>it</m:t>
                    </w:del>
                  </m:r>
                </m:sub>
              </m:sSub>
            </m:den>
          </m:f>
          <m:r>
            <w:del w:id="1472" w:author="wei ganchao" w:date="2022-01-13T18:16:00Z">
              <w:rPr>
                <w:rFonts w:ascii="Cambria Math" w:hAnsi="Cambria Math"/>
              </w:rPr>
              <m:t>=</m:t>
            </w:del>
          </m:r>
          <m:f>
            <m:fPr>
              <m:ctrlPr>
                <w:del w:id="1473" w:author="wei ganchao" w:date="2022-01-13T18:16:00Z">
                  <w:rPr>
                    <w:rFonts w:ascii="Cambria Math" w:hAnsi="Cambria Math"/>
                    <w:i/>
                  </w:rPr>
                </w:del>
              </m:ctrlPr>
            </m:fPr>
            <m:num>
              <m:sSup>
                <m:sSupPr>
                  <m:ctrlPr>
                    <w:del w:id="1474" w:author="wei ganchao" w:date="2022-01-13T18:16:00Z">
                      <w:rPr>
                        <w:rFonts w:ascii="Cambria Math" w:hAnsi="Cambria Math"/>
                        <w:i/>
                      </w:rPr>
                    </w:del>
                  </m:ctrlPr>
                </m:sSupPr>
                <m:e>
                  <m:r>
                    <w:del w:id="1475" w:author="wei ganchao" w:date="2022-01-13T18:16:00Z">
                      <w:rPr>
                        <w:rFonts w:ascii="Cambria Math" w:hAnsi="Cambria Math"/>
                      </w:rPr>
                      <m:t>∂</m:t>
                    </w:del>
                  </m:r>
                </m:e>
                <m:sup>
                  <m:r>
                    <w:del w:id="1476" w:author="wei ganchao" w:date="2022-01-13T18:16:00Z">
                      <w:rPr>
                        <w:rFonts w:ascii="Cambria Math" w:hAnsi="Cambria Math"/>
                      </w:rPr>
                      <m:t>2</m:t>
                    </w:del>
                  </m:r>
                </m:sup>
              </m:sSup>
              <m:func>
                <m:funcPr>
                  <m:ctrlPr>
                    <w:del w:id="1477" w:author="wei ganchao" w:date="2022-01-13T18:16:00Z">
                      <w:rPr>
                        <w:rFonts w:ascii="Cambria Math" w:hAnsi="Cambria Math"/>
                        <w:i/>
                        <w:iCs/>
                      </w:rPr>
                    </w:del>
                  </m:ctrlPr>
                </m:funcPr>
                <m:fName>
                  <m:r>
                    <w:del w:id="1478" w:author="wei ganchao" w:date="2022-01-13T18:16:00Z">
                      <m:rPr>
                        <m:sty m:val="p"/>
                      </m:rPr>
                      <w:rPr>
                        <w:rFonts w:ascii="Cambria Math" w:hAnsi="Cambria Math"/>
                      </w:rPr>
                      <m:t>log</m:t>
                    </w:del>
                  </m:r>
                </m:fName>
                <m:e>
                  <m:sSub>
                    <m:sSubPr>
                      <m:ctrlPr>
                        <w:del w:id="1479" w:author="wei ganchao" w:date="2022-01-13T18:16:00Z">
                          <w:rPr>
                            <w:rFonts w:ascii="Cambria Math" w:hAnsi="Cambria Math"/>
                            <w:i/>
                            <w:iCs/>
                          </w:rPr>
                        </w:del>
                      </m:ctrlPr>
                    </m:sSubPr>
                    <m:e>
                      <m:r>
                        <w:del w:id="1480" w:author="wei ganchao" w:date="2022-01-13T18:16:00Z">
                          <w:rPr>
                            <w:rFonts w:ascii="Cambria Math" w:hAnsi="Cambria Math"/>
                          </w:rPr>
                          <m:t>Z</m:t>
                        </w:del>
                      </m:r>
                    </m:e>
                    <m:sub>
                      <m:r>
                        <w:del w:id="1481" w:author="wei ganchao" w:date="2022-01-13T18:16:00Z">
                          <w:rPr>
                            <w:rFonts w:ascii="Cambria Math" w:hAnsi="Cambria Math"/>
                          </w:rPr>
                          <m:t>it</m:t>
                        </w:del>
                      </m:r>
                    </m:sub>
                  </m:sSub>
                </m:e>
              </m:func>
            </m:num>
            <m:den>
              <m:r>
                <w:del w:id="1482" w:author="wei ganchao" w:date="2022-01-13T18:16:00Z">
                  <w:rPr>
                    <w:rFonts w:ascii="Cambria Math" w:hAnsi="Cambria Math"/>
                  </w:rPr>
                  <m:t>∂</m:t>
                </w:del>
              </m:r>
              <m:func>
                <m:funcPr>
                  <m:ctrlPr>
                    <w:del w:id="1483" w:author="wei ganchao" w:date="2022-01-13T18:16:00Z">
                      <w:rPr>
                        <w:rFonts w:ascii="Cambria Math" w:hAnsi="Cambria Math"/>
                        <w:i/>
                      </w:rPr>
                    </w:del>
                  </m:ctrlPr>
                </m:funcPr>
                <m:fName>
                  <m:r>
                    <w:del w:id="1484" w:author="wei ganchao" w:date="2022-01-13T18:16:00Z">
                      <m:rPr>
                        <m:sty m:val="p"/>
                      </m:rPr>
                      <w:rPr>
                        <w:rFonts w:ascii="Cambria Math" w:hAnsi="Cambria Math"/>
                      </w:rPr>
                      <m:t>log</m:t>
                    </w:del>
                  </m:r>
                </m:fName>
                <m:e>
                  <m:sSub>
                    <m:sSubPr>
                      <m:ctrlPr>
                        <w:del w:id="1485" w:author="wei ganchao" w:date="2022-01-13T18:16:00Z">
                          <w:rPr>
                            <w:rFonts w:ascii="Cambria Math" w:hAnsi="Cambria Math"/>
                            <w:i/>
                          </w:rPr>
                        </w:del>
                      </m:ctrlPr>
                    </m:sSubPr>
                    <m:e>
                      <m:r>
                        <w:del w:id="1486" w:author="wei ganchao" w:date="2022-01-13T18:16:00Z">
                          <w:rPr>
                            <w:rFonts w:ascii="Cambria Math" w:hAnsi="Cambria Math"/>
                          </w:rPr>
                          <m:t>λ</m:t>
                        </w:del>
                      </m:r>
                    </m:e>
                    <m:sub>
                      <m:r>
                        <w:del w:id="1487" w:author="wei ganchao" w:date="2022-01-13T18:16:00Z">
                          <w:rPr>
                            <w:rFonts w:ascii="Cambria Math" w:hAnsi="Cambria Math"/>
                          </w:rPr>
                          <m:t>it</m:t>
                        </w:del>
                      </m:r>
                    </m:sub>
                  </m:sSub>
                </m:e>
              </m:func>
              <m:r>
                <w:del w:id="1488" w:author="wei ganchao" w:date="2022-01-13T18:16:00Z">
                  <w:rPr>
                    <w:rFonts w:ascii="Cambria Math" w:hAnsi="Cambria Math"/>
                  </w:rPr>
                  <m:t>∂</m:t>
                </w:del>
              </m:r>
              <m:sSub>
                <m:sSubPr>
                  <m:ctrlPr>
                    <w:del w:id="1489" w:author="wei ganchao" w:date="2022-01-13T18:16:00Z">
                      <w:rPr>
                        <w:rFonts w:ascii="Cambria Math" w:hAnsi="Cambria Math"/>
                        <w:i/>
                      </w:rPr>
                    </w:del>
                  </m:ctrlPr>
                </m:sSubPr>
                <m:e>
                  <m:r>
                    <w:del w:id="1490" w:author="wei ganchao" w:date="2022-01-13T18:16:00Z">
                      <w:rPr>
                        <w:rFonts w:ascii="Cambria Math" w:hAnsi="Cambria Math"/>
                      </w:rPr>
                      <m:t>λ</m:t>
                    </w:del>
                  </m:r>
                </m:e>
                <m:sub>
                  <m:r>
                    <w:del w:id="1491" w:author="wei ganchao" w:date="2022-01-13T18:16:00Z">
                      <w:rPr>
                        <w:rFonts w:ascii="Cambria Math" w:hAnsi="Cambria Math"/>
                      </w:rPr>
                      <m:t>it</m:t>
                    </w:del>
                  </m:r>
                </m:sub>
              </m:sSub>
            </m:den>
          </m:f>
          <m:r>
            <w:del w:id="1492" w:author="wei ganchao" w:date="2022-01-13T18:16:00Z">
              <w:rPr>
                <w:rFonts w:ascii="Cambria Math" w:hAnsi="Cambria Math"/>
              </w:rPr>
              <m:t>=</m:t>
            </w:del>
          </m:r>
          <m:f>
            <m:fPr>
              <m:ctrlPr>
                <w:del w:id="1493" w:author="wei ganchao" w:date="2022-01-13T18:16:00Z">
                  <w:rPr>
                    <w:rFonts w:ascii="Cambria Math" w:hAnsi="Cambria Math"/>
                    <w:i/>
                  </w:rPr>
                </w:del>
              </m:ctrlPr>
            </m:fPr>
            <m:num>
              <m:r>
                <w:del w:id="1494" w:author="wei ganchao" w:date="2022-01-13T18:16:00Z">
                  <w:rPr>
                    <w:rFonts w:ascii="Cambria Math" w:hAnsi="Cambria Math"/>
                  </w:rPr>
                  <m:t>Var</m:t>
                </w:del>
              </m:r>
              <m:d>
                <m:dPr>
                  <m:ctrlPr>
                    <w:del w:id="1495" w:author="wei ganchao" w:date="2022-01-13T18:16:00Z">
                      <w:rPr>
                        <w:rFonts w:ascii="Cambria Math" w:hAnsi="Cambria Math"/>
                        <w:i/>
                      </w:rPr>
                    </w:del>
                  </m:ctrlPr>
                </m:dPr>
                <m:e>
                  <m:sSub>
                    <m:sSubPr>
                      <m:ctrlPr>
                        <w:del w:id="1496" w:author="wei ganchao" w:date="2022-01-13T18:16:00Z">
                          <w:rPr>
                            <w:rFonts w:ascii="Cambria Math" w:hAnsi="Cambria Math"/>
                            <w:i/>
                          </w:rPr>
                        </w:del>
                      </m:ctrlPr>
                    </m:sSubPr>
                    <m:e>
                      <m:r>
                        <w:del w:id="1497" w:author="wei ganchao" w:date="2022-01-13T18:16:00Z">
                          <w:rPr>
                            <w:rFonts w:ascii="Cambria Math" w:hAnsi="Cambria Math"/>
                          </w:rPr>
                          <m:t>Y</m:t>
                        </w:del>
                      </m:r>
                    </m:e>
                    <m:sub>
                      <m:r>
                        <w:del w:id="1498" w:author="wei ganchao" w:date="2022-01-13T18:16:00Z">
                          <w:rPr>
                            <w:rFonts w:ascii="Cambria Math" w:hAnsi="Cambria Math"/>
                          </w:rPr>
                          <m:t>it</m:t>
                        </w:del>
                      </m:r>
                    </m:sub>
                  </m:sSub>
                </m:e>
              </m:d>
            </m:num>
            <m:den>
              <m:sSub>
                <m:sSubPr>
                  <m:ctrlPr>
                    <w:del w:id="1499" w:author="wei ganchao" w:date="2022-01-13T18:16:00Z">
                      <w:rPr>
                        <w:rFonts w:ascii="Cambria Math" w:hAnsi="Cambria Math"/>
                      </w:rPr>
                    </w:del>
                  </m:ctrlPr>
                </m:sSubPr>
                <m:e>
                  <m:r>
                    <w:del w:id="1500" w:author="wei ganchao" w:date="2022-01-13T18:16:00Z">
                      <w:rPr>
                        <w:rFonts w:ascii="Cambria Math" w:hAnsi="Cambria Math"/>
                      </w:rPr>
                      <m:t>λ</m:t>
                    </w:del>
                  </m:r>
                  <m:ctrlPr>
                    <w:del w:id="1501" w:author="wei ganchao" w:date="2022-01-13T18:16:00Z">
                      <w:rPr>
                        <w:rFonts w:ascii="Cambria Math" w:hAnsi="Cambria Math"/>
                        <w:i/>
                      </w:rPr>
                    </w:del>
                  </m:ctrlPr>
                </m:e>
                <m:sub>
                  <m:r>
                    <w:del w:id="1502" w:author="wei ganchao" w:date="2022-01-13T18:16:00Z">
                      <w:rPr>
                        <w:rFonts w:ascii="Cambria Math" w:hAnsi="Cambria Math"/>
                      </w:rPr>
                      <m:t>it</m:t>
                    </w:del>
                  </m:r>
                </m:sub>
              </m:sSub>
            </m:den>
          </m:f>
          <m:r>
            <w:del w:id="1503" w:author="wei ganchao" w:date="2022-01-13T18:16:00Z">
              <m:rPr>
                <m:sty m:val="p"/>
              </m:rPr>
              <w:rPr>
                <w:rFonts w:ascii="Cambria Math" w:hAnsi="Cambria Math"/>
              </w:rPr>
              <w:br/>
            </w:del>
          </m:r>
        </m:oMath>
        <m:oMath>
          <m:f>
            <m:fPr>
              <m:ctrlPr>
                <w:del w:id="1504" w:author="wei ganchao" w:date="2022-01-13T18:16:00Z">
                  <w:rPr>
                    <w:rFonts w:ascii="Cambria Math" w:hAnsi="Cambria Math"/>
                    <w:i/>
                  </w:rPr>
                </w:del>
              </m:ctrlPr>
            </m:fPr>
            <m:num>
              <m:r>
                <w:del w:id="1505" w:author="wei ganchao" w:date="2022-01-13T18:16:00Z">
                  <w:rPr>
                    <w:rFonts w:ascii="Cambria Math" w:hAnsi="Cambria Math"/>
                  </w:rPr>
                  <m:t>∂</m:t>
                </w:del>
              </m:r>
              <m:sSub>
                <m:sSubPr>
                  <m:ctrlPr>
                    <w:del w:id="1506" w:author="wei ganchao" w:date="2022-01-13T18:16:00Z">
                      <w:rPr>
                        <w:rFonts w:ascii="Cambria Math" w:hAnsi="Cambria Math"/>
                        <w:i/>
                      </w:rPr>
                    </w:del>
                  </m:ctrlPr>
                </m:sSubPr>
                <m:e>
                  <m:r>
                    <w:del w:id="1507" w:author="wei ganchao" w:date="2022-01-13T18:16:00Z">
                      <w:rPr>
                        <w:rFonts w:ascii="Cambria Math" w:hAnsi="Cambria Math"/>
                      </w:rPr>
                      <m:t>δ</m:t>
                    </w:del>
                  </m:r>
                </m:e>
                <m:sub>
                  <m:r>
                    <w:del w:id="1508" w:author="wei ganchao" w:date="2022-01-13T18:16:00Z">
                      <w:rPr>
                        <w:rFonts w:ascii="Cambria Math" w:hAnsi="Cambria Math"/>
                      </w:rPr>
                      <m:t>it</m:t>
                    </w:del>
                  </m:r>
                </m:sub>
              </m:sSub>
            </m:num>
            <m:den>
              <m:r>
                <w:del w:id="1509" w:author="wei ganchao" w:date="2022-01-13T18:16:00Z">
                  <w:rPr>
                    <w:rFonts w:ascii="Cambria Math" w:hAnsi="Cambria Math"/>
                  </w:rPr>
                  <m:t>∂</m:t>
                </w:del>
              </m:r>
              <m:sSub>
                <m:sSubPr>
                  <m:ctrlPr>
                    <w:del w:id="1510" w:author="wei ganchao" w:date="2022-01-13T18:16:00Z">
                      <w:rPr>
                        <w:rFonts w:ascii="Cambria Math" w:hAnsi="Cambria Math"/>
                        <w:i/>
                      </w:rPr>
                    </w:del>
                  </m:ctrlPr>
                </m:sSubPr>
                <m:e>
                  <m:r>
                    <w:del w:id="1511" w:author="wei ganchao" w:date="2022-01-13T18:16:00Z">
                      <w:rPr>
                        <w:rFonts w:ascii="Cambria Math" w:hAnsi="Cambria Math"/>
                      </w:rPr>
                      <m:t>ν</m:t>
                    </w:del>
                  </m:r>
                </m:e>
                <m:sub>
                  <m:r>
                    <w:del w:id="1512" w:author="wei ganchao" w:date="2022-01-13T18:16:00Z">
                      <w:rPr>
                        <w:rFonts w:ascii="Cambria Math" w:hAnsi="Cambria Math"/>
                      </w:rPr>
                      <m:t>it</m:t>
                    </w:del>
                  </m:r>
                </m:sub>
              </m:sSub>
            </m:den>
          </m:f>
          <m:r>
            <w:del w:id="1513" w:author="wei ganchao" w:date="2022-01-13T18:16:00Z">
              <w:rPr>
                <w:rFonts w:ascii="Cambria Math" w:hAnsi="Cambria Math"/>
              </w:rPr>
              <m:t>=</m:t>
            </w:del>
          </m:r>
          <m:f>
            <m:fPr>
              <m:ctrlPr>
                <w:del w:id="1514" w:author="wei ganchao" w:date="2022-01-13T18:16:00Z">
                  <w:rPr>
                    <w:rFonts w:ascii="Cambria Math" w:hAnsi="Cambria Math"/>
                    <w:i/>
                  </w:rPr>
                </w:del>
              </m:ctrlPr>
            </m:fPr>
            <m:num>
              <m:sSup>
                <m:sSupPr>
                  <m:ctrlPr>
                    <w:del w:id="1515" w:author="wei ganchao" w:date="2022-01-13T18:16:00Z">
                      <w:rPr>
                        <w:rFonts w:ascii="Cambria Math" w:hAnsi="Cambria Math"/>
                        <w:i/>
                      </w:rPr>
                    </w:del>
                  </m:ctrlPr>
                </m:sSupPr>
                <m:e>
                  <m:r>
                    <w:del w:id="1516" w:author="wei ganchao" w:date="2022-01-13T18:16:00Z">
                      <w:rPr>
                        <w:rFonts w:ascii="Cambria Math" w:hAnsi="Cambria Math"/>
                      </w:rPr>
                      <m:t>∂</m:t>
                    </w:del>
                  </m:r>
                </m:e>
                <m:sup>
                  <m:r>
                    <w:del w:id="1517" w:author="wei ganchao" w:date="2022-01-13T18:16:00Z">
                      <w:rPr>
                        <w:rFonts w:ascii="Cambria Math" w:hAnsi="Cambria Math"/>
                      </w:rPr>
                      <m:t>2</m:t>
                    </w:del>
                  </m:r>
                </m:sup>
              </m:sSup>
              <m:func>
                <m:funcPr>
                  <m:ctrlPr>
                    <w:del w:id="1518" w:author="wei ganchao" w:date="2022-01-13T18:16:00Z">
                      <w:rPr>
                        <w:rFonts w:ascii="Cambria Math" w:hAnsi="Cambria Math"/>
                        <w:i/>
                        <w:iCs/>
                      </w:rPr>
                    </w:del>
                  </m:ctrlPr>
                </m:funcPr>
                <m:fName>
                  <m:r>
                    <w:del w:id="1519" w:author="wei ganchao" w:date="2022-01-13T18:16:00Z">
                      <m:rPr>
                        <m:sty m:val="p"/>
                      </m:rPr>
                      <w:rPr>
                        <w:rFonts w:ascii="Cambria Math" w:hAnsi="Cambria Math"/>
                      </w:rPr>
                      <m:t>log</m:t>
                    </w:del>
                  </m:r>
                </m:fName>
                <m:e>
                  <m:sSub>
                    <m:sSubPr>
                      <m:ctrlPr>
                        <w:del w:id="1520" w:author="wei ganchao" w:date="2022-01-13T18:16:00Z">
                          <w:rPr>
                            <w:rFonts w:ascii="Cambria Math" w:hAnsi="Cambria Math"/>
                            <w:i/>
                            <w:iCs/>
                          </w:rPr>
                        </w:del>
                      </m:ctrlPr>
                    </m:sSubPr>
                    <m:e>
                      <m:r>
                        <w:del w:id="1521" w:author="wei ganchao" w:date="2022-01-13T18:16:00Z">
                          <w:rPr>
                            <w:rFonts w:ascii="Cambria Math" w:hAnsi="Cambria Math"/>
                          </w:rPr>
                          <m:t>Z</m:t>
                        </w:del>
                      </m:r>
                    </m:e>
                    <m:sub>
                      <m:r>
                        <w:del w:id="1522" w:author="wei ganchao" w:date="2022-01-13T18:16:00Z">
                          <w:rPr>
                            <w:rFonts w:ascii="Cambria Math" w:hAnsi="Cambria Math"/>
                          </w:rPr>
                          <m:t>it</m:t>
                        </w:del>
                      </m:r>
                    </m:sub>
                  </m:sSub>
                </m:e>
              </m:func>
            </m:num>
            <m:den>
              <m:r>
                <w:del w:id="1523" w:author="wei ganchao" w:date="2022-01-13T18:16:00Z">
                  <w:rPr>
                    <w:rFonts w:ascii="Cambria Math" w:hAnsi="Cambria Math"/>
                  </w:rPr>
                  <m:t>∂</m:t>
                </w:del>
              </m:r>
              <m:func>
                <m:funcPr>
                  <m:ctrlPr>
                    <w:del w:id="1524" w:author="wei ganchao" w:date="2022-01-13T18:16:00Z">
                      <w:rPr>
                        <w:rFonts w:ascii="Cambria Math" w:hAnsi="Cambria Math"/>
                        <w:i/>
                      </w:rPr>
                    </w:del>
                  </m:ctrlPr>
                </m:funcPr>
                <m:fName>
                  <m:r>
                    <w:del w:id="1525" w:author="wei ganchao" w:date="2022-01-13T18:16:00Z">
                      <m:rPr>
                        <m:sty m:val="p"/>
                      </m:rPr>
                      <w:rPr>
                        <w:rFonts w:ascii="Cambria Math" w:hAnsi="Cambria Math"/>
                      </w:rPr>
                      <m:t>log</m:t>
                    </w:del>
                  </m:r>
                </m:fName>
                <m:e>
                  <m:sSub>
                    <m:sSubPr>
                      <m:ctrlPr>
                        <w:del w:id="1526" w:author="wei ganchao" w:date="2022-01-13T18:16:00Z">
                          <w:rPr>
                            <w:rFonts w:ascii="Cambria Math" w:hAnsi="Cambria Math"/>
                            <w:i/>
                          </w:rPr>
                        </w:del>
                      </m:ctrlPr>
                    </m:sSubPr>
                    <m:e>
                      <m:r>
                        <w:del w:id="1527" w:author="wei ganchao" w:date="2022-01-13T18:16:00Z">
                          <w:rPr>
                            <w:rFonts w:ascii="Cambria Math" w:hAnsi="Cambria Math"/>
                          </w:rPr>
                          <m:t>λ</m:t>
                        </w:del>
                      </m:r>
                    </m:e>
                    <m:sub>
                      <m:r>
                        <w:del w:id="1528" w:author="wei ganchao" w:date="2022-01-13T18:16:00Z">
                          <w:rPr>
                            <w:rFonts w:ascii="Cambria Math" w:hAnsi="Cambria Math"/>
                          </w:rPr>
                          <m:t>it</m:t>
                        </w:del>
                      </m:r>
                    </m:sub>
                  </m:sSub>
                </m:e>
              </m:func>
              <m:r>
                <w:del w:id="1529" w:author="wei ganchao" w:date="2022-01-13T18:16:00Z">
                  <w:rPr>
                    <w:rFonts w:ascii="Cambria Math" w:hAnsi="Cambria Math"/>
                  </w:rPr>
                  <m:t>∂</m:t>
                </w:del>
              </m:r>
              <m:sSub>
                <m:sSubPr>
                  <m:ctrlPr>
                    <w:del w:id="1530" w:author="wei ganchao" w:date="2022-01-13T18:16:00Z">
                      <w:rPr>
                        <w:rFonts w:ascii="Cambria Math" w:hAnsi="Cambria Math"/>
                        <w:i/>
                      </w:rPr>
                    </w:del>
                  </m:ctrlPr>
                </m:sSubPr>
                <m:e>
                  <m:r>
                    <w:del w:id="1531" w:author="wei ganchao" w:date="2022-01-13T18:16:00Z">
                      <w:rPr>
                        <w:rFonts w:ascii="Cambria Math" w:hAnsi="Cambria Math"/>
                      </w:rPr>
                      <m:t>ν</m:t>
                    </w:del>
                  </m:r>
                </m:e>
                <m:sub>
                  <m:r>
                    <w:del w:id="1532" w:author="wei ganchao" w:date="2022-01-13T18:16:00Z">
                      <w:rPr>
                        <w:rFonts w:ascii="Cambria Math" w:hAnsi="Cambria Math"/>
                      </w:rPr>
                      <m:t>it</m:t>
                    </w:del>
                  </m:r>
                </m:sub>
              </m:sSub>
            </m:den>
          </m:f>
          <m:r>
            <w:del w:id="1533" w:author="wei ganchao" w:date="2022-01-13T18:16:00Z">
              <w:rPr>
                <w:rFonts w:ascii="Cambria Math" w:hAnsi="Cambria Math"/>
              </w:rPr>
              <m:t>=-Cov(</m:t>
            </w:del>
          </m:r>
          <m:sSub>
            <m:sSubPr>
              <m:ctrlPr>
                <w:del w:id="1534" w:author="wei ganchao" w:date="2022-01-13T18:16:00Z">
                  <w:rPr>
                    <w:rFonts w:ascii="Cambria Math" w:hAnsi="Cambria Math"/>
                    <w:i/>
                  </w:rPr>
                </w:del>
              </m:ctrlPr>
            </m:sSubPr>
            <m:e>
              <m:r>
                <w:del w:id="1535" w:author="wei ganchao" w:date="2022-01-13T18:16:00Z">
                  <w:rPr>
                    <w:rFonts w:ascii="Cambria Math" w:hAnsi="Cambria Math"/>
                  </w:rPr>
                  <m:t>Y</m:t>
                </w:del>
              </m:r>
            </m:e>
            <m:sub>
              <m:r>
                <w:del w:id="1536" w:author="wei ganchao" w:date="2022-01-13T18:16:00Z">
                  <w:rPr>
                    <w:rFonts w:ascii="Cambria Math" w:hAnsi="Cambria Math"/>
                  </w:rPr>
                  <m:t>it</m:t>
                </w:del>
              </m:r>
            </m:sub>
          </m:sSub>
          <m:r>
            <w:del w:id="1537" w:author="wei ganchao" w:date="2022-01-13T18:16:00Z">
              <w:rPr>
                <w:rFonts w:ascii="Cambria Math" w:hAnsi="Cambria Math"/>
              </w:rPr>
              <m:t>,</m:t>
            </w:del>
          </m:r>
          <m:func>
            <m:funcPr>
              <m:ctrlPr>
                <w:del w:id="1538" w:author="wei ganchao" w:date="2022-01-13T18:16:00Z">
                  <w:rPr>
                    <w:rFonts w:ascii="Cambria Math" w:hAnsi="Cambria Math"/>
                    <w:i/>
                  </w:rPr>
                </w:del>
              </m:ctrlPr>
            </m:funcPr>
            <m:fName>
              <m:r>
                <w:del w:id="1539" w:author="wei ganchao" w:date="2022-01-13T18:16:00Z">
                  <m:rPr>
                    <m:sty m:val="p"/>
                  </m:rPr>
                  <w:rPr>
                    <w:rFonts w:ascii="Cambria Math" w:hAnsi="Cambria Math"/>
                  </w:rPr>
                  <m:t>log</m:t>
                </w:del>
              </m:r>
            </m:fName>
            <m:e>
              <m:sSub>
                <m:sSubPr>
                  <m:ctrlPr>
                    <w:del w:id="1540" w:author="wei ganchao" w:date="2022-01-13T18:16:00Z">
                      <w:rPr>
                        <w:rFonts w:ascii="Cambria Math" w:hAnsi="Cambria Math"/>
                        <w:i/>
                      </w:rPr>
                    </w:del>
                  </m:ctrlPr>
                </m:sSubPr>
                <m:e>
                  <m:r>
                    <w:del w:id="1541" w:author="wei ganchao" w:date="2022-01-13T18:16:00Z">
                      <w:rPr>
                        <w:rFonts w:ascii="Cambria Math" w:hAnsi="Cambria Math"/>
                      </w:rPr>
                      <m:t>Y</m:t>
                    </w:del>
                  </m:r>
                </m:e>
                <m:sub>
                  <m:r>
                    <w:del w:id="1542" w:author="wei ganchao" w:date="2022-01-13T18:16:00Z">
                      <w:rPr>
                        <w:rFonts w:ascii="Cambria Math" w:hAnsi="Cambria Math"/>
                      </w:rPr>
                      <m:t>it</m:t>
                    </w:del>
                  </m:r>
                </m:sub>
              </m:sSub>
              <m:r>
                <w:del w:id="1543" w:author="wei ganchao" w:date="2022-01-13T18:16:00Z">
                  <w:rPr>
                    <w:rFonts w:ascii="Cambria Math" w:hAnsi="Cambria Math"/>
                  </w:rPr>
                  <m:t>!</m:t>
                </w:del>
              </m:r>
            </m:e>
          </m:func>
          <m:r>
            <w:del w:id="1544"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45" w:author="wei ganchao" w:date="2022-01-13T18:16:00Z"/>
        </w:rPr>
        <w:pPrChange w:id="1546" w:author="wei ganchao" w:date="2022-01-13T18:16:00Z">
          <w:pPr/>
        </w:pPrChange>
      </w:pPr>
    </w:p>
    <w:p w14:paraId="29AF388C" w14:textId="03DAD307" w:rsidR="00245114" w:rsidRPr="00946536" w:rsidDel="00CE6C00" w:rsidRDefault="00817235">
      <w:pPr>
        <w:keepNext/>
        <w:keepLines/>
        <w:spacing w:before="40"/>
        <w:jc w:val="left"/>
        <w:outlineLvl w:val="1"/>
        <w:rPr>
          <w:del w:id="1547" w:author="wei ganchao" w:date="2022-01-08T15:04:00Z"/>
          <w:lang w:eastAsia="zh-CN"/>
        </w:rPr>
        <w:pPrChange w:id="1548" w:author="wei ganchao" w:date="2022-01-13T18:16:00Z">
          <w:pPr>
            <w:jc w:val="left"/>
          </w:pPr>
        </w:pPrChange>
      </w:pPr>
      <w:del w:id="1549"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50" w:author="wei ganchao" w:date="2022-01-13T18:16:00Z">
            <w:rPr>
              <w:rFonts w:ascii="Cambria Math" w:hAnsi="Cambria Math"/>
            </w:rPr>
            <m:t>E</m:t>
          </w:del>
        </m:r>
        <m:d>
          <m:dPr>
            <m:ctrlPr>
              <w:del w:id="1551" w:author="wei ganchao" w:date="2022-01-13T18:16:00Z">
                <w:rPr>
                  <w:rFonts w:ascii="Cambria Math" w:hAnsi="Cambria Math"/>
                  <w:i/>
                </w:rPr>
              </w:del>
            </m:ctrlPr>
          </m:dPr>
          <m:e>
            <m:r>
              <w:del w:id="1552" w:author="wei ganchao" w:date="2022-01-13T18:16:00Z">
                <w:rPr>
                  <w:rFonts w:ascii="Cambria Math" w:hAnsi="Cambria Math"/>
                </w:rPr>
                <m:t>Y</m:t>
              </w:del>
            </m:r>
          </m:e>
        </m:d>
        <m:r>
          <w:del w:id="1553" w:author="wei ganchao" w:date="2022-01-13T18:16:00Z">
            <w:rPr>
              <w:rFonts w:ascii="Cambria Math" w:hAnsi="Cambria Math"/>
            </w:rPr>
            <m:t>≈</m:t>
          </w:del>
        </m:r>
        <m:sSup>
          <m:sSupPr>
            <m:ctrlPr>
              <w:del w:id="1554" w:author="wei ganchao" w:date="2022-01-13T18:16:00Z">
                <w:rPr>
                  <w:rFonts w:ascii="Cambria Math" w:hAnsi="Cambria Math"/>
                  <w:i/>
                </w:rPr>
              </w:del>
            </m:ctrlPr>
          </m:sSupPr>
          <m:e>
            <m:r>
              <w:del w:id="1555" w:author="wei ganchao" w:date="2022-01-13T18:16:00Z">
                <w:rPr>
                  <w:rFonts w:ascii="Cambria Math" w:hAnsi="Cambria Math"/>
                </w:rPr>
                <m:t>λ</m:t>
              </w:del>
            </m:r>
          </m:e>
          <m:sup>
            <m:r>
              <w:del w:id="1556" w:author="wei ganchao" w:date="2022-01-13T18:16:00Z">
                <w:rPr>
                  <w:rFonts w:ascii="Cambria Math" w:hAnsi="Cambria Math"/>
                </w:rPr>
                <m:t>1/ν</m:t>
              </w:del>
            </m:r>
          </m:sup>
        </m:sSup>
        <m:r>
          <w:del w:id="1557" w:author="wei ganchao" w:date="2022-01-13T18:16:00Z">
            <w:rPr>
              <w:rFonts w:ascii="Cambria Math" w:hAnsi="Cambria Math"/>
            </w:rPr>
            <m:t>-</m:t>
          </w:del>
        </m:r>
        <m:f>
          <m:fPr>
            <m:ctrlPr>
              <w:del w:id="1558" w:author="wei ganchao" w:date="2022-01-13T18:16:00Z">
                <w:rPr>
                  <w:rFonts w:ascii="Cambria Math" w:hAnsi="Cambria Math"/>
                  <w:i/>
                </w:rPr>
              </w:del>
            </m:ctrlPr>
          </m:fPr>
          <m:num>
            <m:r>
              <w:del w:id="1559" w:author="wei ganchao" w:date="2022-01-13T18:16:00Z">
                <w:rPr>
                  <w:rFonts w:ascii="Cambria Math" w:hAnsi="Cambria Math"/>
                </w:rPr>
                <m:t>ν-1</m:t>
              </w:del>
            </m:r>
          </m:num>
          <m:den>
            <m:r>
              <w:del w:id="1560" w:author="wei ganchao" w:date="2022-01-13T18:16:00Z">
                <w:rPr>
                  <w:rFonts w:ascii="Cambria Math" w:hAnsi="Cambria Math"/>
                </w:rPr>
                <m:t>2ν</m:t>
              </w:del>
            </m:r>
          </m:den>
        </m:f>
      </m:oMath>
      <w:del w:id="1561" w:author="wei ganchao" w:date="2022-01-13T18:16:00Z">
        <w:r w:rsidR="00946536" w:rsidDel="00FF27D1">
          <w:delText xml:space="preserve"> when </w:delText>
        </w:r>
      </w:del>
      <m:oMath>
        <m:r>
          <w:del w:id="1562" w:author="wei ganchao" w:date="2022-01-13T18:16:00Z">
            <w:rPr>
              <w:rFonts w:ascii="Cambria Math" w:hAnsi="Cambria Math"/>
            </w:rPr>
            <m:t>ν≤1</m:t>
          </w:del>
        </m:r>
      </m:oMath>
      <w:del w:id="1563" w:author="wei ganchao" w:date="2022-01-13T18:16:00Z">
        <w:r w:rsidR="00946536" w:rsidDel="00FF27D1">
          <w:delText xml:space="preserve"> or </w:delText>
        </w:r>
      </w:del>
      <m:oMath>
        <m:r>
          <w:del w:id="1564" w:author="wei ganchao" w:date="2022-01-13T18:16:00Z">
            <w:rPr>
              <w:rFonts w:ascii="Cambria Math" w:hAnsi="Cambria Math"/>
            </w:rPr>
            <m:t>λ&gt;</m:t>
          </w:del>
        </m:r>
        <m:sSup>
          <m:sSupPr>
            <m:ctrlPr>
              <w:del w:id="1565" w:author="wei ganchao" w:date="2022-01-13T18:16:00Z">
                <w:rPr>
                  <w:rFonts w:ascii="Cambria Math" w:hAnsi="Cambria Math"/>
                  <w:i/>
                </w:rPr>
              </w:del>
            </m:ctrlPr>
          </m:sSupPr>
          <m:e>
            <m:r>
              <w:del w:id="1566" w:author="wei ganchao" w:date="2022-01-13T18:16:00Z">
                <w:rPr>
                  <w:rFonts w:ascii="Cambria Math" w:hAnsi="Cambria Math"/>
                </w:rPr>
                <m:t>10</m:t>
              </w:del>
            </m:r>
          </m:e>
          <m:sup>
            <m:r>
              <w:del w:id="1567" w:author="wei ganchao" w:date="2022-01-13T18:16:00Z">
                <w:rPr>
                  <w:rFonts w:ascii="Cambria Math" w:hAnsi="Cambria Math"/>
                </w:rPr>
                <m:t>ν</m:t>
              </w:del>
            </m:r>
          </m:sup>
        </m:sSup>
      </m:oMath>
      <w:del w:id="1568" w:author="wei ganchao" w:date="2022-01-13T18:16:00Z">
        <w:r w:rsidR="00946536" w:rsidDel="00FF27D1">
          <w:delText xml:space="preserve">. Then </w:delText>
        </w:r>
      </w:del>
      <m:oMath>
        <m:f>
          <m:fPr>
            <m:ctrlPr>
              <w:del w:id="1569" w:author="wei ganchao" w:date="2022-01-13T18:16:00Z">
                <w:rPr>
                  <w:rFonts w:ascii="Cambria Math" w:hAnsi="Cambria Math"/>
                  <w:i/>
                </w:rPr>
              </w:del>
            </m:ctrlPr>
          </m:fPr>
          <m:num>
            <m:r>
              <w:del w:id="1570" w:author="wei ganchao" w:date="2022-01-13T18:16:00Z">
                <w:rPr>
                  <w:rFonts w:ascii="Cambria Math" w:hAnsi="Cambria Math"/>
                </w:rPr>
                <m:t>∂</m:t>
              </w:del>
            </m:r>
            <m:sSub>
              <m:sSubPr>
                <m:ctrlPr>
                  <w:del w:id="1571" w:author="wei ganchao" w:date="2022-01-13T18:16:00Z">
                    <w:rPr>
                      <w:rFonts w:ascii="Cambria Math" w:hAnsi="Cambria Math"/>
                      <w:i/>
                    </w:rPr>
                  </w:del>
                </m:ctrlPr>
              </m:sSubPr>
              <m:e>
                <m:r>
                  <w:del w:id="1572" w:author="wei ganchao" w:date="2022-01-13T18:16:00Z">
                    <w:rPr>
                      <w:rFonts w:ascii="Cambria Math" w:hAnsi="Cambria Math"/>
                    </w:rPr>
                    <m:t>δ</m:t>
                  </w:del>
                </m:r>
              </m:e>
              <m:sub>
                <m:r>
                  <w:del w:id="1573" w:author="wei ganchao" w:date="2022-01-13T18:16:00Z">
                    <w:rPr>
                      <w:rFonts w:ascii="Cambria Math" w:hAnsi="Cambria Math"/>
                    </w:rPr>
                    <m:t>it</m:t>
                  </w:del>
                </m:r>
              </m:sub>
            </m:sSub>
          </m:num>
          <m:den>
            <m:r>
              <w:del w:id="1574" w:author="wei ganchao" w:date="2022-01-13T18:16:00Z">
                <w:rPr>
                  <w:rFonts w:ascii="Cambria Math" w:hAnsi="Cambria Math"/>
                </w:rPr>
                <m:t>∂</m:t>
              </w:del>
            </m:r>
            <m:sSub>
              <m:sSubPr>
                <m:ctrlPr>
                  <w:del w:id="1575" w:author="wei ganchao" w:date="2022-01-13T18:16:00Z">
                    <w:rPr>
                      <w:rFonts w:ascii="Cambria Math" w:hAnsi="Cambria Math"/>
                      <w:i/>
                    </w:rPr>
                  </w:del>
                </m:ctrlPr>
              </m:sSubPr>
              <m:e>
                <m:r>
                  <w:del w:id="1576" w:author="wei ganchao" w:date="2022-01-13T18:16:00Z">
                    <w:rPr>
                      <w:rFonts w:ascii="Cambria Math" w:hAnsi="Cambria Math"/>
                    </w:rPr>
                    <m:t>λ</m:t>
                  </w:del>
                </m:r>
              </m:e>
              <m:sub>
                <m:r>
                  <w:del w:id="1577" w:author="wei ganchao" w:date="2022-01-13T18:16:00Z">
                    <w:rPr>
                      <w:rFonts w:ascii="Cambria Math" w:hAnsi="Cambria Math"/>
                    </w:rPr>
                    <m:t>it</m:t>
                  </w:del>
                </m:r>
              </m:sub>
            </m:sSub>
          </m:den>
        </m:f>
        <m:r>
          <w:del w:id="1578" w:author="wei ganchao" w:date="2022-01-13T18:16:00Z">
            <w:rPr>
              <w:rFonts w:ascii="Cambria Math" w:hAnsi="Cambria Math"/>
            </w:rPr>
            <m:t>≈</m:t>
          </w:del>
        </m:r>
        <m:f>
          <m:fPr>
            <m:ctrlPr>
              <w:del w:id="1579" w:author="wei ganchao" w:date="2022-01-13T18:16:00Z">
                <w:rPr>
                  <w:rFonts w:ascii="Cambria Math" w:hAnsi="Cambria Math"/>
                  <w:i/>
                </w:rPr>
              </w:del>
            </m:ctrlPr>
          </m:fPr>
          <m:num>
            <m:r>
              <w:del w:id="1580" w:author="wei ganchao" w:date="2022-01-13T18:16:00Z">
                <w:rPr>
                  <w:rFonts w:ascii="Cambria Math" w:hAnsi="Cambria Math"/>
                </w:rPr>
                <m:t>1</m:t>
              </w:del>
            </m:r>
          </m:num>
          <m:den>
            <m:sSub>
              <m:sSubPr>
                <m:ctrlPr>
                  <w:del w:id="1581" w:author="wei ganchao" w:date="2022-01-13T18:16:00Z">
                    <w:rPr>
                      <w:rFonts w:ascii="Cambria Math" w:hAnsi="Cambria Math"/>
                      <w:i/>
                    </w:rPr>
                  </w:del>
                </m:ctrlPr>
              </m:sSubPr>
              <m:e>
                <m:r>
                  <w:del w:id="1582" w:author="wei ganchao" w:date="2022-01-13T18:16:00Z">
                    <w:rPr>
                      <w:rFonts w:ascii="Cambria Math" w:hAnsi="Cambria Math"/>
                    </w:rPr>
                    <m:t>ν</m:t>
                  </w:del>
                </m:r>
              </m:e>
              <m:sub>
                <m:r>
                  <w:del w:id="1583" w:author="wei ganchao" w:date="2022-01-13T18:16:00Z">
                    <w:rPr>
                      <w:rFonts w:ascii="Cambria Math" w:hAnsi="Cambria Math"/>
                    </w:rPr>
                    <m:t>it</m:t>
                  </w:del>
                </m:r>
              </m:sub>
            </m:sSub>
          </m:den>
        </m:f>
        <m:sSubSup>
          <m:sSubSupPr>
            <m:ctrlPr>
              <w:del w:id="1584" w:author="wei ganchao" w:date="2022-01-13T18:16:00Z">
                <w:rPr>
                  <w:rFonts w:ascii="Cambria Math" w:hAnsi="Cambria Math"/>
                  <w:i/>
                </w:rPr>
              </w:del>
            </m:ctrlPr>
          </m:sSubSupPr>
          <m:e>
            <m:r>
              <w:del w:id="1585" w:author="wei ganchao" w:date="2022-01-13T18:16:00Z">
                <w:rPr>
                  <w:rFonts w:ascii="Cambria Math" w:hAnsi="Cambria Math"/>
                </w:rPr>
                <m:t>λ</m:t>
              </w:del>
            </m:r>
          </m:e>
          <m:sub>
            <m:r>
              <w:del w:id="1586" w:author="wei ganchao" w:date="2022-01-13T18:16:00Z">
                <w:rPr>
                  <w:rFonts w:ascii="Cambria Math" w:hAnsi="Cambria Math"/>
                </w:rPr>
                <m:t>it</m:t>
              </w:del>
            </m:r>
          </m:sub>
          <m:sup>
            <m:r>
              <w:del w:id="1587" w:author="wei ganchao" w:date="2022-01-13T18:16:00Z">
                <w:rPr>
                  <w:rFonts w:ascii="Cambria Math" w:hAnsi="Cambria Math"/>
                </w:rPr>
                <m:t>1/</m:t>
              </w:del>
            </m:r>
            <m:sSub>
              <m:sSubPr>
                <m:ctrlPr>
                  <w:del w:id="1588" w:author="wei ganchao" w:date="2022-01-13T18:16:00Z">
                    <w:rPr>
                      <w:rFonts w:ascii="Cambria Math" w:hAnsi="Cambria Math"/>
                      <w:i/>
                    </w:rPr>
                  </w:del>
                </m:ctrlPr>
              </m:sSubPr>
              <m:e>
                <m:r>
                  <w:del w:id="1589" w:author="wei ganchao" w:date="2022-01-13T18:16:00Z">
                    <w:rPr>
                      <w:rFonts w:ascii="Cambria Math" w:hAnsi="Cambria Math"/>
                    </w:rPr>
                    <m:t>ν</m:t>
                  </w:del>
                </m:r>
              </m:e>
              <m:sub>
                <m:r>
                  <w:del w:id="1590" w:author="wei ganchao" w:date="2022-01-13T18:16:00Z">
                    <w:rPr>
                      <w:rFonts w:ascii="Cambria Math" w:hAnsi="Cambria Math"/>
                    </w:rPr>
                    <m:t>it</m:t>
                  </w:del>
                </m:r>
              </m:sub>
            </m:sSub>
            <m:r>
              <w:del w:id="1591" w:author="wei ganchao" w:date="2022-01-13T18:16:00Z">
                <w:rPr>
                  <w:rFonts w:ascii="Cambria Math" w:hAnsi="Cambria Math"/>
                </w:rPr>
                <m:t>-1</m:t>
              </w:del>
            </m:r>
          </m:sup>
        </m:sSubSup>
      </m:oMath>
      <w:del w:id="1592" w:author="wei ganchao" w:date="2022-01-13T18:16:00Z">
        <w:r w:rsidR="00946536" w:rsidDel="00FF27D1">
          <w:delText xml:space="preserve"> and </w:delText>
        </w:r>
      </w:del>
      <m:oMath>
        <m:f>
          <m:fPr>
            <m:ctrlPr>
              <w:del w:id="1593" w:author="wei ganchao" w:date="2022-01-13T18:16:00Z">
                <w:rPr>
                  <w:rFonts w:ascii="Cambria Math" w:hAnsi="Cambria Math"/>
                  <w:i/>
                </w:rPr>
              </w:del>
            </m:ctrlPr>
          </m:fPr>
          <m:num>
            <m:r>
              <w:del w:id="1594" w:author="wei ganchao" w:date="2022-01-13T18:16:00Z">
                <w:rPr>
                  <w:rFonts w:ascii="Cambria Math" w:hAnsi="Cambria Math"/>
                </w:rPr>
                <m:t>∂</m:t>
              </w:del>
            </m:r>
            <m:sSub>
              <m:sSubPr>
                <m:ctrlPr>
                  <w:del w:id="1595" w:author="wei ganchao" w:date="2022-01-13T18:16:00Z">
                    <w:rPr>
                      <w:rFonts w:ascii="Cambria Math" w:hAnsi="Cambria Math"/>
                      <w:i/>
                    </w:rPr>
                  </w:del>
                </m:ctrlPr>
              </m:sSubPr>
              <m:e>
                <m:r>
                  <w:del w:id="1596" w:author="wei ganchao" w:date="2022-01-13T18:16:00Z">
                    <w:rPr>
                      <w:rFonts w:ascii="Cambria Math" w:hAnsi="Cambria Math"/>
                    </w:rPr>
                    <m:t>δ</m:t>
                  </w:del>
                </m:r>
              </m:e>
              <m:sub>
                <m:r>
                  <w:del w:id="1597" w:author="wei ganchao" w:date="2022-01-13T18:16:00Z">
                    <w:rPr>
                      <w:rFonts w:ascii="Cambria Math" w:hAnsi="Cambria Math"/>
                    </w:rPr>
                    <m:t>it</m:t>
                  </w:del>
                </m:r>
              </m:sub>
            </m:sSub>
          </m:num>
          <m:den>
            <m:r>
              <w:del w:id="1598" w:author="wei ganchao" w:date="2022-01-13T18:16:00Z">
                <w:rPr>
                  <w:rFonts w:ascii="Cambria Math" w:hAnsi="Cambria Math"/>
                </w:rPr>
                <m:t>∂</m:t>
              </w:del>
            </m:r>
            <m:sSub>
              <m:sSubPr>
                <m:ctrlPr>
                  <w:del w:id="1599" w:author="wei ganchao" w:date="2022-01-13T18:16:00Z">
                    <w:rPr>
                      <w:rFonts w:ascii="Cambria Math" w:hAnsi="Cambria Math"/>
                      <w:i/>
                    </w:rPr>
                  </w:del>
                </m:ctrlPr>
              </m:sSubPr>
              <m:e>
                <m:r>
                  <w:del w:id="1600" w:author="wei ganchao" w:date="2022-01-13T18:16:00Z">
                    <w:rPr>
                      <w:rFonts w:ascii="Cambria Math" w:hAnsi="Cambria Math"/>
                    </w:rPr>
                    <m:t>ν</m:t>
                  </w:del>
                </m:r>
              </m:e>
              <m:sub>
                <m:r>
                  <w:del w:id="1601" w:author="wei ganchao" w:date="2022-01-13T18:16:00Z">
                    <w:rPr>
                      <w:rFonts w:ascii="Cambria Math" w:hAnsi="Cambria Math"/>
                    </w:rPr>
                    <m:t>it</m:t>
                  </w:del>
                </m:r>
              </m:sub>
            </m:sSub>
          </m:den>
        </m:f>
        <m:r>
          <w:del w:id="1602" w:author="wei ganchao" w:date="2022-01-13T18:16:00Z">
            <w:rPr>
              <w:rFonts w:ascii="Cambria Math" w:hAnsi="Cambria Math"/>
            </w:rPr>
            <m:t>≈-</m:t>
          </w:del>
        </m:r>
        <m:f>
          <m:fPr>
            <m:ctrlPr>
              <w:del w:id="1603" w:author="wei ganchao" w:date="2022-01-13T18:16:00Z">
                <w:rPr>
                  <w:rFonts w:ascii="Cambria Math" w:hAnsi="Cambria Math"/>
                  <w:i/>
                </w:rPr>
              </w:del>
            </m:ctrlPr>
          </m:fPr>
          <m:num>
            <m:sSubSup>
              <m:sSubSupPr>
                <m:ctrlPr>
                  <w:del w:id="1604" w:author="wei ganchao" w:date="2022-01-13T18:16:00Z">
                    <w:rPr>
                      <w:rFonts w:ascii="Cambria Math" w:hAnsi="Cambria Math"/>
                      <w:i/>
                    </w:rPr>
                  </w:del>
                </m:ctrlPr>
              </m:sSubSupPr>
              <m:e>
                <m:r>
                  <w:del w:id="1605" w:author="wei ganchao" w:date="2022-01-13T18:16:00Z">
                    <w:rPr>
                      <w:rFonts w:ascii="Cambria Math" w:hAnsi="Cambria Math"/>
                    </w:rPr>
                    <m:t>λ</m:t>
                  </w:del>
                </m:r>
              </m:e>
              <m:sub>
                <m:r>
                  <w:del w:id="1606" w:author="wei ganchao" w:date="2022-01-13T18:16:00Z">
                    <w:rPr>
                      <w:rFonts w:ascii="Cambria Math" w:hAnsi="Cambria Math"/>
                    </w:rPr>
                    <m:t>it</m:t>
                  </w:del>
                </m:r>
              </m:sub>
              <m:sup>
                <m:r>
                  <w:del w:id="1607" w:author="wei ganchao" w:date="2022-01-13T18:16:00Z">
                    <w:rPr>
                      <w:rFonts w:ascii="Cambria Math" w:hAnsi="Cambria Math"/>
                    </w:rPr>
                    <m:t>1/</m:t>
                  </w:del>
                </m:r>
                <m:sSub>
                  <m:sSubPr>
                    <m:ctrlPr>
                      <w:del w:id="1608" w:author="wei ganchao" w:date="2022-01-13T18:16:00Z">
                        <w:rPr>
                          <w:rFonts w:ascii="Cambria Math" w:hAnsi="Cambria Math"/>
                          <w:i/>
                        </w:rPr>
                      </w:del>
                    </m:ctrlPr>
                  </m:sSubPr>
                  <m:e>
                    <m:r>
                      <w:del w:id="1609" w:author="wei ganchao" w:date="2022-01-13T18:16:00Z">
                        <w:rPr>
                          <w:rFonts w:ascii="Cambria Math" w:hAnsi="Cambria Math"/>
                        </w:rPr>
                        <m:t>ν</m:t>
                      </w:del>
                    </m:r>
                  </m:e>
                  <m:sub>
                    <m:r>
                      <w:del w:id="1610" w:author="wei ganchao" w:date="2022-01-13T18:16:00Z">
                        <w:rPr>
                          <w:rFonts w:ascii="Cambria Math" w:hAnsi="Cambria Math"/>
                        </w:rPr>
                        <m:t>it</m:t>
                      </w:del>
                    </m:r>
                  </m:sub>
                </m:sSub>
              </m:sup>
            </m:sSubSup>
            <m:func>
              <m:funcPr>
                <m:ctrlPr>
                  <w:del w:id="1611" w:author="wei ganchao" w:date="2022-01-13T18:16:00Z">
                    <w:rPr>
                      <w:rFonts w:ascii="Cambria Math" w:hAnsi="Cambria Math"/>
                      <w:i/>
                    </w:rPr>
                  </w:del>
                </m:ctrlPr>
              </m:funcPr>
              <m:fName>
                <m:r>
                  <w:del w:id="1612" w:author="wei ganchao" w:date="2022-01-13T18:16:00Z">
                    <m:rPr>
                      <m:sty m:val="p"/>
                    </m:rPr>
                    <w:rPr>
                      <w:rFonts w:ascii="Cambria Math" w:hAnsi="Cambria Math"/>
                    </w:rPr>
                    <m:t>log</m:t>
                  </w:del>
                </m:r>
              </m:fName>
              <m:e>
                <m:sSub>
                  <m:sSubPr>
                    <m:ctrlPr>
                      <w:del w:id="1613" w:author="wei ganchao" w:date="2022-01-13T18:16:00Z">
                        <w:rPr>
                          <w:rFonts w:ascii="Cambria Math" w:hAnsi="Cambria Math"/>
                          <w:i/>
                        </w:rPr>
                      </w:del>
                    </m:ctrlPr>
                  </m:sSubPr>
                  <m:e>
                    <m:r>
                      <w:del w:id="1614" w:author="wei ganchao" w:date="2022-01-13T18:16:00Z">
                        <w:rPr>
                          <w:rFonts w:ascii="Cambria Math" w:hAnsi="Cambria Math"/>
                        </w:rPr>
                        <m:t>λ</m:t>
                      </w:del>
                    </m:r>
                  </m:e>
                  <m:sub>
                    <m:r>
                      <w:del w:id="1615" w:author="wei ganchao" w:date="2022-01-13T18:16:00Z">
                        <w:rPr>
                          <w:rFonts w:ascii="Cambria Math" w:hAnsi="Cambria Math"/>
                        </w:rPr>
                        <m:t>it</m:t>
                      </w:del>
                    </m:r>
                  </m:sub>
                </m:sSub>
              </m:e>
            </m:func>
          </m:num>
          <m:den>
            <m:sSubSup>
              <m:sSubSupPr>
                <m:ctrlPr>
                  <w:del w:id="1616" w:author="wei ganchao" w:date="2022-01-13T18:16:00Z">
                    <w:rPr>
                      <w:rFonts w:ascii="Cambria Math" w:hAnsi="Cambria Math"/>
                      <w:i/>
                    </w:rPr>
                  </w:del>
                </m:ctrlPr>
              </m:sSubSupPr>
              <m:e>
                <m:r>
                  <w:del w:id="1617" w:author="wei ganchao" w:date="2022-01-13T18:16:00Z">
                    <w:rPr>
                      <w:rFonts w:ascii="Cambria Math" w:hAnsi="Cambria Math"/>
                    </w:rPr>
                    <m:t>ν</m:t>
                  </w:del>
                </m:r>
              </m:e>
              <m:sub>
                <m:r>
                  <w:del w:id="1618" w:author="wei ganchao" w:date="2022-01-13T18:16:00Z">
                    <w:rPr>
                      <w:rFonts w:ascii="Cambria Math" w:hAnsi="Cambria Math"/>
                    </w:rPr>
                    <m:t>it</m:t>
                  </w:del>
                </m:r>
              </m:sub>
              <m:sup>
                <m:r>
                  <w:del w:id="1619" w:author="wei ganchao" w:date="2022-01-13T18:16:00Z">
                    <w:rPr>
                      <w:rFonts w:ascii="Cambria Math" w:hAnsi="Cambria Math"/>
                    </w:rPr>
                    <m:t>2</m:t>
                  </w:del>
                </m:r>
              </m:sup>
            </m:sSubSup>
          </m:den>
        </m:f>
        <m:r>
          <w:del w:id="1620" w:author="wei ganchao" w:date="2022-01-13T18:16:00Z">
            <w:rPr>
              <w:rFonts w:ascii="Cambria Math" w:hAnsi="Cambria Math"/>
            </w:rPr>
            <m:t>-</m:t>
          </w:del>
        </m:r>
        <m:f>
          <m:fPr>
            <m:ctrlPr>
              <w:del w:id="1621" w:author="wei ganchao" w:date="2022-01-13T18:16:00Z">
                <w:rPr>
                  <w:rFonts w:ascii="Cambria Math" w:hAnsi="Cambria Math"/>
                  <w:i/>
                </w:rPr>
              </w:del>
            </m:ctrlPr>
          </m:fPr>
          <m:num>
            <m:r>
              <w:del w:id="1622" w:author="wei ganchao" w:date="2022-01-13T18:16:00Z">
                <w:rPr>
                  <w:rFonts w:ascii="Cambria Math" w:hAnsi="Cambria Math"/>
                </w:rPr>
                <m:t>1</m:t>
              </w:del>
            </m:r>
          </m:num>
          <m:den>
            <m:r>
              <w:del w:id="1623" w:author="wei ganchao" w:date="2022-01-13T18:16:00Z">
                <w:rPr>
                  <w:rFonts w:ascii="Cambria Math" w:hAnsi="Cambria Math"/>
                </w:rPr>
                <m:t>2</m:t>
              </w:del>
            </m:r>
            <m:sSubSup>
              <m:sSubSupPr>
                <m:ctrlPr>
                  <w:del w:id="1624" w:author="wei ganchao" w:date="2022-01-13T18:16:00Z">
                    <w:rPr>
                      <w:rFonts w:ascii="Cambria Math" w:hAnsi="Cambria Math"/>
                      <w:i/>
                    </w:rPr>
                  </w:del>
                </m:ctrlPr>
              </m:sSubSupPr>
              <m:e>
                <m:r>
                  <w:del w:id="1625" w:author="wei ganchao" w:date="2022-01-13T18:16:00Z">
                    <w:rPr>
                      <w:rFonts w:ascii="Cambria Math" w:hAnsi="Cambria Math"/>
                    </w:rPr>
                    <m:t>ν</m:t>
                  </w:del>
                </m:r>
              </m:e>
              <m:sub>
                <m:r>
                  <w:del w:id="1626" w:author="wei ganchao" w:date="2022-01-13T18:16:00Z">
                    <w:rPr>
                      <w:rFonts w:ascii="Cambria Math" w:hAnsi="Cambria Math"/>
                    </w:rPr>
                    <m:t>it</m:t>
                  </w:del>
                </m:r>
              </m:sub>
              <m:sup>
                <m:r>
                  <w:del w:id="1627" w:author="wei ganchao" w:date="2022-01-13T18:16:00Z">
                    <w:rPr>
                      <w:rFonts w:ascii="Cambria Math" w:hAnsi="Cambria Math"/>
                    </w:rPr>
                    <m:t>2</m:t>
                  </w:del>
                </m:r>
              </m:sup>
            </m:sSubSup>
          </m:den>
        </m:f>
      </m:oMath>
      <w:del w:id="1628" w:author="wei ganchao" w:date="2022-01-13T18:16:00Z">
        <w:r w:rsidR="00946536" w:rsidDel="00FF27D1">
          <w:delText>.</w:delText>
        </w:r>
      </w:del>
    </w:p>
    <w:p w14:paraId="2756C8D8" w14:textId="462CCB87" w:rsidR="00CE6C00" w:rsidRPr="00D3079B" w:rsidRDefault="00CE6C00">
      <w:pPr>
        <w:keepNext/>
        <w:keepLines/>
        <w:spacing w:before="40"/>
        <w:outlineLvl w:val="1"/>
        <w:pPrChange w:id="1629"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Ian Stevenso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Ian Stevenson"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Ian Stevenson" w:date="2022-01-13T14:42:00Z" w:initials="IS">
    <w:p w14:paraId="7CC58893" w14:textId="77777777" w:rsidR="00D00AE7" w:rsidRDefault="00D00AE7" w:rsidP="00377B26">
      <w:pPr>
        <w:pStyle w:val="CommentText"/>
        <w:jc w:val="left"/>
      </w:pPr>
      <w:r>
        <w:rPr>
          <w:rStyle w:val="CommentReference"/>
        </w:rPr>
        <w:annotationRef/>
      </w:r>
      <w:r>
        <w:t>Add labels for "observed", "model", and "true"? Labels for "Stimulus A" and "Stimulus B"?</w:t>
      </w:r>
    </w:p>
  </w:comment>
  <w:comment w:id="92" w:author="Ian Stevenso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3"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0" w:author="Ian Stevenso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59"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60"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268"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32"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DEC92" w14:textId="77777777" w:rsidR="00A471E3" w:rsidRDefault="00A471E3" w:rsidP="009B10EC">
      <w:pPr>
        <w:spacing w:line="240" w:lineRule="auto"/>
      </w:pPr>
      <w:r>
        <w:separator/>
      </w:r>
    </w:p>
  </w:endnote>
  <w:endnote w:type="continuationSeparator" w:id="0">
    <w:p w14:paraId="6E09A896" w14:textId="77777777" w:rsidR="00A471E3" w:rsidRDefault="00A471E3"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3598" w14:textId="77777777" w:rsidR="00A471E3" w:rsidRDefault="00A471E3" w:rsidP="009B10EC">
      <w:pPr>
        <w:spacing w:line="240" w:lineRule="auto"/>
      </w:pPr>
      <w:r>
        <w:separator/>
      </w:r>
    </w:p>
  </w:footnote>
  <w:footnote w:type="continuationSeparator" w:id="0">
    <w:p w14:paraId="14D278F2" w14:textId="77777777" w:rsidR="00A471E3" w:rsidRDefault="00A471E3"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Ian Stevenso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0C2D"/>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4668"/>
    <w:rsid w:val="009F4DA1"/>
    <w:rsid w:val="00A02EEB"/>
    <w:rsid w:val="00A031E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github.com/weigcdsb/COM_POISSON/blob/main/demo/v1/demo_v1_pd.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0.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weigcdsb/COM_POISSON/blob/main/demo/v1/compare_all_na.m" TargetMode="External"/><Relationship Id="rId29" Type="http://schemas.openxmlformats.org/officeDocument/2006/relationships/hyperlink" Target="https://github.com/weigcdsb/COM_POISSON/blob/main/demo/hc/hc_comparison_v2.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10" Type="http://schemas.microsoft.com/office/2016/09/relationships/commentsIds" Target="commentsIds.xml"/><Relationship Id="rId19" Type="http://schemas.openxmlformats.org/officeDocument/2006/relationships/hyperlink" Target="https://github.com/weigcdsb/COM_POISSON/blob/main/demo/v1/v1_comparison_nan.m" TargetMode="External"/><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4.emf"/><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15</Pages>
  <Words>16662</Words>
  <Characters>94974</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9</cp:revision>
  <dcterms:created xsi:type="dcterms:W3CDTF">2022-01-13T23:16:00Z</dcterms:created>
  <dcterms:modified xsi:type="dcterms:W3CDTF">2022-01-14T18:47:00Z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