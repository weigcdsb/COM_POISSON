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49F7B" w14:textId="5B4C499D" w:rsidR="00646D6A" w:rsidRDefault="00D27569" w:rsidP="001F6135">
      <w:pPr>
        <w:spacing w:line="240" w:lineRule="auto"/>
        <w:rPr>
          <w:b/>
          <w:sz w:val="32"/>
        </w:rPr>
      </w:pPr>
      <w:r w:rsidRPr="00D27569">
        <w:rPr>
          <w:b/>
          <w:sz w:val="32"/>
        </w:rPr>
        <w:t xml:space="preserve">Dynamic </w:t>
      </w:r>
      <w:r w:rsidR="00937DF4">
        <w:rPr>
          <w:b/>
          <w:sz w:val="32"/>
        </w:rPr>
        <w:t>modeling</w:t>
      </w:r>
      <w:r w:rsidRPr="00D27569">
        <w:rPr>
          <w:b/>
          <w:sz w:val="32"/>
        </w:rPr>
        <w:t xml:space="preserve"> of spike count data with</w:t>
      </w:r>
      <w:r w:rsidR="00B607DD">
        <w:rPr>
          <w:b/>
          <w:sz w:val="32"/>
        </w:rPr>
        <w:t xml:space="preserve"> </w:t>
      </w:r>
      <w:commentRangeStart w:id="0"/>
      <w:commentRangeEnd w:id="0"/>
      <w:r w:rsidR="00122A3F">
        <w:rPr>
          <w:rStyle w:val="CommentReference"/>
        </w:rPr>
        <w:commentReference w:id="0"/>
      </w:r>
      <w:r w:rsidR="00B607DD">
        <w:rPr>
          <w:b/>
          <w:sz w:val="32"/>
        </w:rPr>
        <w:t xml:space="preserve">Conway-Maxwell </w:t>
      </w:r>
      <w:r w:rsidRPr="00D27569">
        <w:rPr>
          <w:b/>
          <w:sz w:val="32"/>
        </w:rPr>
        <w:t>Poisson variability</w:t>
      </w:r>
    </w:p>
    <w:p w14:paraId="6CA7FF22" w14:textId="422767D7" w:rsidR="00BE6663" w:rsidRDefault="00D27569" w:rsidP="001F6135">
      <w:pPr>
        <w:spacing w:line="240" w:lineRule="auto"/>
        <w:rPr>
          <w:vertAlign w:val="superscript"/>
        </w:rPr>
      </w:pPr>
      <w:r>
        <w:t>Ganchao Wei</w:t>
      </w:r>
      <w:r w:rsidRPr="00D27569">
        <w:rPr>
          <w:vertAlign w:val="superscript"/>
        </w:rPr>
        <w:t>1</w:t>
      </w:r>
      <w:r>
        <w:rPr>
          <w:vertAlign w:val="superscript"/>
        </w:rPr>
        <w:t>*</w:t>
      </w:r>
      <w:r>
        <w:t xml:space="preserve"> and </w:t>
      </w:r>
      <w:r w:rsidR="00BE6663" w:rsidRPr="00DD52B2">
        <w:t>Ian H. Stevenson</w:t>
      </w:r>
      <w:r w:rsidR="007762D5">
        <w:rPr>
          <w:vertAlign w:val="superscript"/>
        </w:rPr>
        <w:t>2</w:t>
      </w:r>
      <w:r>
        <w:rPr>
          <w:vertAlign w:val="superscript"/>
        </w:rPr>
        <w:t>-4</w:t>
      </w:r>
    </w:p>
    <w:p w14:paraId="6532F2AA" w14:textId="77777777" w:rsidR="00D27569" w:rsidRDefault="00D27569" w:rsidP="001F6135">
      <w:pPr>
        <w:spacing w:line="240" w:lineRule="auto"/>
        <w:rPr>
          <w:i/>
          <w:iCs/>
          <w:sz w:val="22"/>
          <w:szCs w:val="22"/>
        </w:rPr>
      </w:pPr>
      <w:r>
        <w:rPr>
          <w:i/>
          <w:iCs/>
          <w:sz w:val="22"/>
          <w:szCs w:val="22"/>
          <w:vertAlign w:val="superscript"/>
        </w:rPr>
        <w:t>1</w:t>
      </w:r>
      <w:r w:rsidRPr="00F81B38">
        <w:rPr>
          <w:i/>
          <w:iCs/>
          <w:sz w:val="22"/>
          <w:szCs w:val="22"/>
        </w:rPr>
        <w:t xml:space="preserve"> Department of </w:t>
      </w:r>
      <w:r>
        <w:rPr>
          <w:i/>
          <w:iCs/>
          <w:sz w:val="22"/>
          <w:szCs w:val="22"/>
        </w:rPr>
        <w:t>Statistics</w:t>
      </w:r>
      <w:r w:rsidRPr="00F81B38">
        <w:rPr>
          <w:i/>
          <w:iCs/>
          <w:sz w:val="22"/>
          <w:szCs w:val="22"/>
        </w:rPr>
        <w:t>, University of Connecticut</w:t>
      </w:r>
    </w:p>
    <w:p w14:paraId="3794EC45" w14:textId="3F7D715A" w:rsidR="007762D5" w:rsidRDefault="00D27569" w:rsidP="001F6135">
      <w:pPr>
        <w:spacing w:line="240" w:lineRule="auto"/>
        <w:rPr>
          <w:i/>
          <w:iCs/>
          <w:sz w:val="22"/>
          <w:szCs w:val="22"/>
        </w:rPr>
      </w:pPr>
      <w:r w:rsidRPr="00D27569">
        <w:rPr>
          <w:i/>
          <w:iCs/>
          <w:sz w:val="22"/>
          <w:szCs w:val="22"/>
          <w:vertAlign w:val="superscript"/>
        </w:rPr>
        <w:t>2</w:t>
      </w:r>
      <w:r>
        <w:rPr>
          <w:i/>
          <w:iCs/>
          <w:sz w:val="22"/>
          <w:szCs w:val="22"/>
        </w:rPr>
        <w:t xml:space="preserve"> </w:t>
      </w:r>
      <w:r w:rsidR="007762D5" w:rsidRPr="00F81B38">
        <w:rPr>
          <w:i/>
          <w:iCs/>
          <w:sz w:val="22"/>
          <w:szCs w:val="22"/>
        </w:rPr>
        <w:t>Department of Psychological Sciences, University of Connecticut</w:t>
      </w:r>
    </w:p>
    <w:p w14:paraId="1A46A069" w14:textId="3E275DE8" w:rsidR="007762D5" w:rsidRDefault="00D27569" w:rsidP="001F6135">
      <w:pPr>
        <w:spacing w:line="240" w:lineRule="auto"/>
        <w:rPr>
          <w:i/>
          <w:iCs/>
          <w:sz w:val="22"/>
          <w:szCs w:val="22"/>
        </w:rPr>
      </w:pPr>
      <w:r>
        <w:rPr>
          <w:i/>
          <w:iCs/>
          <w:sz w:val="22"/>
          <w:szCs w:val="22"/>
          <w:vertAlign w:val="superscript"/>
        </w:rPr>
        <w:t>3</w:t>
      </w:r>
      <w:r w:rsidR="00BE6663" w:rsidRPr="00F81B38">
        <w:rPr>
          <w:i/>
          <w:iCs/>
          <w:sz w:val="22"/>
          <w:szCs w:val="22"/>
        </w:rPr>
        <w:t xml:space="preserve"> Department of Biomedical Enginee</w:t>
      </w:r>
      <w:r w:rsidR="007762D5">
        <w:rPr>
          <w:i/>
          <w:iCs/>
          <w:sz w:val="22"/>
          <w:szCs w:val="22"/>
        </w:rPr>
        <w:t>ring, University of Connecticut</w:t>
      </w:r>
    </w:p>
    <w:p w14:paraId="6DBE7D47" w14:textId="4364B48C" w:rsidR="007762D5" w:rsidRDefault="00D27569" w:rsidP="001F6135">
      <w:pPr>
        <w:spacing w:line="240" w:lineRule="auto"/>
        <w:rPr>
          <w:i/>
          <w:iCs/>
          <w:sz w:val="22"/>
          <w:szCs w:val="22"/>
        </w:rPr>
      </w:pPr>
      <w:r>
        <w:rPr>
          <w:i/>
          <w:iCs/>
          <w:sz w:val="22"/>
          <w:szCs w:val="22"/>
          <w:vertAlign w:val="superscript"/>
        </w:rPr>
        <w:t>4</w:t>
      </w:r>
      <w:r w:rsidR="00BE6663" w:rsidRPr="00F81B38">
        <w:rPr>
          <w:i/>
          <w:iCs/>
          <w:sz w:val="22"/>
          <w:szCs w:val="22"/>
        </w:rPr>
        <w:t xml:space="preserve"> Connecticut Institute </w:t>
      </w:r>
      <w:r w:rsidR="007762D5">
        <w:rPr>
          <w:i/>
          <w:iCs/>
          <w:sz w:val="22"/>
          <w:szCs w:val="22"/>
        </w:rPr>
        <w:t>for Brain and Cognitive Science, University of Connecticut</w:t>
      </w:r>
    </w:p>
    <w:p w14:paraId="2104134C" w14:textId="73C3D655" w:rsidR="00FB7416" w:rsidRDefault="00FB7416" w:rsidP="001F6135">
      <w:pPr>
        <w:spacing w:line="240" w:lineRule="auto"/>
        <w:rPr>
          <w:i/>
          <w:iCs/>
          <w:sz w:val="22"/>
          <w:szCs w:val="22"/>
        </w:rPr>
      </w:pPr>
    </w:p>
    <w:p w14:paraId="3B027550" w14:textId="104DCA0B" w:rsidR="00FB7416" w:rsidRPr="00380037" w:rsidRDefault="00FB7416" w:rsidP="001F6135">
      <w:pPr>
        <w:spacing w:line="240" w:lineRule="auto"/>
        <w:rPr>
          <w:sz w:val="22"/>
          <w:szCs w:val="22"/>
        </w:rPr>
      </w:pPr>
      <w:r>
        <w:rPr>
          <w:i/>
          <w:iCs/>
          <w:sz w:val="22"/>
          <w:szCs w:val="22"/>
        </w:rPr>
        <w:t>* Corresponding Author</w:t>
      </w:r>
      <w:r w:rsidR="00380037">
        <w:rPr>
          <w:i/>
          <w:iCs/>
          <w:sz w:val="22"/>
          <w:szCs w:val="22"/>
        </w:rPr>
        <w:t xml:space="preserve">: </w:t>
      </w:r>
      <w:r w:rsidR="00D27569">
        <w:rPr>
          <w:sz w:val="22"/>
          <w:szCs w:val="22"/>
        </w:rPr>
        <w:t>ganchao</w:t>
      </w:r>
      <w:r w:rsidR="00380037">
        <w:rPr>
          <w:sz w:val="22"/>
          <w:szCs w:val="22"/>
        </w:rPr>
        <w:t>.</w:t>
      </w:r>
      <w:r w:rsidR="00D27569">
        <w:rPr>
          <w:sz w:val="22"/>
          <w:szCs w:val="22"/>
        </w:rPr>
        <w:t>wei</w:t>
      </w:r>
      <w:r w:rsidR="00380037">
        <w:rPr>
          <w:sz w:val="22"/>
          <w:szCs w:val="22"/>
        </w:rPr>
        <w:t>@uconn.edu</w:t>
      </w:r>
    </w:p>
    <w:p w14:paraId="661AD8D4" w14:textId="2EFD37C0" w:rsidR="00BE6663" w:rsidRDefault="00BE6663" w:rsidP="001F6135">
      <w:pPr>
        <w:spacing w:line="240" w:lineRule="auto"/>
      </w:pPr>
    </w:p>
    <w:p w14:paraId="43508875" w14:textId="294D973D" w:rsidR="00BE6663" w:rsidRPr="00DD52B2" w:rsidRDefault="00DD52B2" w:rsidP="001F6135">
      <w:pPr>
        <w:pStyle w:val="Heading1"/>
        <w:spacing w:line="240" w:lineRule="auto"/>
        <w:rPr>
          <w:lang w:bidi="fa-IR"/>
        </w:rPr>
      </w:pPr>
      <w:r w:rsidRPr="00DD52B2">
        <w:t>Abstract</w:t>
      </w:r>
    </w:p>
    <w:p w14:paraId="69400D35" w14:textId="7066E180" w:rsidR="00DD52B2" w:rsidRDefault="00DD52B2" w:rsidP="001F6135">
      <w:pPr>
        <w:spacing w:line="240" w:lineRule="auto"/>
      </w:pPr>
    </w:p>
    <w:p w14:paraId="2504BC55" w14:textId="77777777" w:rsidR="00A77AAA" w:rsidRDefault="00A77AAA" w:rsidP="001F6135">
      <w:pPr>
        <w:spacing w:line="240" w:lineRule="auto"/>
      </w:pPr>
    </w:p>
    <w:p w14:paraId="32D7B753" w14:textId="6D239729" w:rsidR="00DD52B2" w:rsidRPr="00DD52B2" w:rsidRDefault="00DD52B2" w:rsidP="001F6135">
      <w:pPr>
        <w:pStyle w:val="Heading1"/>
        <w:spacing w:line="240" w:lineRule="auto"/>
      </w:pPr>
      <w:r w:rsidRPr="00DD52B2">
        <w:t>Introduction</w:t>
      </w:r>
    </w:p>
    <w:p w14:paraId="32EDB210" w14:textId="03DDACD8" w:rsidR="00D27569" w:rsidRDefault="00D27569" w:rsidP="001F6135">
      <w:pPr>
        <w:pStyle w:val="Heading1"/>
        <w:spacing w:line="240" w:lineRule="auto"/>
      </w:pPr>
    </w:p>
    <w:p w14:paraId="6A3C9164" w14:textId="623361E2" w:rsidR="00D27569" w:rsidRPr="00D27569" w:rsidRDefault="00D27569" w:rsidP="00D27569">
      <w:r>
        <w:t>Drift…</w:t>
      </w:r>
    </w:p>
    <w:p w14:paraId="7A6CA480" w14:textId="6A8D9795" w:rsidR="00D27569" w:rsidRDefault="00D27569" w:rsidP="00D27569">
      <w:r>
        <w:fldChar w:fldCharType="begin" w:fldLock="1"/>
      </w:r>
      <w:r w:rsidR="00E90A1B">
        <w:instrText>ADDIN CSL_CITATION {"citationItems":[{"id":"ITEM-1","itemData":{"author":[{"dropping-particle":"","family":"Rokni","given":"U","non-dropping-particle":"","parse-names":false,"suffix":""},{"dropping-particle":"","family":"Richardson","given":"A G","non-dropping-particle":"","parse-names":false,"suffix":""},{"dropping-particle":"","family":"Bizzi","given":"E","non-dropping-particle":"","parse-names":false,"suffix":""},{"dropping-particle":"","family":"Seung","given":"H S","non-dropping-particle":"","parse-names":false,"suffix":""}],"container-title":"Neuron","id":"ITEM-1","issue":"4","issued":{"date-parts":[["2007"]]},"page":"653-666","title":"Motor learning with unstable neural representations","type":"article-journal","volume":"54"},"uris":["http://www.mendeley.com/documents/?uuid=81f06e81-fc65-42fd-84ed-16dc4a11b174","http://www.mendeley.com/documents/?uuid=0f1d7705-ab94-42d8-b7e7-0550785a82e5"]}],"mendeley":{"formattedCitation":"(Rokni et al. 2007)","plainTextFormattedCitation":"(Rokni et al. 2007)","previouslyFormattedCitation":"(Rokni et al. 2007)"},"properties":{"noteIndex":0},"schema":"https://github.com/citation-style-language/schema/raw/master/csl-citation.json"}</w:instrText>
      </w:r>
      <w:r>
        <w:fldChar w:fldCharType="separate"/>
      </w:r>
      <w:r w:rsidRPr="00D27569">
        <w:rPr>
          <w:noProof/>
        </w:rPr>
        <w:t>(Rokni et al. 2007)</w:t>
      </w:r>
      <w:r>
        <w:fldChar w:fldCharType="end"/>
      </w:r>
    </w:p>
    <w:p w14:paraId="0E721A70" w14:textId="5AFDF8B6" w:rsidR="00D27569" w:rsidRDefault="00D27569" w:rsidP="00D27569">
      <w:r>
        <w:fldChar w:fldCharType="begin" w:fldLock="1"/>
      </w:r>
      <w:r w:rsidR="00611C09">
        <w:instrText>ADDIN CSL_CITATION {"citationItems":[{"id":"ITEM-1","itemData":{"DOI":"10.1523/JNEUROSCI.0959-07.2007","ISBN":"1529-2401 (Electronic)","ISSN":"02706474","PMID":"17913908","abstract":"Some movements that animals and humans make are highly stereotyped, repeated with little variation. The patterns of neural activity associated with repeats of a movement may be highly similar, or the same movement may arise from different patterns of neural activity, if the brain exploits redundancies in the neural projections to muscles. We examined the stability of the relationship between neural activity and behavior. We asked whether the variability in neural activity that we observed during repeated reaching was consistent with a noisy but stable relationship, or with a changing relationship, between neural activity and behavior. Monkeys performed highly similar reaches under tight behavioral control, while many neurons in the dorsal aspect of premotor cortex and the primary motor cortex were simultaneously monitored for several hours. Neural activity was predominantly stable over time in all measured properties: firing rate, directional tuning, and contribution to a decoding model that predicted kinematics from neural activity. The small changes in neural activity that we did observe could be accounted for primarily by subtle changes in behavior. We conclude that the relationship between neural activity and practiced behavior is reasonably stable, at least on timescales of minutes up to 48 h. This finding has significant implications for the design of neural prosthetic systems because it suggests that device recalibration need not be overly frequent, It also has implications for studies of neural plasticity because a stable baseline permits identification of nonstationary shifts. Copyright © 2007 Society for Neuroscience.","author":[{"dropping-particle":"","family":"Chestek","given":"Cynthia A","non-dropping-particle":"","parse-names":false,"suffix":""},{"dropping-particle":"","family":"Batista","given":"Aaron P","non-dropping-particle":"","parse-names":false,"suffix":""},{"dropping-particle":"","family":"Santhanam","given":"Gopal","non-dropping-particle":"","parse-names":false,"suffix":""},{"dropping-particle":"","family":"Yu","given":"Byron M","non-dropping-particle":"","parse-names":false,"suffix":""},{"dropping-particle":"","family":"Afshar","given":"Afsheen","non-dropping-particle":"","parse-names":false,"suffix":""},{"dropping-particle":"","family":"Cunningham","given":"John P","non-dropping-particle":"","parse-names":false,"suffix":""},{"dropping-particle":"","family":"Gilja","given":"Vikash","non-dropping-particle":"","parse-names":false,"suffix":""},{"dropping-particle":"","family":"Ryu","given":"Stephen I","non-dropping-particle":"","parse-names":false,"suffix":""},{"dropping-particle":"","family":"Churchland","given":"Mark M","non-dropping-particle":"","parse-names":false,"suffix":""},{"dropping-particle":"V","family":"Shenoy","given":"Krishna","non-dropping-particle":"","parse-names":false,"suffix":""}],"container-title":"Journal of Neuroscience","id":"ITEM-1","issue":"40","issued":{"date-parts":[["2007"]]},"language":"eng","page":"10742-10750","title":"Single-neuron stability during repeated reaching in macaque premotor cortex","type":"article-journal","volume":"27"},"uris":["http://www.mendeley.com/documents/?uuid=5e3e4a6c-205c-4319-bfb8-fddacededb20"]}],"mendeley":{"formattedCitation":"(Chestek et al. 2007)","plainTextFormattedCitation":"(Chestek et al. 2007)","previouslyFormattedCitation":"(Chestek et al. 2007)"},"properties":{"noteIndex":0},"schema":"https://github.com/citation-style-language/schema/raw/master/csl-citation.json"}</w:instrText>
      </w:r>
      <w:r>
        <w:fldChar w:fldCharType="separate"/>
      </w:r>
      <w:r w:rsidRPr="00D27569">
        <w:rPr>
          <w:noProof/>
        </w:rPr>
        <w:t>(Chestek et al. 2007)</w:t>
      </w:r>
      <w:r>
        <w:fldChar w:fldCharType="end"/>
      </w:r>
    </w:p>
    <w:p w14:paraId="2B748BFC" w14:textId="0855F604" w:rsidR="00D27569" w:rsidRDefault="00D27569" w:rsidP="00D27569">
      <w:r>
        <w:fldChar w:fldCharType="begin" w:fldLock="1"/>
      </w:r>
      <w:r w:rsidR="00E90A1B">
        <w:instrText>ADDIN CSL_CITATION {"citationItems":[{"id":"ITEM-1","itemData":{"DOI":"10.1152/jn.00626.2010","ISSN":"00223077","PMID":"21613593","abstract":"In systems neuroscience, neural activity that represents movements or sensory stimuli is often characterized by spatial tuning curves that may change in response to training, attention, altered mechanics, or the passage of time. A vital step in determining whether tuning curves change is accounting for estimation uncertainty due to measurement noise. In this study, we address the issue of tuning curve stability using methods that take uncertainty directly into account. We analyze data recorded from neurons in primary motor cortex using chronically implanted, multielectrode arrays in four monkeys performing center-out reaching. With the use of simulations, we demonstrate that under typical experimental conditions, the effect of neuronal noise on estimated preferred direction can be quite large and is affected by both the amount of data and the modulation depth of the neurons. In experimental data, we find that after taking uncertainty into account using bootstrapping techniques, the majority of neurons appears to be very stable on a timescale of minutes to hours. Lastly, we introduce adaptive filtering methods to explicitly model dynamic tuning curves. In contrast to several previous findings suggesting that tuning curves may be in constant flux, we conclude that the neural representation of limb movement is, on average, quite stable and that impressions to the contrary may be largely the result of measurement noise. © 2011 the American Physiological Society.","author":[{"dropping-particle":"","family":"Stevenson","given":"Ian H.","non-dropping-particle":"","parse-names":false,"suffix":""},{"dropping-particle":"","family":"Cherian","given":"Anil","non-dropping-particle":"","parse-names":false,"suffix":""},{"dropping-particle":"","family":"London","given":"Brian M.","non-dropping-particle":"","parse-names":false,"suffix":""},{"dropping-particle":"","family":"Sachs","given":"Nicholas A.","non-dropping-particle":"","parse-names":false,"suffix":""},{"dropping-particle":"","family":"Lindberg","given":"Eric","non-dropping-particle":"","parse-names":false,"suffix":""},{"dropping-particle":"","family":"Reimer","given":"Jacob","non-dropping-particle":"","parse-names":false,"suffix":""},{"dropping-particle":"","family":"Slutzky","given":"Marc W.","non-dropping-particle":"","parse-names":false,"suffix":""},{"dropping-particle":"","family":"Hatsopoulos","given":"Nicholas G.","non-dropping-particle":"","parse-names":false,"suffix":""},{"dropping-particle":"","family":"Miller","given":"Lee E.","non-dropping-particle":"","parse-names":false,"suffix":""},{"dropping-particle":"","family":"Kording","given":"Konrad P.","non-dropping-particle":"","parse-names":false,"suffix":""}],"container-title":"Journal of Neurophysiology","id":"ITEM-1","issue":"2","issued":{"date-parts":[["2011","8"]]},"page":"764-774","publisher":"J Neurophysiol","title":"Statistical assessment of the stability of neural movement representations","type":"article-journal","volume":"106"},"uris":["http://www.mendeley.com/documents/?uuid=b2742537-cfe4-3ec3-8ce8-e2462f783479"]}],"mendeley":{"formattedCitation":"(Stevenson et al. 2011)","plainTextFormattedCitation":"(Stevenson et al. 2011)","previouslyFormattedCitation":"(Stevenson et al. 2011)"},"properties":{"noteIndex":0},"schema":"https://github.com/citation-style-language/schema/raw/master/csl-citation.json"}</w:instrText>
      </w:r>
      <w:r>
        <w:fldChar w:fldCharType="separate"/>
      </w:r>
      <w:r w:rsidRPr="00D27569">
        <w:rPr>
          <w:noProof/>
        </w:rPr>
        <w:t>(Stevenson et al. 2011)</w:t>
      </w:r>
      <w:r>
        <w:fldChar w:fldCharType="end"/>
      </w:r>
    </w:p>
    <w:p w14:paraId="01DD7298" w14:textId="7B6706A2" w:rsidR="004144D0" w:rsidRDefault="004144D0" w:rsidP="00D27569">
      <w:r>
        <w:fldChar w:fldCharType="begin" w:fldLock="1"/>
      </w:r>
      <w:r w:rsidR="00E90A1B">
        <w:instrText>ADDIN CSL_CITATION {"citationItems":[{"id":"ITEM-1","itemData":{"ISBN":"0006-8993","author":[{"dropping-particle":"","family":"Tomko","given":"G J","non-dropping-particle":"","parse-names":false,"suffix":""},{"dropping-particle":"","family":"Crapper","given":"D R","non-dropping-particle":"","parse-names":false,"suffix":""}],"container-title":"Brain Research","id":"ITEM-1","issue":"3","issued":{"date-parts":[["1974"]]},"page":"405-418","title":"Neuronal Variability - Nonstationary Responses to Identical Visual-Stimuli","type":"article-journal","volume":"79"},"uris":["http://www.mendeley.com/documents/?uuid=36a25d70-8df8-472e-b264-509e853fd786","http://www.mendeley.com/documents/?uuid=3f046c8b-654f-490e-aa39-6fc51169c667"]}],"mendeley":{"formattedCitation":"(Tomko and Crapper 1974)","plainTextFormattedCitation":"(Tomko and Crapper 1974)","previouslyFormattedCitation":"(Tomko and Crapper 1974)"},"properties":{"noteIndex":0},"schema":"https://github.com/citation-style-language/schema/raw/master/csl-citation.json"}</w:instrText>
      </w:r>
      <w:r>
        <w:fldChar w:fldCharType="separate"/>
      </w:r>
      <w:r w:rsidRPr="004144D0">
        <w:rPr>
          <w:noProof/>
        </w:rPr>
        <w:t>(Tomko and Crapper 1974)</w:t>
      </w:r>
      <w:r>
        <w:fldChar w:fldCharType="end"/>
      </w:r>
    </w:p>
    <w:p w14:paraId="00C02CF7" w14:textId="77777777" w:rsidR="0037119A" w:rsidRDefault="0037119A" w:rsidP="00D27569"/>
    <w:p w14:paraId="4917D0E2" w14:textId="5DD11624" w:rsidR="0037119A" w:rsidRDefault="0037119A" w:rsidP="00D27569">
      <w:r>
        <w:t>Stability…</w:t>
      </w:r>
    </w:p>
    <w:p w14:paraId="394B3F64" w14:textId="1A4B06D3" w:rsidR="0037119A" w:rsidRDefault="0037119A" w:rsidP="00D27569">
      <w:r>
        <w:fldChar w:fldCharType="begin" w:fldLock="1"/>
      </w:r>
      <w:r w:rsidR="00E90A1B">
        <w:instrText>ADDIN CSL_CITATION {"citationItems":[{"id":"ITEM-1","itemData":{"DOI":"10.1152/jn.90920.2008","ISBN":"0022-3077","ISSN":"00223077","PMID":"19535480","abstract":"The use of chronic intracortical multielectrode arrays has become increasingly prevalent in neurophysiological experiments. However, it is not obvious whether neuronal signals obtained over multiple recording sessions come from the same or different neurons. Here, we develop a criterion to assess single-unit stability by measuring the similarity of 1) average spike waveforms and 2) interspike interval histograms (ISIHs). Neuronal activity was recorded from four Utah arrays implanted in primary motor and premotor cortices in three rhesus macaque monkeys during 10 recording sessions over a 15- to 17-day period. A unit was defined as stable through a given day if the stability criterion was satisfied on all recordings leading up to that day. We found that 57% of the original units were stable through 7 days, 43% were stable through 10 days, and 39% were stable through 15 days. Moreover, stable units were more likely to remain stable in subsequent recording sessions (i.e., 89% of the neurons that were stable through four sessions remained stable on the fifth). Using both waveform and ISIH data instead of just waveforms improved performance by reducing the number of false positives. We also demonstrate that this method can be used to track neurons across days, even during adaptation to a visuomotor rotation. Identifying a stable subset of neurons should allow the study of long-term learning effects across days and has practical implications for pooling of behavioral data across days and for increasing the effectiveness of brain-machine interfaces. Copyright © 2009 The American Physiological Society.","author":[{"dropping-particle":"","family":"Dickey","given":"Adam S","non-dropping-particle":"","parse-names":false,"suffix":""},{"dropping-particle":"","family":"Suminski","given":"Aaron","non-dropping-particle":"","parse-names":false,"suffix":""},{"dropping-particle":"","family":"Amit","given":"Yali","non-dropping-particle":"","parse-names":false,"suffix":""},{"dropping-particle":"","family":"Hatsopoulos","given":"Nicholas G","non-dropping-particle":"","parse-names":false,"suffix":""}],"container-title":"Journal of Neurophysiology","id":"ITEM-1","issue":"2","issued":{"date-parts":[["2009"]]},"page":"1331-1339","publisher":"Am Physiological Soc","title":"Single-unit stability using chronically implanted multielectrode arrays","type":"article-journal","volume":"102"},"uris":["http://www.mendeley.com/documents/?uuid=3e377647-d341-40f9-b094-e5a2685b1c26"]}],"mendeley":{"formattedCitation":"(Dickey et al. 2009)","plainTextFormattedCitation":"(Dickey et al. 2009)","previouslyFormattedCitation":"(Dickey et al. 2009)"},"properties":{"noteIndex":0},"schema":"https://github.com/citation-style-language/schema/raw/master/csl-citation.json"}</w:instrText>
      </w:r>
      <w:r>
        <w:fldChar w:fldCharType="separate"/>
      </w:r>
      <w:r w:rsidRPr="0037119A">
        <w:rPr>
          <w:noProof/>
        </w:rPr>
        <w:t>(Dickey et al. 2009)</w:t>
      </w:r>
      <w:r>
        <w:fldChar w:fldCharType="end"/>
      </w:r>
    </w:p>
    <w:p w14:paraId="0F45A2E4" w14:textId="36D03573" w:rsidR="0015688E" w:rsidRDefault="0015688E" w:rsidP="00D27569">
      <w:r>
        <w:fldChar w:fldCharType="begin" w:fldLock="1"/>
      </w:r>
      <w:r w:rsidR="00611C09">
        <w:instrText>ADDIN CSL_CITATION {"citationItems":[{"id":"ITEM-1","itemData":{"DOI":"10.1126/science.abf4588","ISSN":"10959203","PMID":"33859006","abstract":"Measuring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mice.","author":[{"dropping-particle":"","family":"Steinmetz","given":"Nicholas A.","non-dropping-particle":"","parse-names":false,"suffix":""},{"dropping-particle":"","family":"Aydin","given":"Cagatay","non-dropping-particle":"","parse-names":false,"suffix":""},{"dropping-particle":"","family":"Lebedeva","given":"Anna","non-dropping-particle":"","parse-names":false,"suffix":""},{"dropping-particle":"","family":"Okun","given":"Michael","non-dropping-particle":"","parse-names":false,"suffix":""},{"dropping-particle":"","family":"Pachitariu","given":"Marius","non-dropping-particle":"","parse-names":false,"suffix":""},{"dropping-particle":"","family":"Bauza","given":"Marius","non-dropping-particle":"","parse-names":false,"suffix":""},{"dropping-particle":"","family":"Beau","given":"Maxime","non-dropping-particle":"","parse-names":false,"suffix":""},{"dropping-particle":"","family":"Bhagat","given":"Jai","non-dropping-particle":"","parse-names":false,"suffix":""},{"dropping-particle":"","family":"Böhm","given":"Claudia","non-dropping-particle":"","parse-names":false,"suffix":""},{"dropping-particle":"","family":"Broux","given":"Martijn","non-dropping-particle":"","parse-names":false,"suffix":""},{"dropping-particle":"","family":"Chen","given":"Susu","non-dropping-particle":"","parse-names":false,"suffix":""},{"dropping-particle":"","family":"Colonell","given":"Jennifer","non-dropping-particle":"","parse-names":false,"suffix":""},{"dropping-particle":"","family":"Gardner","given":"Richard J.","non-dropping-particle":"","parse-names":false,"suffix":""},{"dropping-particle":"","family":"Karsh","given":"Bill","non-dropping-particle":"","parse-names":false,"suffix":""},{"dropping-particle":"","family":"Kloosterman","given":"Fabian","non-dropping-particle":"","parse-names":false,"suffix":""},{"dropping-particle":"","family":"Kostadinov","given":"Dimitar","non-dropping-particle":"","parse-names":false,"suffix":""},{"dropping-particle":"","family":"Mora-Lopez","given":"Carolina","non-dropping-particle":"","parse-names":false,"suffix":""},{"dropping-particle":"","family":"O’Callaghan","given":"John","non-dropping-particle":"","parse-names":false,"suffix":""},{"dropping-particle":"","family":"Park","given":"Junchol","non-dropping-particle":"","parse-names":false,"suffix":""},{"dropping-particle":"","family":"Putzeys","given":"Jan","non-dropping-particle":"","parse-names":false,"suffix":""},{"dropping-particle":"","family":"Sauerbrei","given":"Britton","non-dropping-particle":"","parse-names":false,"suffix":""},{"dropping-particle":"","family":"Daal","given":"Rik J.J.","non-dropping-particle":"van","parse-names":false,"suffix":""},{"dropping-particle":"","family":"Vollan","given":"Abraham Z.","non-dropping-particle":"","parse-names":false,"suffix":""},{"dropping-particle":"","family":"Wang","given":"Shiwei","non-dropping-particle":"","parse-names":false,"suffix":""},{"dropping-particle":"","family":"Welkenhuysen","given":"Marleen","non-dropping-particle":"","parse-names":false,"suffix":""},{"dropping-particle":"","family":"Ye","given":"Zhiwen","non-dropping-particle":"","parse-names":false,"suffix":""},{"dropping-particle":"","family":"Dudman","given":"Joshua T.","non-dropping-particle":"","parse-names":false,"suffix":""},{"dropping-particle":"","family":"Dutta","given":"Barundeb","non-dropping-particle":"","parse-names":false,"suffix":""},{"dropping-particle":"","family":"Hantman","given":"Adam W.","non-dropping-particle":"","parse-names":false,"suffix":""},{"dropping-particle":"","family":"Harris","given":"Kenneth D.","non-dropping-particle":"","parse-names":false,"suffix":""},{"dropping-particle":"","family":"Lee","given":"Albert K.","non-dropping-particle":"","parse-names":false,"suffix":""},{"dropping-particle":"","family":"Moser","given":"Edvard I.","non-dropping-particle":"","parse-names":false,"suffix":""},{"dropping-particle":"","family":"O’Keefe","given":"John","non-dropping-particle":"","parse-names":false,"suffix":""},{"dropping-particle":"","family":"Renart","given":"Alfonso","non-dropping-particle":"","parse-names":false,"suffix":""},{"dropping-particle":"","family":"Svoboda","given":"Karel","non-dropping-particle":"","parse-names":false,"suffix":""},{"dropping-particle":"","family":"Häusser","given":"Michael","non-dropping-particle":"","parse-names":false,"suffix":""},{"dropping-particle":"","family":"Haesler","given":"Sebastian","non-dropping-particle":"","parse-names":false,"suffix":""},{"dropping-particle":"","family":"Carandini","given":"Matteo","non-dropping-particle":"","parse-names":false,"suffix":""},{"dropping-particle":"","family":"Harris","given":"Timothy D.","non-dropping-particle":"","parse-names":false,"suffix":""}],"container-title":"Science","id":"ITEM-1","issue":"6539","issued":{"date-parts":[["2021","4"]]},"publisher":"American Association for the Advancement of Science","title":"Neuropixels 2.0: A miniaturized high-density probe for stable, long-term brain recordings","type":"article-journal","volume":"372"},"uris":["http://www.mendeley.com/documents/?uuid=c7e5a448-e1f4-49ee-848a-b1098c798ded"]}],"mendeley":{"formattedCitation":"(Steinmetz et al. 2021)","plainTextFormattedCitation":"(Steinmetz et al. 2021)","previouslyFormattedCitation":"(Steinmetz et al. 2021)"},"properties":{"noteIndex":0},"schema":"https://github.com/citation-style-language/schema/raw/master/csl-citation.json"}</w:instrText>
      </w:r>
      <w:r>
        <w:fldChar w:fldCharType="separate"/>
      </w:r>
      <w:r w:rsidRPr="0015688E">
        <w:rPr>
          <w:noProof/>
        </w:rPr>
        <w:t>(Steinmetz et al. 2021)</w:t>
      </w:r>
      <w:r>
        <w:fldChar w:fldCharType="end"/>
      </w:r>
      <w:r>
        <w:t xml:space="preserve"> [shows that correcting for electrode drift reduces some instability]</w:t>
      </w:r>
    </w:p>
    <w:p w14:paraId="5D0A1D4F" w14:textId="08423F4C" w:rsidR="0015688E" w:rsidRDefault="0015688E" w:rsidP="00D27569"/>
    <w:p w14:paraId="22EAE154" w14:textId="1BF86E0F" w:rsidR="0015688E" w:rsidRDefault="0015688E" w:rsidP="00D27569">
      <w:r>
        <w:t>[some amount of drift is functional] adaptation/plasticity…</w:t>
      </w:r>
    </w:p>
    <w:p w14:paraId="0207198C" w14:textId="6556126F" w:rsidR="0015688E" w:rsidRDefault="0015688E" w:rsidP="00D27569">
      <w:r>
        <w:fldChar w:fldCharType="begin" w:fldLock="1"/>
      </w:r>
      <w:r w:rsidR="00E90A1B">
        <w:instrText>ADDIN CSL_CITATION {"citationItems":[{"id":"ITEM-1","itemData":{"DOI":"10.1016/j.neuron.2007.07.013","ISBN":"0896-6273 (Print)\\r0896-6273 (Linking)","ISSN":"08966273","PMID":"17678859","abstract":"In this study, we characterize the adaptation of neurons in the cat lateral geniculate nucleus to changes in stimulus contrast and correlations. By comparing responses to high- and low-contrast natural scene movie and white noise stimuli, we show that an increase in contrast or correlations results in receptive fields with faster temporal dynamics and stronger antagonistic surrounds, as well as decreases in gain and selectivity. We also observe contrast- and correlation-induced changes in the reliability and sparseness of neural responses. We find that reliability is determined primarily by processing in the receptive field (the effective contrast of the stimulus), while sparseness is determined by the interactions between several functional properties. These results reveal a number of adaptive phenomena and suggest that adaptation to stimulus contrast and correlations may play an important role in visual coding in a dynamic natural environment. © 2007 Elsevier Inc. All rights reserved.","author":[{"dropping-particle":"","family":"Lesica","given":"Nicholas A.","non-dropping-particle":"","parse-names":false,"suffix":""},{"dropping-particle":"","family":"Jin","given":"Jianzhong","non-dropping-particle":"","parse-names":false,"suffix":""},{"dropping-particle":"","family":"Weng","given":"Chong","non-dropping-particle":"","parse-names":false,"suffix":""},{"dropping-particle":"","family":"Yeh","given":"Chun I.","non-dropping-particle":"","parse-names":false,"suffix":""},{"dropping-particle":"","family":"Butts","given":"Daniel A.","non-dropping-particle":"","parse-names":false,"suffix":""},{"dropping-particle":"","family":"Stanley","given":"Garrett B.","non-dropping-particle":"","parse-names":false,"suffix":""},{"dropping-particle":"","family":"Alonso","given":"Jose Manuel","non-dropping-particle":"","parse-names":false,"suffix":""}],"container-title":"Neuron","id":"ITEM-1","issue":"3","issued":{"date-parts":[["2007"]]},"page":"479-491","title":"Adaptation to Stimulus Contrast and Correlations during Natural Visual Stimulation","type":"article-journal","volume":"55"},"uris":["http://www.mendeley.com/documents/?uuid=0d2d13b0-bf46-4c8a-b77f-186160238ade"]}],"mendeley":{"formattedCitation":"(Lesica et al. 2007)","plainTextFormattedCitation":"(Lesica et al. 2007)","previouslyFormattedCitation":"(Lesica et al. 2007)"},"properties":{"noteIndex":0},"schema":"https://github.com/citation-style-language/schema/raw/master/csl-citation.json"}</w:instrText>
      </w:r>
      <w:r>
        <w:fldChar w:fldCharType="separate"/>
      </w:r>
      <w:r w:rsidRPr="0015688E">
        <w:rPr>
          <w:noProof/>
        </w:rPr>
        <w:t>(Lesica et al. 2007)</w:t>
      </w:r>
      <w:r>
        <w:fldChar w:fldCharType="end"/>
      </w:r>
    </w:p>
    <w:p w14:paraId="3E970730" w14:textId="77777777" w:rsidR="0037119A" w:rsidRDefault="0037119A" w:rsidP="00D27569"/>
    <w:p w14:paraId="727BDF4E" w14:textId="3B6EABA4" w:rsidR="00D27569" w:rsidRDefault="00D27569" w:rsidP="00D27569">
      <w:r>
        <w:t>Variability…</w:t>
      </w:r>
    </w:p>
    <w:p w14:paraId="555F4B6D" w14:textId="76830E7C" w:rsidR="00D27569" w:rsidRDefault="00D27569" w:rsidP="00D27569">
      <w:r>
        <w:fldChar w:fldCharType="begin" w:fldLock="1"/>
      </w:r>
      <w:r w:rsidR="00611C09">
        <w:instrText>ADDIN CSL_CITATION {"citationItems":[{"id":"ITEM-1","itemData":{"DOI":"10.1088/1741-2552/ab3a68","ISSN":"17412552","PMID":"31404915","abstract":"Objective. Neural responses to repeated presentations of an identical stimulus often show substantial trial-To-Trial variability. How the mean firing rate varies in response to different stimuli or during different movements (tuning curves) has been extensively modeled in a wide variety of neural systems. However, the variability of neural responses can also have clear tuning independent of the tuning in the mean firing rate. This suggests that the variability could contain information regarding the stimulus/movement beyond what is encoded in the mean firing rate. Here we demonstrate how taking variability into account can improve neural decoding. Approach. In a typical neural coding model spike counts are assumed to be Poisson with the mean response depending on an external variable, such as a stimulus or movement. Bayesian decoding methods then use the probabilities under these Poisson tuning models (the likelihood) to estimate the probability of each stimulus given the spikes on a given trial (the posterior). However, under the Poisson model, spike count variability is always exactly equal to the mean (Fano factor = 1). Here we use two alternative models-the Conway-Maxwell-Poisson (CMP) model and negative binomial (NB) model-to more flexibly characterize how neural variability depends on external stimuli. These models both contain the Poisson distribution as a special case but have an additional parameter that allows the variance to be greater than the mean (Fano factor &gt; 1) or, for the CMP model, less than the mean (Fano factor &lt; 1). Main results. We find that neural responses in primary motor (M1), visual (V1), and auditory (A1) cortices have diverse tuning in both their mean firing rates and response variability. Across cortical areas, we find that Bayesian decoders using the CMP or NB models improve stimulus/movement estimation accuracy by 4%-12% compared to the Poisson model. Significance. Moreover, the uncertainty of the non-Poisson decoders more accurately reflects the magnitude of estimation errors. In addition to tuning curves that reflect average neural responses, stimulus-dependent response variability may be an important aspect of the neural code. Modeling this structure could, potentially, lead to improvements in brain machine interfaces.","author":[{"dropping-particle":"","family":"Ghanbari","given":"Abed","non-dropping-particle":"","parse-names":false,"suffix":""},{"dropping-particle":"","family":"Lee","given":"Christopher M.","non-dropping-particle":"","parse-names":false,"suffix":""},{"dropping-particle":"","family":"Read","given":"Heather L.","non-dropping-particle":"","parse-names":false,"suffix":""},{"dropping-particle":"","family":"Stevenson","given":"Ian H.","non-dropping-particle":"","parse-names":false,"suffix":""}],"container-title":"Journal of Neural Engineering","id":"ITEM-1","issue":"6","issued":{"date-parts":[["2019"]]},"title":"Modeling stimulus-dependent variability improves decoding of population neural responses","type":"article-journal","volume":"16"},"uris":["http://www.mendeley.com/documents/?uuid=4c395433-3c10-47b0-973d-04355ba57ad3"]}],"mendeley":{"formattedCitation":"(Ghanbari et al. 2019)","plainTextFormattedCitation":"(Ghanbari et al. 2019)","previouslyFormattedCitation":"(Ghanbari et al. 2019)"},"properties":{"noteIndex":0},"schema":"https://github.com/citation-style-language/schema/raw/master/csl-citation.json"}</w:instrText>
      </w:r>
      <w:r>
        <w:fldChar w:fldCharType="separate"/>
      </w:r>
      <w:r w:rsidRPr="00D27569">
        <w:rPr>
          <w:noProof/>
        </w:rPr>
        <w:t>(Ghanbari et al. 2019)</w:t>
      </w:r>
      <w:r>
        <w:fldChar w:fldCharType="end"/>
      </w:r>
    </w:p>
    <w:p w14:paraId="09C4B10D" w14:textId="40744028" w:rsidR="00D27569" w:rsidRDefault="00D27569" w:rsidP="00D27569">
      <w:r>
        <w:fldChar w:fldCharType="begin" w:fldLock="1"/>
      </w:r>
      <w:r w:rsidR="00E90A1B">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2016)","previouslyFormattedCitation":"(Stevenson 2016)"},"properties":{"noteIndex":0},"schema":"https://github.com/citation-style-language/schema/raw/master/csl-citation.json"}</w:instrText>
      </w:r>
      <w:r>
        <w:fldChar w:fldCharType="separate"/>
      </w:r>
      <w:r w:rsidRPr="00D27569">
        <w:rPr>
          <w:noProof/>
        </w:rPr>
        <w:t>(Stevenson 2016)</w:t>
      </w:r>
      <w:r>
        <w:fldChar w:fldCharType="end"/>
      </w:r>
    </w:p>
    <w:p w14:paraId="020B31D9" w14:textId="1C4D0834" w:rsidR="00D27569" w:rsidRDefault="00D27569" w:rsidP="00D27569">
      <w:r>
        <w:fldChar w:fldCharType="begin" w:fldLock="1"/>
      </w:r>
      <w:r w:rsidR="00611C09">
        <w:instrText>ADDIN CSL_CITATION {"citationItems":[{"id":"ITEM-1","itemData":{"DOI":"10.1073/pnas.95.6.3182","ISSN":"00278424","PMID":"9501237","abstract":"The idea that the rat hippocampus stores a map of space is based on the existence of 'place cells' that show 'location-specific' firing. The discharge of place cells is confined with remarkable precision to a cell- specific part of the environment called the cell's 'firing field.' We demonstrate here that firing is not nearly as reliable in the time domain as in the positional domain. Discharge during passes through the firing field was compared with a model with Poisson variance of the location-specific firing determined by the time-averaged positional firing rate distribution. Place cells characteristically fire too little or too much compared with expectations from the random model. This fundamental property of place cells is referred to as 'excess firing variance' and has three main implications: (i) Place cell discharge is not only driven by the summation of many small, asynchronous excitatory synaptic inputs. (ii) Place cell discharge may encode a signal in addition to the current head location. (iii) The excess firing variance helps explain why the errors in computing the rat's position from the simultaneous activity of many place cells are large.","author":[{"dropping-particle":"","family":"Fenton","given":"André A.","non-dropping-particle":"","parse-names":false,"suffix":""},{"dropping-particle":"","family":"Muller","given":"Robert U.","non-dropping-particle":"","parse-names":false,"suffix":""}],"container-title":"Proceedings of the National Academy of Sciences of the United States of America","id":"ITEM-1","issue":"6","issued":{"date-parts":[["1998"]]},"page":"3182-3187","title":"Place cell discharge is extremely variable during individual passes of the rat through the firing field","type":"article-journal","volume":"95"},"uris":["http://www.mendeley.com/documents/?uuid=ef87a1af-c7ca-4537-b6a7-8462101320d5"]}],"mendeley":{"formattedCitation":"(Fenton and Muller 1998)","plainTextFormattedCitation":"(Fenton and Muller 1998)","previouslyFormattedCitation":"(Fenton and Muller 1998)"},"properties":{"noteIndex":0},"schema":"https://github.com/citation-style-language/schema/raw/master/csl-citation.json"}</w:instrText>
      </w:r>
      <w:r>
        <w:fldChar w:fldCharType="separate"/>
      </w:r>
      <w:r w:rsidRPr="00D27569">
        <w:rPr>
          <w:noProof/>
        </w:rPr>
        <w:t>(Fenton and Muller 1998)</w:t>
      </w:r>
      <w:r>
        <w:fldChar w:fldCharType="end"/>
      </w:r>
    </w:p>
    <w:p w14:paraId="6F93694B" w14:textId="0D0A7871" w:rsidR="00D27569" w:rsidRDefault="00D27569" w:rsidP="00D27569">
      <w:r>
        <w:fldChar w:fldCharType="begin" w:fldLock="1"/>
      </w:r>
      <w:r w:rsidR="00611C09">
        <w:instrText xml:space="preserve">ADDIN CSL_CITATION {"citationItems":[{"id":"ITEM-1","itemData":{"DOI":"10.1016/S0165-0270(00)00344-7","ISSN":"01650270","PMID":"11166363","abstract":"A paradigm for constructing and analyzing non-Poisson stimulus-response models of neural spike train activity is presented. Inhomogeneous gamma (IG) and inverse Gaussian (IIG) probability models are constructed by generalizing the derivation of the inhomogeneous Poisson (IP) model from the exponential probability density. The resultant spike train models have Markov dependence. Quantile-quantile (Q-Q) plots and Kolmogorov-Smirnov (K-S) plots are developed based on the rate-rescaling theorem to assess model goodness-of-fit. The analysis also expresses the spike rate function of the neuron directly in terms of its interspike interval (ISI) distribution. The methods are illustrated with an analysis of 34 spike trains from rat CA1 hippocampal pyramidal neurons recorded while the animal executed a behavioral task. The stimulus in these experiments is the animal's position in its environment and the response is the neural spiking activity. For all 34 pyramidal cells, the IG and IIG models gave better fits to the spike trains than the IP. The IG model more accurately described the frequency of longer ISIs, whereas </w:instrText>
      </w:r>
      <w:r w:rsidR="00611C09">
        <w:rPr>
          <w:rFonts w:hint="eastAsia"/>
        </w:rPr>
        <w:instrText>the IIG model gave the best description of the burst frequency, i.e. ISIs</w:instrText>
      </w:r>
      <w:r w:rsidR="00611C09">
        <w:rPr>
          <w:rFonts w:hint="eastAsia"/>
        </w:rPr>
        <w:instrText>≤</w:instrText>
      </w:r>
      <w:r w:rsidR="00611C09">
        <w:rPr>
          <w:rFonts w:hint="eastAsia"/>
        </w:rPr>
        <w:instrText>20 ms. The findings suggest that bursts are a significant component of place cell spiking activity even when position and the background variable, theta phase, are taken into accoun</w:instrText>
      </w:r>
      <w:r w:rsidR="00611C09">
        <w:instrText>t. Unlike the Poisson model, the spatial and temporal rate maps of the IG and IIG models depend directly on the spiking history of the neurons. These rate maps are more physiologically plausible since the interaction between space and time determines local spiking propensity. While this statistical paradigm is being developed to study information encoding by rat hippocampal neurons, the framework should be applicable to stimulus-response experiments performed in other neural systems. Copyright © 2001 Elsevier Science B.V.","author":[{"dropping-particle":"","family":"Barbieri","given":"Riccardo","non-dropping-particle":"","parse-names":false,"suffix":""},{"dropping-particle":"","family":"Quirk","given":"Michael C","non-dropping-particle":"","parse-names":false,"suffix":""},{"dropping-particle":"","family":"Frank","given":"Loren M","non-dropping-particle":"","parse-names":false,"suffix":""},{"dropping-particle":"","family":"Wilson","given":"Matthew A","non-dropping-particle":"","parse-names":false,"suffix":""},{"dropping-particle":"","family":"Brown","given":"Emery N","non-dropping-particle":"","parse-names":false,"suffix":""}],"container-title":"Journal of Neuroscience Methods","id":"ITEM-1","issue":"1","issued":{"date-parts":[["2001","1"]]},"page":"25-37","title":"Construction and analysis of non-Poisson stimulus-response models of neural spiking activity","type":"article-journal","volume":"105"},"uris":["http://www.mendeley.com/documents/?uuid=6a8dea51-50d0-4837-a59e-00119fcbab27"]}],"mendeley":{"formattedCitation":"(Barbieri et al. 2001)","plainTextFormattedCitation":"(Barbieri et al. 2001)","previouslyFormattedCitation":"(Barbieri et al. 2001)"},"properties":{"noteIndex":0},"schema":"https://github.com/citation-style-language/schema/raw/master/csl-citation.json"}</w:instrText>
      </w:r>
      <w:r>
        <w:fldChar w:fldCharType="separate"/>
      </w:r>
      <w:r w:rsidRPr="00D27569">
        <w:rPr>
          <w:noProof/>
        </w:rPr>
        <w:t>(Barbieri et al. 2001)</w:t>
      </w:r>
      <w:r>
        <w:fldChar w:fldCharType="end"/>
      </w:r>
    </w:p>
    <w:p w14:paraId="0A2A0102" w14:textId="047641B2" w:rsidR="004144D0" w:rsidRDefault="004144D0" w:rsidP="00D27569">
      <w:r>
        <w:fldChar w:fldCharType="begin" w:fldLock="1"/>
      </w:r>
      <w:r w:rsidR="00E90A1B">
        <w:instrText>ADDIN CSL_CITATION {"citationItems":[{"id":"ITEM-1","itemData":{"DOI":"10.1016/j.neuron.2009.03.021","ISBN":"0896-6273","ISSN":"08966273","PMID":"19447097","abstract":"Cortical areas differ in their patterns of connectivity, cellular composition, and functional architecture. Spike trains, on the other hand, are commonly assumed to follow similarly irregular dynamics across neocortex. We examined spike-time statistics in four parietal areas using a method that accounts for nonstationarities in firing rate. We found that, whereas neurons in visual areas fire irregularly, many cells in association and motor-like parietal regions show increasingly regular spike trains by comparison. Regularity was evident both in the shape of interspike interval distributions and in spike-count variability across trials. Thus, Poisson-like randomness is not a universal feature of neocortex. Rather, many parietal cells have reduced trial-to-trial variability in spike counts that could provide for more reliable firing-rate signals. These results suggest that spiking dynamics may play different roles in different cortical areas and should not be assumed to arise from fundamentally irreducible noise sources. © 2009 Elsevier Inc. All rights reserved.","author":[{"dropping-particle":"","family":"Maimon","given":"Gaby","non-dropping-particle":"","parse-names":false,"suffix":""},{"dropping-particle":"","family":"Assad","given":"John a.","non-dropping-particle":"","parse-names":false,"suffix":""}],"container-title":"Neuron","id":"ITEM-1","issue":"3","issued":{"date-parts":[["2009"]]},"page":"426-440","publisher":"Elsevier","title":"Beyond Poisson: Increased Spike-Time Regularity across Primate Parietal Cortex","type":"article-journal","volume":"62"},"uris":["http://www.mendeley.com/documents/?uuid=e68dc357-a463-44d8-ac68-9a9ea7672bca"]}],"mendeley":{"formattedCitation":"(Maimon and Assad 2009)","plainTextFormattedCitation":"(Maimon and Assad 2009)","previouslyFormattedCitation":"(Maimon and Assad 2009)"},"properties":{"noteIndex":0},"schema":"https://github.com/citation-style-language/schema/raw/master/csl-citation.json"}</w:instrText>
      </w:r>
      <w:r>
        <w:fldChar w:fldCharType="separate"/>
      </w:r>
      <w:r w:rsidRPr="004144D0">
        <w:rPr>
          <w:noProof/>
        </w:rPr>
        <w:t>(Maimon and Assad 2009)</w:t>
      </w:r>
      <w:r>
        <w:fldChar w:fldCharType="end"/>
      </w:r>
    </w:p>
    <w:p w14:paraId="54DD08DD" w14:textId="1B76DD84" w:rsidR="004144D0" w:rsidRDefault="004144D0" w:rsidP="00D27569">
      <w:r>
        <w:fldChar w:fldCharType="begin" w:fldLock="1"/>
      </w:r>
      <w:r w:rsidR="00611C09">
        <w:instrText>ADDIN CSL_CITATION {"citationItems":[{"id":"ITEM-1","itemData":{"DOI":"10.1038/nn.2501","ISBN":"1546-1726 (Electronic)\\n1097-6256 (Linking)","ISSN":"10976256","PMID":"20173745","abstract":"Neural responses are typically characterized by computing the mean firing rate, but response variability can exist across trials. Many studies have examined the effect of a stimulus on the mean response, but few have examined the effect on response variability. We measured neural variability in 13 extracellularly recorded datasets and one intracellularly recorded dataset from seven areas spanning the four cortical lobes in monkeys and cats. In every case, stimulus onset caused a decline in neural variability. This occurred even when the stimulus produced little change in mean firing rate. The variability decline was observed in membrane potential recordings, in the spiking of individual neurons and in correlated spiking variability measured with implanted 96-electrode arrays. The variability decline was observed for all stimuli tested, regardless of whether the animal was awake, behaving or anaesthetized. This widespread variability decline suggests a rather general property of cortex, that its state is stabilized by an input. © 2010 Nature America, Inc. All rights reserved.","author":[{"dropping-particle":"","family":"Churchland","given":"Mark M","non-dropping-particle":"","parse-names":false,"suffix":""},{"dropping-particle":"","family":"Yu","given":"Byron M","non-dropping-particle":"","parse-names":false,"suffix":""},{"dropping-particle":"","family":"Cunningham","given":"John P","non-dropping-particle":"","parse-names":false,"suffix":""},{"dropping-particle":"","family":"Sugrue","given":"Leo P","non-dropping-particle":"","parse-names":false,"suffix":""},{"dropping-particle":"","family":"Cohen","given":"Marlene R","non-dropping-particle":"","parse-names":false,"suffix":""},{"dropping-particle":"","family":"Corrado","given":"Greg S","non-dropping-particle":"","parse-names":false,"suffix":""},{"dropping-particle":"","family":"Newsome","given":"William T","non-dropping-particle":"","parse-names":false,"suffix":""},{"dropping-particle":"","family":"Clark","given":"Andrew M","non-dropping-particle":"","parse-names":false,"suffix":""},{"dropping-particle":"","family":"Hosseini","given":"Paymon","non-dropping-particle":"","parse-names":false,"suffix":""},{"dropping-particle":"","family":"Scott","given":"Benjamin B","non-dropping-particle":"","parse-names":false,"suffix":""},{"dropping-particle":"","family":"Bradley","given":"David C","non-dropping-particle":"","parse-names":false,"suffix":""},{"dropping-particle":"","family":"Smith","given":"Matthew a","non-dropping-particle":"","parse-names":false,"suffix":""},{"dropping-particle":"","family":"Kohn","given":"Adam","non-dropping-particle":"","parse-names":false,"suffix":""},{"dropping-particle":"","family":"Movshon","given":"J Anthony","non-dropping-particle":"","parse-names":false,"suffix":""},{"dropping-particle":"","family":"Armstrong","given":"Katherine M","non-dropping-particle":"","parse-names":false,"suffix":""},{"dropping-particle":"","family":"Moore","given":"Tirin","non-dropping-particle":"","parse-names":false,"suffix":""},{"dropping-particle":"","family":"Chang","given":"Steve W","non-dropping-particle":"","parse-names":false,"suffix":""},{"dropping-particle":"","family":"Snyder","given":"Lawrence H","non-dropping-particle":"","parse-names":false,"suffix":""},{"dropping-particle":"","family":"Lisberger","given":"Stephen G","non-dropping-particle":"","parse-names":false,"suffix":""},{"dropping-particle":"","family":"Priebe","given":"Nicholas J","non-dropping-particle":"","parse-names":false,"suffix":""},{"dropping-particle":"","family":"Finn","given":"Ian M","non-dropping-particle":"","parse-names":false,"suffix":""},{"dropping-particle":"","family":"Ferster","given":"David","non-dropping-particle":"","parse-names":false,"suffix":""},{"dropping-particle":"","family":"Ryu","given":"Stephen I","non-dropping-particle":"","parse-names":false,"suffix":""},{"dropping-particle":"","family":"Santhanam","given":"Gopal","non-dropping-particle":"","parse-names":false,"suffix":""},{"dropping-particle":"","family":"Sahani","given":"Maneesh","non-dropping-particle":"","parse-names":false,"suffix":""},{"dropping-particle":"V","family":"Shenoy","given":"Krishna","non-dropping-particle":"","parse-names":false,"suffix":""}],"container-title":"Nature Neuroscience","id":"ITEM-1","issue":"3","issued":{"date-parts":[["2010"]]},"page":"369-378","publisher":"Nature Publishing Group","title":"Stimulus onset quenches neural variability: A widespread cortical phenomenon","type":"article-journal","volume":"13"},"uris":["http://www.mendeley.com/documents/?uuid=3365f124-a353-406c-993f-30a26894b3c0"]}],"mendeley":{"formattedCitation":"(Churchland et al. 2010)","plainTextFormattedCitation":"(Churchland et al. 2010)","previouslyFormattedCitation":"(Churchland et al. 2010)"},"properties":{"noteIndex":0},"schema":"https://github.com/citation-style-language/schema/raw/master/csl-citation.json"}</w:instrText>
      </w:r>
      <w:r>
        <w:fldChar w:fldCharType="separate"/>
      </w:r>
      <w:r w:rsidRPr="004144D0">
        <w:rPr>
          <w:noProof/>
        </w:rPr>
        <w:t>(Churchland et al. 2010)</w:t>
      </w:r>
      <w:r>
        <w:fldChar w:fldCharType="end"/>
      </w:r>
    </w:p>
    <w:p w14:paraId="7AD98314" w14:textId="457D5ACB" w:rsidR="004144D0" w:rsidRDefault="004144D0" w:rsidP="00D27569">
      <w:r>
        <w:fldChar w:fldCharType="begin" w:fldLock="1"/>
      </w:r>
      <w:r w:rsidR="00611C09">
        <w:instrText>ADDIN CSL_CITATION {"citationItems":[{"id":"ITEM-1","itemData":{"DOI":"10.1016/j.neuron.2010.12.037","ISBN":"1097-4199 (Electronic)\\r0896-6273 (Linking)","ISSN":"08966273","PMID":"21338889","abstract":"Traditionally, insights into neural computation have been furnished by averaged firing rates from many stimulus repetitions or trials. We pursue an analysis of neural response variance to unveil neural computations that cannot be discerned from measures of average firing rate. We analyzed single-neuron recordings from the lateral intraparietal area (LIP), during a perceptual decision-making task. Spike count variance was divided into two components using the law of total variance for doubly stochastic processes: (1) variance of counts that would be produced by a stochastic point process with a given rate, and loosely (2) the variance of the rates that would produce those counts (i.e., \" conditional expectation\" ). The variance and correlation of the conditional expectation exposed several neural mechanisms: mixtures of firing rate states preceding the decision, accumulation of stochastic \" evidence\" during decision formation, and a stereotyped response at decision end. These analyses help to differentiate among several alternative decision-making models. © 2011 Elsevier Inc.","author":[{"dropping-particle":"","family":"Churchland","given":"Anne K","non-dropping-particle":"","parse-names":false,"suffix":""},{"dropping-particle":"","family":"Kiani","given":"R.","non-dropping-particle":"","parse-names":false,"suffix":""},{"dropping-particle":"","family":"Chaudhuri","given":"R.","non-dropping-particle":"","parse-names":false,"suffix":""},{"dropping-particle":"","family":"Wang","given":"Xiao Jing","non-dropping-particle":"","parse-names":false,"suffix":""},{"dropping-particle":"","family":"Pouget","given":"Alexandre","non-dropping-particle":"","parse-names":false,"suffix":""},{"dropping-particle":"","family":"Shadlen","given":"M. N.","non-dropping-particle":"","parse-names":false,"suffix":""}],"container-title":"Neuron","id":"ITEM-1","issue":"4","issued":{"date-parts":[["2011"]]},"page":"818-831","title":"Variance as a Signature of Neural Computations during Decision Making","type":"article-journal","volume":"69"},"uris":["http://www.mendeley.com/documents/?uuid=c8b3184e-a363-44f0-b4b5-9c1793cc7a91"]}],"mendeley":{"formattedCitation":"(Churchland et al. 2011)","plainTextFormattedCitation":"(Churchland et al. 2011)","previouslyFormattedCitation":"(Churchland et al. 2011)"},"properties":{"noteIndex":0},"schema":"https://github.com/citation-style-language/schema/raw/master/csl-citation.json"}</w:instrText>
      </w:r>
      <w:r>
        <w:fldChar w:fldCharType="separate"/>
      </w:r>
      <w:r w:rsidRPr="004144D0">
        <w:rPr>
          <w:noProof/>
        </w:rPr>
        <w:t>(Churchland et al. 2011)</w:t>
      </w:r>
      <w:r>
        <w:fldChar w:fldCharType="end"/>
      </w:r>
    </w:p>
    <w:p w14:paraId="3271D713" w14:textId="77777777" w:rsidR="00D27569" w:rsidRDefault="00D27569" w:rsidP="00D27569"/>
    <w:p w14:paraId="3D00276B" w14:textId="7CD3FE77" w:rsidR="00D27569" w:rsidRDefault="00D27569" w:rsidP="00D27569">
      <w:r>
        <w:fldChar w:fldCharType="begin" w:fldLock="1"/>
      </w:r>
      <w:r w:rsidR="00E90A1B">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fldChar w:fldCharType="separate"/>
      </w:r>
      <w:r w:rsidRPr="00D27569">
        <w:rPr>
          <w:noProof/>
        </w:rPr>
        <w:t>(Eden et al. 2004)</w:t>
      </w:r>
      <w:r>
        <w:fldChar w:fldCharType="end"/>
      </w:r>
    </w:p>
    <w:p w14:paraId="67BA8813" w14:textId="39A9A03F" w:rsidR="00D27569" w:rsidRDefault="004144D0" w:rsidP="00D27569">
      <w:r>
        <w:fldChar w:fldCharType="begin" w:fldLock="1"/>
      </w:r>
      <w:r w:rsidR="00E90A1B">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fldChar w:fldCharType="separate"/>
      </w:r>
      <w:r w:rsidRPr="004144D0">
        <w:rPr>
          <w:noProof/>
        </w:rPr>
        <w:t>(Brown et al. 2001)</w:t>
      </w:r>
      <w:r>
        <w:fldChar w:fldCharType="end"/>
      </w:r>
    </w:p>
    <w:p w14:paraId="06102DB0" w14:textId="36EB3760" w:rsidR="0047722C" w:rsidRPr="00D27569" w:rsidRDefault="0047722C" w:rsidP="00D27569">
      <w:r>
        <w:fldChar w:fldCharType="begin" w:fldLock="1"/>
      </w:r>
      <w:r w:rsidR="00611C09">
        <w:instrText>ADDIN CSL_CITATION {"citationItems":[{"id":"ITEM-1","itemData":{"DOI":"10.1162/089976698300017403","ISSN":"08997667","abstract":"It has long been recognized that sensory systems adapt to their inputs. Here we formulate the problem of optimal variance estimation for a broad class of nonstationary signals. We show that under weak assumptions, the Bayesian optimal causal variance estimate shows asymmetric dynamics: an abrupt increase in variance is more readily detectable than an abrupt decrease. By contrast, optimal adaptation to the mean displays symmetric dynamics when the variance is held fixed. After providing several empirical examples and a simple intuitive argument for our main result, we prove that optimal adaptation is asymmetrical in a broad class of model environments. This observation makes specific and falsifiable predictions about the time course of adaptation in neurons probed with certain stimulus ensembles.","author":[{"dropping-particle":"","family":"DeWeese","given":"Michael","non-dropping-particle":"","parse-names":false,"suffix":""},{"dropping-particle":"","family":"Zador","given":"Anthony","non-dropping-particle":"","parse-names":false,"suffix":""}],"container-title":"Neural Computation","id":"ITEM-1","issue":"5","issued":{"date-parts":[["1998"]]},"page":"1179-1202","publisher":"MIT Press","title":"Asymmetric Dynamics in Optimal Variance Adaptation","type":"article-journal","volume":"10"},"uris":["http://www.mendeley.com/documents/?uuid=c1657fde-65ae-4a01-9c54-c40a929f109a"]}],"mendeley":{"formattedCitation":"(DeWeese and Zador 1998)","plainTextFormattedCitation":"(DeWeese and Zador 1998)","previouslyFormattedCitation":"(DeWeese and Zador 1998)"},"properties":{"noteIndex":0},"schema":"https://github.com/citation-style-language/schema/raw/master/csl-citation.json"}</w:instrText>
      </w:r>
      <w:r>
        <w:fldChar w:fldCharType="separate"/>
      </w:r>
      <w:r w:rsidRPr="0047722C">
        <w:rPr>
          <w:noProof/>
        </w:rPr>
        <w:t>(DeWeese and Zador 1998)</w:t>
      </w:r>
      <w:r>
        <w:fldChar w:fldCharType="end"/>
      </w:r>
    </w:p>
    <w:p w14:paraId="7E8B0EFC" w14:textId="77777777" w:rsidR="00D27569" w:rsidRPr="00D27569" w:rsidRDefault="00D27569" w:rsidP="00D27569"/>
    <w:p w14:paraId="46AF113D" w14:textId="69CD3DF2" w:rsidR="005C79AE" w:rsidRDefault="00DD52B2" w:rsidP="001F6135">
      <w:pPr>
        <w:pStyle w:val="Heading1"/>
        <w:spacing w:line="240" w:lineRule="auto"/>
      </w:pPr>
      <w:r w:rsidRPr="009229B8">
        <w:lastRenderedPageBreak/>
        <w:t>Methods</w:t>
      </w:r>
    </w:p>
    <w:p w14:paraId="1663A715" w14:textId="7E2FE8C5" w:rsidR="00025328" w:rsidRPr="003616AB" w:rsidRDefault="00025328" w:rsidP="00AD4F7B">
      <w:pPr>
        <w:rPr>
          <w:color w:val="FF0000"/>
        </w:rPr>
      </w:pPr>
      <w:r w:rsidRPr="003616AB">
        <w:rPr>
          <w:color w:val="FF0000"/>
        </w:rPr>
        <w:t>Here we consider a dynamic GLM with Conway-Maxwell Poisson</w:t>
      </w:r>
      <w:r w:rsidR="00DC5909" w:rsidRPr="003616AB">
        <w:rPr>
          <w:color w:val="FF0000"/>
        </w:rPr>
        <w:t xml:space="preserve"> (CMP)</w:t>
      </w:r>
      <w:r w:rsidRPr="003616AB">
        <w:rPr>
          <w:color w:val="FF0000"/>
        </w:rPr>
        <w:t xml:space="preserve"> observations to describe time-varying spike counts. We first introduce the model</w:t>
      </w:r>
      <w:r w:rsidR="00DC5909" w:rsidRPr="003616AB">
        <w:rPr>
          <w:color w:val="FF0000"/>
        </w:rPr>
        <w:t>.</w:t>
      </w:r>
      <w:r w:rsidR="00920285" w:rsidRPr="003616AB">
        <w:rPr>
          <w:color w:val="FF0000"/>
        </w:rPr>
        <w:t xml:space="preserve"> </w:t>
      </w:r>
      <w:r w:rsidR="001441CA">
        <w:rPr>
          <w:color w:val="FF0000"/>
        </w:rPr>
        <w:t xml:space="preserve">Although the CMP distribution allows us to flexibly model non-Poisson variability, one major challenge with using this model is that there are not closed-form solutions </w:t>
      </w:r>
      <w:r w:rsidR="00C40E86">
        <w:rPr>
          <w:color w:val="FF0000"/>
        </w:rPr>
        <w:t>for the CMP likelihood</w:t>
      </w:r>
      <w:r w:rsidR="00920285" w:rsidRPr="003616AB">
        <w:rPr>
          <w:color w:val="FF0000"/>
        </w:rPr>
        <w:t xml:space="preserve">. </w:t>
      </w:r>
      <w:r w:rsidR="00C40E86">
        <w:rPr>
          <w:color w:val="FF0000"/>
        </w:rPr>
        <w:t>Here</w:t>
      </w:r>
      <w:r w:rsidR="00920285" w:rsidRPr="003616AB">
        <w:rPr>
          <w:color w:val="FF0000"/>
        </w:rPr>
        <w:t xml:space="preserve">, we </w:t>
      </w:r>
      <w:del w:id="1" w:author="Stevenson, Ian [2]" w:date="2022-01-12T17:26:00Z">
        <w:r w:rsidR="00920285" w:rsidRPr="003616AB" w:rsidDel="00DB5B34">
          <w:rPr>
            <w:color w:val="FF0000"/>
          </w:rPr>
          <w:delText xml:space="preserve">infer </w:delText>
        </w:r>
      </w:del>
      <w:r w:rsidR="00C40E86">
        <w:rPr>
          <w:color w:val="FF0000"/>
        </w:rPr>
        <w:t>fit the model using a</w:t>
      </w:r>
      <w:r w:rsidR="00920285" w:rsidRPr="003616AB">
        <w:rPr>
          <w:color w:val="FF0000"/>
        </w:rPr>
        <w:t xml:space="preserve"> global Gaussian approximation</w:t>
      </w:r>
      <w:r w:rsidR="00C40E86">
        <w:rPr>
          <w:color w:val="FF0000"/>
        </w:rPr>
        <w:t>, and we discuss s</w:t>
      </w:r>
      <w:r w:rsidR="00920285" w:rsidRPr="003616AB">
        <w:rPr>
          <w:color w:val="FF0000"/>
        </w:rPr>
        <w:t>everal</w:t>
      </w:r>
      <w:r w:rsidR="00C40E86">
        <w:rPr>
          <w:color w:val="FF0000"/>
        </w:rPr>
        <w:t xml:space="preserve"> additional technical</w:t>
      </w:r>
      <w:r w:rsidR="00920285" w:rsidRPr="003616AB">
        <w:rPr>
          <w:color w:val="FF0000"/>
        </w:rPr>
        <w:t xml:space="preserve"> challenges </w:t>
      </w:r>
      <w:r w:rsidR="00C40E86">
        <w:rPr>
          <w:color w:val="FF0000"/>
        </w:rPr>
        <w:t>that arise when using the</w:t>
      </w:r>
      <w:r w:rsidR="00920285" w:rsidRPr="003616AB">
        <w:rPr>
          <w:color w:val="FF0000"/>
        </w:rPr>
        <w:t xml:space="preserve"> CMP distribution </w:t>
      </w:r>
      <w:r w:rsidR="00C40E86">
        <w:rPr>
          <w:color w:val="FF0000"/>
        </w:rPr>
        <w:t>with a</w:t>
      </w:r>
      <w:r w:rsidR="00C40E86" w:rsidRPr="003616AB">
        <w:rPr>
          <w:color w:val="FF0000"/>
        </w:rPr>
        <w:t xml:space="preserve"> </w:t>
      </w:r>
      <w:r w:rsidR="003616AB" w:rsidRPr="003616AB">
        <w:rPr>
          <w:color w:val="FF0000"/>
        </w:rPr>
        <w:t>dynamic GLM</w:t>
      </w:r>
      <w:r w:rsidR="008C3A8C">
        <w:rPr>
          <w:color w:val="FF0000"/>
        </w:rPr>
        <w:t>.</w:t>
      </w:r>
    </w:p>
    <w:p w14:paraId="77E3F3CC" w14:textId="77777777" w:rsidR="00AD4F7B" w:rsidRPr="00AD4F7B" w:rsidRDefault="00AD4F7B" w:rsidP="00074C38"/>
    <w:p w14:paraId="66F73B61" w14:textId="11510487" w:rsidR="001D2909" w:rsidRDefault="004A666A" w:rsidP="00560F5D">
      <w:pPr>
        <w:pStyle w:val="Heading2"/>
      </w:pPr>
      <w:r>
        <w:t>Dynamic Conway-Maxwell Poisson Model</w:t>
      </w:r>
    </w:p>
    <w:p w14:paraId="12C5CB20" w14:textId="3D7B3F97" w:rsidR="003616AB" w:rsidRDefault="003616AB" w:rsidP="009A7B80"/>
    <w:p w14:paraId="6EF143CC" w14:textId="1E7EB904" w:rsidR="00DC75C2" w:rsidRDefault="008C3A8C" w:rsidP="00DC75C2">
      <w:r>
        <w:t>A count observation</w:t>
      </w:r>
      <w:r w:rsidR="00DC75C2">
        <w:t xml:space="preserve"> </w:t>
      </w:r>
      <m:oMath>
        <m:r>
          <w:rPr>
            <w:rFonts w:ascii="Cambria Math" w:hAnsi="Cambria Math"/>
          </w:rPr>
          <m:t>y</m:t>
        </m:r>
      </m:oMath>
      <w:r>
        <w:t>, such as the spike count</w:t>
      </w:r>
      <w:r w:rsidR="003616AB">
        <w:t xml:space="preserve"> for a neuron</w:t>
      </w:r>
      <w:r>
        <w:t>,</w:t>
      </w:r>
      <w:r w:rsidR="00DC75C2">
        <w:t xml:space="preserve"> is assumed to</w:t>
      </w:r>
      <w:r w:rsidR="003616AB">
        <w:t xml:space="preserve"> follow the CMP distribution</w:t>
      </w:r>
      <w:r w:rsidR="00DC75C2">
        <w:t>, with parameter</w:t>
      </w:r>
      <w:r w:rsidR="00B710D5">
        <w:t>s</w:t>
      </w:r>
      <w:r w:rsidR="00DC75C2">
        <w:t xml:space="preserve"> </w:t>
      </w:r>
      <m:oMath>
        <m:r>
          <w:rPr>
            <w:rFonts w:ascii="Cambria Math" w:hAnsi="Cambria Math"/>
          </w:rPr>
          <m:t>λ</m:t>
        </m:r>
      </m:oMath>
      <w:r w:rsidR="00DC75C2">
        <w:t xml:space="preserve"> and </w:t>
      </w:r>
      <m:oMath>
        <m:r>
          <w:rPr>
            <w:rFonts w:ascii="Cambria Math" w:hAnsi="Cambria Math"/>
          </w:rPr>
          <m:t>ν</m:t>
        </m:r>
      </m:oMath>
      <w:r w:rsidR="00DC75C2">
        <w:t xml:space="preserve">. The probability mass function (pmf) of CMP is </w:t>
      </w:r>
    </w:p>
    <w:p w14:paraId="38C2CAAB" w14:textId="77777777" w:rsidR="00DC75C2" w:rsidRDefault="00DC75C2" w:rsidP="00DC75C2">
      <m:oMathPara>
        <m:oMath>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λ,ν</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y</m:t>
                  </m:r>
                </m:sup>
              </m:sSup>
            </m:num>
            <m:den>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ν</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Z(λ,ν)</m:t>
              </m:r>
            </m:den>
          </m:f>
        </m:oMath>
      </m:oMathPara>
    </w:p>
    <w:p w14:paraId="3C435108" w14:textId="4C0B4B8E" w:rsidR="003616AB" w:rsidRDefault="00DC75C2" w:rsidP="00DC75C2">
      <w:r>
        <w:t xml:space="preserve">, where </w:t>
      </w:r>
      <m:oMath>
        <m:r>
          <w:rPr>
            <w:rFonts w:ascii="Cambria Math" w:hAnsi="Cambria Math"/>
          </w:rPr>
          <m:t>Z</m:t>
        </m:r>
        <m:d>
          <m:dPr>
            <m:ctrlPr>
              <w:rPr>
                <w:rFonts w:ascii="Cambria Math" w:hAnsi="Cambria Math"/>
                <w:i/>
              </w:rPr>
            </m:ctrlPr>
          </m:dPr>
          <m:e>
            <m:r>
              <w:rPr>
                <w:rFonts w:ascii="Cambria Math" w:hAnsi="Cambria Math"/>
              </w:rPr>
              <m:t>λ,ν</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sSup>
                  <m:sSupPr>
                    <m:ctrlPr>
                      <w:rPr>
                        <w:rFonts w:ascii="Cambria Math" w:hAnsi="Cambria Math"/>
                        <w:i/>
                      </w:rPr>
                    </m:ctrlPr>
                  </m:sSupPr>
                  <m:e>
                    <m:d>
                      <m:dPr>
                        <m:ctrlPr>
                          <w:rPr>
                            <w:rFonts w:ascii="Cambria Math" w:hAnsi="Cambria Math"/>
                            <w:i/>
                          </w:rPr>
                        </m:ctrlPr>
                      </m:dPr>
                      <m:e>
                        <m:r>
                          <w:rPr>
                            <w:rFonts w:ascii="Cambria Math" w:hAnsi="Cambria Math"/>
                          </w:rPr>
                          <m:t>k!</m:t>
                        </m:r>
                      </m:e>
                    </m:d>
                  </m:e>
                  <m:sup>
                    <m:r>
                      <w:rPr>
                        <w:rFonts w:ascii="Cambria Math" w:hAnsi="Cambria Math"/>
                      </w:rPr>
                      <m:t>ν</m:t>
                    </m:r>
                  </m:sup>
                </m:sSup>
              </m:den>
            </m:f>
          </m:e>
        </m:nary>
        <m:r>
          <w:rPr>
            <w:rFonts w:ascii="Cambria Math" w:hAnsi="Cambria Math"/>
          </w:rPr>
          <m:t xml:space="preserve"> </m:t>
        </m:r>
      </m:oMath>
      <w:r>
        <w:t xml:space="preserve"> is the normalizing constant. The parameter </w:t>
      </w:r>
      <m:oMath>
        <m:r>
          <w:rPr>
            <w:rFonts w:ascii="Cambria Math" w:hAnsi="Cambria Math"/>
          </w:rPr>
          <m:t>ν≥0</m:t>
        </m:r>
      </m:oMath>
      <w:r>
        <w:t xml:space="preserve"> controls different dispersion patterns, i.e. equi- (</w:t>
      </w:r>
      <m:oMath>
        <m:r>
          <w:rPr>
            <w:rFonts w:ascii="Cambria Math" w:hAnsi="Cambria Math"/>
          </w:rPr>
          <m:t>ν=1</m:t>
        </m:r>
      </m:oMath>
      <w:r>
        <w:t>), over- (</w:t>
      </w:r>
      <m:oMath>
        <m:r>
          <w:rPr>
            <w:rFonts w:ascii="Cambria Math" w:hAnsi="Cambria Math"/>
          </w:rPr>
          <m:t>0≤ν&lt;1</m:t>
        </m:r>
      </m:oMath>
      <w:r>
        <w:t>) or under-dispersion (</w:t>
      </w:r>
      <m:oMath>
        <m:r>
          <w:rPr>
            <w:rFonts w:ascii="Cambria Math" w:hAnsi="Cambria Math"/>
          </w:rPr>
          <m:t>ν&gt;1</m:t>
        </m:r>
      </m:oMath>
      <w:r>
        <w:t>). Three common distributions occur as special cases: 1) the Poisson (</w:t>
      </w:r>
      <m:oMath>
        <m:r>
          <w:rPr>
            <w:rFonts w:ascii="Cambria Math" w:hAnsi="Cambria Math"/>
          </w:rPr>
          <m:t>ν=1</m:t>
        </m:r>
      </m:oMath>
      <w:r>
        <w:t>), 2) geometric (</w:t>
      </w:r>
      <m:oMath>
        <m:r>
          <w:rPr>
            <w:rFonts w:ascii="Cambria Math" w:hAnsi="Cambria Math"/>
          </w:rPr>
          <m:t>ν=0,λ&lt;1</m:t>
        </m:r>
      </m:oMath>
      <w:r>
        <w:t>)</w:t>
      </w:r>
      <w:r w:rsidR="008C3A8C">
        <w:t xml:space="preserve">, </w:t>
      </w:r>
      <w:r>
        <w:t>and 3) Bernoulli (</w:t>
      </w:r>
      <m:oMath>
        <m:r>
          <w:rPr>
            <w:rFonts w:ascii="Cambria Math" w:hAnsi="Cambria Math"/>
          </w:rPr>
          <m:t>ν→∞</m:t>
        </m:r>
      </m:oMath>
      <w:r>
        <w:t>).</w:t>
      </w:r>
    </w:p>
    <w:p w14:paraId="378E0DC7" w14:textId="0A05C407" w:rsidR="003616AB" w:rsidRDefault="003616AB" w:rsidP="009A7B80"/>
    <w:p w14:paraId="296CCD7F" w14:textId="1C2A5364" w:rsidR="00D971CF" w:rsidRDefault="00DC75C2" w:rsidP="00CD06DF">
      <w:r>
        <w:t xml:space="preserve">For </w:t>
      </w:r>
      <w:r w:rsidR="008C3A8C">
        <w:t xml:space="preserve">multiple observations </w:t>
      </w:r>
      <w:r>
        <w:t xml:space="preserve">up to </w:t>
      </w:r>
      <m:oMath>
        <m:r>
          <w:rPr>
            <w:rFonts w:ascii="Cambria Math" w:hAnsi="Cambria Math"/>
          </w:rPr>
          <m:t>T</m:t>
        </m:r>
      </m:oMath>
      <w:r>
        <w:t xml:space="preserve"> steps</w:t>
      </w:r>
      <w:r w:rsidR="008C3A8C">
        <w:t xml:space="preserve">, such as simultaneous spike counts from </w:t>
      </w:r>
      <m:oMath>
        <m:r>
          <w:rPr>
            <w:rFonts w:ascii="Cambria Math" w:hAnsi="Cambria Math"/>
          </w:rPr>
          <m:t xml:space="preserve">n </m:t>
        </m:r>
      </m:oMath>
      <w:r w:rsidR="008C3A8C">
        <w:t>neurons</w:t>
      </w:r>
      <w:r>
        <w:t xml:space="preserve">, denote the </w:t>
      </w:r>
      <w:r w:rsidR="008C3A8C">
        <w:t>counts</w:t>
      </w:r>
      <w:r>
        <w:t xml:space="preserve"> at time bin </w:t>
      </w:r>
      <m:oMath>
        <m:r>
          <w:rPr>
            <w:rFonts w:ascii="Cambria Math" w:hAnsi="Cambria Math"/>
          </w:rPr>
          <m:t>t</m:t>
        </m:r>
      </m:oMath>
      <w:r>
        <w:t xml:space="preserve"> as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nt</m:t>
                    </m:r>
                  </m:sub>
                </m:sSub>
              </m:e>
            </m:d>
          </m:e>
          <m:sup>
            <m:r>
              <w:rPr>
                <w:rFonts w:ascii="Cambria Math" w:hAnsi="Cambria Math"/>
              </w:rPr>
              <m:t>'</m:t>
            </m:r>
          </m:sup>
        </m:sSup>
      </m:oMath>
      <w:r>
        <w:t xml:space="preserve">, for </w:t>
      </w:r>
      <m:oMath>
        <m:r>
          <w:rPr>
            <w:rFonts w:ascii="Cambria Math" w:hAnsi="Cambria Math"/>
          </w:rPr>
          <m:t>t=1,…,T.</m:t>
        </m:r>
      </m:oMath>
      <w:r w:rsidR="00B710D5">
        <w:t xml:space="preserve"> The corresponding CMP parameters at </w:t>
      </w:r>
      <m:oMath>
        <m:r>
          <w:rPr>
            <w:rFonts w:ascii="Cambria Math" w:hAnsi="Cambria Math"/>
          </w:rPr>
          <m:t>t</m:t>
        </m:r>
      </m:oMath>
      <w:r w:rsidR="00B710D5">
        <w:t xml:space="preserve"> are </w:t>
      </w:r>
      <m:oMath>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λ</m:t>
                    </m:r>
                  </m:e>
                  <m:sub>
                    <m:r>
                      <w:rPr>
                        <w:rFonts w:ascii="Cambria Math" w:hAnsi="Cambria Math"/>
                      </w:rPr>
                      <m:t>nt</m:t>
                    </m:r>
                  </m:sub>
                </m:sSub>
              </m:e>
            </m:d>
          </m:e>
          <m:sup>
            <m:r>
              <w:rPr>
                <w:rFonts w:ascii="Cambria Math" w:hAnsi="Cambria Math"/>
              </w:rPr>
              <m:t>'</m:t>
            </m:r>
          </m:sup>
        </m:sSup>
      </m:oMath>
      <w:r w:rsidR="00B710D5">
        <w:t xml:space="preserve"> and </w:t>
      </w:r>
      <m:oMath>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1t</m:t>
                    </m:r>
                  </m:sub>
                </m:sSub>
                <m:r>
                  <w:rPr>
                    <w:rFonts w:ascii="Cambria Math" w:hAnsi="Cambria Math"/>
                  </w:rPr>
                  <m:t>, …,</m:t>
                </m:r>
                <m:sSub>
                  <m:sSubPr>
                    <m:ctrlPr>
                      <w:rPr>
                        <w:rFonts w:ascii="Cambria Math" w:hAnsi="Cambria Math"/>
                        <w:i/>
                      </w:rPr>
                    </m:ctrlPr>
                  </m:sSubPr>
                  <m:e>
                    <m:r>
                      <w:rPr>
                        <w:rFonts w:ascii="Cambria Math" w:hAnsi="Cambria Math"/>
                      </w:rPr>
                      <m:t>ν</m:t>
                    </m:r>
                  </m:e>
                  <m:sub>
                    <m:r>
                      <w:rPr>
                        <w:rFonts w:ascii="Cambria Math" w:hAnsi="Cambria Math"/>
                      </w:rPr>
                      <m:t>nt</m:t>
                    </m:r>
                  </m:sub>
                </m:sSub>
              </m:e>
            </m:d>
          </m:e>
          <m:sup>
            <m:r>
              <w:rPr>
                <w:rFonts w:ascii="Cambria Math" w:hAnsi="Cambria Math"/>
              </w:rPr>
              <m:t>'</m:t>
            </m:r>
          </m:sup>
        </m:sSup>
      </m:oMath>
      <w:r w:rsidR="00B710D5">
        <w:t>. Previous work has examined the CMP-GLM</w:t>
      </w:r>
      <w:r w:rsidR="006C20E7">
        <w:t xml:space="preserve"> </w:t>
      </w:r>
      <w:r w:rsidR="006C20E7">
        <w:fldChar w:fldCharType="begin" w:fldLock="1"/>
      </w:r>
      <w:r w:rsidR="006C20E7">
        <w:instrText>ADDIN CSL_CITATION {"citationItems":[{"id":"ITEM-1","itemData":{"DOI":"10.1214/09-AOAS306","ISSN":"1932-6157","abstract":"Poisson regression is a popular tool for modeling count data and is applied in a vast array of applications from the social to the physical sciences and beyond. Real data, however, are often over- or under-dispersed and, thus, not conducive to Poisson regression. We propose a regression model based on the Conway–Maxwell-Poisson (COM-Poisson) distribution to address this problem. The COM-Poisson regression generalizes the well-known Poisson and logistic regression models, and is suitable for fitting count data with a wide range of dispersion levels. With a GLM approach that takes advantage of exponential family properties, we discuss model estimation, inference, diagnostics, and interpretation, and present a test for determining the need for a COM-Poisson regression over a standard Poisson regression. We compare the COM-Poisson to several alternatives and illustrate its advantages and usefulness using three data sets with varying dispersion.","author":[{"dropping-particle":"","family":"Sellers","given":"Kimberly F.","non-dropping-particle":"","parse-names":false,"suffix":""},{"dropping-particle":"","family":"Shmueli","given":"Galit","non-dropping-particle":"","parse-names":false,"suffix":""}],"container-title":"https://doi.org/10.1214/09-AOAS306","id":"ITEM-1","issue":"2","issued":{"date-parts":[["2010","6","1"]]},"page":"943-961","publisher":"Institute of Mathematical Statistics","title":"A flexible regression model for count data","type":"article-journal","volume":"4"},"uris":["http://www.mendeley.com/documents/?uuid=10f35aec-045b-30f5-896e-da54c24cb8ef"]},{"id":"ITEM-2","itemData":{"DOI":"10.1016/J.CSDA.2017.11.011","ISSN":"0167-9473","abstract":"The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Sellers and Shmueli 2010)","plainTextFormattedCitation":"(Chatla and Shmueli 2018; Sellers and Shmueli 2010)","previouslyFormattedCitation":"(Chatla and Shmueli 2018; Sellers and Shmueli 2010)"},"properties":{"noteIndex":0},"schema":"https://github.com/citation-style-language/schema/raw/master/csl-citation.json"}</w:instrText>
      </w:r>
      <w:r w:rsidR="006C20E7">
        <w:fldChar w:fldCharType="separate"/>
      </w:r>
      <w:r w:rsidR="006C20E7" w:rsidRPr="006C20E7">
        <w:rPr>
          <w:noProof/>
        </w:rPr>
        <w:t>(Chatla and Shmueli 2018; Sellers and Shmueli 2010)</w:t>
      </w:r>
      <w:r w:rsidR="006C20E7">
        <w:fldChar w:fldCharType="end"/>
      </w:r>
      <w:r w:rsidR="006C20E7">
        <w:t>, and here we focus on the dynamic version of this GLM</w:t>
      </w:r>
      <w:r w:rsidR="00115B37">
        <w:t xml:space="preserve">. </w:t>
      </w:r>
      <w:commentRangeStart w:id="2"/>
      <w:r w:rsidR="00F151AB">
        <w:t>The</w:t>
      </w:r>
      <w:commentRangeEnd w:id="2"/>
      <w:r w:rsidR="001C7C1D">
        <w:rPr>
          <w:rStyle w:val="CommentReference"/>
        </w:rPr>
        <w:commentReference w:id="2"/>
      </w:r>
      <w:r w:rsidR="004F6CAE">
        <w:t xml:space="preserve"> CMP</w:t>
      </w:r>
      <w:r w:rsidR="00F151AB">
        <w:t xml:space="preserve"> parameters</w:t>
      </w:r>
      <w:r w:rsidR="004F6CAE">
        <w:t xml:space="preserve"> at </w:t>
      </w:r>
      <m:oMath>
        <m:r>
          <w:rPr>
            <w:rFonts w:ascii="Cambria Math" w:hAnsi="Cambria Math"/>
          </w:rPr>
          <m:t>t</m:t>
        </m:r>
      </m:oMath>
      <w:r w:rsidR="004F6CAE">
        <w:t xml:space="preserve"> are modeled by two log-linear models,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oMath>
      <w:r w:rsidR="004F6CAE">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w:r w:rsidR="000C23DB">
        <w:t xml:space="preserve">, with </w:t>
      </w:r>
      <m:oMath>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rsidR="000C23DB">
        <w:t xml:space="preserve"> and </w:t>
      </w:r>
      <m:oMath>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w:r w:rsidR="00E705AB">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705AB">
        <w:t xml:space="preserve"> and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705AB">
        <w:t xml:space="preserve"> denote known predictors</w:t>
      </w:r>
      <w:r w:rsidR="000C23DB">
        <w:t>.</w:t>
      </w:r>
      <w:r w:rsidR="003D1FBB">
        <w:t xml:space="preserve"> Under the CMP-GLM, the parameters are static. Here, we assume that they </w:t>
      </w:r>
      <w:del w:id="3" w:author="Stevenson, Ian [2]" w:date="2022-01-13T14:30:00Z">
        <w:r w:rsidR="004A666A" w:rsidDel="00427C0A">
          <w:delText xml:space="preserve"> </w:delText>
        </w:r>
      </w:del>
      <w:r w:rsidR="004A666A">
        <w:t>progress linearly with a Gaussian noise</w:t>
      </w:r>
      <w:r w:rsidR="00560F5D">
        <w:t>.</w:t>
      </w:r>
    </w:p>
    <w:p w14:paraId="53801843" w14:textId="77777777" w:rsidR="00D971CF" w:rsidRDefault="00D971CF" w:rsidP="00CD06DF"/>
    <w:p w14:paraId="3D2E9EB4" w14:textId="267915E1" w:rsidR="00CD06DF" w:rsidRDefault="003D1FBB" w:rsidP="00D971CF">
      <w:r>
        <w:t>T</w:t>
      </w:r>
      <w:r w:rsidR="00D971CF">
        <w:t xml:space="preserve">he </w:t>
      </w:r>
      <w:r w:rsidR="00E705AB">
        <w:t xml:space="preserve">observations </w:t>
      </w:r>
      <w:r w:rsidR="00D971CF">
        <w:t>follow</w:t>
      </w:r>
      <w:r>
        <w:t xml:space="preserve"> conditionally</w:t>
      </w:r>
      <w:r w:rsidR="00D971CF">
        <w:t xml:space="preserve"> </w:t>
      </w:r>
      <w:r w:rsidR="00E705AB">
        <w:t xml:space="preserve">independent </w:t>
      </w:r>
      <w:r w:rsidR="00D971CF">
        <w:t xml:space="preserve">CMP distributions, </w:t>
      </w:r>
      <w:r>
        <w:t>given the</w:t>
      </w:r>
      <w:r w:rsidR="00D971CF">
        <w:t xml:space="preserve"> </w:t>
      </w:r>
      <w:r w:rsidR="006B3C17">
        <w:t xml:space="preserve">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β</m:t>
                    </m:r>
                  </m:e>
                  <m:sub>
                    <m:r>
                      <w:rPr>
                        <w:rFonts w:ascii="Cambria Math" w:hAnsi="Cambria Math"/>
                      </w:rPr>
                      <m:t>t</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γ</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D971CF">
        <w:t>.</w:t>
      </w:r>
    </w:p>
    <w:p w14:paraId="06DC8FE8" w14:textId="77777777" w:rsidR="00D971CF" w:rsidRPr="00D971CF" w:rsidRDefault="00405F94" w:rsidP="001E6EAF">
      <w:pPr>
        <w:jc w:val="center"/>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m:rPr>
              <m:aln/>
            </m:rPr>
            <w:rPr>
              <w:rFonts w:ascii="Cambria Math" w:hAnsi="Cambria Math"/>
            </w:rPr>
            <m:t>∼CMP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d>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λ</m:t>
                  </m:r>
                </m:e>
                <m:sub>
                  <m:r>
                    <w:rPr>
                      <w:rFonts w:ascii="Cambria Math" w:hAnsi="Cambria Math"/>
                    </w:rPr>
                    <m:t>t</m:t>
                  </m:r>
                </m:sub>
              </m:sSub>
            </m:e>
          </m:func>
          <m:r>
            <m:rPr>
              <m:aln/>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sSub>
            <m:sSubPr>
              <m:ctrlPr>
                <w:rPr>
                  <w:rFonts w:ascii="Cambria Math" w:hAnsi="Cambria Math"/>
                  <w:i/>
                </w:rPr>
              </m:ctrlPr>
            </m:sSubPr>
            <m:e>
              <m:r>
                <m:rPr>
                  <m:sty m:val="bi"/>
                </m:rPr>
                <w:rPr>
                  <w:rFonts w:ascii="Cambria Math" w:hAnsi="Cambria Math"/>
                </w:rPr>
                <m:t>β</m:t>
              </m:r>
            </m:e>
            <m:sub>
              <m:r>
                <w:rPr>
                  <w:rFonts w:ascii="Cambria Math" w:hAnsi="Cambria Math"/>
                </w:rPr>
                <m:t>t</m:t>
              </m:r>
            </m:sub>
          </m:sSub>
          <m:r>
            <m:rPr>
              <m:sty m:val="p"/>
            </m:rP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ty m:val="bi"/>
                    </m:rPr>
                    <w:rPr>
                      <w:rFonts w:ascii="Cambria Math" w:hAnsi="Cambria Math"/>
                    </w:rPr>
                    <m:t>ν</m:t>
                  </m:r>
                </m:e>
                <m:sub>
                  <m:r>
                    <w:rPr>
                      <w:rFonts w:ascii="Cambria Math" w:hAnsi="Cambria Math"/>
                    </w:rPr>
                    <m:t>t</m:t>
                  </m:r>
                </m:sub>
              </m:sSub>
            </m:e>
          </m:func>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sSub>
            <m:sSubPr>
              <m:ctrlPr>
                <w:rPr>
                  <w:rFonts w:ascii="Cambria Math" w:hAnsi="Cambria Math"/>
                  <w:i/>
                </w:rPr>
              </m:ctrlPr>
            </m:sSubPr>
            <m:e>
              <m:r>
                <m:rPr>
                  <m:sty m:val="bi"/>
                </m:rPr>
                <w:rPr>
                  <w:rFonts w:ascii="Cambria Math" w:hAnsi="Cambria Math"/>
                </w:rPr>
                <m:t>γ</m:t>
              </m:r>
            </m:e>
            <m:sub>
              <m:r>
                <w:rPr>
                  <w:rFonts w:ascii="Cambria Math" w:hAnsi="Cambria Math"/>
                </w:rPr>
                <m:t>t</m:t>
              </m:r>
            </m:sub>
          </m:sSub>
        </m:oMath>
      </m:oMathPara>
    </w:p>
    <w:p w14:paraId="2D2F7B2C" w14:textId="0E491E20" w:rsidR="001E6EAF" w:rsidRPr="00D971CF" w:rsidRDefault="003D1FBB" w:rsidP="00D971CF">
      <w:pPr>
        <w:jc w:val="left"/>
      </w:pPr>
      <w:r>
        <w:t>While t</w:t>
      </w:r>
      <w:r w:rsidR="00D971CF">
        <w:t xml:space="preserve">he state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oMath>
      <w:r w:rsidR="00D971CF">
        <w:t xml:space="preserve"> evolves linearly</w:t>
      </w:r>
      <w:r>
        <w:t xml:space="preserve"> with Gaussian noise</w:t>
      </w:r>
      <w:r w:rsidR="00D971CF">
        <w:t>:</w:t>
      </w:r>
      <m:oMath>
        <m:r>
          <m:rPr>
            <m:sty m:val="p"/>
          </m:rPr>
          <w:rPr>
            <w:rFonts w:ascii="Cambria Math" w:hAnsi="Cambria Math"/>
          </w:rPr>
          <w:br/>
        </m:r>
      </m:oMath>
      <m:oMathPara>
        <m:oMathParaPr>
          <m:jc m:val="center"/>
        </m:oMathParaPr>
        <m:oMath>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Q</m:t>
                  </m:r>
                </m:e>
                <m:sub>
                  <m:r>
                    <w:rPr>
                      <w:rFonts w:ascii="Cambria Math" w:hAnsi="Cambria Math"/>
                    </w:rPr>
                    <m:t>0</m:t>
                  </m:r>
                </m:sub>
              </m:sSub>
            </m:e>
          </m:d>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m:rPr>
              <m:aln/>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p+q</m:t>
              </m:r>
            </m:sub>
          </m:sSub>
          <m:r>
            <w:rPr>
              <w:rFonts w:ascii="Cambria Math" w:hAnsi="Cambria Math"/>
            </w:rPr>
            <m:t>(</m:t>
          </m:r>
          <m:r>
            <m:rPr>
              <m:sty m:val="bi"/>
            </m:rPr>
            <w:rPr>
              <w:rFonts w:ascii="Cambria Math" w:hAnsi="Cambria Math"/>
            </w:rPr>
            <m:t>F</m:t>
          </m:r>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 xml:space="preserve">, </m:t>
          </m:r>
          <m:r>
            <m:rPr>
              <m:sty m:val="bi"/>
            </m:rPr>
            <w:rPr>
              <w:rFonts w:ascii="Cambria Math" w:hAnsi="Cambria Math"/>
            </w:rPr>
            <m:t>Q</m:t>
          </m:r>
          <m:r>
            <w:rPr>
              <w:rFonts w:ascii="Cambria Math" w:hAnsi="Cambria Math"/>
            </w:rPr>
            <m:t xml:space="preserve">) </m:t>
          </m:r>
        </m:oMath>
      </m:oMathPara>
    </w:p>
    <w:p w14:paraId="031405AB" w14:textId="3D96064D" w:rsidR="003D1FBB" w:rsidDel="009B61C5" w:rsidRDefault="009B61C5" w:rsidP="003D1FBB">
      <w:pPr>
        <w:rPr>
          <w:del w:id="4" w:author="wei ganchao" w:date="2022-01-13T18:10:00Z"/>
        </w:rPr>
      </w:pPr>
      <w:ins w:id="5" w:author="wei ganchao" w:date="2022-01-13T18:10:00Z">
        <w:r w:rsidRPr="009B61C5">
          <w:t xml:space="preserve">Given the initial state mean </w:t>
        </w:r>
      </w:ins>
      <m:oMath>
        <m:sSub>
          <m:sSubPr>
            <m:ctrlPr>
              <w:ins w:id="6" w:author="wei ganchao" w:date="2022-01-13T18:11:00Z">
                <w:rPr>
                  <w:rFonts w:ascii="Cambria Math" w:hAnsi="Cambria Math"/>
                  <w:i/>
                </w:rPr>
              </w:ins>
            </m:ctrlPr>
          </m:sSubPr>
          <m:e>
            <m:r>
              <w:ins w:id="7" w:author="wei ganchao" w:date="2022-01-13T18:11:00Z">
                <m:rPr>
                  <m:sty m:val="bi"/>
                </m:rPr>
                <w:rPr>
                  <w:rFonts w:ascii="Cambria Math" w:hAnsi="Cambria Math"/>
                </w:rPr>
                <m:t>θ</m:t>
              </w:ins>
            </m:r>
          </m:e>
          <m:sub>
            <m:r>
              <w:ins w:id="8" w:author="wei ganchao" w:date="2022-01-13T18:11:00Z">
                <w:rPr>
                  <w:rFonts w:ascii="Cambria Math" w:hAnsi="Cambria Math"/>
                </w:rPr>
                <m:t>0</m:t>
              </w:ins>
            </m:r>
          </m:sub>
        </m:sSub>
      </m:oMath>
      <w:ins w:id="9" w:author="wei ganchao" w:date="2022-01-13T18:12:00Z">
        <w:r>
          <w:t>,</w:t>
        </w:r>
      </w:ins>
      <w:ins w:id="10" w:author="wei ganchao" w:date="2022-01-13T18:10:00Z">
        <w:r w:rsidRPr="009B61C5">
          <w:t xml:space="preserve"> covariance</w:t>
        </w:r>
      </w:ins>
      <w:ins w:id="11" w:author="wei ganchao" w:date="2022-01-13T18:11:00Z">
        <w:r>
          <w:t xml:space="preserve"> </w:t>
        </w:r>
      </w:ins>
      <m:oMath>
        <m:sSub>
          <m:sSubPr>
            <m:ctrlPr>
              <w:ins w:id="12" w:author="wei ganchao" w:date="2022-01-13T18:11:00Z">
                <w:rPr>
                  <w:rFonts w:ascii="Cambria Math" w:hAnsi="Cambria Math"/>
                  <w:i/>
                </w:rPr>
              </w:ins>
            </m:ctrlPr>
          </m:sSubPr>
          <m:e>
            <m:r>
              <w:ins w:id="13" w:author="wei ganchao" w:date="2022-01-13T18:11:00Z">
                <m:rPr>
                  <m:sty m:val="bi"/>
                </m:rPr>
                <w:rPr>
                  <w:rFonts w:ascii="Cambria Math" w:hAnsi="Cambria Math"/>
                </w:rPr>
                <m:t>Q</m:t>
              </w:ins>
            </m:r>
          </m:e>
          <m:sub>
            <m:r>
              <w:ins w:id="14" w:author="wei ganchao" w:date="2022-01-13T18:11:00Z">
                <w:rPr>
                  <w:rFonts w:ascii="Cambria Math" w:hAnsi="Cambria Math"/>
                </w:rPr>
                <m:t>0</m:t>
              </w:ins>
            </m:r>
          </m:sub>
        </m:sSub>
      </m:oMath>
      <w:ins w:id="15" w:author="wei ganchao" w:date="2022-01-13T18:10:00Z">
        <w:r w:rsidRPr="009B61C5">
          <w:t>, linear dynamics</w:t>
        </w:r>
      </w:ins>
      <w:ins w:id="16" w:author="wei ganchao" w:date="2022-01-13T18:12:00Z">
        <w:r>
          <w:t xml:space="preserve"> </w:t>
        </w:r>
      </w:ins>
      <m:oMath>
        <m:r>
          <w:ins w:id="17" w:author="wei ganchao" w:date="2022-01-13T18:12:00Z">
            <m:rPr>
              <m:sty m:val="bi"/>
            </m:rPr>
            <w:rPr>
              <w:rFonts w:ascii="Cambria Math" w:hAnsi="Cambria Math"/>
            </w:rPr>
            <m:t>F</m:t>
          </w:ins>
        </m:r>
      </m:oMath>
      <w:ins w:id="18" w:author="wei ganchao" w:date="2022-01-13T18:10:00Z">
        <w:r w:rsidRPr="009B61C5">
          <w:t xml:space="preserve"> and process covariance</w:t>
        </w:r>
      </w:ins>
      <w:ins w:id="19" w:author="wei ganchao" w:date="2022-01-13T18:13:00Z">
        <w:r>
          <w:t xml:space="preserve"> </w:t>
        </w:r>
      </w:ins>
      <m:oMath>
        <m:r>
          <w:ins w:id="20" w:author="wei ganchao" w:date="2022-01-13T18:13:00Z">
            <m:rPr>
              <m:sty m:val="bi"/>
            </m:rPr>
            <w:rPr>
              <w:rFonts w:ascii="Cambria Math" w:hAnsi="Cambria Math"/>
            </w:rPr>
            <m:t>Q</m:t>
          </w:ins>
        </m:r>
      </m:oMath>
      <w:ins w:id="21" w:author="wei ganchao" w:date="2022-01-13T18:10:00Z">
        <w:r w:rsidRPr="009B61C5">
          <w:t>.</w:t>
        </w:r>
      </w:ins>
      <w:del w:id="22" w:author="wei ganchao" w:date="2022-01-13T18:10:00Z">
        <w:r w:rsidR="003D1FBB" w:rsidDel="009B61C5">
          <w:delText xml:space="preserve">Given the initial state mean and covariance </w:delText>
        </w:r>
        <w:commentRangeStart w:id="23"/>
        <w:r w:rsidR="003D1FBB" w:rsidDel="009B61C5">
          <w:delText xml:space="preserve">… </w:delText>
        </w:r>
        <w:commentRangeEnd w:id="23"/>
        <w:r w:rsidR="00427C0A" w:rsidDel="009B61C5">
          <w:rPr>
            <w:rStyle w:val="CommentReference"/>
          </w:rPr>
          <w:commentReference w:id="23"/>
        </w:r>
        <w:r w:rsidR="003D1FBB" w:rsidDel="009B61C5">
          <w:delText xml:space="preserve">, linear dynamics </w:delText>
        </w:r>
      </w:del>
      <m:oMath>
        <m:r>
          <w:del w:id="24" w:author="wei ganchao" w:date="2022-01-13T18:10:00Z">
            <w:rPr>
              <w:rFonts w:ascii="Cambria Math" w:hAnsi="Cambria Math"/>
            </w:rPr>
            <m:t>F</m:t>
          </w:del>
        </m:r>
      </m:oMath>
      <w:del w:id="25" w:author="wei ganchao" w:date="2022-01-13T18:10:00Z">
        <w:r w:rsidR="003D1FBB" w:rsidDel="009B61C5">
          <w:delText xml:space="preserve">, and process covariance </w:delText>
        </w:r>
      </w:del>
      <m:oMath>
        <m:r>
          <w:del w:id="26" w:author="wei ganchao" w:date="2022-01-13T18:10:00Z">
            <w:rPr>
              <w:rFonts w:ascii="Cambria Math" w:hAnsi="Cambria Math"/>
            </w:rPr>
            <m:t>Q</m:t>
          </w:del>
        </m:r>
      </m:oMath>
      <w:del w:id="27" w:author="wei ganchao" w:date="2022-01-13T18:10:00Z">
        <w:r w:rsidR="003D1FBB" w:rsidDel="009B61C5">
          <w:delText>.</w:delText>
        </w:r>
      </w:del>
    </w:p>
    <w:p w14:paraId="16B917F9" w14:textId="17A4324A" w:rsidR="00AD4F7B" w:rsidRDefault="00AD4F7B" w:rsidP="009A7B80"/>
    <w:p w14:paraId="1129EEF8" w14:textId="77777777" w:rsidR="003D1FBB" w:rsidRPr="00FD2241" w:rsidRDefault="003D1FBB" w:rsidP="009A7B80"/>
    <w:p w14:paraId="40B7B8CC" w14:textId="7DADF6FE" w:rsidR="00937DF4" w:rsidRDefault="004E7FA2" w:rsidP="00C51C1F">
      <w:pPr>
        <w:pStyle w:val="Heading2"/>
      </w:pPr>
      <w:r>
        <w:t>Inference</w:t>
      </w:r>
      <w:r w:rsidR="007E7CE1">
        <w:t xml:space="preserve"> by </w:t>
      </w:r>
      <w:r w:rsidR="00C51C1F">
        <w:t>Gaussian</w:t>
      </w:r>
      <w:r w:rsidR="007E7CE1">
        <w:t xml:space="preserve"> approximation</w:t>
      </w:r>
    </w:p>
    <w:p w14:paraId="12A728CA" w14:textId="532612CC" w:rsidR="000C23DB" w:rsidRDefault="004E7FA2" w:rsidP="009A7B80">
      <w:r>
        <w:t xml:space="preserve">To fit the model to data we need to estimate the time-varying state vector </w:t>
      </w:r>
      <m:oMath>
        <m:r>
          <m:rPr>
            <m:sty m:val="b"/>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e>
            </m:d>
          </m:e>
          <m:sup>
            <m:r>
              <w:rPr>
                <w:rFonts w:ascii="Cambria Math" w:hAnsi="Cambria Math"/>
              </w:rPr>
              <m:t>'</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ctrlPr>
                  <w:rPr>
                    <w:rFonts w:ascii="Cambria Math" w:hAnsi="Cambria Math"/>
                    <w:i/>
                  </w:rPr>
                </m:ctrlPr>
              </m:dPr>
              <m:e>
                <m:r>
                  <w:rPr>
                    <w:rFonts w:ascii="Cambria Math" w:hAnsi="Cambria Math"/>
                  </w:rPr>
                  <m:t>p+q</m:t>
                </m:r>
              </m:e>
            </m:d>
            <m:r>
              <w:rPr>
                <w:rFonts w:ascii="Cambria Math" w:hAnsi="Cambria Math"/>
              </w:rPr>
              <m:t>T</m:t>
            </m:r>
          </m:sup>
        </m:sSup>
        <m:r>
          <w:rPr>
            <w:rFonts w:ascii="Cambria Math" w:hAnsi="Cambria Math"/>
          </w:rPr>
          <m:t xml:space="preserve">. </m:t>
        </m:r>
      </m:oMath>
      <w:r w:rsidR="001D1345">
        <w:t>In this section, we</w:t>
      </w:r>
      <w:r>
        <w:t xml:space="preserve"> first</w:t>
      </w:r>
      <w:r w:rsidR="001D1345">
        <w:t xml:space="preserve"> assume </w:t>
      </w:r>
      <w:r w:rsidR="001D1345" w:rsidRPr="001D1345">
        <w:rPr>
          <w:b/>
          <w:bCs/>
        </w:rPr>
        <w:t>F</w:t>
      </w:r>
      <w:r w:rsidR="001D1345">
        <w:t xml:space="preserve"> and </w:t>
      </w:r>
      <w:r w:rsidR="001D1345" w:rsidRPr="001D1345">
        <w:rPr>
          <w:b/>
          <w:bCs/>
        </w:rPr>
        <w:t>Q</w:t>
      </w:r>
      <w:r w:rsidR="001D1345">
        <w:t xml:space="preserve"> are known. </w:t>
      </w:r>
      <w:r w:rsidR="00C009AE">
        <w:t xml:space="preserve">Since the </w:t>
      </w:r>
      <w:r w:rsidR="007B6297">
        <w:t xml:space="preserve">observations </w:t>
      </w:r>
      <w:r w:rsidR="00C009AE">
        <w:t xml:space="preserve">are CMP distributed, we cannot </w:t>
      </w:r>
      <w:r w:rsidR="00C009AE">
        <w:lastRenderedPageBreak/>
        <w:t xml:space="preserve">estimate </w:t>
      </w:r>
      <m:oMath>
        <m:r>
          <m:rPr>
            <m:sty m:val="b"/>
          </m:rPr>
          <w:rPr>
            <w:rFonts w:ascii="Cambria Math" w:hAnsi="Cambria Math"/>
          </w:rPr>
          <m:t>Θ</m:t>
        </m:r>
      </m:oMath>
      <w:r w:rsidR="00C009AE">
        <w:t xml:space="preserve"> in closed form</w:t>
      </w:r>
      <w:r w:rsidR="00D56C97">
        <w:t xml:space="preserve">. </w:t>
      </w:r>
      <w:r w:rsidR="007B6297">
        <w:t>Instead, h</w:t>
      </w:r>
      <w:r w:rsidR="00D56C97">
        <w:t xml:space="preserve">ere we approximate it by a multivariate </w:t>
      </w:r>
      <w:r w:rsidR="00C51C1F">
        <w:t>Gaussian</w:t>
      </w:r>
      <w:r w:rsidR="00D56C97">
        <w:t xml:space="preserve"> distribution, </w:t>
      </w:r>
      <m:oMath>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p+q</m:t>
                </m:r>
              </m:e>
            </m:d>
            <m:r>
              <w:rPr>
                <w:rFonts w:ascii="Cambria Math" w:hAnsi="Cambria Math"/>
              </w:rPr>
              <m:t>T</m:t>
            </m:r>
          </m:sub>
        </m:sSub>
        <m:r>
          <w:rPr>
            <w:rFonts w:ascii="Cambria Math" w:hAnsi="Cambria Math"/>
          </w:rPr>
          <m:t>(</m:t>
        </m:r>
        <m:r>
          <m:rPr>
            <m:sty m:val="b"/>
          </m:rPr>
          <w:rPr>
            <w:rFonts w:ascii="Cambria Math" w:hAnsi="Cambria Math"/>
          </w:rPr>
          <m:t>Θ</m:t>
        </m:r>
        <m:r>
          <w:rPr>
            <w:rFonts w:ascii="Cambria Math" w:hAnsi="Cambria Math"/>
          </w:rPr>
          <m:t>|</m:t>
        </m:r>
        <m:r>
          <m:rPr>
            <m:sty m:val="bi"/>
          </m:rPr>
          <w:rPr>
            <w:rFonts w:ascii="Cambria Math" w:hAnsi="Cambria Math"/>
          </w:rPr>
          <m:t>μ</m:t>
        </m:r>
        <m:r>
          <w:rPr>
            <w:rFonts w:ascii="Cambria Math" w:hAnsi="Cambria Math"/>
          </w:rPr>
          <m:t>,</m:t>
        </m:r>
        <m:r>
          <m:rPr>
            <m:sty m:val="b"/>
          </m:rPr>
          <w:rPr>
            <w:rFonts w:ascii="Cambria Math" w:hAnsi="Cambria Math"/>
          </w:rPr>
          <m:t>Σ</m:t>
        </m:r>
        <m:r>
          <w:rPr>
            <w:rFonts w:ascii="Cambria Math" w:hAnsi="Cambria Math"/>
          </w:rPr>
          <m:t>)</m:t>
        </m:r>
      </m:oMath>
      <w:r w:rsidR="00434A8B">
        <w:t xml:space="preserve">, with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ctrlPr>
                      <w:rPr>
                        <w:rFonts w:ascii="Cambria Math" w:hAnsi="Cambria Math"/>
                        <w:b/>
                        <w:bCs/>
                        <w:i/>
                      </w:rPr>
                    </m:ctrlP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T</m:t>
                    </m:r>
                  </m:sub>
                  <m:sup>
                    <m:r>
                      <w:rPr>
                        <w:rFonts w:ascii="Cambria Math" w:hAnsi="Cambria Math"/>
                      </w:rPr>
                      <m:t>'</m:t>
                    </m:r>
                  </m:sup>
                </m:sSubSup>
              </m:e>
            </m:d>
          </m:e>
          <m:sup>
            <m:r>
              <w:rPr>
                <w:rFonts w:ascii="Cambria Math" w:hAnsi="Cambria Math"/>
              </w:rPr>
              <m:t>'</m:t>
            </m:r>
          </m:sup>
        </m:sSup>
      </m:oMath>
      <w:r w:rsidR="00434A8B">
        <w:t>.</w:t>
      </w:r>
      <w:r w:rsidR="00C51C1F">
        <w:t xml:space="preserve"> The parameters of this Gaussian</w:t>
      </w:r>
      <w:r w:rsidR="007210FA">
        <w:t xml:space="preserve"> are</w:t>
      </w:r>
      <w:r w:rsidR="00C51C1F">
        <w:t xml:space="preserve"> found by a global Laplace approximation, </w:t>
      </w:r>
      <w:r w:rsidR="00BA27A9">
        <w:t>i.e.,</w:t>
      </w:r>
      <w:r w:rsidR="00C51C1F">
        <w:t xml:space="preserve"> </w:t>
      </w:r>
      <m:oMath>
        <m:r>
          <m:rPr>
            <m:sty m:val="bi"/>
          </m:rPr>
          <w:rPr>
            <w:rFonts w:ascii="Cambria Math" w:hAnsi="Cambria Math"/>
          </w:rPr>
          <m:t>μ</m:t>
        </m:r>
        <m:r>
          <w:rPr>
            <w:rFonts w:ascii="Cambria Math" w:hAnsi="Cambria Math"/>
          </w:rPr>
          <m:t>=argma</m:t>
        </m:r>
        <m:sSub>
          <m:sSubPr>
            <m:ctrlPr>
              <w:rPr>
                <w:rFonts w:ascii="Cambria Math" w:hAnsi="Cambria Math"/>
                <w:i/>
              </w:rPr>
            </m:ctrlPr>
          </m:sSubPr>
          <m:e>
            <m:r>
              <w:rPr>
                <w:rFonts w:ascii="Cambria Math" w:hAnsi="Cambria Math"/>
              </w:rPr>
              <m:t>x</m:t>
            </m:r>
          </m:e>
          <m:sub>
            <m:r>
              <m:rPr>
                <m:sty m:val="b"/>
              </m:rPr>
              <w:rPr>
                <w:rFonts w:ascii="Cambria Math" w:hAnsi="Cambria Math"/>
              </w:rPr>
              <m:t>Θ</m:t>
            </m:r>
          </m:sub>
        </m:sSub>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434A8B">
        <w:t xml:space="preserve"> and </w:t>
      </w:r>
      <m:oMath>
        <m:r>
          <m:rPr>
            <m:sty m:val="b"/>
          </m:rPr>
          <w:rPr>
            <w:rFonts w:ascii="Cambria Math" w:hAnsi="Cambria Math"/>
          </w:rPr>
          <m:t>Σ</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sSub>
                  <m:sSubPr>
                    <m:ctrlPr>
                      <w:rPr>
                        <w:rFonts w:ascii="Cambria Math" w:hAnsi="Cambria Math"/>
                      </w:rPr>
                    </m:ctrlPr>
                  </m:sSubPr>
                  <m:e>
                    <m:d>
                      <m:dPr>
                        <m:begChr m:val=""/>
                        <m:endChr m:val="|"/>
                        <m:ctrlPr>
                          <w:rPr>
                            <w:rFonts w:ascii="Cambria Math" w:hAnsi="Cambria Math"/>
                          </w:rPr>
                        </m:ctrlPr>
                      </m:dPr>
                      <m:e>
                        <m:r>
                          <w:rPr>
                            <w:rFonts w:ascii="Cambria Math" w:hAnsi="Cambria Math"/>
                          </w:rPr>
                          <m:t>​</m:t>
                        </m:r>
                      </m:e>
                    </m:d>
                    <m:ctrlPr>
                      <w:rPr>
                        <w:rFonts w:ascii="Cambria Math" w:hAnsi="Cambria Math"/>
                        <w:i/>
                      </w:rPr>
                    </m:ctrlPr>
                  </m:e>
                  <m:sub>
                    <m:r>
                      <m:rPr>
                        <m:sty m:val="b"/>
                      </m:rPr>
                      <w:rPr>
                        <w:rFonts w:ascii="Cambria Math" w:hAnsi="Cambria Math"/>
                      </w:rPr>
                      <m:t>Θ=</m:t>
                    </m:r>
                    <m:r>
                      <m:rPr>
                        <m:sty m:val="bi"/>
                      </m:rPr>
                      <w:rPr>
                        <w:rFonts w:ascii="Cambria Math" w:hAnsi="Cambria Math"/>
                      </w:rPr>
                      <m:t>μ</m:t>
                    </m:r>
                  </m:sub>
                </m:sSub>
              </m:e>
            </m:d>
          </m:e>
          <m:sup>
            <m:r>
              <w:rPr>
                <w:rFonts w:ascii="Cambria Math" w:hAnsi="Cambria Math"/>
              </w:rPr>
              <m:t>-1</m:t>
            </m:r>
          </m:sup>
        </m:sSup>
      </m:oMath>
      <w:r w:rsidR="00434A8B">
        <w:t>. The log-posterior is given by</w:t>
      </w:r>
      <w:r w:rsidR="00D971CF">
        <w:t>:</w:t>
      </w:r>
    </w:p>
    <w:p w14:paraId="31AB5CFB" w14:textId="55F7B374" w:rsidR="00434A8B" w:rsidRPr="00434A8B" w:rsidRDefault="00405F94" w:rsidP="009A7B80">
      <m:oMathPara>
        <m:oMath>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e>
          </m:func>
          <m:r>
            <m:rPr>
              <m:aln/>
            </m:rP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l</m:t>
                  </m:r>
                </m:e>
                <m:sub>
                  <m:r>
                    <w:rPr>
                      <w:rFonts w:ascii="Cambria Math" w:hAnsi="Cambria Math"/>
                    </w:rPr>
                    <m:t>t</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e>
            <m:sup>
              <m:r>
                <w:rPr>
                  <w:rFonts w:ascii="Cambria Math" w:hAnsi="Cambria Math"/>
                </w:rPr>
                <m:t>'</m:t>
              </m:r>
            </m:sup>
          </m:sSup>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t=2</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sup>
                  <m:r>
                    <w:rPr>
                      <w:rFonts w:ascii="Cambria Math" w:hAnsi="Cambria Math"/>
                    </w:rPr>
                    <m:t>'</m:t>
                  </m:r>
                </m:sup>
              </m:sSup>
              <m:sSup>
                <m:sSupPr>
                  <m:ctrlPr>
                    <w:rPr>
                      <w:rFonts w:ascii="Cambria Math" w:hAnsi="Cambria Math"/>
                      <w:b/>
                      <w:bCs/>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e>
          </m:nary>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t</m:t>
              </m:r>
            </m:sub>
          </m:sSub>
          <m:r>
            <m:rPr>
              <m:aln/>
            </m:rP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it</m:t>
                      </m:r>
                    </m:sub>
                  </m:sSub>
                </m:e>
              </m:func>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m:t>
                  </m:r>
                </m:e>
              </m:func>
            </m:e>
          </m:nary>
        </m:oMath>
      </m:oMathPara>
    </w:p>
    <w:p w14:paraId="2A9D2FE6" w14:textId="26156CBF" w:rsidR="00B57F42" w:rsidRDefault="005976BA" w:rsidP="009A7B80">
      <w:r>
        <w:t xml:space="preserve">, where </w:t>
      </w:r>
      <m:oMath>
        <m:r>
          <w:rPr>
            <w:rFonts w:ascii="Cambria Math" w:hAnsi="Cambria Math"/>
          </w:rPr>
          <m:t>l</m:t>
        </m:r>
        <m:d>
          <m:dPr>
            <m:ctrlPr>
              <w:rPr>
                <w:rFonts w:ascii="Cambria Math" w:hAnsi="Cambria Math"/>
                <w:i/>
              </w:rPr>
            </m:ctrlPr>
          </m:dPr>
          <m:e>
            <m:r>
              <w:rPr>
                <w:rFonts w:ascii="Cambria Math" w:hAnsi="Cambria Math"/>
              </w:rPr>
              <m:t>⋅</m:t>
            </m:r>
          </m:e>
        </m:d>
      </m:oMath>
      <w:r>
        <w:t xml:space="preserve"> is the log-likelihood.</w:t>
      </w:r>
      <w:r w:rsidR="00B57F42">
        <w:t xml:space="preserve"> The log-posterior is concave</w:t>
      </w:r>
      <w:r w:rsidR="007B6297">
        <w:t xml:space="preserve"> </w:t>
      </w:r>
      <w:r w:rsidR="002749D6">
        <w:fldChar w:fldCharType="begin" w:fldLock="1"/>
      </w:r>
      <w:r w:rsidR="002749D6">
        <w:instrText>ADDIN CSL_CITATION {"citationItems":[{"id":"ITEM-1","itemData":{"DOI":"10.1007/S10182-014-0226-4/TABLES/7","ISSN":"1863818X","abstract":"In this paper, we further study the Conway–Maxwell Poisson distribution having one more parameter than the Poisson distribution and compare it with the Poisson distribution with respect to some stochastic orderings used in reliability theory. Likelihood ratio test and the score test are developed to test the importance of this additional parameter. Simulation studies are carried out to examine the performance of the two tests. Two examples are presented, one showing overdispersion and the other showing underdispersion, to illustrate the procedure. It is shown that the COM-Poisson model fits better than the generalized Poisson distribution.","author":[{"dropping-particle":"","family":"Gupta","given":"Ramesh C.","non-dropping-particle":"","parse-names":false,"suffix":""},{"dropping-particle":"","family":"Sim","given":"S. Z.","non-dropping-particle":"","parse-names":false,"suffix":""},{"dropping-particle":"","family":"Ong","given":"S. H.","non-dropping-particle":"","parse-names":false,"suffix":""}],"container-title":"AStA Advances in Statistical Analysis","id":"ITEM-1","issue":"4","issued":{"date-parts":[["2014","10","1"]]},"page":"327-343","publisher":"Springer Verlag","title":"Analysis of discrete data by Conway–Maxwell Poisson distribution","type":"article-journal","volume":"98"},"uris":["http://www.mendeley.com/documents/?uuid=30912a4c-9176-304c-bf6a-f433ec3e59fb"]}],"mendeley":{"formattedCitation":"(Gupta et al. 2014)","plainTextFormattedCitation":"(Gupta et al. 2014)","previouslyFormattedCitation":"(Gupta et al. 2014)"},"properties":{"noteIndex":0},"schema":"https://github.com/citation-style-language/schema/raw/master/csl-citation.json"}</w:instrText>
      </w:r>
      <w:r w:rsidR="002749D6">
        <w:fldChar w:fldCharType="separate"/>
      </w:r>
      <w:r w:rsidR="002749D6" w:rsidRPr="002749D6">
        <w:rPr>
          <w:noProof/>
        </w:rPr>
        <w:t>(Gupta et al. 2014)</w:t>
      </w:r>
      <w:r w:rsidR="002749D6">
        <w:fldChar w:fldCharType="end"/>
      </w:r>
      <w:r w:rsidR="00B57F42">
        <w:t>, and the Markovian structure of the state vector dynamics makes it possible to optimize by Newton-Raphson</w:t>
      </w:r>
      <w:r w:rsidR="00F96A8C">
        <w:t xml:space="preserve"> (NR)</w:t>
      </w:r>
      <w:r w:rsidR="00B57F42">
        <w:t xml:space="preserve"> in </w:t>
      </w:r>
      <m:oMath>
        <m:r>
          <m:rPr>
            <m:scr m:val="script"/>
            <m:sty m:val="p"/>
          </m:rPr>
          <w:rPr>
            <w:rFonts w:ascii="Cambria Math" w:hAnsi="Cambria Math"/>
          </w:rPr>
          <m:t>O</m:t>
        </m:r>
        <m:r>
          <w:rPr>
            <w:rFonts w:ascii="Cambria Math" w:hAnsi="Cambria Math"/>
          </w:rPr>
          <m:t>(T)</m:t>
        </m:r>
      </m:oMath>
      <w:r w:rsidR="00B57F42">
        <w:t xml:space="preserve"> time</w:t>
      </w:r>
      <w:r w:rsidR="007B6297">
        <w:t xml:space="preserve"> </w:t>
      </w:r>
      <w:r w:rsidR="002749D6">
        <w:fldChar w:fldCharType="begin" w:fldLock="1"/>
      </w:r>
      <w:r w:rsidR="002749D6">
        <w:instrText>ADDIN CSL_CITATION {"citationItems":[{"id":"ITEM-1","itemData":{"DOI":"10.1007/s10827-009-0179-x","ISSN":"09295313","PMID":"19649698","abstract":"State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Neuroscience","id":"ITEM-1","issue":"1-2","issued":{"date-parts":[["2010","8","1"]]},"page":"107-126","publisher":"Springer","title":"A new look at state-space models for neural data","type":"article","volume":"29"},"uris":["http://www.mendeley.com/documents/?uuid=9f9948da-d9c7-399a-8337-29b7ee59042e"]}],"mendeley":{"formattedCitation":"(Paninski et al. 2010)","plainTextFormattedCitation":"(Paninski et al. 2010)","previouslyFormattedCitation":"(Paninski et al. 2010)"},"properties":{"noteIndex":0},"schema":"https://github.com/citation-style-language/schema/raw/master/csl-citation.json"}</w:instrText>
      </w:r>
      <w:r w:rsidR="002749D6">
        <w:fldChar w:fldCharType="separate"/>
      </w:r>
      <w:r w:rsidR="002749D6" w:rsidRPr="002749D6">
        <w:rPr>
          <w:noProof/>
        </w:rPr>
        <w:t>(Paninski et al. 2010)</w:t>
      </w:r>
      <w:r w:rsidR="002749D6">
        <w:fldChar w:fldCharType="end"/>
      </w:r>
      <w:r w:rsidR="00B57F42">
        <w:t xml:space="preserve">. </w:t>
      </w:r>
      <w:r w:rsidR="00591A5E">
        <w:t xml:space="preserve">After the Newton update, we can further </w:t>
      </w:r>
      <w:r w:rsidR="00D604A2">
        <w:t>quantify the uncertaint</w:t>
      </w:r>
      <w:r w:rsidR="007B6297">
        <w:t>y</w:t>
      </w:r>
      <w:r w:rsidR="00D604A2">
        <w:t xml:space="preserve"> for</w:t>
      </w:r>
      <w:r w:rsidR="007B6297">
        <w:t xml:space="preserve"> the</w:t>
      </w:r>
      <w:r w:rsidR="00D604A2">
        <w:t xml:space="preserve"> CMP parameters and </w:t>
      </w:r>
      <w:r w:rsidR="007B6297">
        <w:t xml:space="preserve">the underlying </w:t>
      </w:r>
      <w:r w:rsidR="00D604A2">
        <w:t>rate</w:t>
      </w:r>
      <w:r w:rsidR="007B6297">
        <w:t>s (s</w:t>
      </w:r>
      <w:r w:rsidR="00583AB8">
        <w:t xml:space="preserve">ee </w:t>
      </w:r>
      <w:r w:rsidR="007B6297">
        <w:t>A</w:t>
      </w:r>
      <w:r w:rsidR="00583AB8">
        <w:t>ppendix</w:t>
      </w:r>
      <w:r w:rsidR="007B6297">
        <w:t>)</w:t>
      </w:r>
      <w:r w:rsidR="00583AB8">
        <w:t>.</w:t>
      </w:r>
    </w:p>
    <w:p w14:paraId="5727C8A9" w14:textId="77777777" w:rsidR="00B57F42" w:rsidRDefault="00B57F42" w:rsidP="009A7B80"/>
    <w:p w14:paraId="083075E7" w14:textId="3F97F11F" w:rsidR="000E3875" w:rsidRDefault="007B6297" w:rsidP="009A7B80">
      <w:r>
        <w:t>T</w:t>
      </w:r>
      <w:r w:rsidR="00B57F42">
        <w:t>here are several</w:t>
      </w:r>
      <w:r>
        <w:t xml:space="preserve"> technical challenges involved with performing </w:t>
      </w:r>
      <w:r w:rsidR="00F96A8C">
        <w:t>the Newton update</w:t>
      </w:r>
      <w:r>
        <w:t xml:space="preserve"> with CMP observations</w:t>
      </w:r>
      <w:r w:rsidR="00F96A8C">
        <w:t xml:space="preserve">. </w:t>
      </w:r>
      <w:r w:rsidR="00287C33">
        <w:t>First</w:t>
      </w:r>
      <w:r w:rsidR="001B274E">
        <w:t>ly</w:t>
      </w:r>
      <w:r w:rsidR="00287C33">
        <w:t xml:space="preserve">, </w:t>
      </w:r>
      <w:r>
        <w:t xml:space="preserve">in order </w:t>
      </w:r>
      <w:r w:rsidR="000C0010">
        <w:t xml:space="preserve">to </w:t>
      </w:r>
      <w:r>
        <w:t xml:space="preserve">find the </w:t>
      </w:r>
      <w:r w:rsidR="000C0010">
        <w:t xml:space="preserve">gradient and </w:t>
      </w:r>
      <w:r>
        <w:t xml:space="preserve">Hessian </w:t>
      </w:r>
      <w:r w:rsidR="001B274E">
        <w:t xml:space="preserve">we need to calculate </w:t>
      </w:r>
      <w:r w:rsidR="00287C33">
        <w:t xml:space="preserve">moments of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287C33">
        <w:t xml:space="preserve"> and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oMath>
      <w:r w:rsidR="000C0010">
        <w:t>, which</w:t>
      </w:r>
      <w:r w:rsidR="001B274E">
        <w:t xml:space="preserve"> ha</w:t>
      </w:r>
      <w:r w:rsidR="000C0010">
        <w:t>ve</w:t>
      </w:r>
      <w:r w:rsidR="001B274E">
        <w:t xml:space="preserve"> no closed form</w:t>
      </w:r>
      <w:r w:rsidR="000C0010">
        <w:t>s</w:t>
      </w:r>
      <w:r w:rsidR="00402D57">
        <w:t xml:space="preserve"> </w:t>
      </w:r>
      <w:r w:rsidR="00402D57">
        <w:fldChar w:fldCharType="begin" w:fldLock="1"/>
      </w:r>
      <w:r w:rsidR="00253076">
        <w:instrText>ADDIN CSL_CITATION {"citationItems":[{"id":"ITEM-1","itemData":{"DOI":"10.1111/J.1467-9876.2005.00474.X","ISSN":"1467-9876","abstract":"A useful discrete distribution (the Conway-Maxwell-Poisson distribution) is revived and its statistical and probabilistic properties are introduced and explored. This distribution is a two-parameter extension of the Poisson distribution that generalizes some well-known discrete distributions (Poisson, Bernoulli and geometric). It also leads to the generalization of distributions derived from these discrete distributions (i.e. the binomial and negative binomial distributions). We describe three methods for estimating the parameters of the Conway-Maxwell-Poisson distribution. The first is a fast simple weighted least squares method, which leads to estimates that are sufficiently accurate for practical purposes. The second method, using maximum likelihood, can be used to refine the initial estimates. This method requires iterations and is more computationally intensive. The third estimation method is Bayesian. Using the conjugate prior, the posterior density of the parameters of the Conway-Maxwell-Poisson distribution is easily computed. It is a flexible distribution that can account for overdispersion or underdispersion that is commonly encountered in count data. We also explore two sets of real world data demonstrating the flexibility and elegance of the Conway-Maxwell-Poisson distribution in fitting count data which do not seem to follow the Poisson distribution.","author":[{"dropping-particle":"","family":"Shmueli","given":"Galit","non-dropping-particle":"","parse-names":false,"suffix":""},{"dropping-particle":"","family":"Minka","given":"Thomas P.","non-dropping-particle":"","parse-names":false,"suffix":""},{"dropping-particle":"","family":"Kadane","given":"Joseph B.","non-dropping-particle":"","parse-names":false,"suffix":""},{"dropping-particle":"","family":"Borle","given":"Sharad","non-dropping-particle":"","parse-names":false,"suffix":""},{"dropping-particle":"","family":"Boatwright","given":"Peter","non-dropping-particle":"","parse-names":false,"suffix":""}],"container-title":"Journal of the Royal Statistical Society: Series C (Applied Statistics)","id":"ITEM-1","issue":"1","issued":{"date-parts":[["2005","1","1"]]},"page":"127-142","publisher":"John Wiley &amp; Sons, Ltd","title":"A useful distribution for fitting discrete data: revival of the Conway–Maxwell–Poisson distribution","type":"article-journal","volume":"54"},"uris":["http://www.mendeley.com/documents/?uuid=a901988f-53ce-36cb-9593-4e58f2180320"]}],"mendeley":{"formattedCitation":"(Shmueli et al. 2005)","plainTextFormattedCitation":"(Shmueli et al. 2005)","previouslyFormattedCitation":"(Shmueli et al. 2005)"},"properties":{"noteIndex":0},"schema":"https://github.com/citation-style-language/schema/raw/master/csl-citation.json"}</w:instrText>
      </w:r>
      <w:r w:rsidR="00402D57">
        <w:fldChar w:fldCharType="separate"/>
      </w:r>
      <w:r w:rsidR="00402D57" w:rsidRPr="00402D57">
        <w:rPr>
          <w:noProof/>
        </w:rPr>
        <w:t>(Shmueli et al. 2005)</w:t>
      </w:r>
      <w:r w:rsidR="00402D57">
        <w:fldChar w:fldCharType="end"/>
      </w:r>
      <w:r w:rsidR="00402D57">
        <w:t>.</w:t>
      </w:r>
      <w:r w:rsidR="000C0010">
        <w:t xml:space="preserve"> </w:t>
      </w:r>
      <w:r w:rsidR="005F239B">
        <w:t xml:space="preserve">We can calculate these </w:t>
      </w:r>
      <w:r w:rsidR="000224F3">
        <w:t xml:space="preserve">moments </w:t>
      </w:r>
      <w:r w:rsidR="000C0010">
        <w:t>by truncated summation</w:t>
      </w:r>
      <w:r w:rsidR="005F239B">
        <w:t>. However,</w:t>
      </w:r>
      <w:r w:rsidR="000224F3">
        <w:t xml:space="preserve"> w</w:t>
      </w:r>
      <w:r w:rsidR="000C0010">
        <w:t xml:space="preserve">hen </w:t>
      </w:r>
      <m:oMath>
        <m:r>
          <w:rPr>
            <w:rFonts w:ascii="Cambria Math" w:hAnsi="Cambria Math"/>
          </w:rPr>
          <m:t>λ≥2</m:t>
        </m:r>
      </m:oMath>
      <w:r w:rsidR="000C0010">
        <w:t xml:space="preserve"> and </w:t>
      </w:r>
      <m:oMath>
        <m:r>
          <w:rPr>
            <w:rFonts w:ascii="Cambria Math" w:hAnsi="Cambria Math"/>
          </w:rPr>
          <m:t>ν≤1</m:t>
        </m:r>
      </m:oMath>
      <w:r w:rsidR="000C0010">
        <w:t xml:space="preserve">, </w:t>
      </w:r>
      <w:r w:rsidR="000224F3">
        <w:t xml:space="preserve">truncated summation is computationally costly since </w:t>
      </w:r>
      <w:r w:rsidR="000C0010">
        <w:t xml:space="preserve">we need </w:t>
      </w:r>
      <w:r w:rsidR="007210FA">
        <w:t>many steps</w:t>
      </w:r>
      <w:r w:rsidR="000C0010">
        <w:t xml:space="preserve"> for accurate approximation. </w:t>
      </w:r>
      <w:r w:rsidR="005F239B">
        <w:t>In this case</w:t>
      </w:r>
      <w:r w:rsidR="000C0010">
        <w:t>,</w:t>
      </w:r>
      <w:r w:rsidR="0023354F">
        <w:t xml:space="preserve"> </w:t>
      </w:r>
      <w:r w:rsidR="005F239B">
        <w:t xml:space="preserve">we approximate the </w:t>
      </w:r>
      <w:r w:rsidR="000224F3">
        <w:t xml:space="preserve">moments using previous </w:t>
      </w:r>
      <w:r w:rsidR="00253076">
        <w:fldChar w:fldCharType="begin" w:fldLock="1"/>
      </w:r>
      <w:r w:rsidR="006E61ED">
        <w:instrText>ADDIN CSL_CITATION {"citationItems":[{"id":"ITEM-1","itemData":{"DOI":"10.1007/s10463-017-0629-6","abstract":"The Conway-Maxwell-Poisson distribution is a two-parameter generalization of the Poisson distribution that can be used to model data that are under-or over-dispersed relative to the Poisson distribution. The normalizing constant Z (λ, ν) is given by an infinite series that in general has no closed form, although several papers have derived approximations for this sum. In this work, we start by usi</w:instrText>
      </w:r>
      <w:r w:rsidR="006E61ED">
        <w:rPr>
          <w:rFonts w:hint="eastAsia"/>
        </w:rPr>
        <w:instrText>ng probabilistic argument to obtain the leading term in the asymptotic expansion of Z (</w:instrText>
      </w:r>
      <w:r w:rsidR="006E61ED">
        <w:rPr>
          <w:rFonts w:hint="eastAsia"/>
        </w:rPr>
        <w:instrText>λ</w:instrText>
      </w:r>
      <w:r w:rsidR="006E61ED">
        <w:rPr>
          <w:rFonts w:hint="eastAsia"/>
        </w:rPr>
        <w:instrText xml:space="preserve">, </w:instrText>
      </w:r>
      <w:r w:rsidR="006E61ED">
        <w:rPr>
          <w:rFonts w:hint="eastAsia"/>
        </w:rPr>
        <w:instrText>ν</w:instrText>
      </w:r>
      <w:r w:rsidR="006E61ED">
        <w:rPr>
          <w:rFonts w:hint="eastAsia"/>
        </w:rPr>
        <w:instrText xml:space="preserve">) in the limit </w:instrText>
      </w:r>
      <w:r w:rsidR="006E61ED">
        <w:rPr>
          <w:rFonts w:hint="eastAsia"/>
        </w:rPr>
        <w:instrText>λ</w:instrText>
      </w:r>
      <w:r w:rsidR="006E61ED">
        <w:rPr>
          <w:rFonts w:hint="eastAsia"/>
        </w:rPr>
        <w:instrText xml:space="preserve"> </w:instrText>
      </w:r>
      <w:r w:rsidR="006E61ED">
        <w:rPr>
          <w:rFonts w:hint="eastAsia"/>
        </w:rPr>
        <w:instrText>→</w:instrText>
      </w:r>
      <w:r w:rsidR="006E61ED">
        <w:rPr>
          <w:rFonts w:hint="eastAsia"/>
        </w:rPr>
        <w:instrText xml:space="preserve"> </w:instrText>
      </w:r>
      <w:r w:rsidR="006E61ED">
        <w:rPr>
          <w:rFonts w:hint="eastAsia"/>
        </w:rPr>
        <w:instrText>∞</w:instrText>
      </w:r>
      <w:r w:rsidR="006E61ED">
        <w:rPr>
          <w:rFonts w:hint="eastAsia"/>
        </w:rPr>
        <w:instrText xml:space="preserve"> that holds for all </w:instrText>
      </w:r>
      <w:r w:rsidR="006E61ED">
        <w:rPr>
          <w:rFonts w:hint="eastAsia"/>
        </w:rPr>
        <w:instrText>ν</w:instrText>
      </w:r>
      <w:r w:rsidR="006E61ED">
        <w:rPr>
          <w:rFonts w:hint="eastAsia"/>
        </w:rPr>
        <w:instrText xml:space="preserve"> &gt; 0. We then use an integral representation to obtain the entire asymptotic series and give explicit formulas for the firs</w:instrText>
      </w:r>
      <w:r w:rsidR="006E61ED">
        <w:instrText>t eight coefficients. We apply this asymptotic series to obtain approximations for the mean, variance, cumulants, skewness, excess kurtosis and raw moments of CMP random variables. Numerical results confirm that these correction terms yield more accurate estimates than those obtained using just the leading-order term.","author":[{"dropping-particle":"","family":"Gaunt","given":"Robert E","non-dropping-particle":"","parse-names":false,"suffix":""},{"dropping-particle":"","family":"Iyengar","given":"Satish","non-dropping-particle":"","parse-names":false,"suffix":""},{"dropping-particle":"","family":"Olde Daalhuis","given":"Adri B","non-dropping-particle":"","parse-names":false,"suffix":""},{"dropping-particle":"","family":"Simsek","given":"Burcin","non-dropping-particle":"","parse-names":false,"suffix":""},{"dropping-particle":"","family":"Robert Gaunt","given":"B E","non-dropping-particle":"","parse-names":false,"suffix":""}],"container-title":"Ann Inst Stat Math","id":"ITEM-1","issued":{"date-parts":[["2019"]]},"page":"163-180","title":"An asymptotic expansion for the normalizing constant of the Conway-Maxwell-Poisson distribution","type":"article-journal","volume":"71"},"uris":["http://www.mendeley.com/documents/?uuid=2522355f-c10e-3b15-ad94-8efd9f30b730"]},{"id":"ITEM-2","itemData":{"DOI":"10.1016/J.CSDA.2017.11.011","ISSN":"0167-9473","abstract":"The Conway–Maxwell–Poisson (CMP) or COM–Poisson regression is a popular model for count data due to its ability to capture both under dispersion and over dispersion. However, CMP regression is limited when dealing with complex nonlinear relationships. With today's wide availability of count data, especially due to the growing collection of data on human and social behavior, there is need for count data models that can capture complex nonlinear relationships. One useful approach is additive models; but, there has been no additive model implementation for the CMP distribution. To fill this void, we first propose a flexible estimation framework for CMP regression based on iterative reweighed least squares (IRLS) and then extend this model to allow for additive components using a penalized splines approach. Because the CMP distribution belongs to the exponential family, convergence of IRLS is guaranteed under some regularity conditions. Further, it is also known that IRLS provides smaller standard errors compared to gradient-based methods. We illustrate the usefulness of this approach through extensive simulation studies and using real data from a bike sharing system in Washington, DC.","author":[{"dropping-particle":"","family":"Chatla","given":"Suneel Babu","non-dropping-particle":"","parse-names":false,"suffix":""},{"dropping-particle":"","family":"Shmueli","given":"Galit","non-dropping-particle":"","parse-names":false,"suffix":""}],"container-title":"Computational Statistics &amp; Data Analysis","id":"ITEM-2","issued":{"date-parts":[["2018","5","1"]]},"page":"71-88","publisher":"North-Holland","title":"Efficient estimation of COM–Poisson regression and a generalized additive model","type":"article-journal","volume":"121"},"uris":["http://www.mendeley.com/documents/?uuid=f4e1492c-a86b-3681-982c-11b1055eb33e"]}],"mendeley":{"formattedCitation":"(Chatla and Shmueli 2018; Gaunt et al. 2019)","plainTextFormattedCitation":"(Chatla and Shmueli 2018; Gaunt et al. 2019)","previouslyFormattedCitation":"(Chatla and Shmueli 2018; Gaunt et al. 2019)"},"properties":{"noteIndex":0},"schema":"https://github.com/citation-style-language/schema/raw/master/csl-citation.json"}</w:instrText>
      </w:r>
      <w:r w:rsidR="00253076">
        <w:fldChar w:fldCharType="separate"/>
      </w:r>
      <w:r w:rsidR="00253076" w:rsidRPr="00253076">
        <w:rPr>
          <w:noProof/>
        </w:rPr>
        <w:t>(Chatla and Shmueli 2018; Gaunt et al. 2019)</w:t>
      </w:r>
      <w:r w:rsidR="00253076">
        <w:fldChar w:fldCharType="end"/>
      </w:r>
      <w:r w:rsidR="00253076">
        <w:t xml:space="preserve"> </w:t>
      </w:r>
      <w:r w:rsidR="0023354F">
        <w:t>asymptotic results</w:t>
      </w:r>
      <w:r w:rsidR="000224F3">
        <w:t xml:space="preserve"> (see Appendix)</w:t>
      </w:r>
      <w:r w:rsidR="0023354F">
        <w:t>.</w:t>
      </w:r>
      <w:r w:rsidR="000224F3">
        <w:t xml:space="preserve"> A s</w:t>
      </w:r>
      <w:r w:rsidR="00287C33">
        <w:t>econd</w:t>
      </w:r>
      <w:r w:rsidR="000224F3">
        <w:t xml:space="preserve"> challenge is that</w:t>
      </w:r>
      <w:r w:rsidR="00287C33">
        <w:t xml:space="preserve"> the </w:t>
      </w:r>
      <w:r w:rsidR="000224F3">
        <w:t>H</w:t>
      </w:r>
      <w:r w:rsidR="00287C33">
        <w:t>essian is not robust to outliers</w:t>
      </w:r>
      <w:r w:rsidR="00923B91">
        <w:t>.</w:t>
      </w:r>
      <w:r w:rsidR="000224F3">
        <w:t xml:space="preserve"> </w:t>
      </w:r>
      <w:r w:rsidR="00B77175">
        <w:t>O</w:t>
      </w:r>
      <w:r w:rsidR="00253076" w:rsidRPr="00253076">
        <w:t>utliers often result in the Hessian being close to singular</w:t>
      </w:r>
      <w:r w:rsidR="00923B91">
        <w:t xml:space="preserve"> or even positive-definite (see details in Appendix). To ensure robustness, we use Fisher scoring where the observed information is replaced by the expected information.</w:t>
      </w:r>
      <w:r w:rsidR="00760AB4">
        <w:t xml:space="preserve"> Finally, a t</w:t>
      </w:r>
      <w:r w:rsidR="0023354F">
        <w:t>hird</w:t>
      </w:r>
      <w:r w:rsidR="00760AB4">
        <w:t xml:space="preserve"> challenge is that</w:t>
      </w:r>
      <w:r w:rsidR="0023354F">
        <w:t xml:space="preserve"> the Newton update</w:t>
      </w:r>
      <w:r w:rsidR="00760AB4">
        <w:t>s</w:t>
      </w:r>
      <w:r w:rsidR="008B692F">
        <w:t xml:space="preserve"> take a long time </w:t>
      </w:r>
      <w:r w:rsidR="00760AB4">
        <w:t>to converge if the initial state estimate is far from the maximum of the posterior</w:t>
      </w:r>
      <w:r w:rsidR="008B692F">
        <w:t xml:space="preserve">, especially when </w:t>
      </w:r>
      <m:oMath>
        <m:r>
          <w:rPr>
            <w:rFonts w:ascii="Cambria Math" w:hAnsi="Cambria Math"/>
          </w:rPr>
          <m:t>T</m:t>
        </m:r>
      </m:oMath>
      <w:r w:rsidR="008B692F">
        <w:t xml:space="preserve"> is large. To resolve </w:t>
      </w:r>
      <w:r w:rsidR="00760AB4">
        <w:t>this issue</w:t>
      </w:r>
      <w:r w:rsidR="008B692F">
        <w:t xml:space="preserve">, we use </w:t>
      </w:r>
      <w:r w:rsidR="00760AB4">
        <w:t xml:space="preserve">a </w:t>
      </w:r>
      <w:r w:rsidR="008B692F">
        <w:t xml:space="preserve">smoothing estimate with local Gaussian approximation as a </w:t>
      </w:r>
      <w:r w:rsidR="006B24FE">
        <w:t>“</w:t>
      </w:r>
      <w:r w:rsidR="008B692F">
        <w:t>warm start</w:t>
      </w:r>
      <w:r w:rsidR="006B24FE">
        <w:t>”</w:t>
      </w:r>
      <w:r w:rsidR="008B692F">
        <w:t>.</w:t>
      </w:r>
      <w:r w:rsidR="00446D63">
        <w:t xml:space="preserve"> </w:t>
      </w:r>
      <w:r w:rsidR="00231D36">
        <w:t>Forward</w:t>
      </w:r>
      <w:r w:rsidR="00916F1D">
        <w:t xml:space="preserve"> filtering </w:t>
      </w:r>
      <w:r w:rsidR="00446D63">
        <w:t xml:space="preserve">for </w:t>
      </w:r>
      <w:r w:rsidR="00231D36">
        <w:t>a dynamic</w:t>
      </w:r>
      <w:r w:rsidR="00B77175">
        <w:t xml:space="preserve"> </w:t>
      </w:r>
      <w:r w:rsidR="00446D63">
        <w:t xml:space="preserve">Poisson </w:t>
      </w:r>
      <w:r w:rsidR="00231D36">
        <w:t>model h</w:t>
      </w:r>
      <w:r w:rsidR="00B77175">
        <w:t>as</w:t>
      </w:r>
      <w:r w:rsidR="00231D36">
        <w:t xml:space="preserve"> been</w:t>
      </w:r>
      <w:r w:rsidR="00B77175">
        <w:t xml:space="preserve"> previously </w:t>
      </w:r>
      <w:r w:rsidR="00231D36">
        <w:t>described</w:t>
      </w:r>
      <w:r w:rsidR="00B77175">
        <w:t xml:space="preserve"> </w:t>
      </w:r>
      <w:r w:rsidR="002749D6">
        <w:fldChar w:fldCharType="begin" w:fldLock="1"/>
      </w:r>
      <w:r w:rsidR="009668AF">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2749D6">
        <w:fldChar w:fldCharType="separate"/>
      </w:r>
      <w:r w:rsidR="002749D6" w:rsidRPr="002749D6">
        <w:rPr>
          <w:noProof/>
        </w:rPr>
        <w:t>(Eden et al. 2004)</w:t>
      </w:r>
      <w:r w:rsidR="002749D6">
        <w:fldChar w:fldCharType="end"/>
      </w:r>
      <w:r w:rsidR="006B24FE">
        <w:t>, and</w:t>
      </w:r>
      <w:r w:rsidR="00231D36">
        <w:t>, here</w:t>
      </w:r>
      <w:r w:rsidR="006B24FE">
        <w:t xml:space="preserve"> we </w:t>
      </w:r>
      <w:r w:rsidR="00760AB4">
        <w:t xml:space="preserve">implement </w:t>
      </w:r>
      <w:r w:rsidR="006B24FE">
        <w:t>CMP filtering following the same rationale</w:t>
      </w:r>
      <w:r w:rsidR="00EC2B2F">
        <w:t>.</w:t>
      </w:r>
      <w:r w:rsidR="00595013">
        <w:t xml:space="preserve"> Let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t-1</m:t>
            </m:r>
          </m:sub>
        </m:sSub>
        <m:r>
          <w:rPr>
            <w:rFonts w:ascii="Cambria Math" w:hAnsi="Cambria Math"/>
          </w:rPr>
          <m:t>)</m:t>
        </m:r>
      </m:oMath>
      <w:r w:rsidR="00463D54">
        <w:rPr>
          <w:iCs/>
        </w:rPr>
        <w:t xml:space="preserve"> be the mean and variance for the one-step prediction density and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 </m:t>
            </m:r>
          </m:sub>
        </m:sSub>
        <m:r>
          <w:rPr>
            <w:rFonts w:ascii="Cambria Math" w:hAnsi="Cambria Math"/>
          </w:rPr>
          <m:t>=E(</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463D54">
        <w:rPr>
          <w:iCs/>
        </w:rPr>
        <w:t xml:space="preserve"> and </w:t>
      </w:r>
      <m:oMath>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r>
          <w:rPr>
            <w:rFonts w:ascii="Cambria Math" w:hAnsi="Cambria Math"/>
          </w:rPr>
          <m:t>=Var(</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y</m:t>
            </m:r>
          </m:e>
          <m:sub>
            <m:r>
              <w:rPr>
                <w:rFonts w:ascii="Cambria Math" w:hAnsi="Cambria Math"/>
              </w:rPr>
              <m:t>t</m:t>
            </m:r>
          </m:sub>
        </m:sSub>
        <m:r>
          <w:rPr>
            <w:rFonts w:ascii="Cambria Math" w:hAnsi="Cambria Math"/>
          </w:rPr>
          <m:t>)</m:t>
        </m:r>
      </m:oMath>
      <w:r w:rsidR="000E3875">
        <w:rPr>
          <w:iCs/>
        </w:rPr>
        <w:t xml:space="preserve"> be mean and variance for the posterior density, then the filtering update for step </w:t>
      </w:r>
      <m:oMath>
        <m:r>
          <w:rPr>
            <w:rFonts w:ascii="Cambria Math" w:hAnsi="Cambria Math"/>
          </w:rPr>
          <m:t>t</m:t>
        </m:r>
      </m:oMath>
      <w:r w:rsidR="00231D36">
        <w:rPr>
          <w:iCs/>
        </w:rPr>
        <w:t xml:space="preserve"> is given by</w:t>
      </w:r>
    </w:p>
    <w:p w14:paraId="69A5C2FE" w14:textId="3F95864B" w:rsidR="00760AB4" w:rsidRPr="00A80A0D" w:rsidRDefault="00405F94" w:rsidP="009A7B80">
      <w:pPr>
        <w:rPr>
          <w:iCs/>
        </w:rPr>
      </w:pPr>
      <m:oMathPara>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m:rPr>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θ</m:t>
              </m:r>
            </m:e>
            <m:sub>
              <m:r>
                <w:rPr>
                  <w:rFonts w:ascii="Cambria Math" w:hAnsi="Cambria Math"/>
                </w:rPr>
                <m:t>t-1|t-1 </m:t>
              </m:r>
            </m:sub>
          </m:sSub>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r>
            <m:rPr>
              <m:sty m:val="p"/>
              <m:aln/>
            </m:rPr>
            <w:rPr>
              <w:rFonts w:ascii="Cambria Math" w:hAnsi="Cambria Math"/>
            </w:rPr>
            <m:t>=</m:t>
          </m:r>
          <m:r>
            <m:rPr>
              <m:sty m:val="bi"/>
            </m:rPr>
            <w:rPr>
              <w:rFonts w:ascii="Cambria Math" w:hAnsi="Cambria Math"/>
            </w:rPr>
            <m:t>F</m:t>
          </m:r>
          <m:sSub>
            <m:sSubPr>
              <m:ctrlPr>
                <w:rPr>
                  <w:rFonts w:ascii="Cambria Math" w:hAnsi="Cambria Math"/>
                  <w:i/>
                  <w:iCs/>
                </w:rPr>
              </m:ctrlPr>
            </m:sSubPr>
            <m:e>
              <m:r>
                <m:rPr>
                  <m:sty m:val="bi"/>
                </m:rPr>
                <w:rPr>
                  <w:rFonts w:ascii="Cambria Math" w:hAnsi="Cambria Math"/>
                </w:rPr>
                <m:t>Σ</m:t>
              </m:r>
            </m:e>
            <m:sub>
              <m:r>
                <w:rPr>
                  <w:rFonts w:ascii="Cambria Math" w:hAnsi="Cambria Math"/>
                </w:rPr>
                <m:t>t-1|t-1</m:t>
              </m:r>
            </m:sub>
          </m:sSub>
          <m:sSubSup>
            <m:sSubSupPr>
              <m:ctrlPr>
                <w:rPr>
                  <w:rFonts w:ascii="Cambria Math" w:hAnsi="Cambria Math"/>
                  <w:i/>
                  <w:iCs/>
                </w:rPr>
              </m:ctrlPr>
            </m:sSubSupPr>
            <m:e>
              <m:r>
                <m:rPr>
                  <m:sty m:val="bi"/>
                </m:rPr>
                <w:rPr>
                  <w:rFonts w:ascii="Cambria Math" w:hAnsi="Cambria Math"/>
                </w:rPr>
                <m:t>F</m:t>
              </m:r>
            </m:e>
            <m:sub>
              <m:r>
                <w:rPr>
                  <w:rFonts w:ascii="Cambria Math" w:hAnsi="Cambria Math"/>
                </w:rPr>
                <m:t>t-1</m:t>
              </m:r>
            </m:sub>
            <m:sup>
              <m:r>
                <w:rPr>
                  <w:rFonts w:ascii="Cambria Math" w:hAnsi="Cambria Math"/>
                </w:rPr>
                <m:t>'</m:t>
              </m:r>
            </m:sup>
          </m:sSubSup>
          <m:r>
            <w:rPr>
              <w:rFonts w:ascii="Cambria Math" w:hAnsi="Cambria Math"/>
            </w:rPr>
            <m:t>+</m:t>
          </m:r>
          <m:r>
            <m:rPr>
              <m:sty m:val="bi"/>
            </m:rPr>
            <w:rPr>
              <w:rFonts w:ascii="Cambria Math" w:hAnsi="Cambria Math"/>
            </w:rPr>
            <m:t>Q</m:t>
          </m:r>
          <m:r>
            <m:rPr>
              <m:sty m:val="p"/>
            </m:rPr>
            <w:rPr>
              <w:rFonts w:ascii="Cambria Math" w:hAnsi="Cambria Math"/>
            </w:rPr>
            <w:br/>
          </m:r>
        </m:oMath>
        <m:oMath>
          <m:sSub>
            <m:sSubPr>
              <m:ctrlPr>
                <w:rPr>
                  <w:rFonts w:ascii="Cambria Math" w:hAnsi="Cambria Math"/>
                  <w:i/>
                  <w:iCs/>
                </w:rPr>
              </m:ctrlPr>
            </m:sSubPr>
            <m:e>
              <m:r>
                <m:rPr>
                  <m:sty m:val="bi"/>
                </m:rPr>
                <w:rPr>
                  <w:rFonts w:ascii="Cambria Math" w:hAnsi="Cambria Math"/>
                </w:rPr>
                <m:t>θ</m:t>
              </m:r>
            </m:e>
            <m:sub>
              <m:r>
                <w:rPr>
                  <w:rFonts w:ascii="Cambria Math" w:hAnsi="Cambria Math"/>
                </w:rPr>
                <m:t>t|t</m:t>
              </m:r>
            </m:sub>
          </m:sSub>
          <m:r>
            <m:rPr>
              <m:aln/>
            </m:rP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r>
            <m:rPr>
              <m:sty m:val="p"/>
            </m:rPr>
            <w:rPr>
              <w:rFonts w:ascii="Cambria Math" w:hAnsi="Cambria Math"/>
            </w:rPr>
            <w:br/>
          </m:r>
        </m:oMath>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m:t>
                      </m:r>
                    </m:sub>
                  </m:sSub>
                </m:e>
              </m:d>
            </m:e>
            <m:sup>
              <m:r>
                <w:rPr>
                  <w:rFonts w:ascii="Cambria Math" w:hAnsi="Cambria Math"/>
                </w:rPr>
                <m:t>-1</m:t>
              </m:r>
            </m:sup>
          </m:sSup>
          <m:r>
            <m:rPr>
              <m:aln/>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Σ</m:t>
                      </m:r>
                    </m:e>
                    <m:sub>
                      <m:r>
                        <w:rPr>
                          <w:rFonts w:ascii="Cambria Math" w:hAnsi="Cambria Math"/>
                        </w:rPr>
                        <m:t>t|t-1</m:t>
                      </m:r>
                    </m:sub>
                  </m:sSub>
                </m:e>
              </m:d>
            </m:e>
            <m:sup>
              <m:r>
                <w:rPr>
                  <w:rFonts w:ascii="Cambria Math" w:hAnsi="Cambria Math"/>
                </w:rPr>
                <m:t>-1</m:t>
              </m:r>
            </m:sup>
          </m:sSup>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e>
                        <m:sup>
                          <m:r>
                            <w:rPr>
                              <w:rFonts w:ascii="Cambria Math" w:hAnsi="Cambria Math"/>
                            </w:rPr>
                            <m:t>2</m:t>
                          </m:r>
                        </m:sup>
                      </m:sSup>
                      <m:sSub>
                        <m:sSubPr>
                          <m:ctrlPr>
                            <w:rPr>
                              <w:rFonts w:ascii="Cambria Math" w:hAnsi="Cambria Math"/>
                              <w:i/>
                              <w:iCs/>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i/>
                              <w:iCs/>
                            </w:rPr>
                          </m:ctrlPr>
                        </m:sSubSupPr>
                        <m:e>
                          <m:r>
                            <m:rPr>
                              <m:sty m:val="bi"/>
                            </m:rPr>
                            <w:rPr>
                              <w:rFonts w:ascii="Cambria Math" w:hAnsi="Cambria Math"/>
                            </w:rPr>
                            <m:t>θ</m:t>
                          </m:r>
                        </m:e>
                        <m:sub>
                          <m:r>
                            <w:rPr>
                              <w:rFonts w:ascii="Cambria Math" w:hAnsi="Cambria Math"/>
                            </w:rPr>
                            <m:t>t</m:t>
                          </m:r>
                        </m:sub>
                        <m:sup>
                          <m:r>
                            <w:rPr>
                              <w:rFonts w:ascii="Cambria Math" w:hAnsi="Cambria Math"/>
                            </w:rPr>
                            <m:t>'</m:t>
                          </m:r>
                        </m:sup>
                      </m:sSubSup>
                    </m:den>
                  </m:f>
                </m:e>
              </m:d>
            </m:e>
            <m:sub>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sub>
          </m:sSub>
        </m:oMath>
      </m:oMathPara>
    </w:p>
    <w:p w14:paraId="35EE9D4A" w14:textId="3D04B67E" w:rsidR="0023354F" w:rsidRDefault="00B3599F" w:rsidP="009A7B80">
      <w:pPr>
        <w:rPr>
          <w:lang w:eastAsia="zh-CN"/>
        </w:rPr>
      </w:pPr>
      <w:r>
        <w:t xml:space="preserve">Here, to again ensure robustness, we use Fisher scoring when updating the state covariance. </w:t>
      </w:r>
      <w:r w:rsidR="00231D36">
        <w:t>W</w:t>
      </w:r>
      <w:r w:rsidR="00A80A0D">
        <w:t>e the</w:t>
      </w:r>
      <w:r w:rsidR="00231D36">
        <w:t>n find smoothed estimate</w:t>
      </w:r>
      <w:r>
        <w:t>s</w:t>
      </w:r>
      <w:r w:rsidR="00231D36">
        <w:t xml:space="preserve"> using a backward pass (</w:t>
      </w:r>
      <w:ins w:id="28" w:author="wei ganchao" w:date="2022-01-14T13:46:00Z">
        <w:r w:rsidR="00C1620F">
          <w:fldChar w:fldCharType="begin" w:fldLock="1"/>
        </w:r>
      </w:ins>
      <w:r w:rsidR="00C1620F">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1965)"},"properties":{"noteIndex":0},"schema":"https://github.com/citation-style-language/schema/raw/master/csl-citation.json"}</w:instrText>
      </w:r>
      <w:r w:rsidR="00C1620F">
        <w:fldChar w:fldCharType="separate"/>
      </w:r>
      <w:r w:rsidR="00C1620F" w:rsidRPr="00C1620F">
        <w:rPr>
          <w:noProof/>
        </w:rPr>
        <w:t>(Rauch et al. 1965)</w:t>
      </w:r>
      <w:ins w:id="29" w:author="wei ganchao" w:date="2022-01-14T13:46:00Z">
        <w:r w:rsidR="00C1620F">
          <w:fldChar w:fldCharType="end"/>
        </w:r>
      </w:ins>
      <w:del w:id="30" w:author="wei ganchao" w:date="2022-01-14T13:46:00Z">
        <w:r w:rsidR="00231D36" w:rsidDel="00C1620F">
          <w:delText>Rauch-Tung-Striebel smoother</w:delText>
        </w:r>
      </w:del>
      <w:r w:rsidR="00231D36">
        <w:t>)</w:t>
      </w:r>
      <w:r w:rsidR="00A80A0D">
        <w:t>.</w:t>
      </w:r>
      <w:r w:rsidR="004C7526">
        <w:t xml:space="preserve"> </w:t>
      </w:r>
      <w:r w:rsidR="001B5D3F">
        <w:t xml:space="preserve">Although doing smoothing is fast, the </w:t>
      </w:r>
      <w:r w:rsidR="00231D36">
        <w:lastRenderedPageBreak/>
        <w:t xml:space="preserve">estimates can </w:t>
      </w:r>
      <w:r w:rsidR="0039656E">
        <w:t>be</w:t>
      </w:r>
      <w:r w:rsidR="001B5D3F">
        <w:t xml:space="preserve"> </w:t>
      </w:r>
      <w:r w:rsidR="00231D36">
        <w:t>inaccurate, especially when there are large changes in</w:t>
      </w:r>
      <w:r w:rsidR="00644EC3">
        <w:t xml:space="preserve"> the state vector</w:t>
      </w:r>
      <w:r w:rsidR="00C62A69">
        <w:t>. In the forward filtering stage, the Gaussian approximation at each step</w:t>
      </w:r>
      <w:r w:rsidR="00EC2B2F">
        <w:t xml:space="preserve"> </w:t>
      </w:r>
      <m:oMath>
        <m:r>
          <w:rPr>
            <w:rFonts w:ascii="Cambria Math" w:hAnsi="Cambria Math"/>
          </w:rPr>
          <m:t>t</m:t>
        </m:r>
      </m:oMath>
      <w:r w:rsidR="00C62A69">
        <w:t xml:space="preserve"> is conducted locally at the recursive prior</w:t>
      </w:r>
      <w:r w:rsidR="00EC2B2F">
        <w:t xml:space="preserv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t|t-1 </m:t>
            </m:r>
          </m:sub>
        </m:sSub>
      </m:oMath>
      <w:r w:rsidR="00C62A69">
        <w:t xml:space="preserve">. This will </w:t>
      </w:r>
      <w:r w:rsidR="004413C0">
        <w:t>be</w:t>
      </w:r>
      <w:r w:rsidR="00360633">
        <w:t xml:space="preserve"> statistically</w:t>
      </w:r>
      <w:r w:rsidR="004413C0">
        <w:t xml:space="preserve"> inefficient when </w:t>
      </w:r>
      <w:r w:rsidR="00644EC3">
        <w:t xml:space="preserve">the </w:t>
      </w:r>
      <w:r w:rsidR="004413C0">
        <w:t>recursive prior is too far away from the posterior mode, or when there</w:t>
      </w:r>
      <w:r w:rsidR="000D4E77">
        <w:t xml:space="preserve"> is</w:t>
      </w:r>
      <w:r w:rsidR="004413C0">
        <w:t xml:space="preserve"> a </w:t>
      </w:r>
      <w:r w:rsidR="00644EC3">
        <w:t>large change</w:t>
      </w:r>
      <w:r w:rsidR="004413C0">
        <w:t xml:space="preserve"> in the state vector.</w:t>
      </w:r>
      <w:r w:rsidR="00360633">
        <w:t xml:space="preserve"> Moreover, Fisher scoring </w:t>
      </w:r>
      <w:r>
        <w:t>reduces the efficiency of the smoother even further</w:t>
      </w:r>
      <w:r w:rsidR="000D4E77">
        <w:t xml:space="preserve">. </w:t>
      </w:r>
      <w:r w:rsidR="006B4AA2">
        <w:t>The smoother provides reasonable initial estimates</w:t>
      </w:r>
      <w:r w:rsidR="00360633">
        <w:t>,</w:t>
      </w:r>
      <w:r w:rsidR="006B4AA2">
        <w:t xml:space="preserve"> but</w:t>
      </w:r>
      <w:r w:rsidR="00360633">
        <w:t xml:space="preserve"> </w:t>
      </w:r>
      <w:r w:rsidR="006B4AA2">
        <w:t xml:space="preserve">estimation accuracy is substantially improved by </w:t>
      </w:r>
      <w:r>
        <w:t xml:space="preserve">using Newton’s method to </w:t>
      </w:r>
      <w:r w:rsidR="006B4AA2">
        <w:t xml:space="preserve">find the </w:t>
      </w:r>
      <w:r w:rsidR="00360633">
        <w:t xml:space="preserve">global Laplace approximation </w:t>
      </w:r>
      <w:r w:rsidR="006B4AA2">
        <w:t>for the posterior</w:t>
      </w:r>
      <w:r w:rsidR="00360633">
        <w:t>.</w:t>
      </w:r>
    </w:p>
    <w:p w14:paraId="4091FAD5" w14:textId="77777777" w:rsidR="00274A57" w:rsidRDefault="00274A57" w:rsidP="009A7B80"/>
    <w:p w14:paraId="50911FEB" w14:textId="7C24FFE0" w:rsidR="00937DF4" w:rsidRDefault="006B4AA2" w:rsidP="000D4E77">
      <w:pPr>
        <w:pStyle w:val="Heading2"/>
      </w:pPr>
      <w:r>
        <w:t>E</w:t>
      </w:r>
      <w:r w:rsidR="009F4668">
        <w:t>stimati</w:t>
      </w:r>
      <w:r>
        <w:t>ng process noise</w:t>
      </w:r>
    </w:p>
    <w:p w14:paraId="3F0F602A" w14:textId="6512F36F" w:rsidR="00591A5E" w:rsidRDefault="006E26BB" w:rsidP="009A7B80">
      <w:r>
        <w:t xml:space="preserve">For the applications to neural data examined here, we assume that </w:t>
      </w:r>
      <m:oMath>
        <m:r>
          <m:rPr>
            <m:sty m:val="bi"/>
          </m:rPr>
          <w:rPr>
            <w:rFonts w:ascii="Cambria Math" w:hAnsi="Cambria Math"/>
          </w:rPr>
          <m:t>F</m:t>
        </m:r>
        <m:r>
          <w:rPr>
            <w:rFonts w:ascii="Cambria Math" w:hAnsi="Cambria Math"/>
          </w:rPr>
          <m:t>=</m:t>
        </m:r>
        <m:r>
          <m:rPr>
            <m:sty m:val="bi"/>
          </m:rPr>
          <w:rPr>
            <w:rFonts w:ascii="Cambria Math" w:hAnsi="Cambria Math"/>
          </w:rPr>
          <m:t>I</m:t>
        </m:r>
      </m:oMath>
      <w:r>
        <w:t xml:space="preserve">. However, we still need to estimate the process noise </w:t>
      </w:r>
      <m:oMath>
        <m:r>
          <m:rPr>
            <m:sty m:val="bi"/>
          </m:rPr>
          <w:rPr>
            <w:rFonts w:ascii="Cambria Math" w:hAnsi="Cambria Math"/>
          </w:rPr>
          <m:t>Q</m:t>
        </m:r>
      </m:oMath>
      <w:r>
        <w:t xml:space="preserve">. </w:t>
      </w:r>
      <w:r w:rsidR="00FD2241">
        <w:t xml:space="preserve">When </w:t>
      </w:r>
      <m:oMath>
        <m:r>
          <w:rPr>
            <w:rFonts w:ascii="Cambria Math" w:hAnsi="Cambria Math"/>
          </w:rPr>
          <m:t>n</m:t>
        </m:r>
      </m:oMath>
      <w:r w:rsidR="00FD2241">
        <w:t xml:space="preserve"> is small</w:t>
      </w:r>
      <w:r w:rsidR="00531F87">
        <w:t xml:space="preserve">, especially when </w:t>
      </w:r>
      <m:oMath>
        <m:r>
          <w:rPr>
            <w:rFonts w:ascii="Cambria Math" w:hAnsi="Cambria Math"/>
          </w:rPr>
          <m:t>n=1</m:t>
        </m:r>
      </m:oMath>
      <w:r w:rsidR="00FD2241">
        <w:t>, different</w:t>
      </w:r>
      <w:r w:rsidR="001D1345">
        <w:t xml:space="preserve"> </w:t>
      </w:r>
      <m:oMath>
        <m:r>
          <m:rPr>
            <m:sty m:val="bi"/>
          </m:rPr>
          <w:rPr>
            <w:rFonts w:ascii="Cambria Math" w:hAnsi="Cambria Math"/>
          </w:rPr>
          <m:t>Q</m:t>
        </m:r>
      </m:oMath>
      <w:r w:rsidR="001D1345">
        <w:t xml:space="preserve"> </w:t>
      </w:r>
      <w:r w:rsidR="00FD2241">
        <w:t xml:space="preserve">values </w:t>
      </w:r>
      <w:r w:rsidR="001D1345">
        <w:t>will</w:t>
      </w:r>
      <w:r w:rsidR="009B22F1">
        <w:t xml:space="preserve"> have a substantial</w:t>
      </w:r>
      <w:r w:rsidR="001D1345">
        <w:t xml:space="preserve"> influence </w:t>
      </w:r>
      <w:r w:rsidR="009B22F1">
        <w:t xml:space="preserve">on </w:t>
      </w:r>
      <w:r w:rsidR="001D1345">
        <w:t>estimation</w:t>
      </w:r>
      <w:r w:rsidR="00664944">
        <w:t xml:space="preserve">. One possible way to estimate </w:t>
      </w:r>
      <m:oMath>
        <m:r>
          <m:rPr>
            <m:sty m:val="bi"/>
          </m:rPr>
          <w:rPr>
            <w:rFonts w:ascii="Cambria Math" w:hAnsi="Cambria Math"/>
          </w:rPr>
          <m:t>Q</m:t>
        </m:r>
      </m:oMath>
      <w:r w:rsidR="00664944">
        <w:t xml:space="preserve"> is to use</w:t>
      </w:r>
      <w:r w:rsidR="009E06DA">
        <w:t xml:space="preserve"> an</w:t>
      </w:r>
      <w:r w:rsidR="00664944">
        <w:t xml:space="preserve"> </w:t>
      </w:r>
      <w:r w:rsidR="009B22F1">
        <w:t>Expectation Maximization</w:t>
      </w:r>
      <w:r w:rsidR="009E06DA">
        <w:t xml:space="preserve"> (EM) algorithm </w:t>
      </w:r>
      <w:r w:rsidR="009E06DA">
        <w:fldChar w:fldCharType="begin" w:fldLock="1"/>
      </w:r>
      <w:r w:rsidR="00C1620F">
        <w:instrText>ADDIN CSL_CITATION {"citationItems":[{"id":"ITEM-1","itemData":{"abstract":"Neurons in the neocortex code and compute as part of a locally interconnected population. Large-scale multi-electrode recording makes it possible to access these population processes empirically by fitting statistical models to unaveraged data. What statistical structure best describes the concurrent spiking of cells within a local network? We argue that in the cortex, where firing exhibits extensive correlations in both time and space and where a typical sample of neurons still reflects only a very small fraction of the local population, the most appropriate model captures shared variability by a low-dimensional latent process evolving with smooth dynamics, rather than by putative direct coupling. We test this claim by comparing a latent dynamical model with realistic spiking observations to coupled gen-eralised linear spike-response models (GLMs) using cortical recordings. We find that the latent dynamical approach outperforms the GLM in terms of goodness-of-fit, and reproduces the temporal correlations in the data more accurately. We also compare models whose observations models are either derived from a Gaussian or point-process models, finding that the non-Gaussian model provides slightly better goodness-of-fit and more realistic population spike counts.","author":[{"dropping-particle":"","family":"Macke","given":"Jakob H.","non-dropping-particle":"","parse-names":false,"suffix":""},{"dropping-particle":"","family":"Buesing","given":"Lars","non-dropping-particle":"","parse-names":false,"suffix":""},{"dropping-particle":"","family":"Cunningham","given":"John P.","non-dropping-particle":"","parse-names":false,"suffix":""},{"dropping-particle":"","family":"Yu","given":"Byron M.","non-dropping-particle":"","parse-names":false,"suffix":""},{"dropping-particle":"V.","family":"Shenoy","given":"Krishna","non-dropping-particle":"","parse-names":false,"suffix":""},{"dropping-particle":"","family":"Sahani","given":"Maneesh","non-dropping-particle":"","parse-names":false,"suffix":""}],"container-title":"Advances in Neural Information Processing Systems","id":"ITEM-1","issued":{"date-parts":[["2011"]]},"title":"Empirical models of spiking in neural populations","type":"article-journal","volume":"24"},"uris":["http://www.mendeley.com/documents/?uuid=f426f1f0-bc6b-30b9-8354-7edabeafa22a"]}],"mendeley":{"formattedCitation":"(Macke et al. 2011)","plainTextFormattedCitation":"(Macke et al. 2011)","previouslyFormattedCitation":"(Macke et al. 2011)"},"properties":{"noteIndex":0},"schema":"https://github.com/citation-style-language/schema/raw/master/csl-citation.json"}</w:instrText>
      </w:r>
      <w:r w:rsidR="009E06DA">
        <w:fldChar w:fldCharType="separate"/>
      </w:r>
      <w:r w:rsidR="009E06DA" w:rsidRPr="009E06DA">
        <w:rPr>
          <w:noProof/>
        </w:rPr>
        <w:t>(Macke et al. 2011)</w:t>
      </w:r>
      <w:r w:rsidR="009E06DA">
        <w:fldChar w:fldCharType="end"/>
      </w:r>
      <w:r w:rsidR="00664944">
        <w:t xml:space="preserve">. However, using the Laplace approximation for </w:t>
      </w:r>
      <m:oMath>
        <m:r>
          <m:rPr>
            <m:sty m:val="b"/>
          </m:rPr>
          <w:rPr>
            <w:rFonts w:ascii="Cambria Math" w:hAnsi="Cambria Math"/>
          </w:rPr>
          <m:t>Θ</m:t>
        </m:r>
      </m:oMath>
      <w:r w:rsidR="00664944">
        <w:rPr>
          <w:b/>
          <w:bCs/>
        </w:rPr>
        <w:t xml:space="preserve"> </w:t>
      </w:r>
      <w:r w:rsidR="006B4AA2">
        <w:t xml:space="preserve">during the </w:t>
      </w:r>
      <w:r w:rsidR="00664944">
        <w:t>E-step break</w:t>
      </w:r>
      <w:r w:rsidR="00547D81">
        <w:t>s</w:t>
      </w:r>
      <w:r w:rsidR="00664944">
        <w:t xml:space="preserve"> the usual guarantee of non-decreasing likelihoods in EM, and</w:t>
      </w:r>
      <w:r w:rsidR="009B22F1">
        <w:t>,</w:t>
      </w:r>
      <w:r w:rsidR="00664944">
        <w:t xml:space="preserve"> hence</w:t>
      </w:r>
      <w:r w:rsidR="009B22F1">
        <w:t>,</w:t>
      </w:r>
      <w:r w:rsidR="00D34C9E">
        <w:t xml:space="preserve"> may</w:t>
      </w:r>
      <w:r w:rsidR="00664944">
        <w:t xml:space="preserve"> lead to divergence. To </w:t>
      </w:r>
      <w:r w:rsidR="00D57D38">
        <w:t xml:space="preserve">avoid that, we </w:t>
      </w:r>
      <w:r w:rsidR="00547D81">
        <w:t xml:space="preserve">could </w:t>
      </w:r>
      <w:r w:rsidR="00D57D38">
        <w:t>sample</w:t>
      </w:r>
      <w:r w:rsidR="00547D81">
        <w:t xml:space="preserve"> the</w:t>
      </w:r>
      <w:r w:rsidR="00D57D38">
        <w:t xml:space="preserve"> posterior directly by MCMC. However, </w:t>
      </w:r>
      <w:r w:rsidR="009B22F1">
        <w:t xml:space="preserve">the lack of </w:t>
      </w:r>
      <w:r w:rsidR="00D57D38">
        <w:t>closed</w:t>
      </w:r>
      <w:r w:rsidR="009B22F1">
        <w:t>-form moments for the</w:t>
      </w:r>
      <w:r w:rsidR="00D57D38">
        <w:t xml:space="preserve"> CMP</w:t>
      </w:r>
      <w:r w:rsidR="009B22F1">
        <w:t xml:space="preserve"> distribution </w:t>
      </w:r>
      <w:r w:rsidR="00D57D38">
        <w:t xml:space="preserve">makes sampling </w:t>
      </w:r>
      <w:r w:rsidR="009B22F1">
        <w:t>computationally intensive</w:t>
      </w:r>
      <w:r w:rsidR="00D57D38">
        <w:t xml:space="preserve">. </w:t>
      </w:r>
      <w:r w:rsidR="009B22F1">
        <w:t>Here, t</w:t>
      </w:r>
      <w:r w:rsidR="00D57D38">
        <w:t xml:space="preserve">o estimate </w:t>
      </w:r>
      <m:oMath>
        <m:r>
          <m:rPr>
            <m:sty m:val="bi"/>
          </m:rPr>
          <w:rPr>
            <w:rFonts w:ascii="Cambria Math" w:hAnsi="Cambria Math"/>
          </w:rPr>
          <m:t>Q</m:t>
        </m:r>
      </m:oMath>
      <w:r w:rsidR="00D57D38">
        <w:t xml:space="preserve"> robustly and </w:t>
      </w:r>
      <w:r w:rsidR="009A67EB">
        <w:t>quickly</w:t>
      </w:r>
      <w:r w:rsidR="00D57D38">
        <w:t xml:space="preserve">, we </w:t>
      </w:r>
      <w:r w:rsidR="002E0B30">
        <w:t xml:space="preserve">instead </w:t>
      </w:r>
      <w:r w:rsidR="00D57D38">
        <w:t xml:space="preserve">assume </w:t>
      </w:r>
      <m:oMath>
        <m:r>
          <m:rPr>
            <m:sty m:val="bi"/>
          </m:rPr>
          <w:rPr>
            <w:rFonts w:ascii="Cambria Math" w:hAnsi="Cambria Math"/>
          </w:rPr>
          <m:t>Q</m:t>
        </m:r>
      </m:oMath>
      <w:r w:rsidR="00D57D38">
        <w:t xml:space="preserve"> is diagonal and estimate it by maximizing the prediction likelihood in the filtering stage, as in</w:t>
      </w:r>
      <w:r w:rsidR="009668AF">
        <w:t xml:space="preserve"> </w:t>
      </w:r>
      <w:r w:rsidR="009668AF">
        <w:fldChar w:fldCharType="begin" w:fldLock="1"/>
      </w:r>
      <w:r w:rsidR="006C20E7">
        <w:instrText>ADDIN CSL_CITATION {"citationItems":[{"id":"ITEM-1","itemData":{"DOI":"10.1162/NECO_A_01426","ISSN":"1530-888X","PMID":"34530452","abstract":"Synapses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point process adaptive smoothing.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then apply our model to two experimentally recorded putative synaptic connections. We find that simultaneously tracking fast changes in synaptic weights, slow changes in synaptic weights, and unexplained variations in baseline firing is essential. Omitting any one of these factors can lead to spurious inferences for the others. Altogether, this model provides a flexible framework for tracking short- and long-term variation in spike transmission.","author":[{"dropping-particle":"","family":"Wei","given":"Ganchao","non-dropping-particle":"","parse-names":false,"suffix":""},{"dropping-particle":"","family":"Stevenson","given":"Ian H.","non-dropping-particle":"","parse-names":false,"suffix":""}],"container-title":"Neural computation","id":"ITEM-1","issue":"10","issued":{"date-parts":[["2021","9","16"]]},"page":"2682-2709","publisher":"Neural Comput","title":"Tracking Fast and Slow Changes in Synaptic Weights From Simultaneously Observed Pre- and Postsynaptic Spiking","type":"article-journal","volume":"33"},"uris":["http://www.mendeley.com/documents/?uuid=8fe6d734-dc62-3486-a703-37efde2528e3"]}],"mendeley":{"formattedCitation":"(Wei and Stevenson 2021)","plainTextFormattedCitation":"(Wei and Stevenson 2021)","previouslyFormattedCitation":"(Wei and Stevenson 2021)"},"properties":{"noteIndex":0},"schema":"https://github.com/citation-style-language/schema/raw/master/csl-citation.json"}</w:instrText>
      </w:r>
      <w:r w:rsidR="009668AF">
        <w:fldChar w:fldCharType="separate"/>
      </w:r>
      <w:r w:rsidR="009668AF" w:rsidRPr="009668AF">
        <w:rPr>
          <w:noProof/>
        </w:rPr>
        <w:t>(Wei and Stevenson 2021)</w:t>
      </w:r>
      <w:r w:rsidR="009668AF">
        <w:fldChar w:fldCharType="end"/>
      </w:r>
      <w:r w:rsidR="009668AF">
        <w:t>.</w:t>
      </w:r>
    </w:p>
    <w:p w14:paraId="5D5C139B" w14:textId="4B4AF182" w:rsidR="00EC2B2F" w:rsidRDefault="00EC2B2F" w:rsidP="009A7B80"/>
    <w:p w14:paraId="4BA23C73" w14:textId="1256519B" w:rsidR="009B22F1" w:rsidRDefault="009B22F1" w:rsidP="009B22F1">
      <w:pPr>
        <w:pStyle w:val="Heading2"/>
      </w:pPr>
      <w:commentRangeStart w:id="31"/>
      <w:commentRangeStart w:id="32"/>
      <w:r>
        <w:t>Neural Data</w:t>
      </w:r>
    </w:p>
    <w:p w14:paraId="151FEDD5" w14:textId="57C017F7" w:rsidR="009B22F1" w:rsidRPr="00D3079B" w:rsidRDefault="009B22F1" w:rsidP="009A7B80">
      <w:r>
        <w:t>[need to add section here with description and citations for V1 and HC data, similar to Neural Comp paper or can also look at the J Comp Neuro CMP paper</w:t>
      </w:r>
      <w:r w:rsidR="00684621">
        <w:t xml:space="preserve">. This should </w:t>
      </w:r>
      <w:r w:rsidR="00CA3603">
        <w:t xml:space="preserve">also include details on </w:t>
      </w:r>
      <m:oMath>
        <m:r>
          <w:rPr>
            <w:rFonts w:ascii="Cambria Math" w:hAnsi="Cambria Math"/>
          </w:rPr>
          <m:t>X</m:t>
        </m:r>
      </m:oMath>
      <w:r w:rsidR="00CA3603">
        <w:t xml:space="preserve"> and </w:t>
      </w:r>
      <m:oMath>
        <m:r>
          <w:rPr>
            <w:rFonts w:ascii="Cambria Math" w:hAnsi="Cambria Math"/>
          </w:rPr>
          <m:t>G</m:t>
        </m:r>
      </m:oMath>
      <w:r>
        <w:t>]</w:t>
      </w:r>
    </w:p>
    <w:p w14:paraId="46F39D69" w14:textId="4122F305" w:rsidR="00503ACD" w:rsidRDefault="00503ACD" w:rsidP="00D27569"/>
    <w:p w14:paraId="5051BDAC" w14:textId="162159C1" w:rsidR="00102D28" w:rsidRDefault="00A02EEB" w:rsidP="00D27569">
      <w:r>
        <w:t>I prefer to move this section to application part (reason: this is the data we use, but the not the method we propose. If we collect the data by ourself, surely we should write it here. But we are just using it…)</w:t>
      </w:r>
      <w:commentRangeEnd w:id="31"/>
      <w:r w:rsidR="00427C0A">
        <w:rPr>
          <w:rStyle w:val="CommentReference"/>
        </w:rPr>
        <w:commentReference w:id="31"/>
      </w:r>
      <w:commentRangeEnd w:id="32"/>
      <w:r w:rsidR="00F8729C">
        <w:rPr>
          <w:rStyle w:val="CommentReference"/>
        </w:rPr>
        <w:commentReference w:id="32"/>
      </w:r>
    </w:p>
    <w:p w14:paraId="0094CE67" w14:textId="77777777" w:rsidR="00102D28" w:rsidRPr="00D3079B" w:rsidRDefault="00102D28" w:rsidP="00D27569"/>
    <w:p w14:paraId="2C07B086" w14:textId="69390ECD" w:rsidR="00D27569" w:rsidRDefault="00D27569" w:rsidP="001F6135">
      <w:pPr>
        <w:pStyle w:val="Heading1"/>
        <w:spacing w:line="240" w:lineRule="auto"/>
      </w:pPr>
      <w:r>
        <w:t>Results</w:t>
      </w:r>
    </w:p>
    <w:p w14:paraId="7B907A02" w14:textId="15DD7F29" w:rsidR="009A7B80" w:rsidRDefault="00D62B20" w:rsidP="00DA135D">
      <w:pPr>
        <w:pStyle w:val="Heading2"/>
      </w:pPr>
      <w:r>
        <w:t>Figure 1</w:t>
      </w:r>
    </w:p>
    <w:p w14:paraId="6D640928" w14:textId="3EC14862" w:rsidR="00374ECA" w:rsidRPr="00374ECA" w:rsidRDefault="00374ECA" w:rsidP="00374ECA">
      <w:r>
        <w:t xml:space="preserve">Code: </w:t>
      </w:r>
      <w:hyperlink r:id="rId12" w:tooltip="figure1_singleNu_dirShift.m" w:history="1">
        <w:r>
          <w:rPr>
            <w:rStyle w:val="Hyperlink"/>
            <w:rFonts w:ascii="Segoe UI" w:hAnsi="Segoe UI" w:cs="Segoe UI"/>
            <w:sz w:val="21"/>
            <w:szCs w:val="21"/>
            <w:shd w:val="clear" w:color="auto" w:fill="F6F8FA"/>
          </w:rPr>
          <w:t>figure1_singleNu_dirShift.m</w:t>
        </w:r>
      </w:hyperlink>
    </w:p>
    <w:p w14:paraId="213E8DF1" w14:textId="5AA84D1E" w:rsidR="00D62B20" w:rsidRDefault="00D00AE7" w:rsidP="009A7B80">
      <w:commentRangeStart w:id="33"/>
      <w:commentRangeEnd w:id="33"/>
      <w:r>
        <w:rPr>
          <w:rStyle w:val="CommentReference"/>
        </w:rPr>
        <w:lastRenderedPageBreak/>
        <w:commentReference w:id="33"/>
      </w:r>
      <w:ins w:id="34" w:author="wei ganchao" w:date="2022-01-14T13:40:00Z">
        <w:r w:rsidR="00375553">
          <w:rPr>
            <w:noProof/>
          </w:rPr>
          <w:drawing>
            <wp:inline distT="0" distB="0" distL="0" distR="0" wp14:anchorId="05A34DD8" wp14:editId="7E298BAB">
              <wp:extent cx="6400800" cy="4012565"/>
              <wp:effectExtent l="0" t="0" r="0" b="6985"/>
              <wp:docPr id="2" name="Picture 2"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012565"/>
                      </a:xfrm>
                      <a:prstGeom prst="rect">
                        <a:avLst/>
                      </a:prstGeom>
                      <a:noFill/>
                      <a:ln>
                        <a:noFill/>
                      </a:ln>
                    </pic:spPr>
                  </pic:pic>
                </a:graphicData>
              </a:graphic>
            </wp:inline>
          </w:drawing>
        </w:r>
      </w:ins>
    </w:p>
    <w:p w14:paraId="27DA0B57" w14:textId="688D882A" w:rsidR="00A6091C" w:rsidRDefault="00E10417" w:rsidP="009A7B80">
      <w:pPr>
        <w:rPr>
          <w:ins w:id="35" w:author="wei ganchao" w:date="2022-01-09T17:20:00Z"/>
          <w:lang w:eastAsia="zh-CN"/>
        </w:rPr>
      </w:pPr>
      <w:ins w:id="36" w:author="wei ganchao" w:date="2022-01-09T15:23:00Z">
        <w:r>
          <w:t>Figure 1.</w:t>
        </w:r>
      </w:ins>
      <w:ins w:id="37" w:author="wei ganchao" w:date="2022-01-09T16:57:00Z">
        <w:r w:rsidR="00755C62">
          <w:t xml:space="preserve"> </w:t>
        </w:r>
      </w:ins>
      <w:ins w:id="38" w:author="Stevenson, Ian [2]" w:date="2022-01-13T14:35:00Z">
        <w:r w:rsidR="00427C0A">
          <w:t xml:space="preserve">Fitting a </w:t>
        </w:r>
      </w:ins>
      <w:ins w:id="39" w:author="wei ganchao" w:date="2022-01-09T16:58:00Z">
        <w:del w:id="40" w:author="Stevenson, Ian [2]" w:date="2022-01-13T14:35:00Z">
          <w:r w:rsidR="00755C62" w:rsidDel="00427C0A">
            <w:delText>A s</w:delText>
          </w:r>
        </w:del>
      </w:ins>
      <w:ins w:id="41" w:author="Stevenson, Ian [2]" w:date="2022-01-13T14:35:00Z">
        <w:r w:rsidR="00427C0A">
          <w:t>s</w:t>
        </w:r>
      </w:ins>
      <w:ins w:id="42" w:author="wei ganchao" w:date="2022-01-09T16:57:00Z">
        <w:r w:rsidR="00755C62">
          <w:t>imulate</w:t>
        </w:r>
      </w:ins>
      <w:ins w:id="43" w:author="wei ganchao" w:date="2022-01-09T16:58:00Z">
        <w:r w:rsidR="00755C62">
          <w:t xml:space="preserve">d neuron with </w:t>
        </w:r>
      </w:ins>
      <w:ins w:id="44" w:author="Stevenson, Ian [2]" w:date="2022-01-13T14:35:00Z">
        <w:r w:rsidR="00427C0A">
          <w:t xml:space="preserve">a </w:t>
        </w:r>
      </w:ins>
      <w:ins w:id="45" w:author="wei ganchao" w:date="2022-01-09T16:58:00Z">
        <w:r w:rsidR="00755C62">
          <w:t xml:space="preserve">shifting </w:t>
        </w:r>
        <w:r w:rsidR="00B14018">
          <w:t xml:space="preserve">firing pattern. </w:t>
        </w:r>
      </w:ins>
      <w:ins w:id="46" w:author="wei ganchao" w:date="2022-01-09T16:59:00Z">
        <w:r w:rsidR="00B14018">
          <w:t xml:space="preserve">(A) The </w:t>
        </w:r>
        <w:del w:id="47" w:author="Stevenson, Ian [2]" w:date="2022-01-13T14:35:00Z">
          <w:r w:rsidR="00B14018" w:rsidDel="00427C0A">
            <w:delText>place</w:delText>
          </w:r>
        </w:del>
      </w:ins>
      <w:ins w:id="48" w:author="Stevenson, Ian [2]" w:date="2022-01-13T14:35:00Z">
        <w:r w:rsidR="00427C0A">
          <w:t xml:space="preserve">tuning curve </w:t>
        </w:r>
      </w:ins>
      <w:ins w:id="49" w:author="wei ganchao" w:date="2022-01-09T16:59:00Z">
        <w:del w:id="50" w:author="Stevenson, Ian [2]" w:date="2022-01-13T14:35:00Z">
          <w:r w:rsidR="00B14018" w:rsidDel="00427C0A">
            <w:delText xml:space="preserve"> field </w:delText>
          </w:r>
        </w:del>
        <w:r w:rsidR="00B14018">
          <w:t>of the neuron</w:t>
        </w:r>
      </w:ins>
      <w:ins w:id="51" w:author="wei ganchao" w:date="2022-01-09T17:06:00Z">
        <w:r w:rsidR="004435A2">
          <w:t xml:space="preserve"> shift</w:t>
        </w:r>
        <w:del w:id="52" w:author="Stevenson, Ian [2]" w:date="2022-01-13T14:35:00Z">
          <w:r w:rsidR="004435A2" w:rsidDel="00427C0A">
            <w:delText>ed linearl</w:delText>
          </w:r>
        </w:del>
      </w:ins>
      <w:ins w:id="53" w:author="wei ganchao" w:date="2022-01-09T17:07:00Z">
        <w:del w:id="54" w:author="Stevenson, Ian [2]" w:date="2022-01-13T14:35:00Z">
          <w:r w:rsidR="004435A2" w:rsidDel="00427C0A">
            <w:delText>y</w:delText>
          </w:r>
        </w:del>
      </w:ins>
      <w:ins w:id="55" w:author="Stevenson, Ian [2]" w:date="2022-01-13T14:35:00Z">
        <w:r w:rsidR="00427C0A">
          <w:t>s over time</w:t>
        </w:r>
      </w:ins>
      <w:ins w:id="56" w:author="wei ganchao" w:date="2022-01-09T17:07:00Z">
        <w:r w:rsidR="004435A2">
          <w:t>, with the</w:t>
        </w:r>
      </w:ins>
      <w:ins w:id="57" w:author="Stevenson, Ian [2]" w:date="2022-01-13T14:35:00Z">
        <w:r w:rsidR="00427C0A">
          <w:t xml:space="preserve"> preferred stim</w:t>
        </w:r>
      </w:ins>
      <w:ins w:id="58" w:author="Stevenson, Ian [2]" w:date="2022-01-13T14:36:00Z">
        <w:r w:rsidR="00427C0A">
          <w:t>ulus orientation changing and the</w:t>
        </w:r>
      </w:ins>
      <w:ins w:id="59" w:author="wei ganchao" w:date="2022-01-09T17:07:00Z">
        <w:r w:rsidR="004435A2">
          <w:t xml:space="preserve"> response amplitude</w:t>
        </w:r>
      </w:ins>
      <w:ins w:id="60" w:author="wei ganchao" w:date="2022-01-09T17:08:00Z">
        <w:r w:rsidR="004435A2">
          <w:t xml:space="preserve"> increasing. (B) </w:t>
        </w:r>
      </w:ins>
      <w:ins w:id="61" w:author="Stevenson, Ian [2]" w:date="2022-01-13T14:36:00Z">
        <w:r w:rsidR="00427C0A">
          <w:t xml:space="preserve">At the same time, </w:t>
        </w:r>
      </w:ins>
      <w:ins w:id="62" w:author="wei ganchao" w:date="2022-01-09T17:08:00Z">
        <w:del w:id="63" w:author="Stevenson, Ian [2]" w:date="2022-01-13T14:36:00Z">
          <w:r w:rsidR="004435A2" w:rsidDel="00427C0A">
            <w:delText>T</w:delText>
          </w:r>
        </w:del>
      </w:ins>
      <w:ins w:id="64" w:author="Stevenson, Ian [2]" w:date="2022-01-13T14:36:00Z">
        <w:r w:rsidR="00427C0A">
          <w:t>t</w:t>
        </w:r>
      </w:ins>
      <w:ins w:id="65" w:author="wei ganchao" w:date="2022-01-09T17:08:00Z">
        <w:r w:rsidR="004435A2">
          <w:t xml:space="preserve">he </w:t>
        </w:r>
      </w:ins>
      <w:ins w:id="66" w:author="wei ganchao" w:date="2022-01-09T17:09:00Z">
        <w:del w:id="67" w:author="Stevenson, Ian [2]" w:date="2022-01-13T14:36:00Z">
          <w:r w:rsidR="007648AE" w:rsidDel="00427C0A">
            <w:delText>neuron</w:delText>
          </w:r>
        </w:del>
      </w:ins>
      <w:ins w:id="68" w:author="Stevenson, Ian [2]" w:date="2022-01-13T14:36:00Z">
        <w:r w:rsidR="00427C0A">
          <w:t>variability in spiking</w:t>
        </w:r>
      </w:ins>
      <w:ins w:id="69" w:author="wei ganchao" w:date="2022-01-09T17:09:00Z">
        <w:r w:rsidR="007648AE">
          <w:t xml:space="preserve"> chan</w:t>
        </w:r>
      </w:ins>
      <w:ins w:id="70" w:author="wei ganchao" w:date="2022-01-09T17:10:00Z">
        <w:r w:rsidR="007648AE">
          <w:t xml:space="preserve">ges from </w:t>
        </w:r>
      </w:ins>
      <w:ins w:id="71" w:author="Stevenson, Ian [2]" w:date="2022-01-13T14:36:00Z">
        <w:r w:rsidR="00427C0A">
          <w:t xml:space="preserve">being </w:t>
        </w:r>
      </w:ins>
      <w:ins w:id="72" w:author="wei ganchao" w:date="2022-01-09T17:10:00Z">
        <w:r w:rsidR="007648AE">
          <w:t>over-dispers</w:t>
        </w:r>
        <w:del w:id="73" w:author="Stevenson, Ian [2]" w:date="2022-01-13T14:36:00Z">
          <w:r w:rsidR="007648AE" w:rsidDel="00427C0A">
            <w:delText>ion</w:delText>
          </w:r>
        </w:del>
      </w:ins>
      <w:ins w:id="74" w:author="Stevenson, Ian [2]" w:date="2022-01-13T14:36:00Z">
        <w:r w:rsidR="00427C0A">
          <w:t>ed relative to a Poisson distribution</w:t>
        </w:r>
      </w:ins>
      <w:ins w:id="75" w:author="wei ganchao" w:date="2022-01-09T17:10:00Z">
        <w:r w:rsidR="007648AE">
          <w:t xml:space="preserve"> to under-dispers</w:t>
        </w:r>
        <w:del w:id="76" w:author="Stevenson, Ian [2]" w:date="2022-01-13T14:36:00Z">
          <w:r w:rsidR="007648AE" w:rsidDel="00427C0A">
            <w:delText>ion</w:delText>
          </w:r>
        </w:del>
      </w:ins>
      <w:ins w:id="77" w:author="Stevenson, Ian [2]" w:date="2022-01-13T14:36:00Z">
        <w:r w:rsidR="00427C0A">
          <w:t>e</w:t>
        </w:r>
      </w:ins>
      <w:ins w:id="78" w:author="wei ganchao" w:date="2022-01-09T17:10:00Z">
        <w:del w:id="79" w:author="Stevenson, Ian [2]" w:date="2022-01-13T14:36:00Z">
          <w:r w:rsidR="007648AE" w:rsidDel="00427C0A">
            <w:delText xml:space="preserve">, , with </w:delText>
          </w:r>
        </w:del>
      </w:ins>
      <w:ins w:id="80" w:author="wei ganchao" w:date="2022-01-09T17:11:00Z">
        <w:del w:id="81" w:author="Stevenson, Ian [2]" w:date="2022-01-13T14:36:00Z">
          <w:r w:rsidR="007648AE" w:rsidDel="00427C0A">
            <w:rPr>
              <w:lang w:eastAsia="zh-CN"/>
            </w:rPr>
            <w:delText xml:space="preserve">linear changing </w:delText>
          </w:r>
        </w:del>
      </w:ins>
      <m:oMath>
        <m:sSub>
          <m:sSubPr>
            <m:ctrlPr>
              <w:ins w:id="82" w:author="wei ganchao" w:date="2022-01-09T17:11:00Z">
                <w:del w:id="83" w:author="Stevenson, Ian [2]" w:date="2022-01-13T14:36:00Z">
                  <w:rPr>
                    <w:rFonts w:ascii="Cambria Math" w:hAnsi="Cambria Math"/>
                    <w:i/>
                    <w:lang w:eastAsia="zh-CN"/>
                  </w:rPr>
                </w:del>
              </w:ins>
            </m:ctrlPr>
          </m:sSubPr>
          <m:e>
            <m:r>
              <w:ins w:id="84" w:author="wei ganchao" w:date="2022-01-09T17:11:00Z">
                <w:del w:id="85" w:author="Stevenson, Ian [2]" w:date="2022-01-13T14:36:00Z">
                  <w:rPr>
                    <w:rFonts w:ascii="Cambria Math" w:hAnsi="Cambria Math"/>
                    <w:lang w:eastAsia="zh-CN"/>
                  </w:rPr>
                  <m:t>ν</m:t>
                </w:del>
              </w:ins>
            </m:r>
          </m:e>
          <m:sub>
            <m:r>
              <w:ins w:id="86" w:author="wei ganchao" w:date="2022-01-09T17:11:00Z">
                <w:del w:id="87" w:author="Stevenson, Ian [2]" w:date="2022-01-13T14:36:00Z">
                  <w:rPr>
                    <w:rFonts w:ascii="Cambria Math" w:hAnsi="Cambria Math"/>
                    <w:lang w:eastAsia="zh-CN"/>
                  </w:rPr>
                  <m:t>t</m:t>
                </w:del>
              </w:ins>
            </m:r>
          </m:sub>
        </m:sSub>
      </m:oMath>
      <w:ins w:id="88" w:author="wei ganchao" w:date="2022-01-09T17:11:00Z">
        <w:del w:id="89" w:author="Stevenson, Ian [2]" w:date="2022-01-13T14:36:00Z">
          <w:r w:rsidR="007648AE" w:rsidDel="00427C0A">
            <w:rPr>
              <w:lang w:eastAsia="zh-CN"/>
            </w:rPr>
            <w:delText xml:space="preserve"> (0.3679 ~ 2.7183) in log-scale</w:delText>
          </w:r>
        </w:del>
      </w:ins>
      <w:ins w:id="90" w:author="Stevenson, Ian [2]" w:date="2022-01-13T14:36:00Z">
        <w:r w:rsidR="00427C0A">
          <w:rPr>
            <w:lang w:eastAsia="zh-CN"/>
          </w:rPr>
          <w:t>d</w:t>
        </w:r>
      </w:ins>
      <w:ins w:id="91" w:author="wei ganchao" w:date="2022-01-09T17:11:00Z">
        <w:r w:rsidR="007648AE">
          <w:rPr>
            <w:lang w:eastAsia="zh-CN"/>
          </w:rPr>
          <w:t>.</w:t>
        </w:r>
      </w:ins>
      <w:ins w:id="92" w:author="wei ganchao" w:date="2022-01-09T17:12:00Z">
        <w:r w:rsidR="007648AE">
          <w:rPr>
            <w:lang w:eastAsia="zh-CN"/>
          </w:rPr>
          <w:t xml:space="preserve"> </w:t>
        </w:r>
        <w:commentRangeStart w:id="93"/>
        <w:commentRangeStart w:id="94"/>
        <w:r w:rsidR="007648AE">
          <w:rPr>
            <w:lang w:eastAsia="zh-CN"/>
          </w:rPr>
          <w:t>This leads to a decreasing Fano factor from 1.94 to 0.38</w:t>
        </w:r>
      </w:ins>
      <w:commentRangeEnd w:id="93"/>
      <w:ins w:id="95" w:author="wei ganchao" w:date="2022-01-13T18:51:00Z">
        <w:r w:rsidR="000C7F82">
          <w:rPr>
            <w:lang w:eastAsia="zh-CN"/>
          </w:rPr>
          <w:t xml:space="preserve"> overall</w:t>
        </w:r>
      </w:ins>
      <w:r w:rsidR="00E86BEB">
        <w:rPr>
          <w:rStyle w:val="CommentReference"/>
        </w:rPr>
        <w:commentReference w:id="93"/>
      </w:r>
      <w:commentRangeEnd w:id="94"/>
      <w:r w:rsidR="000C7F82">
        <w:rPr>
          <w:rStyle w:val="CommentReference"/>
        </w:rPr>
        <w:commentReference w:id="94"/>
      </w:r>
      <w:ins w:id="96" w:author="wei ganchao" w:date="2022-01-09T17:12:00Z">
        <w:r w:rsidR="007648AE">
          <w:rPr>
            <w:lang w:eastAsia="zh-CN"/>
          </w:rPr>
          <w:t xml:space="preserve">. (C) </w:t>
        </w:r>
      </w:ins>
      <w:ins w:id="97" w:author="Stevenson, Ian [2]" w:date="2022-01-13T14:39:00Z">
        <w:r w:rsidR="00E86BEB">
          <w:rPr>
            <w:lang w:eastAsia="zh-CN"/>
          </w:rPr>
          <w:t>To illustrate the shifts we show the tuning curve at two time points: Trial 20</w:t>
        </w:r>
      </w:ins>
      <w:ins w:id="98" w:author="wei ganchao" w:date="2022-01-09T17:12:00Z">
        <w:del w:id="99" w:author="Stevenson, Ian [2]" w:date="2022-01-13T14:39:00Z">
          <w:r w:rsidR="007648AE" w:rsidDel="00E86BEB">
            <w:rPr>
              <w:lang w:eastAsia="zh-CN"/>
            </w:rPr>
            <w:delText xml:space="preserve">The shifting pattern of </w:delText>
          </w:r>
        </w:del>
      </w:ins>
      <w:ins w:id="100" w:author="wei ganchao" w:date="2022-01-09T17:13:00Z">
        <w:del w:id="101" w:author="Stevenson, Ian [2]" w:date="2022-01-13T14:39:00Z">
          <w:r w:rsidR="007648AE" w:rsidDel="00E86BEB">
            <w:rPr>
              <w:lang w:eastAsia="zh-CN"/>
            </w:rPr>
            <w:delText>the neural activity can be clearly viewed by slicing</w:delText>
          </w:r>
        </w:del>
      </w:ins>
      <w:ins w:id="102" w:author="wei ganchao" w:date="2022-01-09T17:14:00Z">
        <w:del w:id="103" w:author="Stevenson, Ian [2]" w:date="2022-01-13T14:39:00Z">
          <w:r w:rsidR="00946BEA" w:rsidDel="00E86BEB">
            <w:rPr>
              <w:lang w:eastAsia="zh-CN"/>
            </w:rPr>
            <w:delText xml:space="preserve"> the 20</w:delText>
          </w:r>
          <w:r w:rsidR="00946BEA" w:rsidRPr="00427C0A" w:rsidDel="00E86BEB">
            <w:rPr>
              <w:vertAlign w:val="superscript"/>
              <w:lang w:eastAsia="zh-CN"/>
            </w:rPr>
            <w:delText>th</w:delText>
          </w:r>
        </w:del>
        <w:r w:rsidR="00946BEA">
          <w:rPr>
            <w:lang w:eastAsia="zh-CN"/>
          </w:rPr>
          <w:t xml:space="preserve"> (</w:t>
        </w:r>
      </w:ins>
      <w:ins w:id="104" w:author="wei ganchao" w:date="2022-01-09T17:15:00Z">
        <w:r w:rsidR="00946BEA">
          <w:rPr>
            <w:lang w:eastAsia="zh-CN"/>
          </w:rPr>
          <w:t>blue</w:t>
        </w:r>
      </w:ins>
      <w:ins w:id="105" w:author="wei ganchao" w:date="2022-01-09T17:14:00Z">
        <w:r w:rsidR="00946BEA">
          <w:rPr>
            <w:lang w:eastAsia="zh-CN"/>
          </w:rPr>
          <w:t>)</w:t>
        </w:r>
      </w:ins>
      <w:ins w:id="106" w:author="wei ganchao" w:date="2022-01-09T17:15:00Z">
        <w:r w:rsidR="00946BEA">
          <w:rPr>
            <w:lang w:eastAsia="zh-CN"/>
          </w:rPr>
          <w:t xml:space="preserve"> </w:t>
        </w:r>
      </w:ins>
      <w:ins w:id="107" w:author="wei ganchao" w:date="2022-01-09T17:14:00Z">
        <w:r w:rsidR="00946BEA">
          <w:rPr>
            <w:lang w:eastAsia="zh-CN"/>
          </w:rPr>
          <w:t>and</w:t>
        </w:r>
      </w:ins>
      <w:ins w:id="108" w:author="Stevenson, Ian [2]" w:date="2022-01-13T14:40:00Z">
        <w:r w:rsidR="00E86BEB">
          <w:rPr>
            <w:lang w:eastAsia="zh-CN"/>
          </w:rPr>
          <w:t xml:space="preserve"> Trial</w:t>
        </w:r>
      </w:ins>
      <w:ins w:id="109" w:author="wei ganchao" w:date="2022-01-09T17:14:00Z">
        <w:r w:rsidR="00946BEA">
          <w:rPr>
            <w:lang w:eastAsia="zh-CN"/>
          </w:rPr>
          <w:t xml:space="preserve"> 80</w:t>
        </w:r>
        <w:del w:id="110" w:author="Stevenson, Ian [2]" w:date="2022-01-13T14:40:00Z">
          <w:r w:rsidR="00946BEA" w:rsidRPr="00427C0A" w:rsidDel="00E86BEB">
            <w:rPr>
              <w:vertAlign w:val="superscript"/>
              <w:lang w:eastAsia="zh-CN"/>
            </w:rPr>
            <w:delText>th</w:delText>
          </w:r>
          <w:r w:rsidR="00946BEA" w:rsidDel="00E86BEB">
            <w:rPr>
              <w:lang w:eastAsia="zh-CN"/>
            </w:rPr>
            <w:delText xml:space="preserve"> trial</w:delText>
          </w:r>
        </w:del>
      </w:ins>
      <w:ins w:id="111" w:author="wei ganchao" w:date="2022-01-09T17:15:00Z">
        <w:r w:rsidR="00946BEA">
          <w:rPr>
            <w:lang w:eastAsia="zh-CN"/>
          </w:rPr>
          <w:t xml:space="preserve"> (red)</w:t>
        </w:r>
      </w:ins>
      <w:ins w:id="112" w:author="wei ganchao" w:date="2022-01-09T17:14:00Z">
        <w:r w:rsidR="00946BEA">
          <w:rPr>
            <w:lang w:eastAsia="zh-CN"/>
          </w:rPr>
          <w:t>.</w:t>
        </w:r>
      </w:ins>
      <w:ins w:id="113" w:author="Stevenson, Ian [2]" w:date="2022-01-13T14:40:00Z">
        <w:r w:rsidR="00E86BEB">
          <w:rPr>
            <w:lang w:eastAsia="zh-CN"/>
          </w:rPr>
          <w:t xml:space="preserve"> Dots denote… Dashed lines denote… and solid lines denote…</w:t>
        </w:r>
      </w:ins>
      <w:ins w:id="114" w:author="wei ganchao" w:date="2022-01-09T17:14:00Z">
        <w:r w:rsidR="00946BEA">
          <w:rPr>
            <w:lang w:eastAsia="zh-CN"/>
          </w:rPr>
          <w:t xml:space="preserve"> (D)</w:t>
        </w:r>
      </w:ins>
      <w:ins w:id="115" w:author="Stevenson, Ian [2]" w:date="2022-01-13T14:40:00Z">
        <w:r w:rsidR="00E86BEB">
          <w:rPr>
            <w:lang w:eastAsia="zh-CN"/>
          </w:rPr>
          <w:t xml:space="preserve"> To illustrate the shift in dispersion over time we show the</w:t>
        </w:r>
      </w:ins>
      <w:ins w:id="116" w:author="Stevenson, Ian [2]" w:date="2022-01-13T14:41:00Z">
        <w:r w:rsidR="00E86BEB">
          <w:rPr>
            <w:lang w:eastAsia="zh-CN"/>
          </w:rPr>
          <w:t xml:space="preserve"> true (solid) and estimated (dashed)</w:t>
        </w:r>
      </w:ins>
      <w:ins w:id="117" w:author="Stevenson, Ian [2]" w:date="2022-01-13T14:40:00Z">
        <w:r w:rsidR="00E86BEB">
          <w:rPr>
            <w:lang w:eastAsia="zh-CN"/>
          </w:rPr>
          <w:t xml:space="preserve"> Fano F</w:t>
        </w:r>
      </w:ins>
      <w:ins w:id="118" w:author="Stevenson, Ian [2]" w:date="2022-01-13T14:41:00Z">
        <w:r w:rsidR="00E86BEB">
          <w:rPr>
            <w:lang w:eastAsia="zh-CN"/>
          </w:rPr>
          <w:t xml:space="preserve">actor for two specific stimuli as a function of time. </w:t>
        </w:r>
      </w:ins>
      <w:ins w:id="119" w:author="wei ganchao" w:date="2022-01-09T17:15:00Z">
        <w:del w:id="120" w:author="Stevenson, Ian [2]" w:date="2022-01-13T14:41:00Z">
          <w:r w:rsidR="00946BEA" w:rsidDel="00E86BEB">
            <w:rPr>
              <w:lang w:eastAsia="zh-CN"/>
            </w:rPr>
            <w:delText xml:space="preserve"> </w:delText>
          </w:r>
        </w:del>
      </w:ins>
      <w:ins w:id="121" w:author="wei ganchao" w:date="2022-01-09T17:20:00Z">
        <w:del w:id="122" w:author="Stevenson, Ian [2]" w:date="2022-01-13T14:41:00Z">
          <w:r w:rsidR="00A6091C" w:rsidDel="00E86BEB">
            <w:rPr>
              <w:lang w:eastAsia="zh-CN"/>
            </w:rPr>
            <w:delText>To show the decreasing pattern in Fa</w:delText>
          </w:r>
        </w:del>
      </w:ins>
      <w:ins w:id="123" w:author="wei ganchao" w:date="2022-01-09T17:21:00Z">
        <w:del w:id="124" w:author="Stevenson, Ian [2]" w:date="2022-01-13T14:41:00Z">
          <w:r w:rsidR="00A6091C" w:rsidDel="00E86BEB">
            <w:rPr>
              <w:lang w:eastAsia="zh-CN"/>
            </w:rPr>
            <w:delText>no factor, we investigate the peak response orientation of 20</w:delText>
          </w:r>
          <w:r w:rsidR="00A6091C" w:rsidRPr="000E5689" w:rsidDel="00E86BEB">
            <w:rPr>
              <w:vertAlign w:val="superscript"/>
              <w:lang w:eastAsia="zh-CN"/>
            </w:rPr>
            <w:delText>th</w:delText>
          </w:r>
          <w:r w:rsidR="00A6091C" w:rsidDel="00E86BEB">
            <w:rPr>
              <w:lang w:eastAsia="zh-CN"/>
            </w:rPr>
            <w:delText xml:space="preserve"> (cyan, 87.27 degree)and 80</w:delText>
          </w:r>
          <w:r w:rsidR="00A6091C" w:rsidRPr="000E5689" w:rsidDel="00E86BEB">
            <w:rPr>
              <w:vertAlign w:val="superscript"/>
              <w:lang w:eastAsia="zh-CN"/>
            </w:rPr>
            <w:delText>th</w:delText>
          </w:r>
          <w:r w:rsidR="00A6091C" w:rsidDel="00E86BEB">
            <w:rPr>
              <w:lang w:eastAsia="zh-CN"/>
            </w:rPr>
            <w:delText xml:space="preserve"> trial (yellow, 112.73 degree).</w:delText>
          </w:r>
        </w:del>
      </w:ins>
      <w:ins w:id="125" w:author="wei ganchao" w:date="2022-01-09T17:20:00Z">
        <w:del w:id="126" w:author="Stevenson, Ian [2]" w:date="2022-01-13T14:41:00Z">
          <w:r w:rsidR="00A6091C" w:rsidDel="00E86BEB">
            <w:rPr>
              <w:lang w:eastAsia="zh-CN"/>
            </w:rPr>
            <w:delText xml:space="preserve"> </w:delText>
          </w:r>
        </w:del>
      </w:ins>
      <w:ins w:id="127" w:author="wei ganchao" w:date="2022-01-09T17:21:00Z">
        <w:del w:id="128" w:author="Stevenson, Ian [2]" w:date="2022-01-13T14:41:00Z">
          <w:r w:rsidR="00A6091C" w:rsidDel="00E86BEB">
            <w:rPr>
              <w:lang w:eastAsia="zh-CN"/>
            </w:rPr>
            <w:delText>The dashed lines are fitted values.</w:delText>
          </w:r>
        </w:del>
      </w:ins>
      <w:ins w:id="129" w:author="Stevenson, Ian [2]" w:date="2022-01-13T14:41:00Z">
        <w:r w:rsidR="00E86BEB">
          <w:rPr>
            <w:lang w:eastAsia="zh-CN"/>
          </w:rPr>
          <w:t xml:space="preserve">The dispersion for the initial preferred orientation </w:t>
        </w:r>
      </w:ins>
      <w:ins w:id="130" w:author="Stevenson, Ian [2]" w:date="2022-01-13T14:42:00Z">
        <w:r w:rsidR="00D00AE7">
          <w:rPr>
            <w:lang w:eastAsia="zh-CN"/>
          </w:rPr>
          <w:t>is shown in cyan, while the dispersion for the final preferred orientation is shown in yellow.</w:t>
        </w:r>
      </w:ins>
    </w:p>
    <w:p w14:paraId="68EE28F8" w14:textId="0EFAE8CF" w:rsidR="00E10417" w:rsidRDefault="00E10417" w:rsidP="009A7B80">
      <w:pPr>
        <w:rPr>
          <w:ins w:id="131" w:author="wei ganchao" w:date="2022-01-09T15:41:00Z"/>
        </w:rPr>
      </w:pPr>
    </w:p>
    <w:p w14:paraId="4AC20A91" w14:textId="0A3A2CE3" w:rsidR="0043029A" w:rsidRDefault="0043029A" w:rsidP="009A7B80">
      <w:pPr>
        <w:rPr>
          <w:ins w:id="132" w:author="wei ganchao" w:date="2022-01-09T15:41:00Z"/>
        </w:rPr>
      </w:pPr>
    </w:p>
    <w:p w14:paraId="65B2BA0D" w14:textId="3B7AA200" w:rsidR="00F84301" w:rsidRDefault="00997EAF" w:rsidP="009A7B80">
      <w:pPr>
        <w:rPr>
          <w:ins w:id="133" w:author="wei ganchao" w:date="2022-01-09T15:56:00Z"/>
          <w:lang w:eastAsia="zh-CN"/>
        </w:rPr>
      </w:pPr>
      <w:ins w:id="134" w:author="wei ganchao" w:date="2022-01-09T15:51:00Z">
        <w:r>
          <w:rPr>
            <w:lang w:eastAsia="zh-CN"/>
          </w:rPr>
          <w:t>The neural responses are nonstationary over time</w:t>
        </w:r>
        <w:r w:rsidR="00F84301">
          <w:rPr>
            <w:lang w:eastAsia="zh-CN"/>
          </w:rPr>
          <w:t xml:space="preserve">, </w:t>
        </w:r>
      </w:ins>
      <w:ins w:id="135" w:author="wei ganchao" w:date="2022-01-09T15:52:00Z">
        <w:r w:rsidR="00F84301">
          <w:rPr>
            <w:lang w:eastAsia="zh-CN"/>
          </w:rPr>
          <w:t xml:space="preserve">not only in mean but also in </w:t>
        </w:r>
      </w:ins>
      <w:ins w:id="136" w:author="wei ganchao" w:date="2022-01-09T15:53:00Z">
        <w:r w:rsidR="00F84301">
          <w:rPr>
            <w:lang w:eastAsia="zh-CN"/>
          </w:rPr>
          <w:t>variance</w:t>
        </w:r>
      </w:ins>
      <w:ins w:id="137" w:author="wei ganchao" w:date="2022-01-09T15:52:00Z">
        <w:r w:rsidR="00F84301">
          <w:rPr>
            <w:lang w:eastAsia="zh-CN"/>
          </w:rPr>
          <w:t xml:space="preserve">. There is  growing evidence that the </w:t>
        </w:r>
      </w:ins>
      <w:ins w:id="138" w:author="wei ganchao" w:date="2022-01-09T15:53:00Z">
        <w:r w:rsidR="00F84301">
          <w:rPr>
            <w:lang w:eastAsia="zh-CN"/>
          </w:rPr>
          <w:t xml:space="preserve">neural variability also changes over time, depending on </w:t>
        </w:r>
      </w:ins>
      <w:ins w:id="139" w:author="wei ganchao" w:date="2022-01-09T15:54:00Z">
        <w:r w:rsidR="00F84301">
          <w:rPr>
            <w:lang w:eastAsia="zh-CN"/>
          </w:rPr>
          <w:t xml:space="preserve">an animal’s alertness or motivation, as well as, the specific stimuli or behavior. </w:t>
        </w:r>
      </w:ins>
      <w:ins w:id="140" w:author="Stevenson, Ian [2]" w:date="2022-01-13T14:44:00Z">
        <w:r w:rsidR="00D00AE7">
          <w:rPr>
            <w:lang w:eastAsia="zh-CN"/>
          </w:rPr>
          <w:t xml:space="preserve">To track </w:t>
        </w:r>
      </w:ins>
      <w:ins w:id="141" w:author="Stevenson, Ian [2]" w:date="2022-01-13T14:45:00Z">
        <w:r w:rsidR="00D00AE7">
          <w:rPr>
            <w:lang w:eastAsia="zh-CN"/>
          </w:rPr>
          <w:t>changes in both mean response properties (e.g. tuning) and variability, here we examine a dynamic Conway-Maxwell-Poisson model.</w:t>
        </w:r>
      </w:ins>
    </w:p>
    <w:p w14:paraId="255D4778" w14:textId="09226D8A" w:rsidR="00F84301" w:rsidRDefault="00F84301" w:rsidP="009A7B80">
      <w:pPr>
        <w:rPr>
          <w:ins w:id="142" w:author="wei ganchao" w:date="2022-01-09T15:59:00Z"/>
          <w:lang w:eastAsia="zh-CN"/>
        </w:rPr>
      </w:pPr>
    </w:p>
    <w:p w14:paraId="15542A93" w14:textId="6147B28F" w:rsidR="0043029A" w:rsidRDefault="00D00AE7" w:rsidP="009A7B80">
      <w:pPr>
        <w:rPr>
          <w:ins w:id="143" w:author="wei ganchao" w:date="2022-01-09T15:41:00Z"/>
          <w:lang w:eastAsia="zh-CN"/>
        </w:rPr>
      </w:pPr>
      <w:ins w:id="144" w:author="Stevenson, Ian [2]" w:date="2022-01-13T14:45:00Z">
        <w:r>
          <w:rPr>
            <w:lang w:eastAsia="zh-CN"/>
          </w:rPr>
          <w:t>To illustrate how the</w:t>
        </w:r>
      </w:ins>
      <w:ins w:id="145" w:author="Stevenson, Ian [2]" w:date="2022-01-13T14:46:00Z">
        <w:r>
          <w:rPr>
            <w:lang w:eastAsia="zh-CN"/>
          </w:rPr>
          <w:t xml:space="preserve"> CMP-DGLM</w:t>
        </w:r>
      </w:ins>
      <w:ins w:id="146" w:author="Stevenson, Ian [2]" w:date="2022-01-13T14:45:00Z">
        <w:r>
          <w:rPr>
            <w:lang w:eastAsia="zh-CN"/>
          </w:rPr>
          <w:t xml:space="preserve"> </w:t>
        </w:r>
      </w:ins>
      <w:ins w:id="147" w:author="Stevenson, Ian [2]" w:date="2022-01-13T14:46:00Z">
        <w:r>
          <w:rPr>
            <w:lang w:eastAsia="zh-CN"/>
          </w:rPr>
          <w:t>can track both time-varying mean and dispersion, h</w:t>
        </w:r>
      </w:ins>
      <w:ins w:id="148" w:author="wei ganchao" w:date="2022-01-09T15:59:00Z">
        <w:del w:id="149" w:author="Stevenson, Ian [2]" w:date="2022-01-13T14:46:00Z">
          <w:r w:rsidR="003154D7" w:rsidDel="00D00AE7">
            <w:rPr>
              <w:lang w:eastAsia="zh-CN"/>
            </w:rPr>
            <w:delText>H</w:delText>
          </w:r>
        </w:del>
        <w:r w:rsidR="003154D7">
          <w:rPr>
            <w:lang w:eastAsia="zh-CN"/>
          </w:rPr>
          <w:t>ere</w:t>
        </w:r>
        <w:del w:id="150" w:author="Stevenson, Ian [2]" w:date="2022-01-13T14:46:00Z">
          <w:r w:rsidR="003154D7" w:rsidDel="00D00AE7">
            <w:rPr>
              <w:lang w:eastAsia="zh-CN"/>
            </w:rPr>
            <w:delText>,</w:delText>
          </w:r>
        </w:del>
        <w:r w:rsidR="003154D7">
          <w:rPr>
            <w:lang w:eastAsia="zh-CN"/>
          </w:rPr>
          <w:t xml:space="preserve"> we simulated a neuron</w:t>
        </w:r>
      </w:ins>
      <w:ins w:id="151" w:author="wei ganchao" w:date="2022-01-09T16:00:00Z">
        <w:del w:id="152" w:author="Stevenson, Ian [2]" w:date="2022-01-13T14:43:00Z">
          <w:r w:rsidR="003154D7" w:rsidDel="00D00AE7">
            <w:rPr>
              <w:lang w:eastAsia="zh-CN"/>
            </w:rPr>
            <w:delText>,</w:delText>
          </w:r>
        </w:del>
        <w:r w:rsidR="003154D7">
          <w:rPr>
            <w:lang w:eastAsia="zh-CN"/>
          </w:rPr>
          <w:t xml:space="preserve"> with </w:t>
        </w:r>
      </w:ins>
      <w:ins w:id="153" w:author="Stevenson, Ian [2]" w:date="2022-01-13T14:43:00Z">
        <w:r>
          <w:rPr>
            <w:lang w:eastAsia="zh-CN"/>
          </w:rPr>
          <w:t xml:space="preserve">time-varying </w:t>
        </w:r>
      </w:ins>
      <w:ins w:id="154" w:author="wei ganchao" w:date="2022-01-09T16:00:00Z">
        <w:del w:id="155" w:author="Stevenson, Ian [2]" w:date="2022-01-13T14:43:00Z">
          <w:r w:rsidR="003154D7" w:rsidDel="00D00AE7">
            <w:rPr>
              <w:lang w:eastAsia="zh-CN"/>
            </w:rPr>
            <w:delText>place</w:delText>
          </w:r>
        </w:del>
      </w:ins>
      <w:ins w:id="156" w:author="Stevenson, Ian [2]" w:date="2022-01-13T14:43:00Z">
        <w:r>
          <w:rPr>
            <w:lang w:eastAsia="zh-CN"/>
          </w:rPr>
          <w:t>tuning curve</w:t>
        </w:r>
      </w:ins>
      <w:ins w:id="157" w:author="wei ganchao" w:date="2022-01-09T16:00:00Z">
        <w:del w:id="158" w:author="Stevenson, Ian [2]" w:date="2022-01-13T14:43:00Z">
          <w:r w:rsidR="003154D7" w:rsidDel="00D00AE7">
            <w:rPr>
              <w:lang w:eastAsia="zh-CN"/>
            </w:rPr>
            <w:delText xml:space="preserve"> field</w:delText>
          </w:r>
        </w:del>
      </w:ins>
      <w:ins w:id="159" w:author="wei ganchao" w:date="2022-01-09T16:40:00Z">
        <w:r w:rsidR="001A5BF5">
          <w:rPr>
            <w:lang w:eastAsia="zh-CN"/>
          </w:rPr>
          <w:t>,</w:t>
        </w:r>
      </w:ins>
      <w:ins w:id="160" w:author="Stevenson, Ian [2]" w:date="2022-01-13T14:43:00Z">
        <w:r>
          <w:rPr>
            <w:lang w:eastAsia="zh-CN"/>
          </w:rPr>
          <w:t xml:space="preserve"> where the</w:t>
        </w:r>
      </w:ins>
      <w:ins w:id="161" w:author="wei ganchao" w:date="2022-01-09T16:40:00Z">
        <w:del w:id="162" w:author="Stevenson, Ian [2]" w:date="2022-01-13T14:43:00Z">
          <w:r w:rsidR="001A5BF5" w:rsidDel="00D00AE7">
            <w:rPr>
              <w:lang w:eastAsia="zh-CN"/>
            </w:rPr>
            <w:delText xml:space="preserve"> the</w:delText>
          </w:r>
        </w:del>
        <w:r w:rsidR="001A5BF5">
          <w:rPr>
            <w:lang w:eastAsia="zh-CN"/>
          </w:rPr>
          <w:t xml:space="preserve"> </w:t>
        </w:r>
      </w:ins>
      <w:ins w:id="163" w:author="wei ganchao" w:date="2022-01-09T16:41:00Z">
        <w:r w:rsidR="001A5BF5">
          <w:rPr>
            <w:lang w:eastAsia="zh-CN"/>
          </w:rPr>
          <w:t xml:space="preserve">response </w:t>
        </w:r>
        <w:del w:id="164" w:author="Stevenson, Ian [2]" w:date="2022-01-13T14:43:00Z">
          <w:r w:rsidR="001A5BF5" w:rsidDel="00D00AE7">
            <w:rPr>
              <w:lang w:eastAsia="zh-CN"/>
            </w:rPr>
            <w:delText>region of orientation,</w:delText>
          </w:r>
        </w:del>
      </w:ins>
      <w:ins w:id="165" w:author="wei ganchao" w:date="2022-01-09T16:00:00Z">
        <w:del w:id="166" w:author="Stevenson, Ian [2]" w:date="2022-01-13T14:43:00Z">
          <w:r w:rsidR="003154D7" w:rsidDel="00D00AE7">
            <w:rPr>
              <w:lang w:eastAsia="zh-CN"/>
            </w:rPr>
            <w:delText xml:space="preserve"> </w:delText>
          </w:r>
        </w:del>
      </w:ins>
      <w:ins w:id="167" w:author="Stevenson, Ian [2]" w:date="2022-01-13T14:43:00Z">
        <w:r>
          <w:rPr>
            <w:lang w:eastAsia="zh-CN"/>
          </w:rPr>
          <w:t xml:space="preserve">to hypothetical visual stimuli </w:t>
        </w:r>
      </w:ins>
      <w:ins w:id="168" w:author="wei ganchao" w:date="2022-01-09T16:00:00Z">
        <w:r w:rsidR="003154D7">
          <w:rPr>
            <w:lang w:eastAsia="zh-CN"/>
          </w:rPr>
          <w:t>shif</w:t>
        </w:r>
      </w:ins>
      <w:ins w:id="169" w:author="Stevenson, Ian [2]" w:date="2022-01-13T14:44:00Z">
        <w:r>
          <w:rPr>
            <w:lang w:eastAsia="zh-CN"/>
          </w:rPr>
          <w:t>t</w:t>
        </w:r>
      </w:ins>
      <w:ins w:id="170" w:author="wei ganchao" w:date="2022-01-09T16:00:00Z">
        <w:del w:id="171" w:author="Stevenson, Ian [2]" w:date="2022-01-13T14:43:00Z">
          <w:r w:rsidR="003154D7" w:rsidDel="00D00AE7">
            <w:rPr>
              <w:lang w:eastAsia="zh-CN"/>
            </w:rPr>
            <w:delText>ting</w:delText>
          </w:r>
        </w:del>
      </w:ins>
      <w:ins w:id="172" w:author="Stevenson, Ian [2]" w:date="2022-01-13T14:43:00Z">
        <w:r>
          <w:rPr>
            <w:lang w:eastAsia="zh-CN"/>
          </w:rPr>
          <w:t>s</w:t>
        </w:r>
      </w:ins>
      <w:ins w:id="173" w:author="wei ganchao" w:date="2022-01-09T16:00:00Z">
        <w:r w:rsidR="003154D7">
          <w:rPr>
            <w:lang w:eastAsia="zh-CN"/>
          </w:rPr>
          <w:t xml:space="preserve"> </w:t>
        </w:r>
      </w:ins>
      <w:ins w:id="174" w:author="wei ganchao" w:date="2022-01-09T16:31:00Z">
        <w:r w:rsidR="00B63D17">
          <w:rPr>
            <w:lang w:eastAsia="zh-CN"/>
          </w:rPr>
          <w:t>over 100 trials</w:t>
        </w:r>
      </w:ins>
      <w:ins w:id="175" w:author="wei ganchao" w:date="2022-01-09T16:01:00Z">
        <w:r w:rsidR="003154D7">
          <w:rPr>
            <w:lang w:eastAsia="zh-CN"/>
          </w:rPr>
          <w:t xml:space="preserve">. </w:t>
        </w:r>
      </w:ins>
      <w:ins w:id="176" w:author="wei ganchao" w:date="2022-01-09T16:42:00Z">
        <w:r w:rsidR="003C1FC7">
          <w:rPr>
            <w:lang w:eastAsia="zh-CN"/>
          </w:rPr>
          <w:t>T</w:t>
        </w:r>
      </w:ins>
      <w:ins w:id="177" w:author="wei ganchao" w:date="2022-01-09T16:43:00Z">
        <w:r w:rsidR="003C1FC7">
          <w:rPr>
            <w:lang w:eastAsia="zh-CN"/>
          </w:rPr>
          <w:t>he response amplitude also increases along the time</w:t>
        </w:r>
      </w:ins>
      <w:ins w:id="178" w:author="wei ganchao" w:date="2022-01-09T16:44:00Z">
        <w:r w:rsidR="003C1FC7">
          <w:rPr>
            <w:lang w:eastAsia="zh-CN"/>
          </w:rPr>
          <w:t xml:space="preserve"> at the same time (panel A and C in Figure 1). </w:t>
        </w:r>
      </w:ins>
      <w:ins w:id="179" w:author="wei ganchao" w:date="2022-01-09T16:45:00Z">
        <w:r w:rsidR="003C1FC7">
          <w:rPr>
            <w:lang w:eastAsia="zh-CN"/>
          </w:rPr>
          <w:t>Meanwhile, the dispersion pattern also changes from over-dispersion to under-dispersion</w:t>
        </w:r>
      </w:ins>
      <w:ins w:id="180" w:author="wei ganchao" w:date="2022-01-13T18:51:00Z">
        <w:r w:rsidR="000C7F82">
          <w:rPr>
            <w:lang w:eastAsia="zh-CN"/>
          </w:rPr>
          <w:t xml:space="preserve">. </w:t>
        </w:r>
      </w:ins>
      <w:commentRangeStart w:id="181"/>
      <w:commentRangeEnd w:id="181"/>
      <w:del w:id="182" w:author="wei ganchao" w:date="2022-01-13T18:51:00Z">
        <w:r w:rsidR="00D71989" w:rsidDel="000C7F82">
          <w:rPr>
            <w:rStyle w:val="CommentReference"/>
          </w:rPr>
          <w:commentReference w:id="181"/>
        </w:r>
      </w:del>
      <w:ins w:id="183" w:author="wei ganchao" w:date="2022-01-09T16:49:00Z">
        <w:r w:rsidR="00AE4031">
          <w:rPr>
            <w:lang w:eastAsia="zh-CN"/>
          </w:rPr>
          <w:t xml:space="preserve">We then fitted </w:t>
        </w:r>
        <w:r w:rsidR="00AE4031">
          <w:rPr>
            <w:lang w:eastAsia="zh-CN"/>
          </w:rPr>
          <w:lastRenderedPageBreak/>
          <w:t>the simulated data</w:t>
        </w:r>
      </w:ins>
      <w:ins w:id="184" w:author="wei ganchao" w:date="2022-01-09T16:50:00Z">
        <w:r w:rsidR="00AE4031">
          <w:rPr>
            <w:lang w:eastAsia="zh-CN"/>
          </w:rPr>
          <w:t>, with</w:t>
        </w:r>
      </w:ins>
      <w:ins w:id="185" w:author="wei ganchao" w:date="2022-01-09T16:54:00Z">
        <w:r w:rsidR="00755C62">
          <w:rPr>
            <w:lang w:eastAsia="zh-CN"/>
          </w:rPr>
          <w:t xml:space="preserve"> the same generated predictors: </w:t>
        </w:r>
      </w:ins>
      <m:oMath>
        <m:sSub>
          <m:sSubPr>
            <m:ctrlPr>
              <w:ins w:id="186" w:author="wei ganchao" w:date="2022-01-09T16:51:00Z">
                <w:rPr>
                  <w:rFonts w:ascii="Cambria Math" w:hAnsi="Cambria Math"/>
                  <w:i/>
                </w:rPr>
              </w:ins>
            </m:ctrlPr>
          </m:sSubPr>
          <m:e>
            <m:r>
              <w:ins w:id="187" w:author="wei ganchao" w:date="2022-01-09T16:51:00Z">
                <m:rPr>
                  <m:sty m:val="bi"/>
                </m:rPr>
                <w:rPr>
                  <w:rFonts w:ascii="Cambria Math" w:hAnsi="Cambria Math"/>
                </w:rPr>
                <m:t>X</m:t>
              </w:ins>
            </m:r>
          </m:e>
          <m:sub>
            <m:r>
              <w:ins w:id="188" w:author="wei ganchao" w:date="2022-01-09T16:51:00Z">
                <w:rPr>
                  <w:rFonts w:ascii="Cambria Math" w:hAnsi="Cambria Math"/>
                </w:rPr>
                <m:t>t</m:t>
              </w:ins>
            </m:r>
          </m:sub>
        </m:sSub>
      </m:oMath>
      <w:ins w:id="189" w:author="wei ganchao" w:date="2022-01-09T16:51:00Z">
        <w:r w:rsidR="00AE4031">
          <w:t xml:space="preserve"> be</w:t>
        </w:r>
      </w:ins>
      <w:ins w:id="190" w:author="wei ganchao" w:date="2022-01-09T16:52:00Z">
        <w:r w:rsidR="00AE4031">
          <w:t xml:space="preserve"> 10-knots</w:t>
        </w:r>
      </w:ins>
      <w:ins w:id="191" w:author="wei ganchao" w:date="2022-01-09T16:51:00Z">
        <w:r w:rsidR="00AE4031">
          <w:t xml:space="preserve"> cubic spline basis expansion </w:t>
        </w:r>
      </w:ins>
      <w:ins w:id="192" w:author="wei ganchao" w:date="2022-01-09T16:52:00Z">
        <w:r w:rsidR="00AE4031">
          <w:t>of the orientation</w:t>
        </w:r>
      </w:ins>
      <w:ins w:id="193" w:author="wei ganchao" w:date="2022-01-09T16:54:00Z">
        <w:r w:rsidR="00755C62">
          <w:t xml:space="preserve"> and </w:t>
        </w:r>
      </w:ins>
      <m:oMath>
        <m:sSub>
          <m:sSubPr>
            <m:ctrlPr>
              <w:ins w:id="194" w:author="wei ganchao" w:date="2022-01-09T16:54:00Z">
                <w:rPr>
                  <w:rFonts w:ascii="Cambria Math" w:hAnsi="Cambria Math"/>
                  <w:i/>
                </w:rPr>
              </w:ins>
            </m:ctrlPr>
          </m:sSubPr>
          <m:e>
            <m:r>
              <w:ins w:id="195" w:author="wei ganchao" w:date="2022-01-09T16:54:00Z">
                <m:rPr>
                  <m:sty m:val="bi"/>
                </m:rPr>
                <w:rPr>
                  <w:rFonts w:ascii="Cambria Math" w:hAnsi="Cambria Math"/>
                </w:rPr>
                <m:t>G</m:t>
              </w:ins>
            </m:r>
          </m:e>
          <m:sub>
            <m:r>
              <w:ins w:id="196" w:author="wei ganchao" w:date="2022-01-09T16:54:00Z">
                <w:rPr>
                  <w:rFonts w:ascii="Cambria Math" w:hAnsi="Cambria Math"/>
                </w:rPr>
                <m:t>t</m:t>
              </w:ins>
            </m:r>
          </m:sub>
        </m:sSub>
        <m:r>
          <w:ins w:id="197" w:author="wei ganchao" w:date="2022-01-09T16:54:00Z">
            <w:rPr>
              <w:rFonts w:ascii="Cambria Math" w:hAnsi="Cambria Math"/>
            </w:rPr>
            <m:t>=1</m:t>
          </w:ins>
        </m:r>
      </m:oMath>
      <w:ins w:id="198" w:author="wei ganchao" w:date="2022-01-09T16:54:00Z">
        <w:r w:rsidR="00755C62">
          <w:t xml:space="preserve">, at </w:t>
        </w:r>
      </w:ins>
      <w:ins w:id="199" w:author="wei ganchao" w:date="2022-01-09T16:55:00Z">
        <w:r w:rsidR="00755C62">
          <w:t xml:space="preserve">trial </w:t>
        </w:r>
      </w:ins>
      <m:oMath>
        <m:r>
          <w:ins w:id="200" w:author="wei ganchao" w:date="2022-01-09T16:55:00Z">
            <w:rPr>
              <w:rFonts w:ascii="Cambria Math" w:hAnsi="Cambria Math"/>
            </w:rPr>
            <m:t>t</m:t>
          </w:ins>
        </m:r>
      </m:oMath>
      <w:ins w:id="201" w:author="wei ganchao" w:date="2022-01-09T16:55:00Z">
        <w:r w:rsidR="00755C62">
          <w:t xml:space="preserve">. The panel C and D </w:t>
        </w:r>
      </w:ins>
      <w:ins w:id="202" w:author="wei ganchao" w:date="2022-01-09T16:56:00Z">
        <w:r w:rsidR="00755C62">
          <w:t>in figure 1 show the fitting results for the selected slices.</w:t>
        </w:r>
      </w:ins>
    </w:p>
    <w:p w14:paraId="4DF4A2B0" w14:textId="59DD4C02" w:rsidR="00CC3ADA" w:rsidDel="00D00AE7" w:rsidRDefault="00052A6C" w:rsidP="009A7B80">
      <w:pPr>
        <w:rPr>
          <w:del w:id="203" w:author="wei ganchao" w:date="2022-01-09T17:38:00Z"/>
        </w:rPr>
      </w:pPr>
      <w:del w:id="204" w:author="wei ganchao" w:date="2022-01-09T17:38:00Z">
        <w:r w:rsidDel="00D30DD2">
          <w:delText>Figure 1.</w:delText>
        </w:r>
        <w:r w:rsidR="002E0B30" w:rsidDel="00D30DD2">
          <w:delText xml:space="preserve"> Use orientation tuning… as example</w:delText>
        </w:r>
        <w:r w:rsidR="00FF29E0" w:rsidDel="00D30DD2">
          <w:delText>. Bigger labels, consistent trial x-ticks, orientation 0-180 deg. Ticks on colorbars. Big labels for A/B – “Firing Rate” and “Fano Factor”</w:delText>
        </w:r>
      </w:del>
    </w:p>
    <w:p w14:paraId="19B9BED2" w14:textId="77777777" w:rsidR="00D00AE7" w:rsidRDefault="00D00AE7" w:rsidP="009A7B80">
      <w:pPr>
        <w:rPr>
          <w:ins w:id="205" w:author="Stevenson, Ian [2]" w:date="2022-01-13T14:47:00Z"/>
        </w:rPr>
      </w:pPr>
    </w:p>
    <w:p w14:paraId="7CB3C8F5" w14:textId="3FD9FA53" w:rsidR="00052A6C" w:rsidDel="00D30DD2" w:rsidRDefault="00D71989" w:rsidP="009A7B80">
      <w:pPr>
        <w:rPr>
          <w:del w:id="206" w:author="wei ganchao" w:date="2022-01-09T17:38:00Z"/>
        </w:rPr>
      </w:pPr>
      <w:ins w:id="207" w:author="Stevenson, Ian [2]" w:date="2022-01-13T14:48:00Z">
        <w:r>
          <w:t>By using C</w:t>
        </w:r>
      </w:ins>
      <w:ins w:id="208" w:author="Stevenson, Ian [2]" w:date="2022-01-13T14:49:00Z">
        <w:r>
          <w:t xml:space="preserve">MP observations, rather than Poisson or NB observations, the Fano Factor can be both &lt;1 and &gt;1. </w:t>
        </w:r>
      </w:ins>
      <w:ins w:id="209" w:author="Stevenson, Ian [2]" w:date="2022-01-13T14:47:00Z">
        <w:r>
          <w:t>Since t</w:t>
        </w:r>
        <w:r w:rsidR="00D00AE7">
          <w:t>he</w:t>
        </w:r>
        <w:r>
          <w:t>se</w:t>
        </w:r>
        <w:r w:rsidR="00D00AE7">
          <w:t xml:space="preserve"> fits are model-based</w:t>
        </w:r>
        <w:r>
          <w:t>…</w:t>
        </w:r>
      </w:ins>
    </w:p>
    <w:p w14:paraId="35542D65" w14:textId="3F3E5382" w:rsidR="00CC3ADA" w:rsidDel="00D30DD2" w:rsidRDefault="00CC3ADA" w:rsidP="009A7B80">
      <w:pPr>
        <w:rPr>
          <w:del w:id="210" w:author="wei ganchao" w:date="2022-01-09T17:38:00Z"/>
        </w:rPr>
      </w:pPr>
      <w:del w:id="211" w:author="wei ganchao" w:date="2022-01-09T17:38:00Z">
        <w:r w:rsidDel="00D30DD2">
          <w:delText xml:space="preserve">Simulation settings: 100 directions from 0 to </w:delText>
        </w:r>
      </w:del>
      <w:del w:id="212" w:author="wei ganchao" w:date="2022-01-08T14:35:00Z">
        <w:r w:rsidDel="00C05D37">
          <w:delText>1 rad</w:delText>
        </w:r>
      </w:del>
      <w:del w:id="213" w:author="wei ganchao" w:date="2022-01-09T17:38:00Z">
        <w:r w:rsidDel="00D30DD2">
          <w:delText xml:space="preserve">. 100 trials. </w:delText>
        </w:r>
      </w:del>
      <m:oMath>
        <m:r>
          <w:del w:id="214" w:author="wei ganchao" w:date="2022-01-09T17:38:00Z">
            <w:rPr>
              <w:rFonts w:ascii="Cambria Math" w:hAnsi="Cambria Math"/>
            </w:rPr>
            <m:t>λ</m:t>
          </w:del>
        </m:r>
      </m:oMath>
      <w:del w:id="215" w:author="wei ganchao" w:date="2022-01-09T17:38:00Z">
        <w:r w:rsidDel="00D30DD2">
          <w:delText xml:space="preserve"> is modeled by </w:delText>
        </w:r>
      </w:del>
      <m:oMath>
        <m:r>
          <w:del w:id="216" w:author="wei ganchao" w:date="2022-01-09T17:38:00Z">
            <m:rPr>
              <m:sty m:val="p"/>
            </m:rPr>
            <w:rPr>
              <w:rFonts w:ascii="Cambria Math" w:hAnsi="Cambria Math"/>
            </w:rPr>
            <m:t>log⁡</m:t>
          </w:del>
        </m:r>
        <m:r>
          <w:del w:id="217" w:author="wei ganchao" w:date="2022-01-09T17:38:00Z">
            <w:rPr>
              <w:rFonts w:ascii="Cambria Math" w:hAnsi="Cambria Math"/>
            </w:rPr>
            <m:t>(Xβ)</m:t>
          </w:del>
        </m:r>
      </m:oMath>
      <w:del w:id="218" w:author="wei ganchao" w:date="2022-01-09T17:38:00Z">
        <w:r w:rsidDel="00D30DD2">
          <w:delText xml:space="preserve"> with </w:delText>
        </w:r>
        <w:r w:rsidR="00EA442D" w:rsidDel="00D30DD2">
          <w:delText>10</w:delText>
        </w:r>
        <w:r w:rsidDel="00D30DD2">
          <w:delText xml:space="preserve"> knots, </w:delText>
        </w:r>
      </w:del>
      <m:oMath>
        <m:r>
          <w:del w:id="219" w:author="wei ganchao" w:date="2022-01-09T17:38:00Z">
            <w:rPr>
              <w:rFonts w:ascii="Cambria Math" w:hAnsi="Cambria Math"/>
            </w:rPr>
            <m:t>ν=</m:t>
          </w:del>
        </m:r>
        <m:func>
          <m:funcPr>
            <m:ctrlPr>
              <w:del w:id="220" w:author="wei ganchao" w:date="2022-01-09T17:38:00Z">
                <w:rPr>
                  <w:rFonts w:ascii="Cambria Math" w:hAnsi="Cambria Math"/>
                </w:rPr>
              </w:del>
            </m:ctrlPr>
          </m:funcPr>
          <m:fName>
            <m:r>
              <w:del w:id="221" w:author="wei ganchao" w:date="2022-01-09T17:38:00Z">
                <m:rPr>
                  <m:sty m:val="p"/>
                </m:rPr>
                <w:rPr>
                  <w:rFonts w:ascii="Cambria Math" w:hAnsi="Cambria Math"/>
                </w:rPr>
                <m:t>log</m:t>
              </w:del>
            </m:r>
          </m:fName>
          <m:e>
            <m:d>
              <m:dPr>
                <m:ctrlPr>
                  <w:del w:id="222" w:author="wei ganchao" w:date="2022-01-09T17:38:00Z">
                    <w:rPr>
                      <w:rFonts w:ascii="Cambria Math" w:hAnsi="Cambria Math"/>
                      <w:i/>
                    </w:rPr>
                  </w:del>
                </m:ctrlPr>
              </m:dPr>
              <m:e>
                <m:r>
                  <w:del w:id="223" w:author="wei ganchao" w:date="2022-01-09T17:38:00Z">
                    <w:rPr>
                      <w:rFonts w:ascii="Cambria Math" w:hAnsi="Cambria Math"/>
                    </w:rPr>
                    <m:t>linspace</m:t>
                  </w:del>
                </m:r>
                <m:d>
                  <m:dPr>
                    <m:ctrlPr>
                      <w:del w:id="224" w:author="wei ganchao" w:date="2022-01-09T17:38:00Z">
                        <w:rPr>
                          <w:rFonts w:ascii="Cambria Math" w:hAnsi="Cambria Math"/>
                          <w:i/>
                        </w:rPr>
                      </w:del>
                    </m:ctrlPr>
                  </m:dPr>
                  <m:e>
                    <m:r>
                      <w:del w:id="225" w:author="wei ganchao" w:date="2022-01-09T17:38:00Z">
                        <w:rPr>
                          <w:rFonts w:ascii="Cambria Math" w:hAnsi="Cambria Math"/>
                        </w:rPr>
                        <m:t>-1, 1,100</m:t>
                      </w:del>
                    </m:r>
                  </m:e>
                </m:d>
              </m:e>
            </m:d>
          </m:e>
        </m:func>
        <m:r>
          <w:del w:id="226" w:author="wei ganchao" w:date="2022-01-09T17:38:00Z">
            <w:rPr>
              <w:rFonts w:ascii="Cambria Math" w:hAnsi="Cambria Math"/>
            </w:rPr>
            <m:t>=0.3679~2.7183</m:t>
          </w:del>
        </m:r>
      </m:oMath>
      <w:del w:id="227" w:author="wei ganchao" w:date="2022-01-09T17:38:00Z">
        <w:r w:rsidR="000D2C87" w:rsidDel="00D30DD2">
          <w:delText>, i.e., over- to under- dispersion.</w:delText>
        </w:r>
      </w:del>
    </w:p>
    <w:p w14:paraId="150A9D3B" w14:textId="59C513CE" w:rsidR="00D00308" w:rsidDel="00D30DD2" w:rsidRDefault="00052A6C" w:rsidP="009A7B80">
      <w:pPr>
        <w:rPr>
          <w:del w:id="228" w:author="wei ganchao" w:date="2022-01-09T17:38:00Z"/>
        </w:rPr>
      </w:pPr>
      <w:del w:id="229" w:author="wei ganchao" w:date="2022-01-09T17:38:00Z">
        <w:r w:rsidDel="00D30DD2">
          <w:delText>Blue = The 20-th trial</w:delText>
        </w:r>
      </w:del>
    </w:p>
    <w:p w14:paraId="5EC511B6" w14:textId="2099D052" w:rsidR="00052A6C" w:rsidDel="00D30DD2" w:rsidRDefault="00052A6C" w:rsidP="009A7B80">
      <w:pPr>
        <w:rPr>
          <w:del w:id="230" w:author="wei ganchao" w:date="2022-01-09T17:38:00Z"/>
        </w:rPr>
      </w:pPr>
      <w:del w:id="231" w:author="wei ganchao" w:date="2022-01-09T17:38:00Z">
        <w:r w:rsidDel="00D30DD2">
          <w:delText>Red = the 80-th trial</w:delText>
        </w:r>
      </w:del>
    </w:p>
    <w:p w14:paraId="5A094B57" w14:textId="3AF134D8" w:rsidR="00052A6C" w:rsidDel="00D30DD2" w:rsidRDefault="00052A6C" w:rsidP="009A7B80">
      <w:pPr>
        <w:rPr>
          <w:del w:id="232" w:author="wei ganchao" w:date="2022-01-09T17:38:00Z"/>
        </w:rPr>
      </w:pPr>
      <w:del w:id="233" w:author="wei ganchao" w:date="2022-01-09T17:38:00Z">
        <w:r w:rsidDel="00D30DD2">
          <w:delText>Cyan = the peak place field position for the 20-th trial</w:delText>
        </w:r>
        <w:r w:rsidR="00640263" w:rsidDel="00D30DD2">
          <w:delText xml:space="preserve">, </w:delText>
        </w:r>
      </w:del>
      <w:del w:id="234" w:author="wei ganchao" w:date="2022-01-09T17:18:00Z">
        <w:r w:rsidR="00640263" w:rsidDel="00946BEA">
          <w:delText>0.485 rad</w:delText>
        </w:r>
      </w:del>
    </w:p>
    <w:p w14:paraId="53671689" w14:textId="29316951" w:rsidR="00052A6C" w:rsidDel="00D30DD2" w:rsidRDefault="00052A6C" w:rsidP="009A7B80">
      <w:pPr>
        <w:rPr>
          <w:del w:id="235" w:author="wei ganchao" w:date="2022-01-09T17:38:00Z"/>
        </w:rPr>
      </w:pPr>
      <w:del w:id="236" w:author="wei ganchao" w:date="2022-01-09T17:38:00Z">
        <w:r w:rsidDel="00D30DD2">
          <w:delText>Yellow = the peak place filed position for the 80-th trial</w:delText>
        </w:r>
        <w:r w:rsidR="00640263" w:rsidDel="00D30DD2">
          <w:delText xml:space="preserve">, </w:delText>
        </w:r>
      </w:del>
      <w:del w:id="237" w:author="wei ganchao" w:date="2022-01-09T17:18:00Z">
        <w:r w:rsidR="00640263" w:rsidDel="00A6091C">
          <w:delText>0.626 rad</w:delText>
        </w:r>
      </w:del>
      <w:ins w:id="238" w:author="Stevenson, Ian [2]" w:date="2022-01-13T14:47:00Z">
        <w:r w:rsidR="00D71989">
          <w:t xml:space="preserve"> </w:t>
        </w:r>
      </w:ins>
      <w:ins w:id="239" w:author="Stevenson, Ian [2]" w:date="2022-01-13T14:48:00Z">
        <w:r w:rsidR="00D71989">
          <w:t>w</w:t>
        </w:r>
      </w:ins>
      <w:ins w:id="240" w:author="Stevenson, Ian [2]" w:date="2022-01-13T14:47:00Z">
        <w:r w:rsidR="00D71989">
          <w:t xml:space="preserve">e avoid </w:t>
        </w:r>
      </w:ins>
      <w:ins w:id="241" w:author="Stevenson, Ian [2]" w:date="2022-01-13T14:48:00Z">
        <w:r w:rsidR="00D71989">
          <w:t xml:space="preserve">some technical difficulties with </w:t>
        </w:r>
      </w:ins>
    </w:p>
    <w:p w14:paraId="7E0EE10C" w14:textId="137EA02B" w:rsidR="00D00308" w:rsidRDefault="00D71989" w:rsidP="009A7B80">
      <w:ins w:id="242" w:author="Stevenson, Ian [2]" w:date="2022-01-13T14:48:00Z">
        <w:r>
          <w:t>previous approaches to estimating dispersion directly (e.g. mean-matching from Churchland et al. Nat Neuro).</w:t>
        </w:r>
      </w:ins>
    </w:p>
    <w:p w14:paraId="775837F2" w14:textId="77777777" w:rsidR="00FF29E0" w:rsidRDefault="00FF29E0" w:rsidP="009A7B80"/>
    <w:p w14:paraId="6EB65909" w14:textId="2A5DF1F3" w:rsidR="00D62B20" w:rsidRDefault="00D62B20" w:rsidP="009A7B80"/>
    <w:p w14:paraId="7117D2D6" w14:textId="25A2BDD1" w:rsidR="00D62B20" w:rsidRDefault="00D62B20" w:rsidP="009A7B80"/>
    <w:p w14:paraId="6F58AE8C" w14:textId="16F61E8E" w:rsidR="00D62B20" w:rsidRDefault="00D62B20" w:rsidP="00B70F6E">
      <w:pPr>
        <w:pStyle w:val="Heading2"/>
      </w:pPr>
      <w:r>
        <w:t>Simulation</w:t>
      </w:r>
    </w:p>
    <w:p w14:paraId="3BACD6E5" w14:textId="06CA056B" w:rsidR="00D62B20" w:rsidRDefault="00D62B20" w:rsidP="009A7B80"/>
    <w:p w14:paraId="0F3E8183" w14:textId="311B3A40" w:rsidR="0082447E" w:rsidRDefault="0082447E" w:rsidP="009A7B80">
      <w:r>
        <w:t>Ideas…</w:t>
      </w:r>
    </w:p>
    <w:p w14:paraId="7C9668B6" w14:textId="1340B78C" w:rsidR="0082447E" w:rsidRDefault="0082447E" w:rsidP="0082447E">
      <w:pPr>
        <w:pStyle w:val="ListParagraph"/>
        <w:numPr>
          <w:ilvl w:val="0"/>
          <w:numId w:val="3"/>
        </w:numPr>
      </w:pPr>
      <w:r>
        <w:t>Q determines the timescales in the state estimates… we can’t track arbitrarily fast changes. Changes in dispersion are somewhat hard to track.</w:t>
      </w:r>
    </w:p>
    <w:p w14:paraId="22AD7D5F" w14:textId="416EAAB9" w:rsidR="0082447E" w:rsidRDefault="00332EEB" w:rsidP="00102D28">
      <w:pPr>
        <w:pStyle w:val="ListParagraph"/>
        <w:numPr>
          <w:ilvl w:val="0"/>
          <w:numId w:val="3"/>
        </w:numPr>
        <w:rPr>
          <w:ins w:id="243" w:author="wei ganchao" w:date="2022-02-21T08:15:00Z"/>
        </w:rPr>
      </w:pPr>
      <w:r>
        <w:t xml:space="preserve">(Fig 2) </w:t>
      </w:r>
      <w:r w:rsidR="0082447E">
        <w:t>Practical issue – most neuroscientists only look at the mean, but you could imagine the dispersion changing while the mean is constant</w:t>
      </w:r>
      <w:r w:rsidR="0034545D">
        <w:t>… (Scott … Pillow Neurips – NB-LDS constant dispersion param?).  Also illustrate how CMP-DGLM can track over- and under-dispersion.</w:t>
      </w:r>
    </w:p>
    <w:p w14:paraId="4D98586B" w14:textId="34F7FA4F" w:rsidR="004A2188" w:rsidRDefault="004A2188" w:rsidP="004A2188">
      <w:pPr>
        <w:rPr>
          <w:ins w:id="244" w:author="wei ganchao" w:date="2022-02-21T08:15:00Z"/>
        </w:rPr>
      </w:pPr>
    </w:p>
    <w:p w14:paraId="284A7CC5" w14:textId="0592DA0D" w:rsidR="004A2188" w:rsidRDefault="004A2188" w:rsidP="004A2188">
      <w:pPr>
        <w:rPr>
          <w:ins w:id="245" w:author="wei ganchao" w:date="2022-02-21T08:15:00Z"/>
        </w:rPr>
      </w:pPr>
      <w:ins w:id="246" w:author="wei ganchao" w:date="2022-02-21T08:16:00Z">
        <w:r>
          <w:rPr>
            <w:noProof/>
          </w:rPr>
          <w:lastRenderedPageBreak/>
          <w:drawing>
            <wp:inline distT="0" distB="0" distL="0" distR="0" wp14:anchorId="32037E64" wp14:editId="5813EAB3">
              <wp:extent cx="6400800" cy="4947285"/>
              <wp:effectExtent l="0" t="0" r="0" b="5715"/>
              <wp:docPr id="3" name="Picture 3"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947285"/>
                      </a:xfrm>
                      <a:prstGeom prst="rect">
                        <a:avLst/>
                      </a:prstGeom>
                      <a:noFill/>
                      <a:ln>
                        <a:noFill/>
                      </a:ln>
                    </pic:spPr>
                  </pic:pic>
                </a:graphicData>
              </a:graphic>
            </wp:inline>
          </w:drawing>
        </w:r>
      </w:ins>
    </w:p>
    <w:p w14:paraId="719E75A5" w14:textId="0A720509" w:rsidR="004A2188" w:rsidRDefault="004A2188" w:rsidP="004A2188">
      <w:pPr>
        <w:rPr>
          <w:ins w:id="247" w:author="wei ganchao" w:date="2022-02-21T08:15:00Z"/>
        </w:rPr>
      </w:pPr>
      <w:ins w:id="248" w:author="wei ganchao" w:date="2022-02-21T08:16:00Z">
        <w:r>
          <w:t>Figure 2.</w:t>
        </w:r>
      </w:ins>
      <w:ins w:id="249" w:author="wei ganchao" w:date="2022-02-21T08:32:00Z">
        <w:r w:rsidR="002B0AB7">
          <w:t xml:space="preserve"> The mean firing rate is controlled to be constant across the trial, but the Fano </w:t>
        </w:r>
      </w:ins>
      <w:ins w:id="250" w:author="wei ganchao" w:date="2022-02-21T08:33:00Z">
        <w:r w:rsidR="002B0AB7">
          <w:t>Factor varies.</w:t>
        </w:r>
      </w:ins>
    </w:p>
    <w:p w14:paraId="0DC6F515" w14:textId="7D31B750" w:rsidR="004A2188" w:rsidRDefault="004A2188" w:rsidP="004A2188">
      <w:pPr>
        <w:rPr>
          <w:ins w:id="251" w:author="wei ganchao" w:date="2022-02-21T08:15:00Z"/>
        </w:rPr>
      </w:pPr>
    </w:p>
    <w:p w14:paraId="77526D3F" w14:textId="30360D63" w:rsidR="004A2188" w:rsidRDefault="004A2188" w:rsidP="004A2188">
      <w:pPr>
        <w:rPr>
          <w:ins w:id="252" w:author="wei ganchao" w:date="2022-02-21T08:15:00Z"/>
        </w:rPr>
      </w:pPr>
    </w:p>
    <w:p w14:paraId="24AC606A" w14:textId="1E90B0EB" w:rsidR="004A2188" w:rsidRDefault="004A2188" w:rsidP="004A2188">
      <w:pPr>
        <w:rPr>
          <w:ins w:id="253" w:author="wei ganchao" w:date="2022-02-21T08:15:00Z"/>
        </w:rPr>
      </w:pPr>
    </w:p>
    <w:p w14:paraId="2FDFF4A0" w14:textId="77777777" w:rsidR="004A2188" w:rsidRDefault="004A2188" w:rsidP="004A2188">
      <w:pPr>
        <w:pPrChange w:id="254" w:author="wei ganchao" w:date="2022-02-21T08:15:00Z">
          <w:pPr>
            <w:pStyle w:val="ListParagraph"/>
            <w:numPr>
              <w:numId w:val="3"/>
            </w:numPr>
            <w:ind w:hanging="360"/>
          </w:pPr>
        </w:pPrChange>
      </w:pPr>
    </w:p>
    <w:p w14:paraId="6D02C124" w14:textId="3E9F9E4B" w:rsidR="005D4FB7" w:rsidDel="004A2188" w:rsidRDefault="004A2188" w:rsidP="009A7B80">
      <w:pPr>
        <w:rPr>
          <w:del w:id="255" w:author="wei ganchao" w:date="2022-02-21T08:18:00Z"/>
        </w:rPr>
      </w:pPr>
      <w:ins w:id="256" w:author="wei ganchao" w:date="2022-02-21T08:18:00Z">
        <w:r>
          <w:rPr>
            <w:noProof/>
          </w:rPr>
          <w:drawing>
            <wp:inline distT="0" distB="0" distL="0" distR="0" wp14:anchorId="12A28073" wp14:editId="282C17F3">
              <wp:extent cx="6395085" cy="203644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5085" cy="2036445"/>
                      </a:xfrm>
                      <a:prstGeom prst="rect">
                        <a:avLst/>
                      </a:prstGeom>
                      <a:noFill/>
                      <a:ln>
                        <a:noFill/>
                      </a:ln>
                    </pic:spPr>
                  </pic:pic>
                </a:graphicData>
              </a:graphic>
            </wp:inline>
          </w:drawing>
        </w:r>
      </w:ins>
      <w:del w:id="257" w:author="wei ganchao" w:date="2022-01-08T14:42:00Z">
        <w:r w:rsidR="005D4FB7" w:rsidDel="0087120C">
          <w:delText>TBD…</w:delText>
        </w:r>
      </w:del>
    </w:p>
    <w:p w14:paraId="253A3BD6" w14:textId="77777777" w:rsidR="00941AE9" w:rsidRDefault="00941AE9" w:rsidP="009A7B80">
      <w:pPr>
        <w:rPr>
          <w:ins w:id="258" w:author="wei ganchao" w:date="2022-01-14T12:37:00Z"/>
          <w:lang w:eastAsia="zh-CN"/>
        </w:rPr>
      </w:pPr>
    </w:p>
    <w:p w14:paraId="5D5156DE" w14:textId="5D9B5989" w:rsidR="00941AE9" w:rsidRDefault="004A2188" w:rsidP="009A7B80">
      <w:pPr>
        <w:rPr>
          <w:ins w:id="259" w:author="wei ganchao" w:date="2022-01-14T12:37:00Z"/>
          <w:lang w:eastAsia="zh-CN"/>
        </w:rPr>
      </w:pPr>
      <w:ins w:id="260" w:author="wei ganchao" w:date="2022-02-21T08:18:00Z">
        <w:r>
          <w:rPr>
            <w:lang w:eastAsia="zh-CN"/>
          </w:rPr>
          <w:lastRenderedPageBreak/>
          <w:t>Figure 3.</w:t>
        </w:r>
      </w:ins>
      <w:ins w:id="261" w:author="wei ganchao" w:date="2022-02-21T08:19:00Z">
        <w:r>
          <w:rPr>
            <w:lang w:eastAsia="zh-CN"/>
          </w:rPr>
          <w:t xml:space="preserve">The over-dispersed data is generated by dynamic CMP, with 2 knots modeling </w:t>
        </w:r>
      </w:ins>
      <m:oMath>
        <m:r>
          <w:ins w:id="262" w:author="wei ganchao" w:date="2022-02-21T08:20:00Z">
            <w:rPr>
              <w:rFonts w:ascii="Cambria Math" w:hAnsi="Cambria Math"/>
              <w:lang w:eastAsia="zh-CN"/>
            </w:rPr>
            <m:t>λ</m:t>
          </w:ins>
        </m:r>
      </m:oMath>
      <w:ins w:id="263" w:author="wei ganchao" w:date="2022-02-21T08:20:00Z">
        <w:r>
          <w:rPr>
            <w:lang w:eastAsia="zh-CN"/>
          </w:rPr>
          <w:t xml:space="preserve"> and keep </w:t>
        </w:r>
      </w:ins>
      <m:oMath>
        <m:r>
          <w:ins w:id="264" w:author="wei ganchao" w:date="2022-02-21T08:20:00Z">
            <w:rPr>
              <w:rFonts w:ascii="Cambria Math" w:hAnsi="Cambria Math"/>
              <w:lang w:eastAsia="zh-CN"/>
            </w:rPr>
            <m:t>ν=0.1</m:t>
          </w:ins>
        </m:r>
      </m:oMath>
      <w:ins w:id="265" w:author="wei ganchao" w:date="2022-02-21T08:20:00Z">
        <w:r>
          <w:rPr>
            <w:lang w:eastAsia="zh-CN"/>
          </w:rPr>
          <w:t xml:space="preserve"> across the trial.</w:t>
        </w:r>
      </w:ins>
      <w:ins w:id="266" w:author="wei ganchao" w:date="2022-02-21T08:21:00Z">
        <w:r>
          <w:rPr>
            <w:lang w:eastAsia="zh-CN"/>
          </w:rPr>
          <w:t xml:space="preserve"> </w:t>
        </w:r>
      </w:ins>
      <w:ins w:id="267" w:author="wei ganchao" w:date="2022-02-21T08:22:00Z">
        <w:r>
          <w:rPr>
            <w:lang w:eastAsia="zh-CN"/>
          </w:rPr>
          <w:t>After</w:t>
        </w:r>
      </w:ins>
      <w:ins w:id="268" w:author="wei ganchao" w:date="2022-02-21T08:21:00Z">
        <w:r>
          <w:rPr>
            <w:lang w:eastAsia="zh-CN"/>
          </w:rPr>
          <w:t xml:space="preserve"> holding 80% data out in the speckled pattern</w:t>
        </w:r>
      </w:ins>
      <w:ins w:id="269" w:author="wei ganchao" w:date="2022-02-21T08:22:00Z">
        <w:r>
          <w:rPr>
            <w:lang w:eastAsia="zh-CN"/>
          </w:rPr>
          <w:t>, we fit dynamic CMP and dynamic Poisson models. (A) The</w:t>
        </w:r>
      </w:ins>
      <w:ins w:id="270" w:author="wei ganchao" w:date="2022-02-21T08:23:00Z">
        <w:r>
          <w:rPr>
            <w:lang w:eastAsia="zh-CN"/>
          </w:rPr>
          <w:t xml:space="preserve"> estimation</w:t>
        </w:r>
      </w:ins>
      <w:ins w:id="271" w:author="wei ganchao" w:date="2022-02-21T08:24:00Z">
        <w:r>
          <w:rPr>
            <w:lang w:eastAsia="zh-CN"/>
          </w:rPr>
          <w:t xml:space="preserve">s are different. </w:t>
        </w:r>
        <w:r w:rsidR="00F179A9">
          <w:rPr>
            <w:lang w:eastAsia="zh-CN"/>
          </w:rPr>
          <w:t>In this case, the</w:t>
        </w:r>
        <w:r w:rsidR="002B0AB7">
          <w:rPr>
            <w:lang w:eastAsia="zh-CN"/>
          </w:rPr>
          <w:t xml:space="preserve"> estimated place field in dynamic CMP is better (</w:t>
        </w:r>
        <w:r w:rsidR="002B0AB7" w:rsidRPr="002B0AB7">
          <w:rPr>
            <w:color w:val="FF0000"/>
            <w:lang w:eastAsia="zh-CN"/>
            <w:rPrChange w:id="272" w:author="wei ganchao" w:date="2022-02-21T08:25:00Z">
              <w:rPr>
                <w:lang w:eastAsia="zh-CN"/>
              </w:rPr>
            </w:rPrChange>
          </w:rPr>
          <w:t xml:space="preserve">it’s </w:t>
        </w:r>
      </w:ins>
      <w:ins w:id="273" w:author="wei ganchao" w:date="2022-02-21T08:25:00Z">
        <w:r w:rsidR="002B0AB7" w:rsidRPr="002B0AB7">
          <w:rPr>
            <w:color w:val="FF0000"/>
            <w:lang w:eastAsia="zh-CN"/>
            <w:rPrChange w:id="274" w:author="wei ganchao" w:date="2022-02-21T08:25:00Z">
              <w:rPr>
                <w:lang w:eastAsia="zh-CN"/>
              </w:rPr>
            </w:rPrChange>
          </w:rPr>
          <w:t>very anecdotal, just for this seed</w:t>
        </w:r>
      </w:ins>
      <w:ins w:id="275" w:author="wei ganchao" w:date="2022-02-21T08:24:00Z">
        <w:r w:rsidR="002B0AB7">
          <w:rPr>
            <w:lang w:eastAsia="zh-CN"/>
          </w:rPr>
          <w:t>)</w:t>
        </w:r>
      </w:ins>
      <w:ins w:id="276" w:author="wei ganchao" w:date="2022-02-21T08:25:00Z">
        <w:r w:rsidR="002B0AB7">
          <w:rPr>
            <w:lang w:eastAsia="zh-CN"/>
          </w:rPr>
          <w:t xml:space="preserve">. (B) </w:t>
        </w:r>
      </w:ins>
      <w:ins w:id="277" w:author="wei ganchao" w:date="2022-02-21T08:26:00Z">
        <w:r w:rsidR="002B0AB7">
          <w:rPr>
            <w:lang w:eastAsia="zh-CN"/>
          </w:rPr>
          <w:t>Wh</w:t>
        </w:r>
      </w:ins>
      <w:ins w:id="278" w:author="wei ganchao" w:date="2022-02-21T08:27:00Z">
        <w:r w:rsidR="002B0AB7">
          <w:rPr>
            <w:lang w:eastAsia="zh-CN"/>
          </w:rPr>
          <w:t>en evaluating the max response in each trial, the dynamic Poisson estimates are</w:t>
        </w:r>
      </w:ins>
      <w:ins w:id="279" w:author="wei ganchao" w:date="2022-02-21T08:28:00Z">
        <w:r w:rsidR="002B0AB7">
          <w:rPr>
            <w:lang w:eastAsia="zh-CN"/>
          </w:rPr>
          <w:t xml:space="preserve"> </w:t>
        </w:r>
      </w:ins>
      <w:ins w:id="280" w:author="wei ganchao" w:date="2022-02-21T08:27:00Z">
        <w:r w:rsidR="002B0AB7">
          <w:rPr>
            <w:lang w:eastAsia="zh-CN"/>
          </w:rPr>
          <w:t xml:space="preserve">biased </w:t>
        </w:r>
      </w:ins>
      <w:ins w:id="281" w:author="wei ganchao" w:date="2022-02-21T08:28:00Z">
        <w:r w:rsidR="002B0AB7">
          <w:rPr>
            <w:lang w:eastAsia="zh-CN"/>
          </w:rPr>
          <w:t xml:space="preserve">(underestimated) and the estimation error is </w:t>
        </w:r>
      </w:ins>
      <w:ins w:id="282" w:author="wei ganchao" w:date="2022-02-21T08:29:00Z">
        <w:r w:rsidR="002B0AB7">
          <w:rPr>
            <w:lang w:eastAsia="zh-CN"/>
          </w:rPr>
          <w:t>also underestimated.</w:t>
        </w:r>
      </w:ins>
      <w:ins w:id="283" w:author="wei ganchao" w:date="2022-02-21T08:26:00Z">
        <w:r w:rsidR="002B0AB7">
          <w:rPr>
            <w:lang w:eastAsia="zh-CN"/>
          </w:rPr>
          <w:t xml:space="preserve"> </w:t>
        </w:r>
      </w:ins>
      <w:ins w:id="284" w:author="wei ganchao" w:date="2022-02-21T08:29:00Z">
        <w:r w:rsidR="002B0AB7">
          <w:rPr>
            <w:lang w:eastAsia="zh-CN"/>
          </w:rPr>
          <w:t>The solid line gives the MAP</w:t>
        </w:r>
      </w:ins>
      <w:ins w:id="285" w:author="wei ganchao" w:date="2022-02-21T08:30:00Z">
        <w:r w:rsidR="002B0AB7">
          <w:rPr>
            <w:lang w:eastAsia="zh-CN"/>
          </w:rPr>
          <w:t xml:space="preserve"> estimates</w:t>
        </w:r>
      </w:ins>
      <w:ins w:id="286" w:author="wei ganchao" w:date="2022-02-21T08:31:00Z">
        <w:r w:rsidR="002B0AB7">
          <w:rPr>
            <w:lang w:eastAsia="zh-CN"/>
          </w:rPr>
          <w:t xml:space="preserve"> of mean firing rate</w:t>
        </w:r>
      </w:ins>
      <w:ins w:id="287" w:author="wei ganchao" w:date="2022-02-21T08:30:00Z">
        <w:r w:rsidR="002B0AB7">
          <w:rPr>
            <w:lang w:eastAsia="zh-CN"/>
          </w:rPr>
          <w:t xml:space="preserve">, and the dashed lines show one standard deviations from MAP. The standard </w:t>
        </w:r>
      </w:ins>
      <w:ins w:id="288" w:author="wei ganchao" w:date="2022-02-21T08:31:00Z">
        <w:r w:rsidR="002B0AB7">
          <w:rPr>
            <w:lang w:eastAsia="zh-CN"/>
          </w:rPr>
          <w:t>error of dynamic Poisson is calculated as in appendix, using the truncated summation.</w:t>
        </w:r>
      </w:ins>
    </w:p>
    <w:p w14:paraId="37FFDCC3" w14:textId="77777777" w:rsidR="00A44BE0" w:rsidRDefault="00A44BE0" w:rsidP="009A7B80">
      <w:pPr>
        <w:rPr>
          <w:ins w:id="289" w:author="wei ganchao" w:date="2022-01-14T10:16:00Z"/>
        </w:rPr>
      </w:pPr>
    </w:p>
    <w:p w14:paraId="5ACD699E" w14:textId="15A80561" w:rsidR="0057550F" w:rsidRDefault="0057550F" w:rsidP="009A7B80">
      <w:pPr>
        <w:rPr>
          <w:ins w:id="290" w:author="wei ganchao" w:date="2022-01-14T13:21:00Z"/>
        </w:rPr>
      </w:pPr>
    </w:p>
    <w:p w14:paraId="69E329BC" w14:textId="77777777" w:rsidR="0057550F" w:rsidRDefault="0057550F" w:rsidP="009A7B80">
      <w:pPr>
        <w:rPr>
          <w:ins w:id="291" w:author="wei ganchao" w:date="2022-01-10T10:02:00Z"/>
        </w:rPr>
      </w:pPr>
    </w:p>
    <w:p w14:paraId="2F835AC1" w14:textId="6BE0822F" w:rsidR="00C05D37" w:rsidDel="00C05D37" w:rsidRDefault="00C05D37" w:rsidP="009A7B80">
      <w:pPr>
        <w:rPr>
          <w:del w:id="292" w:author="wei ganchao" w:date="2022-01-08T14:35:00Z"/>
        </w:rPr>
      </w:pPr>
    </w:p>
    <w:p w14:paraId="4CF50E23" w14:textId="23F700A6" w:rsidR="00D62B20" w:rsidDel="00C05D37" w:rsidRDefault="00CC050A" w:rsidP="009A7B80">
      <w:pPr>
        <w:rPr>
          <w:del w:id="293" w:author="wei ganchao" w:date="2022-01-08T14:35:00Z"/>
        </w:rPr>
      </w:pPr>
      <w:del w:id="294" w:author="wei ganchao" w:date="2022-01-08T14:35:00Z">
        <w:r w:rsidDel="00C05D37">
          <w:delText>Q optimization</w:delText>
        </w:r>
        <w:r w:rsidR="002B2D79" w:rsidDel="00C05D37">
          <w:delText xml:space="preserve"> (</w:delText>
        </w:r>
        <w:r w:rsidR="002B2D79" w:rsidRPr="005D4FB7" w:rsidDel="00C05D37">
          <w:rPr>
            <w:color w:val="FF0000"/>
          </w:rPr>
          <w:delText>Do we need th</w:delText>
        </w:r>
        <w:r w:rsidR="005D4FB7" w:rsidRPr="005D4FB7" w:rsidDel="00C05D37">
          <w:rPr>
            <w:color w:val="FF0000"/>
          </w:rPr>
          <w:delText>is</w:delText>
        </w:r>
        <w:r w:rsidR="002B2D79" w:rsidRPr="005D4FB7" w:rsidDel="00C05D37">
          <w:rPr>
            <w:color w:val="FF0000"/>
          </w:rPr>
          <w:delText xml:space="preserve">? </w:delText>
        </w:r>
        <w:r w:rsidR="005D4FB7" w:rsidRPr="005D4FB7" w:rsidDel="00C05D37">
          <w:rPr>
            <w:color w:val="FF0000"/>
          </w:rPr>
          <w:delText>It</w:delText>
        </w:r>
        <w:r w:rsidR="002B2D79" w:rsidRPr="005D4FB7" w:rsidDel="00C05D37">
          <w:rPr>
            <w:color w:val="FF0000"/>
          </w:rPr>
          <w:delText xml:space="preserve"> has been illustrated in SMOOTH-GBLM, and it’s shouldn’t be the focus of this paper</w:delText>
        </w:r>
        <w:r w:rsidR="002B2D79" w:rsidDel="00C05D37">
          <w:delText>)</w:delText>
        </w:r>
      </w:del>
    </w:p>
    <w:tbl>
      <w:tblPr>
        <w:tblStyle w:val="TableGrid"/>
        <w:tblW w:w="0" w:type="auto"/>
        <w:tblLook w:val="04A0" w:firstRow="1" w:lastRow="0" w:firstColumn="1" w:lastColumn="0" w:noHBand="0" w:noVBand="1"/>
      </w:tblPr>
      <w:tblGrid>
        <w:gridCol w:w="2369"/>
        <w:gridCol w:w="2370"/>
        <w:gridCol w:w="2370"/>
        <w:gridCol w:w="2370"/>
      </w:tblGrid>
      <w:tr w:rsidR="00CC050A" w:rsidDel="00C05D37" w14:paraId="0C2B496B" w14:textId="21C03400" w:rsidTr="00A85C14">
        <w:trPr>
          <w:del w:id="295" w:author="wei ganchao" w:date="2022-01-08T14:35:00Z"/>
        </w:trPr>
        <w:tc>
          <w:tcPr>
            <w:tcW w:w="2369" w:type="dxa"/>
          </w:tcPr>
          <w:p w14:paraId="51EA9E2B" w14:textId="273B472B" w:rsidR="00CC050A" w:rsidDel="00C05D37" w:rsidRDefault="00CC050A" w:rsidP="00A85C14">
            <w:pPr>
              <w:rPr>
                <w:del w:id="296" w:author="wei ganchao" w:date="2022-01-08T14:35:00Z"/>
                <w:noProof/>
              </w:rPr>
            </w:pPr>
            <w:del w:id="297" w:author="wei ganchao" w:date="2022-01-08T14:35:00Z">
              <w:r w:rsidDel="00C05D37">
                <w:rPr>
                  <w:noProof/>
                </w:rPr>
                <w:delText>Heatmap</w:delText>
              </w:r>
            </w:del>
          </w:p>
        </w:tc>
        <w:tc>
          <w:tcPr>
            <w:tcW w:w="2370" w:type="dxa"/>
          </w:tcPr>
          <w:p w14:paraId="30C2C7DD" w14:textId="580A809B" w:rsidR="00CC050A" w:rsidDel="00C05D37" w:rsidRDefault="00CC050A" w:rsidP="00A85C14">
            <w:pPr>
              <w:rPr>
                <w:del w:id="298" w:author="wei ganchao" w:date="2022-01-08T14:35:00Z"/>
                <w:noProof/>
              </w:rPr>
            </w:pPr>
            <w:del w:id="299" w:author="wei ganchao" w:date="2022-01-08T14:35:00Z">
              <w:r w:rsidDel="00C05D37">
                <w:rPr>
                  <w:noProof/>
                </w:rPr>
                <w:delText>Q_lam</w:delText>
              </w:r>
            </w:del>
          </w:p>
          <w:p w14:paraId="3B7A46DF" w14:textId="25F4AF46" w:rsidR="00CC050A" w:rsidDel="00C05D37" w:rsidRDefault="00CC050A" w:rsidP="00A85C14">
            <w:pPr>
              <w:rPr>
                <w:del w:id="300" w:author="wei ganchao" w:date="2022-01-08T14:35:00Z"/>
                <w:noProof/>
              </w:rPr>
            </w:pPr>
          </w:p>
          <w:p w14:paraId="5CFDADD4" w14:textId="6A28A921" w:rsidR="00CC050A" w:rsidDel="00C05D37" w:rsidRDefault="00CC050A" w:rsidP="00A85C14">
            <w:pPr>
              <w:rPr>
                <w:del w:id="301" w:author="wei ganchao" w:date="2022-01-08T14:35:00Z"/>
                <w:noProof/>
              </w:rPr>
            </w:pPr>
            <w:del w:id="302" w:author="wei ganchao" w:date="2022-01-08T14:35:00Z">
              <w:r w:rsidDel="00C05D37">
                <w:rPr>
                  <w:noProof/>
                </w:rPr>
                <w:delText>Y = estimated log10(Q_lam)</w:delText>
              </w:r>
            </w:del>
          </w:p>
          <w:p w14:paraId="0B028F89" w14:textId="0BCD174D" w:rsidR="00CC050A" w:rsidDel="00C05D37" w:rsidRDefault="00CC050A" w:rsidP="00A85C14">
            <w:pPr>
              <w:rPr>
                <w:del w:id="303" w:author="wei ganchao" w:date="2022-01-08T14:35:00Z"/>
                <w:noProof/>
              </w:rPr>
            </w:pPr>
            <w:del w:id="304" w:author="wei ganchao" w:date="2022-01-08T14:35:00Z">
              <w:r w:rsidDel="00C05D37">
                <w:rPr>
                  <w:noProof/>
                </w:rPr>
                <w:delText>X = true log10(Q_lam)</w:delText>
              </w:r>
            </w:del>
          </w:p>
          <w:p w14:paraId="7C49355C" w14:textId="5603A051" w:rsidR="00CC050A" w:rsidDel="00C05D37" w:rsidRDefault="00CC050A" w:rsidP="00A85C14">
            <w:pPr>
              <w:rPr>
                <w:del w:id="305" w:author="wei ganchao" w:date="2022-01-08T14:35:00Z"/>
                <w:noProof/>
              </w:rPr>
            </w:pPr>
          </w:p>
          <w:p w14:paraId="1F910C46" w14:textId="3DE294B0" w:rsidR="00CC050A" w:rsidDel="00C05D37" w:rsidRDefault="00CC050A" w:rsidP="00A85C14">
            <w:pPr>
              <w:rPr>
                <w:del w:id="306" w:author="wei ganchao" w:date="2022-01-08T14:35:00Z"/>
                <w:noProof/>
              </w:rPr>
            </w:pPr>
            <w:del w:id="307" w:author="wei ganchao" w:date="2022-01-08T14:35:00Z">
              <w:r w:rsidDel="00C05D37">
                <w:rPr>
                  <w:noProof/>
                </w:rPr>
                <w:delText>Color: yellow = small Q_nu; black = large Q_nu</w:delText>
              </w:r>
            </w:del>
          </w:p>
        </w:tc>
        <w:tc>
          <w:tcPr>
            <w:tcW w:w="2370" w:type="dxa"/>
          </w:tcPr>
          <w:p w14:paraId="1A90AB07" w14:textId="13725F55" w:rsidR="00CC050A" w:rsidDel="00C05D37" w:rsidRDefault="00CC050A" w:rsidP="00A85C14">
            <w:pPr>
              <w:rPr>
                <w:del w:id="308" w:author="wei ganchao" w:date="2022-01-08T14:35:00Z"/>
                <w:noProof/>
              </w:rPr>
            </w:pPr>
            <w:del w:id="309" w:author="wei ganchao" w:date="2022-01-08T14:35:00Z">
              <w:r w:rsidDel="00C05D37">
                <w:rPr>
                  <w:noProof/>
                </w:rPr>
                <w:delText>Q_nu</w:delText>
              </w:r>
            </w:del>
          </w:p>
          <w:p w14:paraId="3AFDFDF7" w14:textId="25BFFCA6" w:rsidR="00CC050A" w:rsidDel="00C05D37" w:rsidRDefault="00CC050A" w:rsidP="00A85C14">
            <w:pPr>
              <w:rPr>
                <w:del w:id="310" w:author="wei ganchao" w:date="2022-01-08T14:35:00Z"/>
                <w:noProof/>
              </w:rPr>
            </w:pPr>
          </w:p>
          <w:p w14:paraId="3D04BF14" w14:textId="723518C3" w:rsidR="00CC050A" w:rsidDel="00C05D37" w:rsidRDefault="00CC050A" w:rsidP="00A85C14">
            <w:pPr>
              <w:rPr>
                <w:del w:id="311" w:author="wei ganchao" w:date="2022-01-08T14:35:00Z"/>
                <w:noProof/>
              </w:rPr>
            </w:pPr>
            <w:del w:id="312" w:author="wei ganchao" w:date="2022-01-08T14:35:00Z">
              <w:r w:rsidDel="00C05D37">
                <w:rPr>
                  <w:noProof/>
                </w:rPr>
                <w:delText>Y = estimated log10(Q_nu)</w:delText>
              </w:r>
            </w:del>
          </w:p>
          <w:p w14:paraId="7A232DA4" w14:textId="03BBEAC0" w:rsidR="00CC050A" w:rsidDel="00C05D37" w:rsidRDefault="00CC050A" w:rsidP="00A85C14">
            <w:pPr>
              <w:rPr>
                <w:del w:id="313" w:author="wei ganchao" w:date="2022-01-08T14:35:00Z"/>
                <w:noProof/>
              </w:rPr>
            </w:pPr>
            <w:del w:id="314" w:author="wei ganchao" w:date="2022-01-08T14:35:00Z">
              <w:r w:rsidDel="00C05D37">
                <w:rPr>
                  <w:noProof/>
                </w:rPr>
                <w:delText>X = true log10(Q_nu)</w:delText>
              </w:r>
            </w:del>
          </w:p>
          <w:p w14:paraId="329AE271" w14:textId="5B297CB9" w:rsidR="00CC050A" w:rsidDel="00C05D37" w:rsidRDefault="00CC050A" w:rsidP="00A85C14">
            <w:pPr>
              <w:rPr>
                <w:del w:id="315" w:author="wei ganchao" w:date="2022-01-08T14:35:00Z"/>
                <w:noProof/>
              </w:rPr>
            </w:pPr>
          </w:p>
          <w:p w14:paraId="7AEDD83F" w14:textId="110637CB" w:rsidR="00CC050A" w:rsidDel="00C05D37" w:rsidRDefault="00CC050A" w:rsidP="00A85C14">
            <w:pPr>
              <w:rPr>
                <w:del w:id="316" w:author="wei ganchao" w:date="2022-01-08T14:35:00Z"/>
                <w:noProof/>
              </w:rPr>
            </w:pPr>
            <w:del w:id="317" w:author="wei ganchao" w:date="2022-01-08T14:35:00Z">
              <w:r w:rsidDel="00C05D37">
                <w:rPr>
                  <w:noProof/>
                </w:rPr>
                <w:delText>Color: purple = small Q_lam; black = large Q_lam</w:delText>
              </w:r>
            </w:del>
          </w:p>
        </w:tc>
        <w:tc>
          <w:tcPr>
            <w:tcW w:w="2370" w:type="dxa"/>
          </w:tcPr>
          <w:p w14:paraId="118DE8DE" w14:textId="5CAADBD4" w:rsidR="00CC050A" w:rsidDel="00C05D37" w:rsidRDefault="00CC050A" w:rsidP="00A85C14">
            <w:pPr>
              <w:rPr>
                <w:del w:id="318" w:author="wei ganchao" w:date="2022-01-08T14:35:00Z"/>
                <w:noProof/>
              </w:rPr>
            </w:pPr>
            <w:del w:id="319" w:author="wei ganchao" w:date="2022-01-08T14:35:00Z">
              <w:r w:rsidDel="00C05D37">
                <w:rPr>
                  <w:noProof/>
                </w:rPr>
                <w:delText>fitting</w:delText>
              </w:r>
            </w:del>
          </w:p>
        </w:tc>
      </w:tr>
      <w:tr w:rsidR="00CC050A" w:rsidDel="00C05D37" w14:paraId="721FAEB9" w14:textId="7D4B9DF2" w:rsidTr="00A85C14">
        <w:trPr>
          <w:del w:id="320" w:author="wei ganchao" w:date="2022-01-08T14:35:00Z"/>
        </w:trPr>
        <w:tc>
          <w:tcPr>
            <w:tcW w:w="2369" w:type="dxa"/>
          </w:tcPr>
          <w:p w14:paraId="341CD071" w14:textId="785FE910" w:rsidR="00CC050A" w:rsidDel="00C05D37" w:rsidRDefault="00CC050A" w:rsidP="00A85C14">
            <w:pPr>
              <w:rPr>
                <w:del w:id="321" w:author="wei ganchao" w:date="2022-01-08T14:35:00Z"/>
              </w:rPr>
            </w:pPr>
            <w:del w:id="322" w:author="wei ganchao" w:date="2022-01-08T14:35:00Z">
              <w:r w:rsidDel="00C05D37">
                <w:rPr>
                  <w:noProof/>
                </w:rPr>
                <w:drawing>
                  <wp:inline distT="0" distB="0" distL="0" distR="0" wp14:anchorId="447EE9DD" wp14:editId="53DEAA76">
                    <wp:extent cx="1362456" cy="102412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50755571" w14:textId="64426C8D" w:rsidR="00CC050A" w:rsidDel="00C05D37" w:rsidRDefault="00CC050A" w:rsidP="00A85C14">
            <w:pPr>
              <w:rPr>
                <w:del w:id="323" w:author="wei ganchao" w:date="2022-01-08T14:35:00Z"/>
              </w:rPr>
            </w:pPr>
            <w:del w:id="324" w:author="wei ganchao" w:date="2022-01-08T14:35:00Z">
              <w:r w:rsidDel="00C05D37">
                <w:rPr>
                  <w:noProof/>
                </w:rPr>
                <w:drawing>
                  <wp:inline distT="0" distB="0" distL="0" distR="0" wp14:anchorId="203E4F47" wp14:editId="11742B8A">
                    <wp:extent cx="1362456" cy="1024128"/>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405BBA73" w14:textId="0F42B9CE" w:rsidR="00CC050A" w:rsidDel="00C05D37" w:rsidRDefault="00CC050A" w:rsidP="00A85C14">
            <w:pPr>
              <w:rPr>
                <w:del w:id="325" w:author="wei ganchao" w:date="2022-01-08T14:35:00Z"/>
              </w:rPr>
            </w:pPr>
            <w:del w:id="326" w:author="wei ganchao" w:date="2022-01-08T14:35:00Z">
              <w:r w:rsidDel="00C05D37">
                <w:rPr>
                  <w:noProof/>
                </w:rPr>
                <w:drawing>
                  <wp:inline distT="0" distB="0" distL="0" distR="0" wp14:anchorId="30B71152" wp14:editId="7A203580">
                    <wp:extent cx="1362456" cy="1024128"/>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c>
          <w:tcPr>
            <w:tcW w:w="2370" w:type="dxa"/>
          </w:tcPr>
          <w:p w14:paraId="1A0CA4EC" w14:textId="273D7F5B" w:rsidR="00CC050A" w:rsidDel="00C05D37" w:rsidRDefault="00CC050A" w:rsidP="00A85C14">
            <w:pPr>
              <w:rPr>
                <w:del w:id="327" w:author="wei ganchao" w:date="2022-01-08T14:35:00Z"/>
              </w:rPr>
            </w:pPr>
            <w:del w:id="328" w:author="wei ganchao" w:date="2022-01-08T14:35:00Z">
              <w:r w:rsidDel="00C05D37">
                <w:rPr>
                  <w:noProof/>
                </w:rPr>
                <w:drawing>
                  <wp:inline distT="0" distB="0" distL="0" distR="0" wp14:anchorId="40B170FA" wp14:editId="7247FBDC">
                    <wp:extent cx="1362456" cy="1024128"/>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2456" cy="1024128"/>
                            </a:xfrm>
                            <a:prstGeom prst="rect">
                              <a:avLst/>
                            </a:prstGeom>
                            <a:noFill/>
                            <a:ln>
                              <a:noFill/>
                            </a:ln>
                          </pic:spPr>
                        </pic:pic>
                      </a:graphicData>
                    </a:graphic>
                  </wp:inline>
                </w:drawing>
              </w:r>
            </w:del>
          </w:p>
        </w:tc>
      </w:tr>
    </w:tbl>
    <w:p w14:paraId="108C9637" w14:textId="6B75F4BB" w:rsidR="00CC050A" w:rsidDel="0057550F" w:rsidRDefault="00CC050A" w:rsidP="009A7B80">
      <w:pPr>
        <w:rPr>
          <w:del w:id="329" w:author="wei ganchao" w:date="2022-01-14T13:21:00Z"/>
        </w:rPr>
      </w:pPr>
    </w:p>
    <w:p w14:paraId="52C8D605" w14:textId="273AA784" w:rsidR="00D62B20" w:rsidDel="0057550F" w:rsidRDefault="00D62B20" w:rsidP="009A7B80">
      <w:pPr>
        <w:rPr>
          <w:del w:id="330" w:author="wei ganchao" w:date="2022-01-14T13:21:00Z"/>
        </w:rPr>
      </w:pPr>
    </w:p>
    <w:p w14:paraId="671DBA25" w14:textId="103936EB" w:rsidR="00D62B20" w:rsidDel="0057550F" w:rsidRDefault="00D62B20" w:rsidP="009A7B80">
      <w:pPr>
        <w:rPr>
          <w:del w:id="331" w:author="wei ganchao" w:date="2022-01-14T13:21:00Z"/>
        </w:rPr>
      </w:pPr>
    </w:p>
    <w:p w14:paraId="01418B63" w14:textId="49CE0BB9" w:rsidR="00D62B20" w:rsidRDefault="00D62B20" w:rsidP="00B70F6E">
      <w:pPr>
        <w:pStyle w:val="Heading2"/>
        <w:rPr>
          <w:ins w:id="332" w:author="wei ganchao" w:date="2022-01-08T10:55:00Z"/>
        </w:rPr>
      </w:pPr>
      <w:r>
        <w:t>Application</w:t>
      </w:r>
    </w:p>
    <w:p w14:paraId="00A4A023" w14:textId="2B9B491D" w:rsidR="00A02EEB" w:rsidRDefault="00A02EEB" w:rsidP="00A02EEB">
      <w:pPr>
        <w:rPr>
          <w:ins w:id="333" w:author="wei ganchao" w:date="2022-01-08T10:55:00Z"/>
        </w:rPr>
      </w:pPr>
      <w:ins w:id="334" w:author="wei ganchao" w:date="2022-01-08T10:55:00Z">
        <w:r>
          <w:t>We next applied our method to two datasets: 1) Utah array extracellular recordings of visually evoked activity from anesthetized macaque primary visual cortex (referred as the V1 dataset), and 2) recordings from different rat hippocampal regions while the rat was performing linear maze task (referred as the HC data).</w:t>
        </w:r>
      </w:ins>
    </w:p>
    <w:p w14:paraId="0172E1D2" w14:textId="6AFCA0DE" w:rsidR="00A02EEB" w:rsidRDefault="00A02EEB" w:rsidP="00A02EEB">
      <w:pPr>
        <w:rPr>
          <w:ins w:id="335" w:author="wei ganchao" w:date="2022-01-08T10:55:00Z"/>
        </w:rPr>
      </w:pPr>
    </w:p>
    <w:p w14:paraId="78B45F87" w14:textId="77777777" w:rsidR="00A02EEB" w:rsidRPr="00A02EEB" w:rsidRDefault="00A02EEB">
      <w:pPr>
        <w:pPrChange w:id="336" w:author="wei ganchao" w:date="2022-01-08T10:55:00Z">
          <w:pPr>
            <w:pStyle w:val="Heading2"/>
          </w:pPr>
        </w:pPrChange>
      </w:pPr>
    </w:p>
    <w:p w14:paraId="57C4E387" w14:textId="7E0E2973" w:rsidR="00D62B20" w:rsidRDefault="003C3470" w:rsidP="009A7B80">
      <w:pPr>
        <w:rPr>
          <w:ins w:id="337" w:author="wei ganchao" w:date="2022-01-08T10:55:00Z"/>
        </w:rPr>
      </w:pPr>
      <w:r>
        <w:t>V1 data</w:t>
      </w:r>
    </w:p>
    <w:p w14:paraId="7175640D" w14:textId="5180DACC" w:rsidR="003F3B77" w:rsidRDefault="003F3B77" w:rsidP="009A7B80">
      <w:pPr>
        <w:rPr>
          <w:ins w:id="338" w:author="wei ganchao" w:date="2022-01-15T19:52:00Z"/>
        </w:rPr>
      </w:pPr>
      <w:ins w:id="339" w:author="wei ganchao" w:date="2022-01-15T19:46:00Z">
        <w:r>
          <w:t xml:space="preserve">In the V1 dataset </w:t>
        </w:r>
        <w:r>
          <w:fldChar w:fldCharType="begin" w:fldLock="1"/>
        </w:r>
        <w:r>
          <w:instrText>ADDIN CSL_CITATION {"citationItems":[{"id":"ITEM-1","itemData":{"URL":"http://dx.doi.org/10.6080/K0NC5Z4X","author":[{"dropping-particle":"","family":"Kohn","given":"A.","non-dropping-particle":"","parse-names":false,"suffix":""},{"dropping-particle":"","family":"Smith","given":"M.A.","non-dropping-particle":"","parse-names":false,"suffix":""}],"container-title":"CRCNS.org","id":"ITEM-1","issued":{"date-parts":[["2016"]]},"title":"Utah array extracellular recordings of spontaneous and visually evoked activity from anesthetized macaque primary visual cortex (V1)","type":"webpage"},"uris":["http://www.mendeley.com/documents/?uuid=b54d68f0-3a3e-45ad-a343-b58f031096b8"]}],"mendeley":{"formattedCitation":"(Kohn and Smith 2016)","plainTextFormattedCitation":"(Kohn and Smith 2016)","previouslyFormattedCitation":"(Kohn and Smith 2016)"},"properties":{"noteIndex":0},"schema":"https://github.com/citation-style-language/schema/raw/master/csl-citation.json"}</w:instrText>
        </w:r>
        <w:r>
          <w:fldChar w:fldCharType="separate"/>
        </w:r>
        <w:r w:rsidRPr="006E61ED">
          <w:rPr>
            <w:noProof/>
          </w:rPr>
          <w:t>(Kohn and Smith 2016)</w:t>
        </w:r>
        <w:r>
          <w:fldChar w:fldCharType="end"/>
        </w:r>
        <w:r>
          <w:t xml:space="preserve">, the </w:t>
        </w:r>
      </w:ins>
      <w:ins w:id="340" w:author="wei ganchao" w:date="2022-01-15T19:47:00Z">
        <w:r>
          <w:t xml:space="preserve">macaque monkeys were anesthetized by a continuous intravenous infusion of sufentanil citrate. To </w:t>
        </w:r>
      </w:ins>
      <w:ins w:id="341" w:author="wei ganchao" w:date="2022-01-15T19:48:00Z">
        <w:r>
          <w:t>minimize eye movements, the animals were paralyzed with a continuous intravenous infusion of vecuronium bromide (0.1 mg/kg/h).</w:t>
        </w:r>
      </w:ins>
      <w:ins w:id="342" w:author="wei ganchao" w:date="2022-01-15T19:49:00Z">
        <w:r>
          <w:t xml:space="preserve"> </w:t>
        </w:r>
      </w:ins>
      <w:ins w:id="343" w:author="wei ganchao" w:date="2022-01-15T19:50:00Z">
        <w:r>
          <w:t>The neural activities were recorded by “Utah” array. The waveform</w:t>
        </w:r>
      </w:ins>
      <w:ins w:id="344" w:author="wei ganchao" w:date="2022-01-15T19:51:00Z">
        <w:r w:rsidR="00A03B94">
          <w:t xml:space="preserve"> segments were sorted by hand with modified </w:t>
        </w:r>
      </w:ins>
      <w:ins w:id="345" w:author="wei ganchao" w:date="2022-01-15T19:52:00Z">
        <w:r w:rsidR="00A03B94">
          <w:t>competitive mixture decomposition methods. (Cite Shoham et al, 2003).</w:t>
        </w:r>
      </w:ins>
    </w:p>
    <w:p w14:paraId="70307DE9" w14:textId="77777777" w:rsidR="00A03B94" w:rsidRDefault="00A03B94" w:rsidP="009A7B80">
      <w:pPr>
        <w:rPr>
          <w:ins w:id="346" w:author="wei ganchao" w:date="2022-01-15T19:53:00Z"/>
        </w:rPr>
      </w:pPr>
    </w:p>
    <w:p w14:paraId="1D1FD925" w14:textId="77777777" w:rsidR="00A03B94" w:rsidRDefault="00A03B94" w:rsidP="009A7B80">
      <w:pPr>
        <w:rPr>
          <w:ins w:id="347" w:author="wei ganchao" w:date="2022-01-15T19:55:00Z"/>
        </w:rPr>
      </w:pPr>
      <w:ins w:id="348" w:author="wei ganchao" w:date="2022-01-15T19:52:00Z">
        <w:r>
          <w:t xml:space="preserve">We use the data when </w:t>
        </w:r>
      </w:ins>
      <w:ins w:id="349" w:author="wei ganchao" w:date="2022-01-15T19:54:00Z">
        <w:r>
          <w:t xml:space="preserve">presenting a movie of sinusoidal gratings with ~100 different drift directions (300ms each, 30s movie in total). The trial was replicated 120 times. </w:t>
        </w:r>
        <w:r w:rsidRPr="006E61ED">
          <w:t>For further details on how the data were obtained,</w:t>
        </w:r>
        <w:r>
          <w:t xml:space="preserve"> see </w:t>
        </w:r>
        <w:r>
          <w:fldChar w:fldCharType="begin" w:fldLock="1"/>
        </w:r>
        <w:r>
          <w:instrText>ADDIN CSL_CITATION {"citationItems":[{"id":"ITEM-1","itemData":{"DOI":"10.1523/JNEUROSCI.2929-08.2008","ISSN":"02706474","PMID":"19036953","abstract":"The spiking activity of cortical neurons is correlated. For instance, trial-to-trial fluctuations in response strength are shared between neurons, and spikes often occur synchronously. Understanding the properties and mechanisms that generate these forms of correlation is critical for determining their role in cortical processing. We therefore investigated the spatial extent and functional specificity of correlated spontaneous and evoked activity. Because feedforward, recurrent, and feedback pathways have distinct extents and specificity, we reasoned that these measurements could elucidate the contribution of each type of input. We recorded single unit activity with microelectrode arrays which allowed us to measure correlation in many hundreds of pairings, across a large range of spatial scales. Our data show that correlated evoked activity is generated by two mechanisms that link neurons with similar orientation preferences on different spatial scales: one with high temporal precision and a limited spatial extent (</w:instrText>
        </w:r>
        <w:r>
          <w:rPr>
            <w:rFonts w:ascii="Cambria Math" w:hAnsi="Cambria Math" w:cs="Cambria Math"/>
          </w:rPr>
          <w:instrText>∼</w:instrText>
        </w:r>
        <w:r>
          <w:instrText>3 mm), and a second that gives rise to correlation on a slow time scale and extends as far as we were able to measure (10 mm). The former is consistent with common input provided by horizontal connections; the latter likely involves feedback from extrastriate cortex. Spontaneous activity was correlated over a similar spatial extent, but approximately twice as strongly as evoked activity. Visual stimuli thus caused a substantial decrease in correlation, particularly at response onset. These properties and the circuit mechanism they imply provide new constraints on the functional role that correlation may play in visual processing. Copyright © 2008 Society for Neuroscience.","author":[{"dropping-particle":"","family":"Smith","given":"Matthew A.","non-dropping-particle":"","parse-names":false,"suffix":""},{"dropping-particle":"","family":"Kohn","given":"Adam","non-dropping-particle":"","parse-names":false,"suffix":""}],"container-title":"Journal of Neuroscience","id":"ITEM-1","issue":"48","issued":{"date-parts":[["2008","11","26"]]},"page":"12591-12603","title":"Spatial and temporal scales of neuronal correlation in primary visual cortex","type":"article-journal","volume":"28"},"uris":["http://www.mendeley.com/documents/?uuid=7e7bcc0b-c165-336a-98ef-e646c6e8a500"]},{"id":"ITEM-2","itemData":{"DOI":"10.1007/S10827-009-0208-9","ISSN":"09295313","PMID":"20094906","abstract":"Multineuronal recordings have revealed that neurons in primary visual cortex (V1) exhibit coordinated fluctuations of spiking activity in the absence and in the presence of visual stimulation. From the perspective of understanding a single cell's spiking activity relative to a behavior or stimulus, these network fluctuations are typically considered to be noise. We show that these events are highly correlated with another commonly recorded signal, the local field potential (LFP), and are also likely related to global network state phenomena which have been observed in a number of neural systems. Moreover, we show that attributing a component of cell firing to these network fluctuations via explicit modeling of the LFP improves the recovery of cell properties. This suggests that the impact of network fluctuations may be estimated using the LFP, and that a portion of this network activity is unrelated to the stimulus and instead reflects ongoing cortical activity. Thus, the LFP acts as an easily accessible bridge between the network state and the spiking activity. © Springer Science+Business Media, LLC 2010.","author":[{"dropping-particle":"","family":"Kelly","given":"Ryan C.","non-dropping-particle":"","parse-names":false,"suffix":""},{"dropping-particle":"","family":"Smith","given":"Matthew A.","non-dropping-particle":"","parse-names":false,"suffix":""},{"dropping-particle":"","family":"Kass","given":"Robert E.","non-dropping-particle":"","parse-names":false,"suffix":""},{"dropping-particle":"","family":"Lee","given":"Tai Sing","non-dropping-particle":"","parse-names":false,"suffix":""}],"container-title":"Journal of Computational Neuroscience","id":"ITEM-2","issue":"3","issued":{"date-parts":[["2010","12"]]},"page":"567-579","title":"Local field potentials indicate network state and account for neuronal response variability","type":"article-journal","volume":"29"},"uris":["http://www.mendeley.com/documents/?uuid=fe04ada7-1529-3147-88ad-c208478198bb"]}],"mendeley":{"formattedCitation":"(Kelly et al. 2010; Smith and Kohn 2008)","plainTextFormattedCitation":"(Kelly et al. 2010; Smith and Kohn 2008)","previouslyFormattedCitation":"(Kelly et al. 2010; Smith and Kohn 2008)"},"properties":{"noteIndex":0},"schema":"https://github.com/citation-style-language/schema/raw/master/csl-citation.json"}</w:instrText>
        </w:r>
        <w:r>
          <w:fldChar w:fldCharType="separate"/>
        </w:r>
        <w:r w:rsidRPr="006E61ED">
          <w:rPr>
            <w:noProof/>
          </w:rPr>
          <w:t>(Kelly et al. 2010; Smith and Kohn 2008)</w:t>
        </w:r>
        <w:r>
          <w:fldChar w:fldCharType="end"/>
        </w:r>
        <w:r>
          <w:t xml:space="preserve">. </w:t>
        </w:r>
      </w:ins>
    </w:p>
    <w:p w14:paraId="34EAFC4C" w14:textId="77777777" w:rsidR="00A03B94" w:rsidRDefault="00A03B94" w:rsidP="009A7B80">
      <w:pPr>
        <w:rPr>
          <w:ins w:id="350" w:author="wei ganchao" w:date="2022-01-15T19:55:00Z"/>
        </w:rPr>
      </w:pPr>
    </w:p>
    <w:p w14:paraId="00591E10" w14:textId="33E8E6AC" w:rsidR="00A02EEB" w:rsidRDefault="00A03B94" w:rsidP="009A7B80">
      <w:pPr>
        <w:rPr>
          <w:ins w:id="351" w:author="wei ganchao" w:date="2022-01-08T10:55:00Z"/>
        </w:rPr>
      </w:pPr>
      <w:ins w:id="352" w:author="wei ganchao" w:date="2022-01-15T19:55:00Z">
        <w:r>
          <w:t>In this analysis, we</w:t>
        </w:r>
      </w:ins>
      <w:ins w:id="353" w:author="wei ganchao" w:date="2022-01-15T19:56:00Z">
        <w:r>
          <w:t xml:space="preserve"> set bin size to be 0.3s</w:t>
        </w:r>
        <w:r w:rsidR="00606001">
          <w:t xml:space="preserve">, but ignoring the spike counts for the first 0.05s </w:t>
        </w:r>
      </w:ins>
      <w:ins w:id="354" w:author="wei ganchao" w:date="2022-01-15T20:01:00Z">
        <w:r w:rsidR="001522A4">
          <w:t xml:space="preserve">for each bin to […?]. </w:t>
        </w:r>
      </w:ins>
      <w:ins w:id="355" w:author="wei ganchao" w:date="2022-01-15T19:54:00Z">
        <w:r>
          <w:t xml:space="preserve">Considering the sequential measurement effect, we analyze the data with single neuron input. </w:t>
        </w:r>
      </w:ins>
      <w:ins w:id="356" w:author="wei ganchao" w:date="2022-01-08T10:55:00Z">
        <w:r w:rsidR="00A02EEB">
          <w:t>The predictor</w:t>
        </w:r>
      </w:ins>
      <w:ins w:id="357" w:author="wei ganchao" w:date="2022-01-08T10:56:00Z">
        <w:r w:rsidR="00A02EEB">
          <w:t>s</w:t>
        </w:r>
      </w:ins>
      <w:ins w:id="358" w:author="wei ganchao" w:date="2022-01-08T10:55:00Z">
        <w:r w:rsidR="00A02EEB">
          <w:t xml:space="preserve"> </w:t>
        </w:r>
      </w:ins>
      <m:oMath>
        <m:sSub>
          <m:sSubPr>
            <m:ctrlPr>
              <w:ins w:id="359" w:author="wei ganchao" w:date="2022-01-08T10:55:00Z">
                <w:rPr>
                  <w:rFonts w:ascii="Cambria Math" w:hAnsi="Cambria Math"/>
                  <w:i/>
                </w:rPr>
              </w:ins>
            </m:ctrlPr>
          </m:sSubPr>
          <m:e>
            <m:r>
              <w:ins w:id="360" w:author="wei ganchao" w:date="2022-01-08T10:55:00Z">
                <m:rPr>
                  <m:sty m:val="bi"/>
                </m:rPr>
                <w:rPr>
                  <w:rFonts w:ascii="Cambria Math" w:hAnsi="Cambria Math"/>
                </w:rPr>
                <m:t>X</m:t>
              </w:ins>
            </m:r>
          </m:e>
          <m:sub>
            <m:r>
              <w:ins w:id="361" w:author="wei ganchao" w:date="2022-01-08T10:55:00Z">
                <w:rPr>
                  <w:rFonts w:ascii="Cambria Math" w:hAnsi="Cambria Math"/>
                </w:rPr>
                <m:t>t</m:t>
              </w:ins>
            </m:r>
          </m:sub>
        </m:sSub>
      </m:oMath>
      <w:ins w:id="362" w:author="wei ganchao" w:date="2022-01-08T10:55:00Z">
        <w:r w:rsidR="00A02EEB">
          <w:t xml:space="preserve"> and </w:t>
        </w:r>
      </w:ins>
      <m:oMath>
        <m:sSub>
          <m:sSubPr>
            <m:ctrlPr>
              <w:ins w:id="363" w:author="wei ganchao" w:date="2022-01-08T10:55:00Z">
                <w:rPr>
                  <w:rFonts w:ascii="Cambria Math" w:hAnsi="Cambria Math"/>
                  <w:i/>
                </w:rPr>
              </w:ins>
            </m:ctrlPr>
          </m:sSubPr>
          <m:e>
            <m:r>
              <w:ins w:id="364" w:author="wei ganchao" w:date="2022-01-08T10:55:00Z">
                <m:rPr>
                  <m:sty m:val="bi"/>
                </m:rPr>
                <w:rPr>
                  <w:rFonts w:ascii="Cambria Math" w:hAnsi="Cambria Math"/>
                </w:rPr>
                <m:t>G</m:t>
              </w:ins>
            </m:r>
          </m:e>
          <m:sub>
            <m:r>
              <w:ins w:id="365" w:author="wei ganchao" w:date="2022-01-08T10:55:00Z">
                <w:rPr>
                  <w:rFonts w:ascii="Cambria Math" w:hAnsi="Cambria Math"/>
                </w:rPr>
                <m:t>t</m:t>
              </w:ins>
            </m:r>
          </m:sub>
        </m:sSub>
      </m:oMath>
      <w:ins w:id="366" w:author="wei ganchao" w:date="2022-01-08T10:55:00Z">
        <w:r w:rsidR="00A02EEB">
          <w:t xml:space="preserve"> are circular cubic spline basis expansion of the grating directions.</w:t>
        </w:r>
      </w:ins>
      <w:ins w:id="367" w:author="wei ganchao" w:date="2022-01-08T10:56:00Z">
        <w:r w:rsidR="00A02EEB">
          <w:t xml:space="preserve"> The basis</w:t>
        </w:r>
      </w:ins>
      <w:ins w:id="368" w:author="wei ganchao" w:date="2022-01-08T10:57:00Z">
        <w:r w:rsidR="00A02EEB">
          <w:t xml:space="preserve"> number</w:t>
        </w:r>
      </w:ins>
      <w:ins w:id="369" w:author="wei ganchao" w:date="2022-01-08T10:56:00Z">
        <w:r w:rsidR="00A02EEB">
          <w:t xml:space="preserve"> for </w:t>
        </w:r>
      </w:ins>
      <m:oMath>
        <m:sSub>
          <m:sSubPr>
            <m:ctrlPr>
              <w:ins w:id="370" w:author="wei ganchao" w:date="2022-01-08T10:56:00Z">
                <w:rPr>
                  <w:rFonts w:ascii="Cambria Math" w:hAnsi="Cambria Math"/>
                  <w:i/>
                </w:rPr>
              </w:ins>
            </m:ctrlPr>
          </m:sSubPr>
          <m:e>
            <m:r>
              <w:ins w:id="371" w:author="wei ganchao" w:date="2022-01-08T10:56:00Z">
                <m:rPr>
                  <m:sty m:val="bi"/>
                </m:rPr>
                <w:rPr>
                  <w:rFonts w:ascii="Cambria Math" w:hAnsi="Cambria Math"/>
                </w:rPr>
                <m:t>X</m:t>
              </w:ins>
            </m:r>
          </m:e>
          <m:sub>
            <m:r>
              <w:ins w:id="372" w:author="wei ganchao" w:date="2022-01-08T10:56:00Z">
                <w:rPr>
                  <w:rFonts w:ascii="Cambria Math" w:hAnsi="Cambria Math"/>
                </w:rPr>
                <m:t>t</m:t>
              </w:ins>
            </m:r>
          </m:sub>
        </m:sSub>
      </m:oMath>
      <w:ins w:id="373" w:author="wei ganchao" w:date="2022-01-08T10:56:00Z">
        <w:r w:rsidR="00A02EEB">
          <w:t xml:space="preserve"> is 5, </w:t>
        </w:r>
      </w:ins>
      <w:ins w:id="374" w:author="wei ganchao" w:date="2022-01-08T10:57:00Z">
        <w:r w:rsidR="00A02EEB">
          <w:t>while it va</w:t>
        </w:r>
      </w:ins>
      <w:ins w:id="375" w:author="wei ganchao" w:date="2022-01-08T10:58:00Z">
        <w:r w:rsidR="00A02EEB">
          <w:t xml:space="preserve">ries </w:t>
        </w:r>
        <w:r w:rsidR="000F7FB1">
          <w:t>between</w:t>
        </w:r>
        <w:r w:rsidR="00A02EEB">
          <w:t xml:space="preserve"> </w:t>
        </w:r>
        <w:r w:rsidR="000F7FB1">
          <w:t>1</w:t>
        </w:r>
        <w:r w:rsidR="00A02EEB">
          <w:t xml:space="preserve"> </w:t>
        </w:r>
        <w:r w:rsidR="000F7FB1">
          <w:t>and</w:t>
        </w:r>
        <w:r w:rsidR="00A02EEB">
          <w:t xml:space="preserve"> </w:t>
        </w:r>
        <w:r w:rsidR="000F7FB1">
          <w:t>3 for model comparisons.</w:t>
        </w:r>
      </w:ins>
    </w:p>
    <w:p w14:paraId="4BB4FFC0" w14:textId="2DCC0423" w:rsidR="00A02EEB" w:rsidRDefault="00A02EEB" w:rsidP="009A7B80">
      <w:pPr>
        <w:rPr>
          <w:ins w:id="376" w:author="wei ganchao" w:date="2022-01-08T10:55:00Z"/>
        </w:rPr>
      </w:pPr>
    </w:p>
    <w:p w14:paraId="06C78105" w14:textId="13AED29E" w:rsidR="00A02EEB" w:rsidRDefault="00A02EEB" w:rsidP="009A7B80">
      <w:pPr>
        <w:rPr>
          <w:ins w:id="377" w:author="wei ganchao" w:date="2022-01-08T10:55:00Z"/>
        </w:rPr>
      </w:pPr>
    </w:p>
    <w:p w14:paraId="34D2B3DE" w14:textId="77777777" w:rsidR="00A02EEB" w:rsidRDefault="00A02EEB" w:rsidP="009A7B80"/>
    <w:p w14:paraId="72C3DA66" w14:textId="41DD8A47" w:rsidR="00374ECA" w:rsidRDefault="00374ECA" w:rsidP="009A7B80">
      <w:r>
        <w:t xml:space="preserve">Code: </w:t>
      </w:r>
      <w:hyperlink r:id="rId20" w:tooltip="v1_comparison_nan.m" w:history="1">
        <w:r>
          <w:rPr>
            <w:rStyle w:val="Hyperlink"/>
            <w:rFonts w:ascii="Segoe UI" w:hAnsi="Segoe UI" w:cs="Segoe UI"/>
            <w:sz w:val="21"/>
            <w:szCs w:val="21"/>
            <w:shd w:val="clear" w:color="auto" w:fill="F6F8FA"/>
          </w:rPr>
          <w:t>v1_comparison_nan.m</w:t>
        </w:r>
      </w:hyperlink>
      <w:r>
        <w:t xml:space="preserve">; </w:t>
      </w:r>
      <w:hyperlink r:id="rId21" w:tooltip="compare_all_na.m" w:history="1">
        <w:r>
          <w:rPr>
            <w:rStyle w:val="Hyperlink"/>
            <w:rFonts w:ascii="Segoe UI" w:hAnsi="Segoe UI" w:cs="Segoe UI"/>
            <w:sz w:val="21"/>
            <w:szCs w:val="21"/>
            <w:shd w:val="clear" w:color="auto" w:fill="FFFFFF"/>
          </w:rPr>
          <w:t>compare_all_na.m</w:t>
        </w:r>
      </w:hyperlink>
      <w:r>
        <w:t xml:space="preserve">; </w:t>
      </w:r>
      <w:hyperlink r:id="rId22" w:tooltip="demo_v1_pd.m" w:history="1">
        <w:r>
          <w:rPr>
            <w:rStyle w:val="Hyperlink"/>
            <w:rFonts w:ascii="Segoe UI" w:hAnsi="Segoe UI" w:cs="Segoe UI"/>
            <w:sz w:val="21"/>
            <w:szCs w:val="21"/>
            <w:shd w:val="clear" w:color="auto" w:fill="FFFFFF"/>
          </w:rPr>
          <w:t>demo_v1_pd.m</w:t>
        </w:r>
      </w:hyperlink>
    </w:p>
    <w:p w14:paraId="25D61BED" w14:textId="2B5FBB1F" w:rsidR="003C3470" w:rsidRDefault="00CC050A" w:rsidP="00CC050A">
      <w:pPr>
        <w:jc w:val="left"/>
        <w:rPr>
          <w:ins w:id="378" w:author="wei ganchao" w:date="2022-01-10T11:40:00Z"/>
        </w:rPr>
      </w:pPr>
      <w:r w:rsidRPr="00CC050A">
        <w:rPr>
          <w:noProof/>
        </w:rPr>
        <w:lastRenderedPageBreak/>
        <w:drawing>
          <wp:inline distT="0" distB="0" distL="0" distR="0" wp14:anchorId="6F51431A" wp14:editId="30D25EC2">
            <wp:extent cx="2587752" cy="1938528"/>
            <wp:effectExtent l="0" t="0" r="0" b="5080"/>
            <wp:docPr id="8" name="Picture 7">
              <a:extLst xmlns:a="http://schemas.openxmlformats.org/drawingml/2006/main">
                <a:ext uri="{FF2B5EF4-FFF2-40B4-BE49-F238E27FC236}">
                  <a16:creationId xmlns:a16="http://schemas.microsoft.com/office/drawing/2014/main" id="{724EE771-B9DB-4E07-809D-2319CD352E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4EE771-B9DB-4E07-809D-2319CD352EA9}"/>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6B618E07" wp14:editId="28E0B498">
            <wp:extent cx="2587752" cy="1938528"/>
            <wp:effectExtent l="0" t="0" r="0" b="0"/>
            <wp:docPr id="10" name="Picture 8">
              <a:extLst xmlns:a="http://schemas.openxmlformats.org/drawingml/2006/main">
                <a:ext uri="{FF2B5EF4-FFF2-40B4-BE49-F238E27FC236}">
                  <a16:creationId xmlns:a16="http://schemas.microsoft.com/office/drawing/2014/main" id="{D44AAFF9-7872-42A7-86F2-AD06A5A84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4AAFF9-7872-42A7-86F2-AD06A5A847F6}"/>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Pr="00CC050A">
        <w:rPr>
          <w:noProof/>
        </w:rPr>
        <w:drawing>
          <wp:inline distT="0" distB="0" distL="0" distR="0" wp14:anchorId="36250ABD" wp14:editId="20A3857F">
            <wp:extent cx="2587752" cy="1938528"/>
            <wp:effectExtent l="0" t="0" r="0" b="0"/>
            <wp:docPr id="11" name="Picture 3">
              <a:extLst xmlns:a="http://schemas.openxmlformats.org/drawingml/2006/main">
                <a:ext uri="{FF2B5EF4-FFF2-40B4-BE49-F238E27FC236}">
                  <a16:creationId xmlns:a16="http://schemas.microsoft.com/office/drawing/2014/main" id="{501F014D-B31A-4A30-96CD-0563537B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1F014D-B31A-4A30-96CD-0563537B8CF8}"/>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r w:rsidR="00365F9E" w:rsidRPr="00365F9E">
        <w:rPr>
          <w:noProof/>
        </w:rPr>
        <w:drawing>
          <wp:inline distT="0" distB="0" distL="0" distR="0" wp14:anchorId="31E711FD" wp14:editId="6217B0A0">
            <wp:extent cx="2587752" cy="193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p>
    <w:p w14:paraId="129A6530" w14:textId="62941893" w:rsidR="00795C92" w:rsidRDefault="00795C92" w:rsidP="00CC050A">
      <w:pPr>
        <w:jc w:val="left"/>
        <w:rPr>
          <w:ins w:id="379" w:author="wei ganchao" w:date="2022-01-10T11:40:00Z"/>
        </w:rPr>
      </w:pPr>
    </w:p>
    <w:p w14:paraId="667F97D1" w14:textId="618FAB81" w:rsidR="00795C92" w:rsidRDefault="00795C92" w:rsidP="00CC050A">
      <w:pPr>
        <w:jc w:val="left"/>
        <w:rPr>
          <w:ins w:id="380" w:author="wei ganchao" w:date="2022-01-10T11:40:00Z"/>
        </w:rPr>
      </w:pPr>
    </w:p>
    <w:p w14:paraId="5FB354E5" w14:textId="4CFC1F5D" w:rsidR="00795C92" w:rsidRDefault="00795C92" w:rsidP="00CC050A">
      <w:pPr>
        <w:jc w:val="left"/>
        <w:rPr>
          <w:ins w:id="381" w:author="wei ganchao" w:date="2022-01-10T11:42:00Z"/>
        </w:rPr>
      </w:pPr>
      <w:ins w:id="382" w:author="wei ganchao" w:date="2022-01-10T11:40:00Z">
        <w:r>
          <w:t>Another example: neuron = 5</w:t>
        </w:r>
      </w:ins>
    </w:p>
    <w:p w14:paraId="7F4C23EC" w14:textId="30FBF7B5" w:rsidR="00795C92" w:rsidRDefault="00795C92" w:rsidP="00CC050A">
      <w:pPr>
        <w:jc w:val="left"/>
        <w:rPr>
          <w:ins w:id="383" w:author="wei ganchao" w:date="2022-01-10T11:40:00Z"/>
        </w:rPr>
      </w:pPr>
      <w:ins w:id="384" w:author="wei ganchao" w:date="2022-01-10T11:42:00Z">
        <w:r>
          <w:t>FF doesn’t change a lot (tiny increase)</w:t>
        </w:r>
      </w:ins>
    </w:p>
    <w:p w14:paraId="528720E6" w14:textId="7E64B331" w:rsidR="00795C92" w:rsidRDefault="00795C92" w:rsidP="00CC050A">
      <w:pPr>
        <w:jc w:val="left"/>
        <w:rPr>
          <w:ins w:id="385" w:author="wei ganchao" w:date="2022-01-10T11:41:00Z"/>
        </w:rPr>
      </w:pPr>
      <w:ins w:id="386" w:author="wei ganchao" w:date="2022-01-10T11:40:00Z">
        <w:r w:rsidRPr="00795C92">
          <w:rPr>
            <w:noProof/>
          </w:rPr>
          <w:drawing>
            <wp:inline distT="0" distB="0" distL="0" distR="0" wp14:anchorId="73936A7E" wp14:editId="293F6CA9">
              <wp:extent cx="2587752" cy="19385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ins w:id="387" w:author="wei ganchao" w:date="2022-01-10T11:41:00Z">
        <w:r w:rsidRPr="00795C92">
          <w:rPr>
            <w:noProof/>
          </w:rPr>
          <w:drawing>
            <wp:inline distT="0" distB="0" distL="0" distR="0" wp14:anchorId="732DFD66" wp14:editId="67FDFB5B">
              <wp:extent cx="2587752"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783B54E2" w14:textId="5C08E9E6" w:rsidR="00795C92" w:rsidRDefault="00795C92" w:rsidP="00CC050A">
      <w:pPr>
        <w:jc w:val="left"/>
        <w:rPr>
          <w:ins w:id="388" w:author="wei ganchao" w:date="2022-01-10T11:40:00Z"/>
        </w:rPr>
      </w:pPr>
      <w:ins w:id="389" w:author="wei ganchao" w:date="2022-01-10T11:41:00Z">
        <w:r w:rsidRPr="00795C92">
          <w:rPr>
            <w:noProof/>
          </w:rPr>
          <w:lastRenderedPageBreak/>
          <w:drawing>
            <wp:inline distT="0" distB="0" distL="0" distR="0" wp14:anchorId="31455DAC" wp14:editId="0BB86105">
              <wp:extent cx="2587752" cy="1938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7752" cy="1938528"/>
                      </a:xfrm>
                      <a:prstGeom prst="rect">
                        <a:avLst/>
                      </a:prstGeom>
                      <a:noFill/>
                      <a:ln>
                        <a:noFill/>
                      </a:ln>
                    </pic:spPr>
                  </pic:pic>
                </a:graphicData>
              </a:graphic>
            </wp:inline>
          </w:drawing>
        </w:r>
      </w:ins>
    </w:p>
    <w:p w14:paraId="16C25916" w14:textId="2298699C" w:rsidR="00795C92" w:rsidRDefault="00795C92" w:rsidP="00CC050A">
      <w:pPr>
        <w:jc w:val="left"/>
        <w:rPr>
          <w:ins w:id="390" w:author="wei ganchao" w:date="2022-01-10T11:40:00Z"/>
        </w:rPr>
      </w:pPr>
    </w:p>
    <w:p w14:paraId="4C18553F" w14:textId="77070B0F" w:rsidR="00795C92" w:rsidRDefault="00795C92" w:rsidP="00CC050A">
      <w:pPr>
        <w:jc w:val="left"/>
        <w:rPr>
          <w:ins w:id="391" w:author="wei ganchao" w:date="2022-01-10T11:40:00Z"/>
        </w:rPr>
      </w:pPr>
    </w:p>
    <w:p w14:paraId="64403CA0" w14:textId="77777777" w:rsidR="00795C92" w:rsidRDefault="00795C92" w:rsidP="00CC050A">
      <w:pPr>
        <w:jc w:val="left"/>
      </w:pPr>
    </w:p>
    <w:p w14:paraId="782AC7CB" w14:textId="380CBA06" w:rsidR="003C3470" w:rsidRDefault="003C3470" w:rsidP="009A7B80"/>
    <w:p w14:paraId="5B4937CB" w14:textId="07122AA1" w:rsidR="003C3470" w:rsidRDefault="003C3470" w:rsidP="009A7B80">
      <w:pPr>
        <w:rPr>
          <w:ins w:id="392" w:author="wei ganchao" w:date="2022-01-08T10:58:00Z"/>
        </w:rPr>
      </w:pPr>
      <w:r>
        <w:t>Hippocampus data</w:t>
      </w:r>
    </w:p>
    <w:p w14:paraId="3BAE579E" w14:textId="6DE553E1" w:rsidR="00844C49" w:rsidRDefault="000F7FB1">
      <w:pPr>
        <w:autoSpaceDE w:val="0"/>
        <w:autoSpaceDN w:val="0"/>
        <w:adjustRightInd w:val="0"/>
        <w:snapToGrid w:val="0"/>
        <w:spacing w:line="240" w:lineRule="auto"/>
        <w:jc w:val="left"/>
        <w:rPr>
          <w:ins w:id="393" w:author="wei ganchao" w:date="2022-01-08T10:58:00Z"/>
        </w:rPr>
        <w:pPrChange w:id="394" w:author="wei ganchao" w:date="2022-01-15T20:07:00Z">
          <w:pPr/>
        </w:pPrChange>
      </w:pPr>
      <w:ins w:id="395" w:author="wei ganchao" w:date="2022-01-08T10:59:00Z">
        <w:r>
          <w:t>In the HC data</w:t>
        </w:r>
      </w:ins>
      <w:ins w:id="396" w:author="wei ganchao" w:date="2022-01-08T12:25:00Z">
        <w:r w:rsidR="00D70083">
          <w:t xml:space="preserve">set, </w:t>
        </w:r>
      </w:ins>
      <w:ins w:id="397" w:author="wei ganchao" w:date="2022-01-08T12:26:00Z">
        <w:r w:rsidR="00D70083">
          <w:t xml:space="preserve">the rat was running back and </w:t>
        </w:r>
      </w:ins>
      <w:ins w:id="398" w:author="wei ganchao" w:date="2022-01-08T12:28:00Z">
        <w:r w:rsidR="00D70083">
          <w:t>forth along the 250cm linear track.</w:t>
        </w:r>
      </w:ins>
      <w:ins w:id="399" w:author="wei ganchao" w:date="2022-01-08T12:34:00Z">
        <w:r w:rsidR="00B94B85">
          <w:t xml:space="preserve"> The recording </w:t>
        </w:r>
      </w:ins>
      <w:ins w:id="400" w:author="wei ganchao" w:date="2022-01-08T12:36:00Z">
        <w:r w:rsidR="00844C49">
          <w:t xml:space="preserve">holds up to ~66 min. </w:t>
        </w:r>
      </w:ins>
      <w:ins w:id="401" w:author="wei ganchao" w:date="2022-01-15T20:05:00Z">
        <w:r w:rsidR="001522A4">
          <w:t xml:space="preserve">The recorded spikes are </w:t>
        </w:r>
      </w:ins>
      <w:ins w:id="402" w:author="wei ganchao" w:date="2022-01-15T20:06:00Z">
        <w:r w:rsidR="001522A4">
          <w:t>further sorted by program KlustaKwick</w:t>
        </w:r>
        <w:r w:rsidR="00E87D30">
          <w:t xml:space="preserve"> (</w:t>
        </w:r>
      </w:ins>
      <w:ins w:id="403" w:author="wei ganchao" w:date="2022-01-15T20:07:00Z">
        <w:r w:rsidR="00E87D30">
          <w:rPr>
            <w:rFonts w:ascii="TimesNewRoman" w:eastAsia="Times New Roman" w:hAnsi="TimesNewRoman" w:cs="TimesNewRoman"/>
            <w:color w:val="000000"/>
            <w:lang w:val="x-none"/>
          </w:rPr>
          <w:fldChar w:fldCharType="begin"/>
        </w:r>
        <w:r w:rsidR="00E87D30">
          <w:rPr>
            <w:rFonts w:ascii="TimesNewRoman" w:eastAsia="Times New Roman" w:hAnsi="TimesNewRoman" w:cs="TimesNewRoman"/>
            <w:color w:val="000000"/>
            <w:lang w:val="x-none"/>
          </w:rPr>
          <w:instrText xml:space="preserve"> HYPERLINK "</w:instrText>
        </w:r>
      </w:ins>
      <w:ins w:id="404" w:author="wei ganchao" w:date="2022-01-15T20:06:00Z">
        <w:r w:rsidR="00E87D30">
          <w:rPr>
            <w:rFonts w:ascii="TimesNewRoman" w:eastAsia="Times New Roman" w:hAnsi="TimesNewRoman" w:cs="TimesNewRoman"/>
            <w:color w:val="000000"/>
            <w:lang w:val="x-none"/>
          </w:rPr>
          <w:instrText>https://github.com/klustateam/klustakwik</w:instrText>
        </w:r>
      </w:ins>
      <w:ins w:id="405" w:author="wei ganchao" w:date="2022-01-15T20:07:00Z">
        <w:r w:rsidR="00E87D30">
          <w:rPr>
            <w:rFonts w:ascii="TimesNewRoman" w:eastAsia="Times New Roman" w:hAnsi="TimesNewRoman" w:cs="TimesNewRoman"/>
            <w:color w:val="000000"/>
            <w:lang w:val="x-none"/>
          </w:rPr>
          <w:instrText xml:space="preserve">" </w:instrText>
        </w:r>
        <w:r w:rsidR="00E87D30">
          <w:rPr>
            <w:rFonts w:ascii="TimesNewRoman" w:eastAsia="Times New Roman" w:hAnsi="TimesNewRoman" w:cs="TimesNewRoman"/>
            <w:color w:val="000000"/>
            <w:lang w:val="x-none"/>
          </w:rPr>
          <w:fldChar w:fldCharType="separate"/>
        </w:r>
      </w:ins>
      <w:ins w:id="406" w:author="wei ganchao" w:date="2022-01-15T20:06:00Z">
        <w:r w:rsidR="00E87D30" w:rsidRPr="00B82532">
          <w:rPr>
            <w:rStyle w:val="Hyperlink"/>
            <w:rFonts w:ascii="TimesNewRoman" w:eastAsia="Times New Roman" w:hAnsi="TimesNewRoman" w:cs="TimesNewRoman"/>
            <w:lang w:val="x-none"/>
          </w:rPr>
          <w:t>https://github.com/klustateam/klustakwik</w:t>
        </w:r>
      </w:ins>
      <w:ins w:id="407" w:author="wei ganchao" w:date="2022-01-15T20:07:00Z">
        <w:r w:rsidR="00E87D30">
          <w:rPr>
            <w:rFonts w:ascii="TimesNewRoman" w:eastAsia="Times New Roman" w:hAnsi="TimesNewRoman" w:cs="TimesNewRoman"/>
            <w:color w:val="000000"/>
            <w:lang w:val="x-none"/>
          </w:rPr>
          <w:fldChar w:fldCharType="end"/>
        </w:r>
      </w:ins>
      <w:ins w:id="408" w:author="wei ganchao" w:date="2022-01-15T20:06:00Z">
        <w:r w:rsidR="00E87D30">
          <w:t>)</w:t>
        </w:r>
      </w:ins>
      <w:ins w:id="409" w:author="wei ganchao" w:date="2022-01-15T20:07:00Z">
        <w:r w:rsidR="00E87D30">
          <w:t xml:space="preserve"> </w:t>
        </w:r>
        <w:r w:rsidR="00E87D30">
          <w:rPr>
            <w:rFonts w:ascii="TimesNewRoman" w:eastAsia="Times New Roman" w:hAnsi="TimesNewRoman" w:cs="TimesNewRoman"/>
            <w:color w:val="000000"/>
            <w:lang w:val="x-none"/>
          </w:rPr>
          <w:t>for automatic spike sorting, then by Klusters, http://klusters.sourceforge.net/ for</w:t>
        </w:r>
        <w:r w:rsidR="00E87D30">
          <w:rPr>
            <w:rFonts w:ascii="TimesNewRoman" w:eastAsia="Times New Roman" w:hAnsi="TimesNewRoman" w:cs="TimesNewRoman"/>
            <w:color w:val="000000"/>
          </w:rPr>
          <w:t xml:space="preserve"> </w:t>
        </w:r>
        <w:r w:rsidR="00E87D30">
          <w:rPr>
            <w:rFonts w:ascii="TimesNewRoman" w:eastAsia="Times New Roman" w:hAnsi="TimesNewRoman" w:cs="TimesNewRoman"/>
            <w:color w:val="000000"/>
            <w:lang w:val="x-none"/>
          </w:rPr>
          <w:t>manual adjustment.</w:t>
        </w:r>
        <w:r w:rsidR="00E87D30">
          <w:rPr>
            <w:rFonts w:ascii="TimesNewRoman" w:eastAsia="Times New Roman" w:hAnsi="TimesNewRoman" w:cs="TimesNewRoman"/>
            <w:color w:val="000000"/>
          </w:rPr>
          <w:t xml:space="preserve"> </w:t>
        </w:r>
      </w:ins>
      <w:ins w:id="410" w:author="wei ganchao" w:date="2022-01-08T12:36:00Z">
        <w:r w:rsidR="00844C49">
          <w:t>The input predic</w:t>
        </w:r>
      </w:ins>
      <w:ins w:id="411" w:author="wei ganchao" w:date="2022-01-08T12:37:00Z">
        <w:r w:rsidR="00844C49">
          <w:t xml:space="preserve">tors </w:t>
        </w:r>
      </w:ins>
      <m:oMath>
        <m:sSub>
          <m:sSubPr>
            <m:ctrlPr>
              <w:ins w:id="412" w:author="wei ganchao" w:date="2022-01-08T12:37:00Z">
                <w:rPr>
                  <w:rFonts w:ascii="Cambria Math" w:hAnsi="Cambria Math"/>
                  <w:i/>
                </w:rPr>
              </w:ins>
            </m:ctrlPr>
          </m:sSubPr>
          <m:e>
            <m:r>
              <w:ins w:id="413" w:author="wei ganchao" w:date="2022-01-08T12:37:00Z">
                <m:rPr>
                  <m:sty m:val="bi"/>
                </m:rPr>
                <w:rPr>
                  <w:rFonts w:ascii="Cambria Math" w:hAnsi="Cambria Math"/>
                </w:rPr>
                <m:t>X</m:t>
              </w:ins>
            </m:r>
          </m:e>
          <m:sub>
            <m:r>
              <w:ins w:id="414" w:author="wei ganchao" w:date="2022-01-08T12:37:00Z">
                <w:rPr>
                  <w:rFonts w:ascii="Cambria Math" w:hAnsi="Cambria Math"/>
                </w:rPr>
                <m:t>t</m:t>
              </w:ins>
            </m:r>
          </m:sub>
        </m:sSub>
      </m:oMath>
      <w:ins w:id="415" w:author="wei ganchao" w:date="2022-01-08T12:37:00Z">
        <w:r w:rsidR="00844C49">
          <w:t xml:space="preserve"> are </w:t>
        </w:r>
      </w:ins>
      <w:ins w:id="416" w:author="wei ganchao" w:date="2022-01-09T16:52:00Z">
        <w:r w:rsidR="00AE4031">
          <w:t xml:space="preserve">10-knots </w:t>
        </w:r>
      </w:ins>
      <w:ins w:id="417" w:author="wei ganchao" w:date="2022-01-08T12:37:00Z">
        <w:r w:rsidR="00844C49">
          <w:t>cubic spline basis expansion</w:t>
        </w:r>
      </w:ins>
      <w:ins w:id="418" w:author="wei ganchao" w:date="2022-01-09T16:51:00Z">
        <w:r w:rsidR="00AE4031">
          <w:t xml:space="preserve"> of </w:t>
        </w:r>
      </w:ins>
      <w:ins w:id="419" w:author="wei ganchao" w:date="2022-01-09T16:52:00Z">
        <w:r w:rsidR="00AE4031">
          <w:t>positions</w:t>
        </w:r>
      </w:ins>
      <w:ins w:id="420" w:author="wei ganchao" w:date="2022-01-08T12:37:00Z">
        <w:r w:rsidR="00844C49">
          <w:t xml:space="preserve">, and the </w:t>
        </w:r>
      </w:ins>
      <m:oMath>
        <m:sSub>
          <m:sSubPr>
            <m:ctrlPr>
              <w:ins w:id="421" w:author="wei ganchao" w:date="2022-01-08T12:37:00Z">
                <w:rPr>
                  <w:rFonts w:ascii="Cambria Math" w:hAnsi="Cambria Math"/>
                  <w:i/>
                </w:rPr>
              </w:ins>
            </m:ctrlPr>
          </m:sSubPr>
          <m:e>
            <m:r>
              <w:ins w:id="422" w:author="wei ganchao" w:date="2022-01-08T12:37:00Z">
                <m:rPr>
                  <m:sty m:val="bi"/>
                </m:rPr>
                <w:rPr>
                  <w:rFonts w:ascii="Cambria Math" w:hAnsi="Cambria Math"/>
                </w:rPr>
                <m:t>G</m:t>
              </w:ins>
            </m:r>
          </m:e>
          <m:sub>
            <m:r>
              <w:ins w:id="423" w:author="wei ganchao" w:date="2022-01-08T12:37:00Z">
                <w:rPr>
                  <w:rFonts w:ascii="Cambria Math" w:hAnsi="Cambria Math"/>
                </w:rPr>
                <m:t>t</m:t>
              </w:ins>
            </m:r>
          </m:sub>
        </m:sSub>
        <m:r>
          <w:ins w:id="424" w:author="wei ganchao" w:date="2022-01-08T12:37:00Z">
            <w:rPr>
              <w:rFonts w:ascii="Cambria Math" w:hAnsi="Cambria Math"/>
            </w:rPr>
            <m:t>=1</m:t>
          </w:ins>
        </m:r>
      </m:oMath>
      <w:ins w:id="425" w:author="wei ganchao" w:date="2022-01-08T12:37:00Z">
        <w:r w:rsidR="00844C49">
          <w:t xml:space="preserve"> for all </w:t>
        </w:r>
      </w:ins>
      <m:oMath>
        <m:r>
          <w:ins w:id="426" w:author="wei ganchao" w:date="2022-01-08T12:37:00Z">
            <w:rPr>
              <w:rFonts w:ascii="Cambria Math" w:hAnsi="Cambria Math"/>
            </w:rPr>
            <m:t>t</m:t>
          </w:ins>
        </m:r>
      </m:oMath>
      <w:ins w:id="427" w:author="wei ganchao" w:date="2022-01-08T12:38:00Z">
        <w:r w:rsidR="00844C49">
          <w:t>.</w:t>
        </w:r>
      </w:ins>
    </w:p>
    <w:p w14:paraId="0E3A70B1" w14:textId="1686912E" w:rsidR="000F7FB1" w:rsidRDefault="000F7FB1" w:rsidP="009A7B80">
      <w:pPr>
        <w:rPr>
          <w:ins w:id="428" w:author="wei ganchao" w:date="2022-01-08T10:58:00Z"/>
        </w:rPr>
      </w:pPr>
    </w:p>
    <w:p w14:paraId="437C4CE8" w14:textId="77777777" w:rsidR="000F7FB1" w:rsidRDefault="000F7FB1" w:rsidP="009A7B80"/>
    <w:p w14:paraId="78BB68E0" w14:textId="2755B0F1" w:rsidR="00374ECA" w:rsidRDefault="00374ECA" w:rsidP="009A7B80">
      <w:r>
        <w:t xml:space="preserve">Code: </w:t>
      </w:r>
      <w:hyperlink r:id="rId30" w:tooltip="hc_comparison_v2.m" w:history="1">
        <w:r>
          <w:rPr>
            <w:rStyle w:val="Hyperlink"/>
            <w:rFonts w:ascii="Segoe UI" w:hAnsi="Segoe UI" w:cs="Segoe UI"/>
            <w:sz w:val="21"/>
            <w:szCs w:val="21"/>
            <w:shd w:val="clear" w:color="auto" w:fill="F6F8FA"/>
          </w:rPr>
          <w:t>hc_comparison_v2.m</w:t>
        </w:r>
      </w:hyperlink>
      <w:r>
        <w:t xml:space="preserve">; </w:t>
      </w:r>
    </w:p>
    <w:p w14:paraId="791C2AFB" w14:textId="0A6CA1AC" w:rsidR="009A7B80" w:rsidRDefault="007873D3" w:rsidP="009A7B80">
      <w:r>
        <w:rPr>
          <w:noProof/>
        </w:rPr>
        <w:drawing>
          <wp:inline distT="0" distB="0" distL="0" distR="0" wp14:anchorId="76B30DA9" wp14:editId="3DF07785">
            <wp:extent cx="2852928" cy="2139696"/>
            <wp:effectExtent l="0" t="0" r="0" b="0"/>
            <wp:docPr id="13" name="Picture 3">
              <a:extLst xmlns:a="http://schemas.openxmlformats.org/drawingml/2006/main">
                <a:ext uri="{FF2B5EF4-FFF2-40B4-BE49-F238E27FC236}">
                  <a16:creationId xmlns:a16="http://schemas.microsoft.com/office/drawing/2014/main" id="{FE0C3020-E756-4F04-B2EF-813AD0059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E0C3020-E756-4F04-B2EF-813AD005957C}"/>
                        </a:ext>
                      </a:extLst>
                    </pic:cNvPr>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r w:rsidR="00D80AC1" w:rsidRPr="00D80AC1">
        <w:rPr>
          <w:noProof/>
        </w:rPr>
        <w:drawing>
          <wp:inline distT="0" distB="0" distL="0" distR="0" wp14:anchorId="7F68B2C6" wp14:editId="6BF4B4A1">
            <wp:extent cx="2852928" cy="213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a:ln>
                      <a:noFill/>
                    </a:ln>
                  </pic:spPr>
                </pic:pic>
              </a:graphicData>
            </a:graphic>
          </wp:inline>
        </w:drawing>
      </w:r>
    </w:p>
    <w:p w14:paraId="365549CC" w14:textId="13ACAD8F" w:rsidR="00D80AC1" w:rsidRDefault="00D80AC1" w:rsidP="009A7B80"/>
    <w:p w14:paraId="628B0177" w14:textId="63601EFB" w:rsidR="00D80AC1" w:rsidRPr="00791872" w:rsidRDefault="00D80AC1" w:rsidP="009A7B80">
      <w:pPr>
        <w:rPr>
          <w:color w:val="FF0000"/>
        </w:rPr>
      </w:pPr>
      <w:r w:rsidRPr="00791872">
        <w:rPr>
          <w:color w:val="FF0000"/>
        </w:rPr>
        <w:t>Should we separate the direction (-200 ~ 200) or ignore the direction (0 ~ 200)? I prefer to use -200 ~ 200 (left plot) rather than the right one. Since the direction is different, the</w:t>
      </w:r>
      <w:r w:rsidR="006D0686">
        <w:rPr>
          <w:color w:val="FF0000"/>
        </w:rPr>
        <w:t xml:space="preserve"> (empirical)</w:t>
      </w:r>
      <w:r w:rsidRPr="00791872">
        <w:rPr>
          <w:color w:val="FF0000"/>
        </w:rPr>
        <w:t xml:space="preserve"> mean and FF should be </w:t>
      </w:r>
      <w:commentRangeStart w:id="429"/>
      <w:commentRangeStart w:id="430"/>
      <w:r w:rsidRPr="00791872">
        <w:rPr>
          <w:color w:val="FF0000"/>
        </w:rPr>
        <w:t>separated</w:t>
      </w:r>
      <w:commentRangeEnd w:id="429"/>
      <w:r w:rsidR="005744B6">
        <w:rPr>
          <w:rStyle w:val="CommentReference"/>
        </w:rPr>
        <w:commentReference w:id="429"/>
      </w:r>
      <w:commentRangeEnd w:id="430"/>
      <w:r w:rsidR="00ED7FBA">
        <w:rPr>
          <w:rStyle w:val="CommentReference"/>
        </w:rPr>
        <w:commentReference w:id="430"/>
      </w:r>
      <w:r w:rsidRPr="00791872">
        <w:rPr>
          <w:color w:val="FF0000"/>
        </w:rPr>
        <w:t>.</w:t>
      </w:r>
    </w:p>
    <w:p w14:paraId="33EC271F" w14:textId="77777777" w:rsidR="00D80AC1" w:rsidRDefault="00D80AC1" w:rsidP="009A7B80"/>
    <w:p w14:paraId="7E86FFD8" w14:textId="3A2F89D4" w:rsidR="009A7B80" w:rsidRDefault="009A7B80" w:rsidP="009A7B80"/>
    <w:p w14:paraId="4CC75398" w14:textId="77777777" w:rsidR="009A7B80" w:rsidRPr="009A7B80" w:rsidRDefault="009A7B80" w:rsidP="009A7B80"/>
    <w:p w14:paraId="64BDE397" w14:textId="4C171183" w:rsidR="00A62EA5" w:rsidRDefault="006633E9" w:rsidP="001F6135">
      <w:pPr>
        <w:pStyle w:val="Heading1"/>
        <w:spacing w:line="240" w:lineRule="auto"/>
      </w:pPr>
      <w:r>
        <w:t>Discussion</w:t>
      </w:r>
    </w:p>
    <w:p w14:paraId="7B4B15D1" w14:textId="6B2B8A72" w:rsidR="00A62EA5" w:rsidRDefault="00A62EA5" w:rsidP="001F6135">
      <w:pPr>
        <w:spacing w:line="240" w:lineRule="auto"/>
        <w:jc w:val="left"/>
      </w:pPr>
    </w:p>
    <w:p w14:paraId="33B5DABD" w14:textId="3EC7DC3F" w:rsidR="00741176" w:rsidRDefault="00741176" w:rsidP="001F6135">
      <w:pPr>
        <w:spacing w:line="240" w:lineRule="auto"/>
        <w:jc w:val="left"/>
      </w:pPr>
      <w:r>
        <w:t>Omitted variables can increase the apparent variability of observations via the law of total variance. For example, in the hippocampus, place cell firing is highly variable on different passes through the field (cite Fenton). This may be partially due to joint selectivity to position, speed, and head direction, as well as the influence of theta phase. Here, rather than model these distinct covariates assuming Poisson observations, we allow the variability to be non-Poisson.</w:t>
      </w:r>
    </w:p>
    <w:p w14:paraId="14592139" w14:textId="66C5B1A3" w:rsidR="00741176" w:rsidRDefault="00741176" w:rsidP="001F6135">
      <w:pPr>
        <w:spacing w:line="240" w:lineRule="auto"/>
        <w:jc w:val="left"/>
      </w:pPr>
    </w:p>
    <w:p w14:paraId="27EE8468" w14:textId="77777777" w:rsidR="00741176" w:rsidRDefault="00741176" w:rsidP="001F6135">
      <w:pPr>
        <w:spacing w:line="240" w:lineRule="auto"/>
        <w:jc w:val="left"/>
      </w:pPr>
    </w:p>
    <w:p w14:paraId="714EACAE" w14:textId="7FCB6928" w:rsidR="006633E9" w:rsidRDefault="006633E9" w:rsidP="001F6135">
      <w:pPr>
        <w:pStyle w:val="Heading1"/>
        <w:spacing w:line="240" w:lineRule="auto"/>
      </w:pPr>
      <w:r>
        <w:t>Acknowledgements</w:t>
      </w:r>
    </w:p>
    <w:p w14:paraId="6BA80772" w14:textId="74E705B6" w:rsidR="006633E9" w:rsidRPr="006633E9" w:rsidRDefault="00D27569" w:rsidP="001F6135">
      <w:pPr>
        <w:spacing w:line="240" w:lineRule="auto"/>
        <w:jc w:val="left"/>
      </w:pPr>
      <w:r w:rsidRPr="00D27569">
        <w:t>This material is based upon work supported by the National Science Foundation under Grant No.</w:t>
      </w:r>
      <w:r w:rsidR="006633E9" w:rsidRPr="006633E9">
        <w:t xml:space="preserve"> </w:t>
      </w:r>
      <w:r w:rsidRPr="00D27569">
        <w:t>1931249</w:t>
      </w:r>
      <w:r w:rsidR="006633E9" w:rsidRPr="006633E9">
        <w:t>.</w:t>
      </w:r>
    </w:p>
    <w:p w14:paraId="77045EBA" w14:textId="28F3D0B9" w:rsidR="006633E9" w:rsidRDefault="006633E9" w:rsidP="001F6135">
      <w:pPr>
        <w:spacing w:line="240" w:lineRule="auto"/>
        <w:jc w:val="left"/>
        <w:rPr>
          <w:ins w:id="431" w:author="wei ganchao" w:date="2022-01-13T18:14:00Z"/>
          <w:b/>
          <w:bCs/>
          <w:sz w:val="26"/>
          <w:szCs w:val="26"/>
        </w:rPr>
      </w:pPr>
    </w:p>
    <w:p w14:paraId="2C9B0048" w14:textId="26E935B2" w:rsidR="009B61C5" w:rsidRPr="009B61C5" w:rsidRDefault="009B61C5" w:rsidP="001F6135">
      <w:pPr>
        <w:spacing w:line="240" w:lineRule="auto"/>
        <w:jc w:val="left"/>
        <w:rPr>
          <w:color w:val="FF0000"/>
          <w:sz w:val="26"/>
          <w:szCs w:val="26"/>
          <w:rPrChange w:id="432" w:author="wei ganchao" w:date="2022-01-13T18:15:00Z">
            <w:rPr>
              <w:b/>
              <w:bCs/>
              <w:sz w:val="26"/>
              <w:szCs w:val="26"/>
            </w:rPr>
          </w:rPrChange>
        </w:rPr>
      </w:pPr>
      <w:ins w:id="433" w:author="wei ganchao" w:date="2022-01-13T18:14:00Z">
        <w:r w:rsidRPr="009B61C5">
          <w:rPr>
            <w:color w:val="FF0000"/>
            <w:sz w:val="26"/>
            <w:szCs w:val="26"/>
            <w:rPrChange w:id="434" w:author="wei ganchao" w:date="2022-01-13T18:15:00Z">
              <w:rPr>
                <w:sz w:val="26"/>
                <w:szCs w:val="26"/>
              </w:rPr>
            </w:rPrChange>
          </w:rPr>
          <w:t>[Some reference</w:t>
        </w:r>
      </w:ins>
      <w:ins w:id="435" w:author="wei ganchao" w:date="2022-01-13T18:15:00Z">
        <w:r w:rsidRPr="009B61C5">
          <w:rPr>
            <w:color w:val="FF0000"/>
            <w:sz w:val="26"/>
            <w:szCs w:val="26"/>
            <w:rPrChange w:id="436" w:author="wei ganchao" w:date="2022-01-13T18:15:00Z">
              <w:rPr>
                <w:sz w:val="26"/>
                <w:szCs w:val="26"/>
              </w:rPr>
            </w:rPrChange>
          </w:rPr>
          <w:t>s</w:t>
        </w:r>
      </w:ins>
      <w:ins w:id="437" w:author="wei ganchao" w:date="2022-01-13T18:14:00Z">
        <w:r w:rsidRPr="009B61C5">
          <w:rPr>
            <w:color w:val="FF0000"/>
            <w:sz w:val="26"/>
            <w:szCs w:val="26"/>
            <w:rPrChange w:id="438" w:author="wei ganchao" w:date="2022-01-13T18:15:00Z">
              <w:rPr>
                <w:sz w:val="26"/>
                <w:szCs w:val="26"/>
              </w:rPr>
            </w:rPrChange>
          </w:rPr>
          <w:t xml:space="preserve"> </w:t>
        </w:r>
      </w:ins>
      <w:ins w:id="439" w:author="wei ganchao" w:date="2022-01-13T18:15:00Z">
        <w:r w:rsidRPr="009B61C5">
          <w:rPr>
            <w:color w:val="FF0000"/>
            <w:sz w:val="26"/>
            <w:szCs w:val="26"/>
            <w:rPrChange w:id="440" w:author="wei ganchao" w:date="2022-01-13T18:15:00Z">
              <w:rPr>
                <w:sz w:val="26"/>
                <w:szCs w:val="26"/>
              </w:rPr>
            </w:rPrChange>
          </w:rPr>
          <w:t>are</w:t>
        </w:r>
      </w:ins>
      <w:ins w:id="441" w:author="wei ganchao" w:date="2022-01-13T18:14:00Z">
        <w:r w:rsidRPr="009B61C5">
          <w:rPr>
            <w:color w:val="FF0000"/>
            <w:sz w:val="26"/>
            <w:szCs w:val="26"/>
            <w:rPrChange w:id="442" w:author="wei ganchao" w:date="2022-01-13T18:15:00Z">
              <w:rPr>
                <w:sz w:val="26"/>
                <w:szCs w:val="26"/>
              </w:rPr>
            </w:rPrChange>
          </w:rPr>
          <w:t xml:space="preserve"> not corre</w:t>
        </w:r>
      </w:ins>
      <w:ins w:id="443" w:author="wei ganchao" w:date="2022-01-13T18:15:00Z">
        <w:r w:rsidRPr="009B61C5">
          <w:rPr>
            <w:color w:val="FF0000"/>
            <w:sz w:val="26"/>
            <w:szCs w:val="26"/>
            <w:rPrChange w:id="444" w:author="wei ganchao" w:date="2022-01-13T18:15:00Z">
              <w:rPr>
                <w:sz w:val="26"/>
                <w:szCs w:val="26"/>
              </w:rPr>
            </w:rPrChange>
          </w:rPr>
          <w:t xml:space="preserve">ct, but they are fixed in </w:t>
        </w:r>
        <w:r w:rsidRPr="009B61C5">
          <w:rPr>
            <w:color w:val="FF0000"/>
            <w:sz w:val="26"/>
            <w:szCs w:val="26"/>
          </w:rPr>
          <w:t>LaTeX</w:t>
        </w:r>
      </w:ins>
      <w:ins w:id="445" w:author="wei ganchao" w:date="2022-01-13T18:14:00Z">
        <w:r w:rsidRPr="009B61C5">
          <w:rPr>
            <w:color w:val="FF0000"/>
            <w:sz w:val="26"/>
            <w:szCs w:val="26"/>
            <w:rPrChange w:id="446" w:author="wei ganchao" w:date="2022-01-13T18:15:00Z">
              <w:rPr>
                <w:sz w:val="26"/>
                <w:szCs w:val="26"/>
              </w:rPr>
            </w:rPrChange>
          </w:rPr>
          <w:t>]</w:t>
        </w:r>
      </w:ins>
    </w:p>
    <w:p w14:paraId="1F6C02AC" w14:textId="063B8520" w:rsidR="00777CE8" w:rsidRDefault="006633E9" w:rsidP="001F6135">
      <w:pPr>
        <w:pStyle w:val="Heading1"/>
        <w:spacing w:line="240" w:lineRule="auto"/>
      </w:pPr>
      <w:r>
        <w:t>References</w:t>
      </w:r>
    </w:p>
    <w:p w14:paraId="65F39B3C" w14:textId="746A6BE8" w:rsidR="00C1620F" w:rsidRPr="00C1620F" w:rsidRDefault="00D27569" w:rsidP="00C1620F">
      <w:pPr>
        <w:widowControl w:val="0"/>
        <w:autoSpaceDE w:val="0"/>
        <w:autoSpaceDN w:val="0"/>
        <w:adjustRightInd w:val="0"/>
        <w:spacing w:line="240" w:lineRule="auto"/>
        <w:rPr>
          <w:rFonts w:ascii="Times New Roman" w:hAnsi="Times New Roman" w:cs="Times New Roman"/>
          <w:noProof/>
        </w:rPr>
      </w:pPr>
      <w:r>
        <w:fldChar w:fldCharType="begin" w:fldLock="1"/>
      </w:r>
      <w:r>
        <w:instrText xml:space="preserve">ADDIN Mendeley Bibliography CSL_BIBLIOGRAPHY </w:instrText>
      </w:r>
      <w:r>
        <w:fldChar w:fldCharType="separate"/>
      </w:r>
      <w:r w:rsidR="00C1620F" w:rsidRPr="00C1620F">
        <w:rPr>
          <w:rFonts w:ascii="Times New Roman" w:hAnsi="Times New Roman" w:cs="Times New Roman"/>
          <w:b/>
          <w:bCs/>
          <w:noProof/>
        </w:rPr>
        <w:t>Barbieri R</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Quirk MC</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Frank LM</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Wilson MA</w:t>
      </w:r>
      <w:r w:rsidR="00C1620F" w:rsidRPr="00C1620F">
        <w:rPr>
          <w:rFonts w:ascii="Times New Roman" w:hAnsi="Times New Roman" w:cs="Times New Roman"/>
          <w:noProof/>
        </w:rPr>
        <w:t xml:space="preserve">, </w:t>
      </w:r>
      <w:r w:rsidR="00C1620F" w:rsidRPr="00C1620F">
        <w:rPr>
          <w:rFonts w:ascii="Times New Roman" w:hAnsi="Times New Roman" w:cs="Times New Roman"/>
          <w:b/>
          <w:bCs/>
          <w:noProof/>
        </w:rPr>
        <w:t>Brown EN</w:t>
      </w:r>
      <w:r w:rsidR="00C1620F" w:rsidRPr="00C1620F">
        <w:rPr>
          <w:rFonts w:ascii="Times New Roman" w:hAnsi="Times New Roman" w:cs="Times New Roman"/>
          <w:noProof/>
        </w:rPr>
        <w:t xml:space="preserve">. Construction and analysis of non-Poisson stimulus-response models of neural spiking activity. </w:t>
      </w:r>
      <w:r w:rsidR="00C1620F" w:rsidRPr="00C1620F">
        <w:rPr>
          <w:rFonts w:ascii="Times New Roman" w:hAnsi="Times New Roman" w:cs="Times New Roman"/>
          <w:i/>
          <w:iCs/>
          <w:noProof/>
        </w:rPr>
        <w:t>J Neurosci Methods</w:t>
      </w:r>
      <w:r w:rsidR="00C1620F" w:rsidRPr="00C1620F">
        <w:rPr>
          <w:rFonts w:ascii="Times New Roman" w:hAnsi="Times New Roman" w:cs="Times New Roman"/>
          <w:noProof/>
        </w:rPr>
        <w:t xml:space="preserve"> 105: 25–37, 2001.</w:t>
      </w:r>
    </w:p>
    <w:p w14:paraId="4D973FF7"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Brown EN</w:t>
      </w:r>
      <w:r w:rsidRPr="00C1620F">
        <w:rPr>
          <w:rFonts w:ascii="Times New Roman" w:hAnsi="Times New Roman" w:cs="Times New Roman"/>
          <w:noProof/>
        </w:rPr>
        <w:t xml:space="preserve">, </w:t>
      </w:r>
      <w:r w:rsidRPr="00C1620F">
        <w:rPr>
          <w:rFonts w:ascii="Times New Roman" w:hAnsi="Times New Roman" w:cs="Times New Roman"/>
          <w:b/>
          <w:bCs/>
          <w:noProof/>
        </w:rPr>
        <w:t>Nguyen DP</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Wilson MA</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An analysis of neural receptive field plasticity by point process adaptive filtering. </w:t>
      </w:r>
      <w:r w:rsidRPr="00C1620F">
        <w:rPr>
          <w:rFonts w:ascii="Times New Roman" w:hAnsi="Times New Roman" w:cs="Times New Roman"/>
          <w:i/>
          <w:iCs/>
          <w:noProof/>
        </w:rPr>
        <w:t>Proc Natl Acad Sci</w:t>
      </w:r>
      <w:r w:rsidRPr="00C1620F">
        <w:rPr>
          <w:rFonts w:ascii="Times New Roman" w:hAnsi="Times New Roman" w:cs="Times New Roman"/>
          <w:noProof/>
        </w:rPr>
        <w:t xml:space="preserve"> 98: 12261–12266, 2001.</w:t>
      </w:r>
    </w:p>
    <w:p w14:paraId="3E7DB82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Chatla SB</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Efficient estimation of COM–Poisson regression and a generalized additive model. </w:t>
      </w:r>
      <w:r w:rsidRPr="00C1620F">
        <w:rPr>
          <w:rFonts w:ascii="Times New Roman" w:hAnsi="Times New Roman" w:cs="Times New Roman"/>
          <w:i/>
          <w:iCs/>
          <w:noProof/>
        </w:rPr>
        <w:t>Comput Stat Data Anal</w:t>
      </w:r>
      <w:r w:rsidRPr="00C1620F">
        <w:rPr>
          <w:rFonts w:ascii="Times New Roman" w:hAnsi="Times New Roman" w:cs="Times New Roman"/>
          <w:noProof/>
        </w:rPr>
        <w:t xml:space="preserve"> 121: 71–88, 2018.</w:t>
      </w:r>
    </w:p>
    <w:p w14:paraId="780F813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Chestek CA</w:t>
      </w:r>
      <w:r w:rsidRPr="00C1620F">
        <w:rPr>
          <w:rFonts w:ascii="Times New Roman" w:hAnsi="Times New Roman" w:cs="Times New Roman"/>
          <w:noProof/>
        </w:rPr>
        <w:t xml:space="preserve">, </w:t>
      </w:r>
      <w:r w:rsidRPr="00C1620F">
        <w:rPr>
          <w:rFonts w:ascii="Times New Roman" w:hAnsi="Times New Roman" w:cs="Times New Roman"/>
          <w:b/>
          <w:bCs/>
          <w:noProof/>
        </w:rPr>
        <w:t>Batista AP</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Afshar A</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Gilja V</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Single-neuron stability during repeated reaching in macaque premotor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27: 10742–10750, 2007.</w:t>
      </w:r>
    </w:p>
    <w:p w14:paraId="05DC35C2"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AK</w:t>
      </w:r>
      <w:r w:rsidRPr="00C1620F">
        <w:rPr>
          <w:rFonts w:ascii="Times New Roman" w:hAnsi="Times New Roman" w:cs="Times New Roman"/>
          <w:noProof/>
        </w:rPr>
        <w:t xml:space="preserve">, </w:t>
      </w:r>
      <w:r w:rsidRPr="00C1620F">
        <w:rPr>
          <w:rFonts w:ascii="Times New Roman" w:hAnsi="Times New Roman" w:cs="Times New Roman"/>
          <w:b/>
          <w:bCs/>
          <w:noProof/>
        </w:rPr>
        <w:t>Kiani R</w:t>
      </w:r>
      <w:r w:rsidRPr="00C1620F">
        <w:rPr>
          <w:rFonts w:ascii="Times New Roman" w:hAnsi="Times New Roman" w:cs="Times New Roman"/>
          <w:noProof/>
        </w:rPr>
        <w:t xml:space="preserve">, </w:t>
      </w:r>
      <w:r w:rsidRPr="00C1620F">
        <w:rPr>
          <w:rFonts w:ascii="Times New Roman" w:hAnsi="Times New Roman" w:cs="Times New Roman"/>
          <w:b/>
          <w:bCs/>
          <w:noProof/>
        </w:rPr>
        <w:t>Chaudhuri R</w:t>
      </w:r>
      <w:r w:rsidRPr="00C1620F">
        <w:rPr>
          <w:rFonts w:ascii="Times New Roman" w:hAnsi="Times New Roman" w:cs="Times New Roman"/>
          <w:noProof/>
        </w:rPr>
        <w:t xml:space="preserve">, </w:t>
      </w:r>
      <w:r w:rsidRPr="00C1620F">
        <w:rPr>
          <w:rFonts w:ascii="Times New Roman" w:hAnsi="Times New Roman" w:cs="Times New Roman"/>
          <w:b/>
          <w:bCs/>
          <w:noProof/>
        </w:rPr>
        <w:t>Wang XJ</w:t>
      </w:r>
      <w:r w:rsidRPr="00C1620F">
        <w:rPr>
          <w:rFonts w:ascii="Times New Roman" w:hAnsi="Times New Roman" w:cs="Times New Roman"/>
          <w:noProof/>
        </w:rPr>
        <w:t xml:space="preserve">, </w:t>
      </w:r>
      <w:r w:rsidRPr="00C1620F">
        <w:rPr>
          <w:rFonts w:ascii="Times New Roman" w:hAnsi="Times New Roman" w:cs="Times New Roman"/>
          <w:b/>
          <w:bCs/>
          <w:noProof/>
        </w:rPr>
        <w:t>Pouget A</w:t>
      </w:r>
      <w:r w:rsidRPr="00C1620F">
        <w:rPr>
          <w:rFonts w:ascii="Times New Roman" w:hAnsi="Times New Roman" w:cs="Times New Roman"/>
          <w:noProof/>
        </w:rPr>
        <w:t xml:space="preserve">, </w:t>
      </w:r>
      <w:r w:rsidRPr="00C1620F">
        <w:rPr>
          <w:rFonts w:ascii="Times New Roman" w:hAnsi="Times New Roman" w:cs="Times New Roman"/>
          <w:b/>
          <w:bCs/>
          <w:noProof/>
        </w:rPr>
        <w:t>Shadlen MN</w:t>
      </w:r>
      <w:r w:rsidRPr="00C1620F">
        <w:rPr>
          <w:rFonts w:ascii="Times New Roman" w:hAnsi="Times New Roman" w:cs="Times New Roman"/>
          <w:noProof/>
        </w:rPr>
        <w:t xml:space="preserve">. Variance as a Signature of Neural Computations during Decision Making. </w:t>
      </w:r>
      <w:r w:rsidRPr="00C1620F">
        <w:rPr>
          <w:rFonts w:ascii="Times New Roman" w:hAnsi="Times New Roman" w:cs="Times New Roman"/>
          <w:i/>
          <w:iCs/>
          <w:noProof/>
        </w:rPr>
        <w:t>Neuron</w:t>
      </w:r>
      <w:r w:rsidRPr="00C1620F">
        <w:rPr>
          <w:rFonts w:ascii="Times New Roman" w:hAnsi="Times New Roman" w:cs="Times New Roman"/>
          <w:noProof/>
        </w:rPr>
        <w:t xml:space="preserve"> 69: 818–831, 2011.</w:t>
      </w:r>
    </w:p>
    <w:p w14:paraId="6C06F7D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Churchland MM</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Sugrue LP</w:t>
      </w:r>
      <w:r w:rsidRPr="00C1620F">
        <w:rPr>
          <w:rFonts w:ascii="Times New Roman" w:hAnsi="Times New Roman" w:cs="Times New Roman"/>
          <w:noProof/>
        </w:rPr>
        <w:t xml:space="preserve">, </w:t>
      </w:r>
      <w:r w:rsidRPr="00C1620F">
        <w:rPr>
          <w:rFonts w:ascii="Times New Roman" w:hAnsi="Times New Roman" w:cs="Times New Roman"/>
          <w:b/>
          <w:bCs/>
          <w:noProof/>
        </w:rPr>
        <w:t>Cohen MR</w:t>
      </w:r>
      <w:r w:rsidRPr="00C1620F">
        <w:rPr>
          <w:rFonts w:ascii="Times New Roman" w:hAnsi="Times New Roman" w:cs="Times New Roman"/>
          <w:noProof/>
        </w:rPr>
        <w:t xml:space="preserve">, </w:t>
      </w:r>
      <w:r w:rsidRPr="00C1620F">
        <w:rPr>
          <w:rFonts w:ascii="Times New Roman" w:hAnsi="Times New Roman" w:cs="Times New Roman"/>
          <w:b/>
          <w:bCs/>
          <w:noProof/>
        </w:rPr>
        <w:t>Corrado GS</w:t>
      </w:r>
      <w:r w:rsidRPr="00C1620F">
        <w:rPr>
          <w:rFonts w:ascii="Times New Roman" w:hAnsi="Times New Roman" w:cs="Times New Roman"/>
          <w:noProof/>
        </w:rPr>
        <w:t xml:space="preserve">, </w:t>
      </w:r>
      <w:r w:rsidRPr="00C1620F">
        <w:rPr>
          <w:rFonts w:ascii="Times New Roman" w:hAnsi="Times New Roman" w:cs="Times New Roman"/>
          <w:b/>
          <w:bCs/>
          <w:noProof/>
        </w:rPr>
        <w:t>Newsome WT</w:t>
      </w:r>
      <w:r w:rsidRPr="00C1620F">
        <w:rPr>
          <w:rFonts w:ascii="Times New Roman" w:hAnsi="Times New Roman" w:cs="Times New Roman"/>
          <w:noProof/>
        </w:rPr>
        <w:t xml:space="preserve">, </w:t>
      </w:r>
      <w:r w:rsidRPr="00C1620F">
        <w:rPr>
          <w:rFonts w:ascii="Times New Roman" w:hAnsi="Times New Roman" w:cs="Times New Roman"/>
          <w:b/>
          <w:bCs/>
          <w:noProof/>
        </w:rPr>
        <w:t>Clark AM</w:t>
      </w:r>
      <w:r w:rsidRPr="00C1620F">
        <w:rPr>
          <w:rFonts w:ascii="Times New Roman" w:hAnsi="Times New Roman" w:cs="Times New Roman"/>
          <w:noProof/>
        </w:rPr>
        <w:t xml:space="preserve">, </w:t>
      </w:r>
      <w:r w:rsidRPr="00C1620F">
        <w:rPr>
          <w:rFonts w:ascii="Times New Roman" w:hAnsi="Times New Roman" w:cs="Times New Roman"/>
          <w:b/>
          <w:bCs/>
          <w:noProof/>
        </w:rPr>
        <w:t>Hosseini P</w:t>
      </w:r>
      <w:r w:rsidRPr="00C1620F">
        <w:rPr>
          <w:rFonts w:ascii="Times New Roman" w:hAnsi="Times New Roman" w:cs="Times New Roman"/>
          <w:noProof/>
        </w:rPr>
        <w:t xml:space="preserve">, </w:t>
      </w:r>
      <w:r w:rsidRPr="00C1620F">
        <w:rPr>
          <w:rFonts w:ascii="Times New Roman" w:hAnsi="Times New Roman" w:cs="Times New Roman"/>
          <w:b/>
          <w:bCs/>
          <w:noProof/>
        </w:rPr>
        <w:t>Scott BB</w:t>
      </w:r>
      <w:r w:rsidRPr="00C1620F">
        <w:rPr>
          <w:rFonts w:ascii="Times New Roman" w:hAnsi="Times New Roman" w:cs="Times New Roman"/>
          <w:noProof/>
        </w:rPr>
        <w:t xml:space="preserve">, </w:t>
      </w:r>
      <w:r w:rsidRPr="00C1620F">
        <w:rPr>
          <w:rFonts w:ascii="Times New Roman" w:hAnsi="Times New Roman" w:cs="Times New Roman"/>
          <w:b/>
          <w:bCs/>
          <w:noProof/>
        </w:rPr>
        <w:t>Bradley DC</w:t>
      </w:r>
      <w:r w:rsidRPr="00C1620F">
        <w:rPr>
          <w:rFonts w:ascii="Times New Roman" w:hAnsi="Times New Roman" w:cs="Times New Roman"/>
          <w:noProof/>
        </w:rPr>
        <w:t xml:space="preserve">, </w:t>
      </w:r>
      <w:r w:rsidRPr="00C1620F">
        <w:rPr>
          <w:rFonts w:ascii="Times New Roman" w:hAnsi="Times New Roman" w:cs="Times New Roman"/>
          <w:b/>
          <w:bCs/>
          <w:noProof/>
        </w:rPr>
        <w:t>Smith M 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Movshon JA</w:t>
      </w:r>
      <w:r w:rsidRPr="00C1620F">
        <w:rPr>
          <w:rFonts w:ascii="Times New Roman" w:hAnsi="Times New Roman" w:cs="Times New Roman"/>
          <w:noProof/>
        </w:rPr>
        <w:t xml:space="preserve">, </w:t>
      </w:r>
      <w:r w:rsidRPr="00C1620F">
        <w:rPr>
          <w:rFonts w:ascii="Times New Roman" w:hAnsi="Times New Roman" w:cs="Times New Roman"/>
          <w:b/>
          <w:bCs/>
          <w:noProof/>
        </w:rPr>
        <w:t>Armstrong KM</w:t>
      </w:r>
      <w:r w:rsidRPr="00C1620F">
        <w:rPr>
          <w:rFonts w:ascii="Times New Roman" w:hAnsi="Times New Roman" w:cs="Times New Roman"/>
          <w:noProof/>
        </w:rPr>
        <w:t xml:space="preserve">, </w:t>
      </w:r>
      <w:r w:rsidRPr="00C1620F">
        <w:rPr>
          <w:rFonts w:ascii="Times New Roman" w:hAnsi="Times New Roman" w:cs="Times New Roman"/>
          <w:b/>
          <w:bCs/>
          <w:noProof/>
        </w:rPr>
        <w:t>Moore T</w:t>
      </w:r>
      <w:r w:rsidRPr="00C1620F">
        <w:rPr>
          <w:rFonts w:ascii="Times New Roman" w:hAnsi="Times New Roman" w:cs="Times New Roman"/>
          <w:noProof/>
        </w:rPr>
        <w:t xml:space="preserve">, </w:t>
      </w:r>
      <w:r w:rsidRPr="00C1620F">
        <w:rPr>
          <w:rFonts w:ascii="Times New Roman" w:hAnsi="Times New Roman" w:cs="Times New Roman"/>
          <w:b/>
          <w:bCs/>
          <w:noProof/>
        </w:rPr>
        <w:t>Chang SW</w:t>
      </w:r>
      <w:r w:rsidRPr="00C1620F">
        <w:rPr>
          <w:rFonts w:ascii="Times New Roman" w:hAnsi="Times New Roman" w:cs="Times New Roman"/>
          <w:noProof/>
        </w:rPr>
        <w:t xml:space="preserve">, </w:t>
      </w:r>
      <w:r w:rsidRPr="00C1620F">
        <w:rPr>
          <w:rFonts w:ascii="Times New Roman" w:hAnsi="Times New Roman" w:cs="Times New Roman"/>
          <w:b/>
          <w:bCs/>
          <w:noProof/>
        </w:rPr>
        <w:t>Snyder LH</w:t>
      </w:r>
      <w:r w:rsidRPr="00C1620F">
        <w:rPr>
          <w:rFonts w:ascii="Times New Roman" w:hAnsi="Times New Roman" w:cs="Times New Roman"/>
          <w:noProof/>
        </w:rPr>
        <w:t xml:space="preserve">, </w:t>
      </w:r>
      <w:r w:rsidRPr="00C1620F">
        <w:rPr>
          <w:rFonts w:ascii="Times New Roman" w:hAnsi="Times New Roman" w:cs="Times New Roman"/>
          <w:b/>
          <w:bCs/>
          <w:noProof/>
        </w:rPr>
        <w:t>Lisberger SG</w:t>
      </w:r>
      <w:r w:rsidRPr="00C1620F">
        <w:rPr>
          <w:rFonts w:ascii="Times New Roman" w:hAnsi="Times New Roman" w:cs="Times New Roman"/>
          <w:noProof/>
        </w:rPr>
        <w:t xml:space="preserve">, </w:t>
      </w:r>
      <w:r w:rsidRPr="00C1620F">
        <w:rPr>
          <w:rFonts w:ascii="Times New Roman" w:hAnsi="Times New Roman" w:cs="Times New Roman"/>
          <w:b/>
          <w:bCs/>
          <w:noProof/>
        </w:rPr>
        <w:t>Priebe NJ</w:t>
      </w:r>
      <w:r w:rsidRPr="00C1620F">
        <w:rPr>
          <w:rFonts w:ascii="Times New Roman" w:hAnsi="Times New Roman" w:cs="Times New Roman"/>
          <w:noProof/>
        </w:rPr>
        <w:t xml:space="preserve">, </w:t>
      </w:r>
      <w:r w:rsidRPr="00C1620F">
        <w:rPr>
          <w:rFonts w:ascii="Times New Roman" w:hAnsi="Times New Roman" w:cs="Times New Roman"/>
          <w:b/>
          <w:bCs/>
          <w:noProof/>
        </w:rPr>
        <w:t>Finn IM</w:t>
      </w:r>
      <w:r w:rsidRPr="00C1620F">
        <w:rPr>
          <w:rFonts w:ascii="Times New Roman" w:hAnsi="Times New Roman" w:cs="Times New Roman"/>
          <w:noProof/>
        </w:rPr>
        <w:t xml:space="preserve">, </w:t>
      </w:r>
      <w:r w:rsidRPr="00C1620F">
        <w:rPr>
          <w:rFonts w:ascii="Times New Roman" w:hAnsi="Times New Roman" w:cs="Times New Roman"/>
          <w:b/>
          <w:bCs/>
          <w:noProof/>
        </w:rPr>
        <w:t>Ferster D</w:t>
      </w:r>
      <w:r w:rsidRPr="00C1620F">
        <w:rPr>
          <w:rFonts w:ascii="Times New Roman" w:hAnsi="Times New Roman" w:cs="Times New Roman"/>
          <w:noProof/>
        </w:rPr>
        <w:t xml:space="preserve">, </w:t>
      </w:r>
      <w:r w:rsidRPr="00C1620F">
        <w:rPr>
          <w:rFonts w:ascii="Times New Roman" w:hAnsi="Times New Roman" w:cs="Times New Roman"/>
          <w:b/>
          <w:bCs/>
          <w:noProof/>
        </w:rPr>
        <w:t>Ryu SI</w:t>
      </w:r>
      <w:r w:rsidRPr="00C1620F">
        <w:rPr>
          <w:rFonts w:ascii="Times New Roman" w:hAnsi="Times New Roman" w:cs="Times New Roman"/>
          <w:noProof/>
        </w:rPr>
        <w:t xml:space="preserve">, </w:t>
      </w:r>
      <w:r w:rsidRPr="00C1620F">
        <w:rPr>
          <w:rFonts w:ascii="Times New Roman" w:hAnsi="Times New Roman" w:cs="Times New Roman"/>
          <w:b/>
          <w:bCs/>
          <w:noProof/>
        </w:rPr>
        <w:t>Santhanam G</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Stimulus onset quenches neural variability: A widespread cortical phenomenon. </w:t>
      </w:r>
      <w:r w:rsidRPr="00C1620F">
        <w:rPr>
          <w:rFonts w:ascii="Times New Roman" w:hAnsi="Times New Roman" w:cs="Times New Roman"/>
          <w:i/>
          <w:iCs/>
          <w:noProof/>
        </w:rPr>
        <w:t>Nat Neurosci</w:t>
      </w:r>
      <w:r w:rsidRPr="00C1620F">
        <w:rPr>
          <w:rFonts w:ascii="Times New Roman" w:hAnsi="Times New Roman" w:cs="Times New Roman"/>
          <w:noProof/>
        </w:rPr>
        <w:t xml:space="preserve"> 13: 369–378, 2010.</w:t>
      </w:r>
    </w:p>
    <w:p w14:paraId="625DEA6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DeWeese M</w:t>
      </w:r>
      <w:r w:rsidRPr="00C1620F">
        <w:rPr>
          <w:rFonts w:ascii="Times New Roman" w:hAnsi="Times New Roman" w:cs="Times New Roman"/>
          <w:noProof/>
        </w:rPr>
        <w:t xml:space="preserve">, </w:t>
      </w:r>
      <w:r w:rsidRPr="00C1620F">
        <w:rPr>
          <w:rFonts w:ascii="Times New Roman" w:hAnsi="Times New Roman" w:cs="Times New Roman"/>
          <w:b/>
          <w:bCs/>
          <w:noProof/>
        </w:rPr>
        <w:t>Zador A</w:t>
      </w:r>
      <w:r w:rsidRPr="00C1620F">
        <w:rPr>
          <w:rFonts w:ascii="Times New Roman" w:hAnsi="Times New Roman" w:cs="Times New Roman"/>
          <w:noProof/>
        </w:rPr>
        <w:t xml:space="preserve">. Asymmetric Dynamics in Optimal Variance Adaptation. </w:t>
      </w:r>
      <w:r w:rsidRPr="00C1620F">
        <w:rPr>
          <w:rFonts w:ascii="Times New Roman" w:hAnsi="Times New Roman" w:cs="Times New Roman"/>
          <w:i/>
          <w:iCs/>
          <w:noProof/>
        </w:rPr>
        <w:t>Neural Comput</w:t>
      </w:r>
      <w:r w:rsidRPr="00C1620F">
        <w:rPr>
          <w:rFonts w:ascii="Times New Roman" w:hAnsi="Times New Roman" w:cs="Times New Roman"/>
          <w:noProof/>
        </w:rPr>
        <w:t xml:space="preserve"> 10: 1179–1202, 1998.</w:t>
      </w:r>
    </w:p>
    <w:p w14:paraId="47F7988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Dickey AS</w:t>
      </w:r>
      <w:r w:rsidRPr="00C1620F">
        <w:rPr>
          <w:rFonts w:ascii="Times New Roman" w:hAnsi="Times New Roman" w:cs="Times New Roman"/>
          <w:noProof/>
        </w:rPr>
        <w:t xml:space="preserve">, </w:t>
      </w:r>
      <w:r w:rsidRPr="00C1620F">
        <w:rPr>
          <w:rFonts w:ascii="Times New Roman" w:hAnsi="Times New Roman" w:cs="Times New Roman"/>
          <w:b/>
          <w:bCs/>
          <w:noProof/>
        </w:rPr>
        <w:t>Suminski A</w:t>
      </w:r>
      <w:r w:rsidRPr="00C1620F">
        <w:rPr>
          <w:rFonts w:ascii="Times New Roman" w:hAnsi="Times New Roman" w:cs="Times New Roman"/>
          <w:noProof/>
        </w:rPr>
        <w:t xml:space="preserve">, </w:t>
      </w:r>
      <w:r w:rsidRPr="00C1620F">
        <w:rPr>
          <w:rFonts w:ascii="Times New Roman" w:hAnsi="Times New Roman" w:cs="Times New Roman"/>
          <w:b/>
          <w:bCs/>
          <w:noProof/>
        </w:rPr>
        <w:t>Amit Y</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Single-unit stability using chronically implanted multielectrode arrays.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102: 1331–1339, 2009.</w:t>
      </w:r>
    </w:p>
    <w:p w14:paraId="00A3B56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Eden UT</w:t>
      </w:r>
      <w:r w:rsidRPr="00C1620F">
        <w:rPr>
          <w:rFonts w:ascii="Times New Roman" w:hAnsi="Times New Roman" w:cs="Times New Roman"/>
          <w:noProof/>
        </w:rPr>
        <w:t xml:space="preserve">, </w:t>
      </w:r>
      <w:r w:rsidRPr="00C1620F">
        <w:rPr>
          <w:rFonts w:ascii="Times New Roman" w:hAnsi="Times New Roman" w:cs="Times New Roman"/>
          <w:b/>
          <w:bCs/>
          <w:noProof/>
        </w:rPr>
        <w:t>Frank LM</w:t>
      </w:r>
      <w:r w:rsidRPr="00C1620F">
        <w:rPr>
          <w:rFonts w:ascii="Times New Roman" w:hAnsi="Times New Roman" w:cs="Times New Roman"/>
          <w:noProof/>
        </w:rPr>
        <w:t xml:space="preserve">, </w:t>
      </w:r>
      <w:r w:rsidRPr="00C1620F">
        <w:rPr>
          <w:rFonts w:ascii="Times New Roman" w:hAnsi="Times New Roman" w:cs="Times New Roman"/>
          <w:b/>
          <w:bCs/>
          <w:noProof/>
        </w:rPr>
        <w:t>Barbieri R</w:t>
      </w:r>
      <w:r w:rsidRPr="00C1620F">
        <w:rPr>
          <w:rFonts w:ascii="Times New Roman" w:hAnsi="Times New Roman" w:cs="Times New Roman"/>
          <w:noProof/>
        </w:rPr>
        <w:t xml:space="preserve">, </w:t>
      </w:r>
      <w:r w:rsidRPr="00C1620F">
        <w:rPr>
          <w:rFonts w:ascii="Times New Roman" w:hAnsi="Times New Roman" w:cs="Times New Roman"/>
          <w:b/>
          <w:bCs/>
          <w:noProof/>
        </w:rPr>
        <w:t>Solo V</w:t>
      </w:r>
      <w:r w:rsidRPr="00C1620F">
        <w:rPr>
          <w:rFonts w:ascii="Times New Roman" w:hAnsi="Times New Roman" w:cs="Times New Roman"/>
          <w:noProof/>
        </w:rPr>
        <w:t xml:space="preserve">, </w:t>
      </w:r>
      <w:r w:rsidRPr="00C1620F">
        <w:rPr>
          <w:rFonts w:ascii="Times New Roman" w:hAnsi="Times New Roman" w:cs="Times New Roman"/>
          <w:b/>
          <w:bCs/>
          <w:noProof/>
        </w:rPr>
        <w:t>Brown EN</w:t>
      </w:r>
      <w:r w:rsidRPr="00C1620F">
        <w:rPr>
          <w:rFonts w:ascii="Times New Roman" w:hAnsi="Times New Roman" w:cs="Times New Roman"/>
          <w:noProof/>
        </w:rPr>
        <w:t xml:space="preserve">. Dynamic Analysis of Neural Encoding by Point Process Adaptive Filtering. </w:t>
      </w:r>
      <w:r w:rsidRPr="00C1620F">
        <w:rPr>
          <w:rFonts w:ascii="Times New Roman" w:hAnsi="Times New Roman" w:cs="Times New Roman"/>
          <w:i/>
          <w:iCs/>
          <w:noProof/>
        </w:rPr>
        <w:t>Neural Comput</w:t>
      </w:r>
      <w:r w:rsidRPr="00C1620F">
        <w:rPr>
          <w:rFonts w:ascii="Times New Roman" w:hAnsi="Times New Roman" w:cs="Times New Roman"/>
          <w:noProof/>
        </w:rPr>
        <w:t xml:space="preserve"> 16: 971–998, 2004.</w:t>
      </w:r>
    </w:p>
    <w:p w14:paraId="2373375E"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Fenton AA</w:t>
      </w:r>
      <w:r w:rsidRPr="00C1620F">
        <w:rPr>
          <w:rFonts w:ascii="Times New Roman" w:hAnsi="Times New Roman" w:cs="Times New Roman"/>
          <w:noProof/>
        </w:rPr>
        <w:t xml:space="preserve">, </w:t>
      </w:r>
      <w:r w:rsidRPr="00C1620F">
        <w:rPr>
          <w:rFonts w:ascii="Times New Roman" w:hAnsi="Times New Roman" w:cs="Times New Roman"/>
          <w:b/>
          <w:bCs/>
          <w:noProof/>
        </w:rPr>
        <w:t>Muller RU</w:t>
      </w:r>
      <w:r w:rsidRPr="00C1620F">
        <w:rPr>
          <w:rFonts w:ascii="Times New Roman" w:hAnsi="Times New Roman" w:cs="Times New Roman"/>
          <w:noProof/>
        </w:rPr>
        <w:t xml:space="preserve">. Place cell discharge is extremely variable during individual passes of the rat through the firing field. </w:t>
      </w:r>
      <w:r w:rsidRPr="00C1620F">
        <w:rPr>
          <w:rFonts w:ascii="Times New Roman" w:hAnsi="Times New Roman" w:cs="Times New Roman"/>
          <w:i/>
          <w:iCs/>
          <w:noProof/>
        </w:rPr>
        <w:t>Proc Natl Acad Sci U S A</w:t>
      </w:r>
      <w:r w:rsidRPr="00C1620F">
        <w:rPr>
          <w:rFonts w:ascii="Times New Roman" w:hAnsi="Times New Roman" w:cs="Times New Roman"/>
          <w:noProof/>
        </w:rPr>
        <w:t xml:space="preserve"> 95: 3182–3187, 1998.</w:t>
      </w:r>
    </w:p>
    <w:p w14:paraId="161FC9CC"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Gaunt RE</w:t>
      </w:r>
      <w:r w:rsidRPr="00C1620F">
        <w:rPr>
          <w:rFonts w:ascii="Times New Roman" w:hAnsi="Times New Roman" w:cs="Times New Roman"/>
          <w:noProof/>
        </w:rPr>
        <w:t xml:space="preserve">, </w:t>
      </w:r>
      <w:r w:rsidRPr="00C1620F">
        <w:rPr>
          <w:rFonts w:ascii="Times New Roman" w:hAnsi="Times New Roman" w:cs="Times New Roman"/>
          <w:b/>
          <w:bCs/>
          <w:noProof/>
        </w:rPr>
        <w:t>Iyengar S</w:t>
      </w:r>
      <w:r w:rsidRPr="00C1620F">
        <w:rPr>
          <w:rFonts w:ascii="Times New Roman" w:hAnsi="Times New Roman" w:cs="Times New Roman"/>
          <w:noProof/>
        </w:rPr>
        <w:t xml:space="preserve">, </w:t>
      </w:r>
      <w:r w:rsidRPr="00C1620F">
        <w:rPr>
          <w:rFonts w:ascii="Times New Roman" w:hAnsi="Times New Roman" w:cs="Times New Roman"/>
          <w:b/>
          <w:bCs/>
          <w:noProof/>
        </w:rPr>
        <w:t>Olde Daalhuis AB</w:t>
      </w:r>
      <w:r w:rsidRPr="00C1620F">
        <w:rPr>
          <w:rFonts w:ascii="Times New Roman" w:hAnsi="Times New Roman" w:cs="Times New Roman"/>
          <w:noProof/>
        </w:rPr>
        <w:t xml:space="preserve">, </w:t>
      </w:r>
      <w:r w:rsidRPr="00C1620F">
        <w:rPr>
          <w:rFonts w:ascii="Times New Roman" w:hAnsi="Times New Roman" w:cs="Times New Roman"/>
          <w:b/>
          <w:bCs/>
          <w:noProof/>
        </w:rPr>
        <w:t>Simsek B</w:t>
      </w:r>
      <w:r w:rsidRPr="00C1620F">
        <w:rPr>
          <w:rFonts w:ascii="Times New Roman" w:hAnsi="Times New Roman" w:cs="Times New Roman"/>
          <w:noProof/>
        </w:rPr>
        <w:t xml:space="preserve">, </w:t>
      </w:r>
      <w:r w:rsidRPr="00C1620F">
        <w:rPr>
          <w:rFonts w:ascii="Times New Roman" w:hAnsi="Times New Roman" w:cs="Times New Roman"/>
          <w:b/>
          <w:bCs/>
          <w:noProof/>
        </w:rPr>
        <w:t>Robert Gaunt BE</w:t>
      </w:r>
      <w:r w:rsidRPr="00C1620F">
        <w:rPr>
          <w:rFonts w:ascii="Times New Roman" w:hAnsi="Times New Roman" w:cs="Times New Roman"/>
          <w:noProof/>
        </w:rPr>
        <w:t xml:space="preserve">. An asymptotic expansion for the normalizing constant of the Conway-Maxwell-Poisson distribution. </w:t>
      </w:r>
      <w:r w:rsidRPr="00C1620F">
        <w:rPr>
          <w:rFonts w:ascii="Times New Roman" w:hAnsi="Times New Roman" w:cs="Times New Roman"/>
          <w:i/>
          <w:iCs/>
          <w:noProof/>
        </w:rPr>
        <w:t>Ann Inst Stat Math</w:t>
      </w:r>
      <w:r w:rsidRPr="00C1620F">
        <w:rPr>
          <w:rFonts w:ascii="Times New Roman" w:hAnsi="Times New Roman" w:cs="Times New Roman"/>
          <w:noProof/>
        </w:rPr>
        <w:t xml:space="preserve"> 71: 163–180, 2019.</w:t>
      </w:r>
    </w:p>
    <w:p w14:paraId="5C8D6260"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Ghanbari A</w:t>
      </w:r>
      <w:r w:rsidRPr="00C1620F">
        <w:rPr>
          <w:rFonts w:ascii="Times New Roman" w:hAnsi="Times New Roman" w:cs="Times New Roman"/>
          <w:noProof/>
        </w:rPr>
        <w:t xml:space="preserve">, </w:t>
      </w:r>
      <w:r w:rsidRPr="00C1620F">
        <w:rPr>
          <w:rFonts w:ascii="Times New Roman" w:hAnsi="Times New Roman" w:cs="Times New Roman"/>
          <w:b/>
          <w:bCs/>
          <w:noProof/>
        </w:rPr>
        <w:t>Lee CM</w:t>
      </w:r>
      <w:r w:rsidRPr="00C1620F">
        <w:rPr>
          <w:rFonts w:ascii="Times New Roman" w:hAnsi="Times New Roman" w:cs="Times New Roman"/>
          <w:noProof/>
        </w:rPr>
        <w:t xml:space="preserve">, </w:t>
      </w:r>
      <w:r w:rsidRPr="00C1620F">
        <w:rPr>
          <w:rFonts w:ascii="Times New Roman" w:hAnsi="Times New Roman" w:cs="Times New Roman"/>
          <w:b/>
          <w:bCs/>
          <w:noProof/>
        </w:rPr>
        <w:t>Read HL</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Modeling stimulus-dependent variability improves decoding of population neural responses. </w:t>
      </w:r>
      <w:r w:rsidRPr="00C1620F">
        <w:rPr>
          <w:rFonts w:ascii="Times New Roman" w:hAnsi="Times New Roman" w:cs="Times New Roman"/>
          <w:i/>
          <w:iCs/>
          <w:noProof/>
        </w:rPr>
        <w:t>J Neural Eng</w:t>
      </w:r>
      <w:r w:rsidRPr="00C1620F">
        <w:rPr>
          <w:rFonts w:ascii="Times New Roman" w:hAnsi="Times New Roman" w:cs="Times New Roman"/>
          <w:noProof/>
        </w:rPr>
        <w:t xml:space="preserve"> 16, 2019.</w:t>
      </w:r>
    </w:p>
    <w:p w14:paraId="3703D51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Gupta RC</w:t>
      </w:r>
      <w:r w:rsidRPr="00C1620F">
        <w:rPr>
          <w:rFonts w:ascii="Times New Roman" w:hAnsi="Times New Roman" w:cs="Times New Roman"/>
          <w:noProof/>
        </w:rPr>
        <w:t xml:space="preserve">, </w:t>
      </w:r>
      <w:r w:rsidRPr="00C1620F">
        <w:rPr>
          <w:rFonts w:ascii="Times New Roman" w:hAnsi="Times New Roman" w:cs="Times New Roman"/>
          <w:b/>
          <w:bCs/>
          <w:noProof/>
        </w:rPr>
        <w:t>Sim SZ</w:t>
      </w:r>
      <w:r w:rsidRPr="00C1620F">
        <w:rPr>
          <w:rFonts w:ascii="Times New Roman" w:hAnsi="Times New Roman" w:cs="Times New Roman"/>
          <w:noProof/>
        </w:rPr>
        <w:t xml:space="preserve">, </w:t>
      </w:r>
      <w:r w:rsidRPr="00C1620F">
        <w:rPr>
          <w:rFonts w:ascii="Times New Roman" w:hAnsi="Times New Roman" w:cs="Times New Roman"/>
          <w:b/>
          <w:bCs/>
          <w:noProof/>
        </w:rPr>
        <w:t>Ong SH</w:t>
      </w:r>
      <w:r w:rsidRPr="00C1620F">
        <w:rPr>
          <w:rFonts w:ascii="Times New Roman" w:hAnsi="Times New Roman" w:cs="Times New Roman"/>
          <w:noProof/>
        </w:rPr>
        <w:t xml:space="preserve">. Analysis of discrete data by Conway–Maxwell Poisson distribution. </w:t>
      </w:r>
      <w:r w:rsidRPr="00C1620F">
        <w:rPr>
          <w:rFonts w:ascii="Times New Roman" w:hAnsi="Times New Roman" w:cs="Times New Roman"/>
          <w:i/>
          <w:iCs/>
          <w:noProof/>
        </w:rPr>
        <w:t>AStA Adv Stat Anal</w:t>
      </w:r>
      <w:r w:rsidRPr="00C1620F">
        <w:rPr>
          <w:rFonts w:ascii="Times New Roman" w:hAnsi="Times New Roman" w:cs="Times New Roman"/>
          <w:noProof/>
        </w:rPr>
        <w:t xml:space="preserve"> 98: 327–343, 2014.</w:t>
      </w:r>
    </w:p>
    <w:p w14:paraId="29132EE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lastRenderedPageBreak/>
        <w:t>Kelly RC</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Kass RE</w:t>
      </w:r>
      <w:r w:rsidRPr="00C1620F">
        <w:rPr>
          <w:rFonts w:ascii="Times New Roman" w:hAnsi="Times New Roman" w:cs="Times New Roman"/>
          <w:noProof/>
        </w:rPr>
        <w:t xml:space="preserve">, </w:t>
      </w:r>
      <w:r w:rsidRPr="00C1620F">
        <w:rPr>
          <w:rFonts w:ascii="Times New Roman" w:hAnsi="Times New Roman" w:cs="Times New Roman"/>
          <w:b/>
          <w:bCs/>
          <w:noProof/>
        </w:rPr>
        <w:t>Lee TS</w:t>
      </w:r>
      <w:r w:rsidRPr="00C1620F">
        <w:rPr>
          <w:rFonts w:ascii="Times New Roman" w:hAnsi="Times New Roman" w:cs="Times New Roman"/>
          <w:noProof/>
        </w:rPr>
        <w:t xml:space="preserve">. Local field potentials indicate network state and account for neuronal response variability.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 567–579, 2010.</w:t>
      </w:r>
    </w:p>
    <w:p w14:paraId="5FFAE8F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Kohn A</w:t>
      </w:r>
      <w:r w:rsidRPr="00C1620F">
        <w:rPr>
          <w:rFonts w:ascii="Times New Roman" w:hAnsi="Times New Roman" w:cs="Times New Roman"/>
          <w:noProof/>
        </w:rPr>
        <w:t xml:space="preserve">, </w:t>
      </w:r>
      <w:r w:rsidRPr="00C1620F">
        <w:rPr>
          <w:rFonts w:ascii="Times New Roman" w:hAnsi="Times New Roman" w:cs="Times New Roman"/>
          <w:b/>
          <w:bCs/>
          <w:noProof/>
        </w:rPr>
        <w:t>Smith MA</w:t>
      </w:r>
      <w:r w:rsidRPr="00C1620F">
        <w:rPr>
          <w:rFonts w:ascii="Times New Roman" w:hAnsi="Times New Roman" w:cs="Times New Roman"/>
          <w:noProof/>
        </w:rPr>
        <w:t xml:space="preserve">. Utah array extracellular recordings of spontaneous and visually evoked activity from anesthetized macaque primary visual cortex (V1) [Online]. </w:t>
      </w:r>
      <w:r w:rsidRPr="00C1620F">
        <w:rPr>
          <w:rFonts w:ascii="Times New Roman" w:hAnsi="Times New Roman" w:cs="Times New Roman"/>
          <w:i/>
          <w:iCs/>
          <w:noProof/>
        </w:rPr>
        <w:t>CRCNS.org</w:t>
      </w:r>
      <w:r w:rsidRPr="00C1620F">
        <w:rPr>
          <w:rFonts w:ascii="Times New Roman" w:hAnsi="Times New Roman" w:cs="Times New Roman"/>
          <w:noProof/>
        </w:rPr>
        <w:t xml:space="preserve"> 2016.http://dx.doi.org/10.6080/K0NC5Z4X.</w:t>
      </w:r>
    </w:p>
    <w:p w14:paraId="37C873D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Lesica NA</w:t>
      </w:r>
      <w:r w:rsidRPr="00C1620F">
        <w:rPr>
          <w:rFonts w:ascii="Times New Roman" w:hAnsi="Times New Roman" w:cs="Times New Roman"/>
          <w:noProof/>
        </w:rPr>
        <w:t xml:space="preserve">, </w:t>
      </w:r>
      <w:r w:rsidRPr="00C1620F">
        <w:rPr>
          <w:rFonts w:ascii="Times New Roman" w:hAnsi="Times New Roman" w:cs="Times New Roman"/>
          <w:b/>
          <w:bCs/>
          <w:noProof/>
        </w:rPr>
        <w:t>Jin J</w:t>
      </w:r>
      <w:r w:rsidRPr="00C1620F">
        <w:rPr>
          <w:rFonts w:ascii="Times New Roman" w:hAnsi="Times New Roman" w:cs="Times New Roman"/>
          <w:noProof/>
        </w:rPr>
        <w:t xml:space="preserve">, </w:t>
      </w:r>
      <w:r w:rsidRPr="00C1620F">
        <w:rPr>
          <w:rFonts w:ascii="Times New Roman" w:hAnsi="Times New Roman" w:cs="Times New Roman"/>
          <w:b/>
          <w:bCs/>
          <w:noProof/>
        </w:rPr>
        <w:t>Weng C</w:t>
      </w:r>
      <w:r w:rsidRPr="00C1620F">
        <w:rPr>
          <w:rFonts w:ascii="Times New Roman" w:hAnsi="Times New Roman" w:cs="Times New Roman"/>
          <w:noProof/>
        </w:rPr>
        <w:t xml:space="preserve">, </w:t>
      </w:r>
      <w:r w:rsidRPr="00C1620F">
        <w:rPr>
          <w:rFonts w:ascii="Times New Roman" w:hAnsi="Times New Roman" w:cs="Times New Roman"/>
          <w:b/>
          <w:bCs/>
          <w:noProof/>
        </w:rPr>
        <w:t>Yeh CI</w:t>
      </w:r>
      <w:r w:rsidRPr="00C1620F">
        <w:rPr>
          <w:rFonts w:ascii="Times New Roman" w:hAnsi="Times New Roman" w:cs="Times New Roman"/>
          <w:noProof/>
        </w:rPr>
        <w:t xml:space="preserve">, </w:t>
      </w:r>
      <w:r w:rsidRPr="00C1620F">
        <w:rPr>
          <w:rFonts w:ascii="Times New Roman" w:hAnsi="Times New Roman" w:cs="Times New Roman"/>
          <w:b/>
          <w:bCs/>
          <w:noProof/>
        </w:rPr>
        <w:t>Butts DA</w:t>
      </w:r>
      <w:r w:rsidRPr="00C1620F">
        <w:rPr>
          <w:rFonts w:ascii="Times New Roman" w:hAnsi="Times New Roman" w:cs="Times New Roman"/>
          <w:noProof/>
        </w:rPr>
        <w:t xml:space="preserve">, </w:t>
      </w:r>
      <w:r w:rsidRPr="00C1620F">
        <w:rPr>
          <w:rFonts w:ascii="Times New Roman" w:hAnsi="Times New Roman" w:cs="Times New Roman"/>
          <w:b/>
          <w:bCs/>
          <w:noProof/>
        </w:rPr>
        <w:t>Stanley GB</w:t>
      </w:r>
      <w:r w:rsidRPr="00C1620F">
        <w:rPr>
          <w:rFonts w:ascii="Times New Roman" w:hAnsi="Times New Roman" w:cs="Times New Roman"/>
          <w:noProof/>
        </w:rPr>
        <w:t xml:space="preserve">, </w:t>
      </w:r>
      <w:r w:rsidRPr="00C1620F">
        <w:rPr>
          <w:rFonts w:ascii="Times New Roman" w:hAnsi="Times New Roman" w:cs="Times New Roman"/>
          <w:b/>
          <w:bCs/>
          <w:noProof/>
        </w:rPr>
        <w:t>Alonso JM</w:t>
      </w:r>
      <w:r w:rsidRPr="00C1620F">
        <w:rPr>
          <w:rFonts w:ascii="Times New Roman" w:hAnsi="Times New Roman" w:cs="Times New Roman"/>
          <w:noProof/>
        </w:rPr>
        <w:t xml:space="preserve">. Adaptation to Stimulus Contrast and Correlations during Natural Visual Stimulation. </w:t>
      </w:r>
      <w:r w:rsidRPr="00C1620F">
        <w:rPr>
          <w:rFonts w:ascii="Times New Roman" w:hAnsi="Times New Roman" w:cs="Times New Roman"/>
          <w:i/>
          <w:iCs/>
          <w:noProof/>
        </w:rPr>
        <w:t>Neuron</w:t>
      </w:r>
      <w:r w:rsidRPr="00C1620F">
        <w:rPr>
          <w:rFonts w:ascii="Times New Roman" w:hAnsi="Times New Roman" w:cs="Times New Roman"/>
          <w:noProof/>
        </w:rPr>
        <w:t xml:space="preserve"> 55: 479–491, 2007.</w:t>
      </w:r>
    </w:p>
    <w:p w14:paraId="2011FC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Macke JH</w:t>
      </w:r>
      <w:r w:rsidRPr="00C1620F">
        <w:rPr>
          <w:rFonts w:ascii="Times New Roman" w:hAnsi="Times New Roman" w:cs="Times New Roman"/>
          <w:noProof/>
        </w:rPr>
        <w:t xml:space="preserve">, </w:t>
      </w:r>
      <w:r w:rsidRPr="00C1620F">
        <w:rPr>
          <w:rFonts w:ascii="Times New Roman" w:hAnsi="Times New Roman" w:cs="Times New Roman"/>
          <w:b/>
          <w:bCs/>
          <w:noProof/>
        </w:rPr>
        <w:t>Buesing L</w:t>
      </w:r>
      <w:r w:rsidRPr="00C1620F">
        <w:rPr>
          <w:rFonts w:ascii="Times New Roman" w:hAnsi="Times New Roman" w:cs="Times New Roman"/>
          <w:noProof/>
        </w:rPr>
        <w:t xml:space="preserve">, </w:t>
      </w:r>
      <w:r w:rsidRPr="00C1620F">
        <w:rPr>
          <w:rFonts w:ascii="Times New Roman" w:hAnsi="Times New Roman" w:cs="Times New Roman"/>
          <w:b/>
          <w:bCs/>
          <w:noProof/>
        </w:rPr>
        <w:t>Cunningham JP</w:t>
      </w:r>
      <w:r w:rsidRPr="00C1620F">
        <w:rPr>
          <w:rFonts w:ascii="Times New Roman" w:hAnsi="Times New Roman" w:cs="Times New Roman"/>
          <w:noProof/>
        </w:rPr>
        <w:t xml:space="preserve">, </w:t>
      </w:r>
      <w:r w:rsidRPr="00C1620F">
        <w:rPr>
          <w:rFonts w:ascii="Times New Roman" w:hAnsi="Times New Roman" w:cs="Times New Roman"/>
          <w:b/>
          <w:bCs/>
          <w:noProof/>
        </w:rPr>
        <w:t>Yu BM</w:t>
      </w:r>
      <w:r w:rsidRPr="00C1620F">
        <w:rPr>
          <w:rFonts w:ascii="Times New Roman" w:hAnsi="Times New Roman" w:cs="Times New Roman"/>
          <w:noProof/>
        </w:rPr>
        <w:t xml:space="preserve">, </w:t>
      </w:r>
      <w:r w:rsidRPr="00C1620F">
        <w:rPr>
          <w:rFonts w:ascii="Times New Roman" w:hAnsi="Times New Roman" w:cs="Times New Roman"/>
          <w:b/>
          <w:bCs/>
          <w:noProof/>
        </w:rPr>
        <w:t>Shenoy K V.</w:t>
      </w:r>
      <w:r w:rsidRPr="00C1620F">
        <w:rPr>
          <w:rFonts w:ascii="Times New Roman" w:hAnsi="Times New Roman" w:cs="Times New Roman"/>
          <w:noProof/>
        </w:rPr>
        <w:t xml:space="preserve">, </w:t>
      </w:r>
      <w:r w:rsidRPr="00C1620F">
        <w:rPr>
          <w:rFonts w:ascii="Times New Roman" w:hAnsi="Times New Roman" w:cs="Times New Roman"/>
          <w:b/>
          <w:bCs/>
          <w:noProof/>
        </w:rPr>
        <w:t>Sahani M</w:t>
      </w:r>
      <w:r w:rsidRPr="00C1620F">
        <w:rPr>
          <w:rFonts w:ascii="Times New Roman" w:hAnsi="Times New Roman" w:cs="Times New Roman"/>
          <w:noProof/>
        </w:rPr>
        <w:t xml:space="preserve">. Empirical models of spiking in neural populations. </w:t>
      </w:r>
      <w:r w:rsidRPr="00C1620F">
        <w:rPr>
          <w:rFonts w:ascii="Times New Roman" w:hAnsi="Times New Roman" w:cs="Times New Roman"/>
          <w:i/>
          <w:iCs/>
          <w:noProof/>
        </w:rPr>
        <w:t>Adv Neural Inf Process Syst</w:t>
      </w:r>
      <w:r w:rsidRPr="00C1620F">
        <w:rPr>
          <w:rFonts w:ascii="Times New Roman" w:hAnsi="Times New Roman" w:cs="Times New Roman"/>
          <w:noProof/>
        </w:rPr>
        <w:t xml:space="preserve"> 24, 2011.</w:t>
      </w:r>
    </w:p>
    <w:p w14:paraId="6D13163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Maimon G</w:t>
      </w:r>
      <w:r w:rsidRPr="00C1620F">
        <w:rPr>
          <w:rFonts w:ascii="Times New Roman" w:hAnsi="Times New Roman" w:cs="Times New Roman"/>
          <w:noProof/>
        </w:rPr>
        <w:t xml:space="preserve">, </w:t>
      </w:r>
      <w:r w:rsidRPr="00C1620F">
        <w:rPr>
          <w:rFonts w:ascii="Times New Roman" w:hAnsi="Times New Roman" w:cs="Times New Roman"/>
          <w:b/>
          <w:bCs/>
          <w:noProof/>
        </w:rPr>
        <w:t>Assad J a.</w:t>
      </w:r>
      <w:r w:rsidRPr="00C1620F">
        <w:rPr>
          <w:rFonts w:ascii="Times New Roman" w:hAnsi="Times New Roman" w:cs="Times New Roman"/>
          <w:noProof/>
        </w:rPr>
        <w:t xml:space="preserve"> Beyond Poisson: Increased Spike-Time Regularity across Primate Parietal Cortex. </w:t>
      </w:r>
      <w:r w:rsidRPr="00C1620F">
        <w:rPr>
          <w:rFonts w:ascii="Times New Roman" w:hAnsi="Times New Roman" w:cs="Times New Roman"/>
          <w:i/>
          <w:iCs/>
          <w:noProof/>
        </w:rPr>
        <w:t>Neuron</w:t>
      </w:r>
      <w:r w:rsidRPr="00C1620F">
        <w:rPr>
          <w:rFonts w:ascii="Times New Roman" w:hAnsi="Times New Roman" w:cs="Times New Roman"/>
          <w:noProof/>
        </w:rPr>
        <w:t xml:space="preserve"> 62: 426–440, 2009.</w:t>
      </w:r>
    </w:p>
    <w:p w14:paraId="10496B59"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Paninski L</w:t>
      </w:r>
      <w:r w:rsidRPr="00C1620F">
        <w:rPr>
          <w:rFonts w:ascii="Times New Roman" w:hAnsi="Times New Roman" w:cs="Times New Roman"/>
          <w:noProof/>
        </w:rPr>
        <w:t xml:space="preserve">, </w:t>
      </w:r>
      <w:r w:rsidRPr="00C1620F">
        <w:rPr>
          <w:rFonts w:ascii="Times New Roman" w:hAnsi="Times New Roman" w:cs="Times New Roman"/>
          <w:b/>
          <w:bCs/>
          <w:noProof/>
        </w:rPr>
        <w:t>Ahmadian Y</w:t>
      </w:r>
      <w:r w:rsidRPr="00C1620F">
        <w:rPr>
          <w:rFonts w:ascii="Times New Roman" w:hAnsi="Times New Roman" w:cs="Times New Roman"/>
          <w:noProof/>
        </w:rPr>
        <w:t xml:space="preserve">, </w:t>
      </w:r>
      <w:r w:rsidRPr="00C1620F">
        <w:rPr>
          <w:rFonts w:ascii="Times New Roman" w:hAnsi="Times New Roman" w:cs="Times New Roman"/>
          <w:b/>
          <w:bCs/>
          <w:noProof/>
        </w:rPr>
        <w:t>Ferreira DG</w:t>
      </w:r>
      <w:r w:rsidRPr="00C1620F">
        <w:rPr>
          <w:rFonts w:ascii="Times New Roman" w:hAnsi="Times New Roman" w:cs="Times New Roman"/>
          <w:noProof/>
        </w:rPr>
        <w:t xml:space="preserve">, </w:t>
      </w:r>
      <w:r w:rsidRPr="00C1620F">
        <w:rPr>
          <w:rFonts w:ascii="Times New Roman" w:hAnsi="Times New Roman" w:cs="Times New Roman"/>
          <w:b/>
          <w:bCs/>
          <w:noProof/>
        </w:rPr>
        <w:t>Koyama S</w:t>
      </w:r>
      <w:r w:rsidRPr="00C1620F">
        <w:rPr>
          <w:rFonts w:ascii="Times New Roman" w:hAnsi="Times New Roman" w:cs="Times New Roman"/>
          <w:noProof/>
        </w:rPr>
        <w:t xml:space="preserve">, </w:t>
      </w:r>
      <w:r w:rsidRPr="00C1620F">
        <w:rPr>
          <w:rFonts w:ascii="Times New Roman" w:hAnsi="Times New Roman" w:cs="Times New Roman"/>
          <w:b/>
          <w:bCs/>
          <w:noProof/>
        </w:rPr>
        <w:t>Rahnama Rad K</w:t>
      </w:r>
      <w:r w:rsidRPr="00C1620F">
        <w:rPr>
          <w:rFonts w:ascii="Times New Roman" w:hAnsi="Times New Roman" w:cs="Times New Roman"/>
          <w:noProof/>
        </w:rPr>
        <w:t xml:space="preserve">, </w:t>
      </w:r>
      <w:r w:rsidRPr="00C1620F">
        <w:rPr>
          <w:rFonts w:ascii="Times New Roman" w:hAnsi="Times New Roman" w:cs="Times New Roman"/>
          <w:b/>
          <w:bCs/>
          <w:noProof/>
        </w:rPr>
        <w:t>Vidne M</w:t>
      </w:r>
      <w:r w:rsidRPr="00C1620F">
        <w:rPr>
          <w:rFonts w:ascii="Times New Roman" w:hAnsi="Times New Roman" w:cs="Times New Roman"/>
          <w:noProof/>
        </w:rPr>
        <w:t xml:space="preserve">, </w:t>
      </w:r>
      <w:r w:rsidRPr="00C1620F">
        <w:rPr>
          <w:rFonts w:ascii="Times New Roman" w:hAnsi="Times New Roman" w:cs="Times New Roman"/>
          <w:b/>
          <w:bCs/>
          <w:noProof/>
        </w:rPr>
        <w:t>Vogelstein J</w:t>
      </w:r>
      <w:r w:rsidRPr="00C1620F">
        <w:rPr>
          <w:rFonts w:ascii="Times New Roman" w:hAnsi="Times New Roman" w:cs="Times New Roman"/>
          <w:noProof/>
        </w:rPr>
        <w:t xml:space="preserve">, </w:t>
      </w:r>
      <w:r w:rsidRPr="00C1620F">
        <w:rPr>
          <w:rFonts w:ascii="Times New Roman" w:hAnsi="Times New Roman" w:cs="Times New Roman"/>
          <w:b/>
          <w:bCs/>
          <w:noProof/>
        </w:rPr>
        <w:t>Wu W</w:t>
      </w:r>
      <w:r w:rsidRPr="00C1620F">
        <w:rPr>
          <w:rFonts w:ascii="Times New Roman" w:hAnsi="Times New Roman" w:cs="Times New Roman"/>
          <w:noProof/>
        </w:rPr>
        <w:t xml:space="preserve">. A new look at state-space models for neural data.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29Springer: 107–126, 2010.</w:t>
      </w:r>
    </w:p>
    <w:p w14:paraId="6BA7DD9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Rauch HE</w:t>
      </w:r>
      <w:r w:rsidRPr="00C1620F">
        <w:rPr>
          <w:rFonts w:ascii="Times New Roman" w:hAnsi="Times New Roman" w:cs="Times New Roman"/>
          <w:noProof/>
        </w:rPr>
        <w:t xml:space="preserve">, </w:t>
      </w:r>
      <w:r w:rsidRPr="00C1620F">
        <w:rPr>
          <w:rFonts w:ascii="Times New Roman" w:hAnsi="Times New Roman" w:cs="Times New Roman"/>
          <w:b/>
          <w:bCs/>
          <w:noProof/>
        </w:rPr>
        <w:t>Tung F</w:t>
      </w:r>
      <w:r w:rsidRPr="00C1620F">
        <w:rPr>
          <w:rFonts w:ascii="Times New Roman" w:hAnsi="Times New Roman" w:cs="Times New Roman"/>
          <w:noProof/>
        </w:rPr>
        <w:t xml:space="preserve">, </w:t>
      </w:r>
      <w:r w:rsidRPr="00C1620F">
        <w:rPr>
          <w:rFonts w:ascii="Times New Roman" w:hAnsi="Times New Roman" w:cs="Times New Roman"/>
          <w:b/>
          <w:bCs/>
          <w:noProof/>
        </w:rPr>
        <w:t>Striebel CT</w:t>
      </w:r>
      <w:r w:rsidRPr="00C1620F">
        <w:rPr>
          <w:rFonts w:ascii="Times New Roman" w:hAnsi="Times New Roman" w:cs="Times New Roman"/>
          <w:noProof/>
        </w:rPr>
        <w:t xml:space="preserve">. Maximum likelihood estimates of linear dynamic systems. </w:t>
      </w:r>
      <w:r w:rsidRPr="00C1620F">
        <w:rPr>
          <w:rFonts w:ascii="Times New Roman" w:hAnsi="Times New Roman" w:cs="Times New Roman"/>
          <w:i/>
          <w:iCs/>
          <w:noProof/>
        </w:rPr>
        <w:t>AIAA J</w:t>
      </w:r>
      <w:r w:rsidRPr="00C1620F">
        <w:rPr>
          <w:rFonts w:ascii="Times New Roman" w:hAnsi="Times New Roman" w:cs="Times New Roman"/>
          <w:noProof/>
        </w:rPr>
        <w:t xml:space="preserve"> 3: 1445–1450, 1965.</w:t>
      </w:r>
    </w:p>
    <w:p w14:paraId="21EBF246"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Rokni U</w:t>
      </w:r>
      <w:r w:rsidRPr="00C1620F">
        <w:rPr>
          <w:rFonts w:ascii="Times New Roman" w:hAnsi="Times New Roman" w:cs="Times New Roman"/>
          <w:noProof/>
        </w:rPr>
        <w:t xml:space="preserve">, </w:t>
      </w:r>
      <w:r w:rsidRPr="00C1620F">
        <w:rPr>
          <w:rFonts w:ascii="Times New Roman" w:hAnsi="Times New Roman" w:cs="Times New Roman"/>
          <w:b/>
          <w:bCs/>
          <w:noProof/>
        </w:rPr>
        <w:t>Richardson AG</w:t>
      </w:r>
      <w:r w:rsidRPr="00C1620F">
        <w:rPr>
          <w:rFonts w:ascii="Times New Roman" w:hAnsi="Times New Roman" w:cs="Times New Roman"/>
          <w:noProof/>
        </w:rPr>
        <w:t xml:space="preserve">, </w:t>
      </w:r>
      <w:r w:rsidRPr="00C1620F">
        <w:rPr>
          <w:rFonts w:ascii="Times New Roman" w:hAnsi="Times New Roman" w:cs="Times New Roman"/>
          <w:b/>
          <w:bCs/>
          <w:noProof/>
        </w:rPr>
        <w:t>Bizzi E</w:t>
      </w:r>
      <w:r w:rsidRPr="00C1620F">
        <w:rPr>
          <w:rFonts w:ascii="Times New Roman" w:hAnsi="Times New Roman" w:cs="Times New Roman"/>
          <w:noProof/>
        </w:rPr>
        <w:t xml:space="preserve">, </w:t>
      </w:r>
      <w:r w:rsidRPr="00C1620F">
        <w:rPr>
          <w:rFonts w:ascii="Times New Roman" w:hAnsi="Times New Roman" w:cs="Times New Roman"/>
          <w:b/>
          <w:bCs/>
          <w:noProof/>
        </w:rPr>
        <w:t>Seung HS</w:t>
      </w:r>
      <w:r w:rsidRPr="00C1620F">
        <w:rPr>
          <w:rFonts w:ascii="Times New Roman" w:hAnsi="Times New Roman" w:cs="Times New Roman"/>
          <w:noProof/>
        </w:rPr>
        <w:t xml:space="preserve">. Motor learning with unstable neural representations. </w:t>
      </w:r>
      <w:r w:rsidRPr="00C1620F">
        <w:rPr>
          <w:rFonts w:ascii="Times New Roman" w:hAnsi="Times New Roman" w:cs="Times New Roman"/>
          <w:i/>
          <w:iCs/>
          <w:noProof/>
        </w:rPr>
        <w:t>Neuron</w:t>
      </w:r>
      <w:r w:rsidRPr="00C1620F">
        <w:rPr>
          <w:rFonts w:ascii="Times New Roman" w:hAnsi="Times New Roman" w:cs="Times New Roman"/>
          <w:noProof/>
        </w:rPr>
        <w:t xml:space="preserve"> 54: 653–666, 2007.</w:t>
      </w:r>
    </w:p>
    <w:p w14:paraId="73BA1EC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Sellers KF</w:t>
      </w:r>
      <w:r w:rsidRPr="00C1620F">
        <w:rPr>
          <w:rFonts w:ascii="Times New Roman" w:hAnsi="Times New Roman" w:cs="Times New Roman"/>
          <w:noProof/>
        </w:rPr>
        <w:t xml:space="preserve">, </w:t>
      </w:r>
      <w:r w:rsidRPr="00C1620F">
        <w:rPr>
          <w:rFonts w:ascii="Times New Roman" w:hAnsi="Times New Roman" w:cs="Times New Roman"/>
          <w:b/>
          <w:bCs/>
          <w:noProof/>
        </w:rPr>
        <w:t>Shmueli G</w:t>
      </w:r>
      <w:r w:rsidRPr="00C1620F">
        <w:rPr>
          <w:rFonts w:ascii="Times New Roman" w:hAnsi="Times New Roman" w:cs="Times New Roman"/>
          <w:noProof/>
        </w:rPr>
        <w:t xml:space="preserve">. A flexible regression model for count data. </w:t>
      </w:r>
      <w:r w:rsidRPr="00C1620F">
        <w:rPr>
          <w:rFonts w:ascii="Times New Roman" w:hAnsi="Times New Roman" w:cs="Times New Roman"/>
          <w:i/>
          <w:iCs/>
          <w:noProof/>
        </w:rPr>
        <w:t>https://doi.org/101214/09-AOAS306</w:t>
      </w:r>
      <w:r w:rsidRPr="00C1620F">
        <w:rPr>
          <w:rFonts w:ascii="Times New Roman" w:hAnsi="Times New Roman" w:cs="Times New Roman"/>
          <w:noProof/>
        </w:rPr>
        <w:t xml:space="preserve"> 4: 943–961, 2010.</w:t>
      </w:r>
    </w:p>
    <w:p w14:paraId="463C813A"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Shmueli G</w:t>
      </w:r>
      <w:r w:rsidRPr="00C1620F">
        <w:rPr>
          <w:rFonts w:ascii="Times New Roman" w:hAnsi="Times New Roman" w:cs="Times New Roman"/>
          <w:noProof/>
        </w:rPr>
        <w:t xml:space="preserve">, </w:t>
      </w:r>
      <w:r w:rsidRPr="00C1620F">
        <w:rPr>
          <w:rFonts w:ascii="Times New Roman" w:hAnsi="Times New Roman" w:cs="Times New Roman"/>
          <w:b/>
          <w:bCs/>
          <w:noProof/>
        </w:rPr>
        <w:t>Minka TP</w:t>
      </w:r>
      <w:r w:rsidRPr="00C1620F">
        <w:rPr>
          <w:rFonts w:ascii="Times New Roman" w:hAnsi="Times New Roman" w:cs="Times New Roman"/>
          <w:noProof/>
        </w:rPr>
        <w:t xml:space="preserve">, </w:t>
      </w:r>
      <w:r w:rsidRPr="00C1620F">
        <w:rPr>
          <w:rFonts w:ascii="Times New Roman" w:hAnsi="Times New Roman" w:cs="Times New Roman"/>
          <w:b/>
          <w:bCs/>
          <w:noProof/>
        </w:rPr>
        <w:t>Kadane JB</w:t>
      </w:r>
      <w:r w:rsidRPr="00C1620F">
        <w:rPr>
          <w:rFonts w:ascii="Times New Roman" w:hAnsi="Times New Roman" w:cs="Times New Roman"/>
          <w:noProof/>
        </w:rPr>
        <w:t xml:space="preserve">, </w:t>
      </w:r>
      <w:r w:rsidRPr="00C1620F">
        <w:rPr>
          <w:rFonts w:ascii="Times New Roman" w:hAnsi="Times New Roman" w:cs="Times New Roman"/>
          <w:b/>
          <w:bCs/>
          <w:noProof/>
        </w:rPr>
        <w:t>Borle S</w:t>
      </w:r>
      <w:r w:rsidRPr="00C1620F">
        <w:rPr>
          <w:rFonts w:ascii="Times New Roman" w:hAnsi="Times New Roman" w:cs="Times New Roman"/>
          <w:noProof/>
        </w:rPr>
        <w:t xml:space="preserve">, </w:t>
      </w:r>
      <w:r w:rsidRPr="00C1620F">
        <w:rPr>
          <w:rFonts w:ascii="Times New Roman" w:hAnsi="Times New Roman" w:cs="Times New Roman"/>
          <w:b/>
          <w:bCs/>
          <w:noProof/>
        </w:rPr>
        <w:t>Boatwright P</w:t>
      </w:r>
      <w:r w:rsidRPr="00C1620F">
        <w:rPr>
          <w:rFonts w:ascii="Times New Roman" w:hAnsi="Times New Roman" w:cs="Times New Roman"/>
          <w:noProof/>
        </w:rPr>
        <w:t xml:space="preserve">. A useful distribution for fitting discrete data: revival of the Conway–Maxwell–Poisson distribution. </w:t>
      </w:r>
      <w:r w:rsidRPr="00C1620F">
        <w:rPr>
          <w:rFonts w:ascii="Times New Roman" w:hAnsi="Times New Roman" w:cs="Times New Roman"/>
          <w:i/>
          <w:iCs/>
          <w:noProof/>
        </w:rPr>
        <w:t>J R Stat Soc Ser C (Applied Stat</w:t>
      </w:r>
      <w:r w:rsidRPr="00C1620F">
        <w:rPr>
          <w:rFonts w:ascii="Times New Roman" w:hAnsi="Times New Roman" w:cs="Times New Roman"/>
          <w:noProof/>
        </w:rPr>
        <w:t xml:space="preserve"> 54: 127–142, 2005.</w:t>
      </w:r>
    </w:p>
    <w:p w14:paraId="1A36777F"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Smith MA</w:t>
      </w:r>
      <w:r w:rsidRPr="00C1620F">
        <w:rPr>
          <w:rFonts w:ascii="Times New Roman" w:hAnsi="Times New Roman" w:cs="Times New Roman"/>
          <w:noProof/>
        </w:rPr>
        <w:t xml:space="preserve">, </w:t>
      </w:r>
      <w:r w:rsidRPr="00C1620F">
        <w:rPr>
          <w:rFonts w:ascii="Times New Roman" w:hAnsi="Times New Roman" w:cs="Times New Roman"/>
          <w:b/>
          <w:bCs/>
          <w:noProof/>
        </w:rPr>
        <w:t>Kohn A</w:t>
      </w:r>
      <w:r w:rsidRPr="00C1620F">
        <w:rPr>
          <w:rFonts w:ascii="Times New Roman" w:hAnsi="Times New Roman" w:cs="Times New Roman"/>
          <w:noProof/>
        </w:rPr>
        <w:t xml:space="preserve">. Spatial and temporal scales of neuronal correlation in primary visual cortex. </w:t>
      </w:r>
      <w:r w:rsidRPr="00C1620F">
        <w:rPr>
          <w:rFonts w:ascii="Times New Roman" w:hAnsi="Times New Roman" w:cs="Times New Roman"/>
          <w:i/>
          <w:iCs/>
          <w:noProof/>
        </w:rPr>
        <w:t>J Neurosci</w:t>
      </w:r>
      <w:r w:rsidRPr="00C1620F">
        <w:rPr>
          <w:rFonts w:ascii="Times New Roman" w:hAnsi="Times New Roman" w:cs="Times New Roman"/>
          <w:noProof/>
        </w:rPr>
        <w:t xml:space="preserve"> 28: 12591–12603, 2008.</w:t>
      </w:r>
    </w:p>
    <w:p w14:paraId="36930C6B"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Steinmetz NA</w:t>
      </w:r>
      <w:r w:rsidRPr="00C1620F">
        <w:rPr>
          <w:rFonts w:ascii="Times New Roman" w:hAnsi="Times New Roman" w:cs="Times New Roman"/>
          <w:noProof/>
        </w:rPr>
        <w:t xml:space="preserve">, </w:t>
      </w:r>
      <w:r w:rsidRPr="00C1620F">
        <w:rPr>
          <w:rFonts w:ascii="Times New Roman" w:hAnsi="Times New Roman" w:cs="Times New Roman"/>
          <w:b/>
          <w:bCs/>
          <w:noProof/>
        </w:rPr>
        <w:t>Aydin C</w:t>
      </w:r>
      <w:r w:rsidRPr="00C1620F">
        <w:rPr>
          <w:rFonts w:ascii="Times New Roman" w:hAnsi="Times New Roman" w:cs="Times New Roman"/>
          <w:noProof/>
        </w:rPr>
        <w:t xml:space="preserve">, </w:t>
      </w:r>
      <w:r w:rsidRPr="00C1620F">
        <w:rPr>
          <w:rFonts w:ascii="Times New Roman" w:hAnsi="Times New Roman" w:cs="Times New Roman"/>
          <w:b/>
          <w:bCs/>
          <w:noProof/>
        </w:rPr>
        <w:t>Lebedeva A</w:t>
      </w:r>
      <w:r w:rsidRPr="00C1620F">
        <w:rPr>
          <w:rFonts w:ascii="Times New Roman" w:hAnsi="Times New Roman" w:cs="Times New Roman"/>
          <w:noProof/>
        </w:rPr>
        <w:t xml:space="preserve">, </w:t>
      </w:r>
      <w:r w:rsidRPr="00C1620F">
        <w:rPr>
          <w:rFonts w:ascii="Times New Roman" w:hAnsi="Times New Roman" w:cs="Times New Roman"/>
          <w:b/>
          <w:bCs/>
          <w:noProof/>
        </w:rPr>
        <w:t>Okun M</w:t>
      </w:r>
      <w:r w:rsidRPr="00C1620F">
        <w:rPr>
          <w:rFonts w:ascii="Times New Roman" w:hAnsi="Times New Roman" w:cs="Times New Roman"/>
          <w:noProof/>
        </w:rPr>
        <w:t xml:space="preserve">, </w:t>
      </w:r>
      <w:r w:rsidRPr="00C1620F">
        <w:rPr>
          <w:rFonts w:ascii="Times New Roman" w:hAnsi="Times New Roman" w:cs="Times New Roman"/>
          <w:b/>
          <w:bCs/>
          <w:noProof/>
        </w:rPr>
        <w:t>Pachitariu M</w:t>
      </w:r>
      <w:r w:rsidRPr="00C1620F">
        <w:rPr>
          <w:rFonts w:ascii="Times New Roman" w:hAnsi="Times New Roman" w:cs="Times New Roman"/>
          <w:noProof/>
        </w:rPr>
        <w:t xml:space="preserve">, </w:t>
      </w:r>
      <w:r w:rsidRPr="00C1620F">
        <w:rPr>
          <w:rFonts w:ascii="Times New Roman" w:hAnsi="Times New Roman" w:cs="Times New Roman"/>
          <w:b/>
          <w:bCs/>
          <w:noProof/>
        </w:rPr>
        <w:t>Bauza M</w:t>
      </w:r>
      <w:r w:rsidRPr="00C1620F">
        <w:rPr>
          <w:rFonts w:ascii="Times New Roman" w:hAnsi="Times New Roman" w:cs="Times New Roman"/>
          <w:noProof/>
        </w:rPr>
        <w:t xml:space="preserve">, </w:t>
      </w:r>
      <w:r w:rsidRPr="00C1620F">
        <w:rPr>
          <w:rFonts w:ascii="Times New Roman" w:hAnsi="Times New Roman" w:cs="Times New Roman"/>
          <w:b/>
          <w:bCs/>
          <w:noProof/>
        </w:rPr>
        <w:t>Beau M</w:t>
      </w:r>
      <w:r w:rsidRPr="00C1620F">
        <w:rPr>
          <w:rFonts w:ascii="Times New Roman" w:hAnsi="Times New Roman" w:cs="Times New Roman"/>
          <w:noProof/>
        </w:rPr>
        <w:t xml:space="preserve">, </w:t>
      </w:r>
      <w:r w:rsidRPr="00C1620F">
        <w:rPr>
          <w:rFonts w:ascii="Times New Roman" w:hAnsi="Times New Roman" w:cs="Times New Roman"/>
          <w:b/>
          <w:bCs/>
          <w:noProof/>
        </w:rPr>
        <w:t>Bhagat J</w:t>
      </w:r>
      <w:r w:rsidRPr="00C1620F">
        <w:rPr>
          <w:rFonts w:ascii="Times New Roman" w:hAnsi="Times New Roman" w:cs="Times New Roman"/>
          <w:noProof/>
        </w:rPr>
        <w:t xml:space="preserve">, </w:t>
      </w:r>
      <w:r w:rsidRPr="00C1620F">
        <w:rPr>
          <w:rFonts w:ascii="Times New Roman" w:hAnsi="Times New Roman" w:cs="Times New Roman"/>
          <w:b/>
          <w:bCs/>
          <w:noProof/>
        </w:rPr>
        <w:t>Böhm C</w:t>
      </w:r>
      <w:r w:rsidRPr="00C1620F">
        <w:rPr>
          <w:rFonts w:ascii="Times New Roman" w:hAnsi="Times New Roman" w:cs="Times New Roman"/>
          <w:noProof/>
        </w:rPr>
        <w:t xml:space="preserve">, </w:t>
      </w:r>
      <w:r w:rsidRPr="00C1620F">
        <w:rPr>
          <w:rFonts w:ascii="Times New Roman" w:hAnsi="Times New Roman" w:cs="Times New Roman"/>
          <w:b/>
          <w:bCs/>
          <w:noProof/>
        </w:rPr>
        <w:t>Broux M</w:t>
      </w:r>
      <w:r w:rsidRPr="00C1620F">
        <w:rPr>
          <w:rFonts w:ascii="Times New Roman" w:hAnsi="Times New Roman" w:cs="Times New Roman"/>
          <w:noProof/>
        </w:rPr>
        <w:t xml:space="preserve">, </w:t>
      </w:r>
      <w:r w:rsidRPr="00C1620F">
        <w:rPr>
          <w:rFonts w:ascii="Times New Roman" w:hAnsi="Times New Roman" w:cs="Times New Roman"/>
          <w:b/>
          <w:bCs/>
          <w:noProof/>
        </w:rPr>
        <w:t>Chen S</w:t>
      </w:r>
      <w:r w:rsidRPr="00C1620F">
        <w:rPr>
          <w:rFonts w:ascii="Times New Roman" w:hAnsi="Times New Roman" w:cs="Times New Roman"/>
          <w:noProof/>
        </w:rPr>
        <w:t xml:space="preserve">, </w:t>
      </w:r>
      <w:r w:rsidRPr="00C1620F">
        <w:rPr>
          <w:rFonts w:ascii="Times New Roman" w:hAnsi="Times New Roman" w:cs="Times New Roman"/>
          <w:b/>
          <w:bCs/>
          <w:noProof/>
        </w:rPr>
        <w:t>Colonell J</w:t>
      </w:r>
      <w:r w:rsidRPr="00C1620F">
        <w:rPr>
          <w:rFonts w:ascii="Times New Roman" w:hAnsi="Times New Roman" w:cs="Times New Roman"/>
          <w:noProof/>
        </w:rPr>
        <w:t xml:space="preserve">, </w:t>
      </w:r>
      <w:r w:rsidRPr="00C1620F">
        <w:rPr>
          <w:rFonts w:ascii="Times New Roman" w:hAnsi="Times New Roman" w:cs="Times New Roman"/>
          <w:b/>
          <w:bCs/>
          <w:noProof/>
        </w:rPr>
        <w:t>Gardner RJ</w:t>
      </w:r>
      <w:r w:rsidRPr="00C1620F">
        <w:rPr>
          <w:rFonts w:ascii="Times New Roman" w:hAnsi="Times New Roman" w:cs="Times New Roman"/>
          <w:noProof/>
        </w:rPr>
        <w:t xml:space="preserve">, </w:t>
      </w:r>
      <w:r w:rsidRPr="00C1620F">
        <w:rPr>
          <w:rFonts w:ascii="Times New Roman" w:hAnsi="Times New Roman" w:cs="Times New Roman"/>
          <w:b/>
          <w:bCs/>
          <w:noProof/>
        </w:rPr>
        <w:t>Karsh B</w:t>
      </w:r>
      <w:r w:rsidRPr="00C1620F">
        <w:rPr>
          <w:rFonts w:ascii="Times New Roman" w:hAnsi="Times New Roman" w:cs="Times New Roman"/>
          <w:noProof/>
        </w:rPr>
        <w:t xml:space="preserve">, </w:t>
      </w:r>
      <w:r w:rsidRPr="00C1620F">
        <w:rPr>
          <w:rFonts w:ascii="Times New Roman" w:hAnsi="Times New Roman" w:cs="Times New Roman"/>
          <w:b/>
          <w:bCs/>
          <w:noProof/>
        </w:rPr>
        <w:t>Kloosterman F</w:t>
      </w:r>
      <w:r w:rsidRPr="00C1620F">
        <w:rPr>
          <w:rFonts w:ascii="Times New Roman" w:hAnsi="Times New Roman" w:cs="Times New Roman"/>
          <w:noProof/>
        </w:rPr>
        <w:t xml:space="preserve">, </w:t>
      </w:r>
      <w:r w:rsidRPr="00C1620F">
        <w:rPr>
          <w:rFonts w:ascii="Times New Roman" w:hAnsi="Times New Roman" w:cs="Times New Roman"/>
          <w:b/>
          <w:bCs/>
          <w:noProof/>
        </w:rPr>
        <w:t>Kostadinov D</w:t>
      </w:r>
      <w:r w:rsidRPr="00C1620F">
        <w:rPr>
          <w:rFonts w:ascii="Times New Roman" w:hAnsi="Times New Roman" w:cs="Times New Roman"/>
          <w:noProof/>
        </w:rPr>
        <w:t xml:space="preserve">, </w:t>
      </w:r>
      <w:r w:rsidRPr="00C1620F">
        <w:rPr>
          <w:rFonts w:ascii="Times New Roman" w:hAnsi="Times New Roman" w:cs="Times New Roman"/>
          <w:b/>
          <w:bCs/>
          <w:noProof/>
        </w:rPr>
        <w:t>Mora-Lopez C</w:t>
      </w:r>
      <w:r w:rsidRPr="00C1620F">
        <w:rPr>
          <w:rFonts w:ascii="Times New Roman" w:hAnsi="Times New Roman" w:cs="Times New Roman"/>
          <w:noProof/>
        </w:rPr>
        <w:t xml:space="preserve">, </w:t>
      </w:r>
      <w:r w:rsidRPr="00C1620F">
        <w:rPr>
          <w:rFonts w:ascii="Times New Roman" w:hAnsi="Times New Roman" w:cs="Times New Roman"/>
          <w:b/>
          <w:bCs/>
          <w:noProof/>
        </w:rPr>
        <w:t>O’Callaghan J</w:t>
      </w:r>
      <w:r w:rsidRPr="00C1620F">
        <w:rPr>
          <w:rFonts w:ascii="Times New Roman" w:hAnsi="Times New Roman" w:cs="Times New Roman"/>
          <w:noProof/>
        </w:rPr>
        <w:t xml:space="preserve">, </w:t>
      </w:r>
      <w:r w:rsidRPr="00C1620F">
        <w:rPr>
          <w:rFonts w:ascii="Times New Roman" w:hAnsi="Times New Roman" w:cs="Times New Roman"/>
          <w:b/>
          <w:bCs/>
          <w:noProof/>
        </w:rPr>
        <w:t>Park J</w:t>
      </w:r>
      <w:r w:rsidRPr="00C1620F">
        <w:rPr>
          <w:rFonts w:ascii="Times New Roman" w:hAnsi="Times New Roman" w:cs="Times New Roman"/>
          <w:noProof/>
        </w:rPr>
        <w:t xml:space="preserve">, </w:t>
      </w:r>
      <w:r w:rsidRPr="00C1620F">
        <w:rPr>
          <w:rFonts w:ascii="Times New Roman" w:hAnsi="Times New Roman" w:cs="Times New Roman"/>
          <w:b/>
          <w:bCs/>
          <w:noProof/>
        </w:rPr>
        <w:t>Putzeys J</w:t>
      </w:r>
      <w:r w:rsidRPr="00C1620F">
        <w:rPr>
          <w:rFonts w:ascii="Times New Roman" w:hAnsi="Times New Roman" w:cs="Times New Roman"/>
          <w:noProof/>
        </w:rPr>
        <w:t xml:space="preserve">, </w:t>
      </w:r>
      <w:r w:rsidRPr="00C1620F">
        <w:rPr>
          <w:rFonts w:ascii="Times New Roman" w:hAnsi="Times New Roman" w:cs="Times New Roman"/>
          <w:b/>
          <w:bCs/>
          <w:noProof/>
        </w:rPr>
        <w:t>Sauerbrei B</w:t>
      </w:r>
      <w:r w:rsidRPr="00C1620F">
        <w:rPr>
          <w:rFonts w:ascii="Times New Roman" w:hAnsi="Times New Roman" w:cs="Times New Roman"/>
          <w:noProof/>
        </w:rPr>
        <w:t xml:space="preserve">, </w:t>
      </w:r>
      <w:r w:rsidRPr="00C1620F">
        <w:rPr>
          <w:rFonts w:ascii="Times New Roman" w:hAnsi="Times New Roman" w:cs="Times New Roman"/>
          <w:b/>
          <w:bCs/>
          <w:noProof/>
        </w:rPr>
        <w:t>van Daal RJJ</w:t>
      </w:r>
      <w:r w:rsidRPr="00C1620F">
        <w:rPr>
          <w:rFonts w:ascii="Times New Roman" w:hAnsi="Times New Roman" w:cs="Times New Roman"/>
          <w:noProof/>
        </w:rPr>
        <w:t xml:space="preserve">, </w:t>
      </w:r>
      <w:r w:rsidRPr="00C1620F">
        <w:rPr>
          <w:rFonts w:ascii="Times New Roman" w:hAnsi="Times New Roman" w:cs="Times New Roman"/>
          <w:b/>
          <w:bCs/>
          <w:noProof/>
        </w:rPr>
        <w:t>Vollan AZ</w:t>
      </w:r>
      <w:r w:rsidRPr="00C1620F">
        <w:rPr>
          <w:rFonts w:ascii="Times New Roman" w:hAnsi="Times New Roman" w:cs="Times New Roman"/>
          <w:noProof/>
        </w:rPr>
        <w:t xml:space="preserve">, </w:t>
      </w:r>
      <w:r w:rsidRPr="00C1620F">
        <w:rPr>
          <w:rFonts w:ascii="Times New Roman" w:hAnsi="Times New Roman" w:cs="Times New Roman"/>
          <w:b/>
          <w:bCs/>
          <w:noProof/>
        </w:rPr>
        <w:t>Wang S</w:t>
      </w:r>
      <w:r w:rsidRPr="00C1620F">
        <w:rPr>
          <w:rFonts w:ascii="Times New Roman" w:hAnsi="Times New Roman" w:cs="Times New Roman"/>
          <w:noProof/>
        </w:rPr>
        <w:t xml:space="preserve">, </w:t>
      </w:r>
      <w:r w:rsidRPr="00C1620F">
        <w:rPr>
          <w:rFonts w:ascii="Times New Roman" w:hAnsi="Times New Roman" w:cs="Times New Roman"/>
          <w:b/>
          <w:bCs/>
          <w:noProof/>
        </w:rPr>
        <w:t>Welkenhuysen M</w:t>
      </w:r>
      <w:r w:rsidRPr="00C1620F">
        <w:rPr>
          <w:rFonts w:ascii="Times New Roman" w:hAnsi="Times New Roman" w:cs="Times New Roman"/>
          <w:noProof/>
        </w:rPr>
        <w:t xml:space="preserve">, </w:t>
      </w:r>
      <w:r w:rsidRPr="00C1620F">
        <w:rPr>
          <w:rFonts w:ascii="Times New Roman" w:hAnsi="Times New Roman" w:cs="Times New Roman"/>
          <w:b/>
          <w:bCs/>
          <w:noProof/>
        </w:rPr>
        <w:t>Ye Z</w:t>
      </w:r>
      <w:r w:rsidRPr="00C1620F">
        <w:rPr>
          <w:rFonts w:ascii="Times New Roman" w:hAnsi="Times New Roman" w:cs="Times New Roman"/>
          <w:noProof/>
        </w:rPr>
        <w:t xml:space="preserve">, </w:t>
      </w:r>
      <w:r w:rsidRPr="00C1620F">
        <w:rPr>
          <w:rFonts w:ascii="Times New Roman" w:hAnsi="Times New Roman" w:cs="Times New Roman"/>
          <w:b/>
          <w:bCs/>
          <w:noProof/>
        </w:rPr>
        <w:t>Dudman JT</w:t>
      </w:r>
      <w:r w:rsidRPr="00C1620F">
        <w:rPr>
          <w:rFonts w:ascii="Times New Roman" w:hAnsi="Times New Roman" w:cs="Times New Roman"/>
          <w:noProof/>
        </w:rPr>
        <w:t xml:space="preserve">, </w:t>
      </w:r>
      <w:r w:rsidRPr="00C1620F">
        <w:rPr>
          <w:rFonts w:ascii="Times New Roman" w:hAnsi="Times New Roman" w:cs="Times New Roman"/>
          <w:b/>
          <w:bCs/>
          <w:noProof/>
        </w:rPr>
        <w:t>Dutta B</w:t>
      </w:r>
      <w:r w:rsidRPr="00C1620F">
        <w:rPr>
          <w:rFonts w:ascii="Times New Roman" w:hAnsi="Times New Roman" w:cs="Times New Roman"/>
          <w:noProof/>
        </w:rPr>
        <w:t xml:space="preserve">, </w:t>
      </w:r>
      <w:r w:rsidRPr="00C1620F">
        <w:rPr>
          <w:rFonts w:ascii="Times New Roman" w:hAnsi="Times New Roman" w:cs="Times New Roman"/>
          <w:b/>
          <w:bCs/>
          <w:noProof/>
        </w:rPr>
        <w:t>Hantman AW</w:t>
      </w:r>
      <w:r w:rsidRPr="00C1620F">
        <w:rPr>
          <w:rFonts w:ascii="Times New Roman" w:hAnsi="Times New Roman" w:cs="Times New Roman"/>
          <w:noProof/>
        </w:rPr>
        <w:t xml:space="preserve">, </w:t>
      </w:r>
      <w:r w:rsidRPr="00C1620F">
        <w:rPr>
          <w:rFonts w:ascii="Times New Roman" w:hAnsi="Times New Roman" w:cs="Times New Roman"/>
          <w:b/>
          <w:bCs/>
          <w:noProof/>
        </w:rPr>
        <w:t>Harris KD</w:t>
      </w:r>
      <w:r w:rsidRPr="00C1620F">
        <w:rPr>
          <w:rFonts w:ascii="Times New Roman" w:hAnsi="Times New Roman" w:cs="Times New Roman"/>
          <w:noProof/>
        </w:rPr>
        <w:t xml:space="preserve">, </w:t>
      </w:r>
      <w:r w:rsidRPr="00C1620F">
        <w:rPr>
          <w:rFonts w:ascii="Times New Roman" w:hAnsi="Times New Roman" w:cs="Times New Roman"/>
          <w:b/>
          <w:bCs/>
          <w:noProof/>
        </w:rPr>
        <w:t>Lee AK</w:t>
      </w:r>
      <w:r w:rsidRPr="00C1620F">
        <w:rPr>
          <w:rFonts w:ascii="Times New Roman" w:hAnsi="Times New Roman" w:cs="Times New Roman"/>
          <w:noProof/>
        </w:rPr>
        <w:t xml:space="preserve">, </w:t>
      </w:r>
      <w:r w:rsidRPr="00C1620F">
        <w:rPr>
          <w:rFonts w:ascii="Times New Roman" w:hAnsi="Times New Roman" w:cs="Times New Roman"/>
          <w:b/>
          <w:bCs/>
          <w:noProof/>
        </w:rPr>
        <w:t>Moser EI</w:t>
      </w:r>
      <w:r w:rsidRPr="00C1620F">
        <w:rPr>
          <w:rFonts w:ascii="Times New Roman" w:hAnsi="Times New Roman" w:cs="Times New Roman"/>
          <w:noProof/>
        </w:rPr>
        <w:t xml:space="preserve">, </w:t>
      </w:r>
      <w:r w:rsidRPr="00C1620F">
        <w:rPr>
          <w:rFonts w:ascii="Times New Roman" w:hAnsi="Times New Roman" w:cs="Times New Roman"/>
          <w:b/>
          <w:bCs/>
          <w:noProof/>
        </w:rPr>
        <w:t>O’Keefe J</w:t>
      </w:r>
      <w:r w:rsidRPr="00C1620F">
        <w:rPr>
          <w:rFonts w:ascii="Times New Roman" w:hAnsi="Times New Roman" w:cs="Times New Roman"/>
          <w:noProof/>
        </w:rPr>
        <w:t xml:space="preserve">, </w:t>
      </w:r>
      <w:r w:rsidRPr="00C1620F">
        <w:rPr>
          <w:rFonts w:ascii="Times New Roman" w:hAnsi="Times New Roman" w:cs="Times New Roman"/>
          <w:b/>
          <w:bCs/>
          <w:noProof/>
        </w:rPr>
        <w:t>Renart A</w:t>
      </w:r>
      <w:r w:rsidRPr="00C1620F">
        <w:rPr>
          <w:rFonts w:ascii="Times New Roman" w:hAnsi="Times New Roman" w:cs="Times New Roman"/>
          <w:noProof/>
        </w:rPr>
        <w:t xml:space="preserve">, </w:t>
      </w:r>
      <w:r w:rsidRPr="00C1620F">
        <w:rPr>
          <w:rFonts w:ascii="Times New Roman" w:hAnsi="Times New Roman" w:cs="Times New Roman"/>
          <w:b/>
          <w:bCs/>
          <w:noProof/>
        </w:rPr>
        <w:t>Svoboda K</w:t>
      </w:r>
      <w:r w:rsidRPr="00C1620F">
        <w:rPr>
          <w:rFonts w:ascii="Times New Roman" w:hAnsi="Times New Roman" w:cs="Times New Roman"/>
          <w:noProof/>
        </w:rPr>
        <w:t xml:space="preserve">, </w:t>
      </w:r>
      <w:r w:rsidRPr="00C1620F">
        <w:rPr>
          <w:rFonts w:ascii="Times New Roman" w:hAnsi="Times New Roman" w:cs="Times New Roman"/>
          <w:b/>
          <w:bCs/>
          <w:noProof/>
        </w:rPr>
        <w:t>Häusser M</w:t>
      </w:r>
      <w:r w:rsidRPr="00C1620F">
        <w:rPr>
          <w:rFonts w:ascii="Times New Roman" w:hAnsi="Times New Roman" w:cs="Times New Roman"/>
          <w:noProof/>
        </w:rPr>
        <w:t xml:space="preserve">, </w:t>
      </w:r>
      <w:r w:rsidRPr="00C1620F">
        <w:rPr>
          <w:rFonts w:ascii="Times New Roman" w:hAnsi="Times New Roman" w:cs="Times New Roman"/>
          <w:b/>
          <w:bCs/>
          <w:noProof/>
        </w:rPr>
        <w:t>Haesler S</w:t>
      </w:r>
      <w:r w:rsidRPr="00C1620F">
        <w:rPr>
          <w:rFonts w:ascii="Times New Roman" w:hAnsi="Times New Roman" w:cs="Times New Roman"/>
          <w:noProof/>
        </w:rPr>
        <w:t xml:space="preserve">, </w:t>
      </w:r>
      <w:r w:rsidRPr="00C1620F">
        <w:rPr>
          <w:rFonts w:ascii="Times New Roman" w:hAnsi="Times New Roman" w:cs="Times New Roman"/>
          <w:b/>
          <w:bCs/>
          <w:noProof/>
        </w:rPr>
        <w:t>Carandini M</w:t>
      </w:r>
      <w:r w:rsidRPr="00C1620F">
        <w:rPr>
          <w:rFonts w:ascii="Times New Roman" w:hAnsi="Times New Roman" w:cs="Times New Roman"/>
          <w:noProof/>
        </w:rPr>
        <w:t xml:space="preserve">, </w:t>
      </w:r>
      <w:r w:rsidRPr="00C1620F">
        <w:rPr>
          <w:rFonts w:ascii="Times New Roman" w:hAnsi="Times New Roman" w:cs="Times New Roman"/>
          <w:b/>
          <w:bCs/>
          <w:noProof/>
        </w:rPr>
        <w:t>Harris TD</w:t>
      </w:r>
      <w:r w:rsidRPr="00C1620F">
        <w:rPr>
          <w:rFonts w:ascii="Times New Roman" w:hAnsi="Times New Roman" w:cs="Times New Roman"/>
          <w:noProof/>
        </w:rPr>
        <w:t xml:space="preserve">. Neuropixels 2.0: A miniaturized high-density probe for stable, long-term brain recordings. </w:t>
      </w:r>
      <w:r w:rsidRPr="00C1620F">
        <w:rPr>
          <w:rFonts w:ascii="Times New Roman" w:hAnsi="Times New Roman" w:cs="Times New Roman"/>
          <w:i/>
          <w:iCs/>
          <w:noProof/>
        </w:rPr>
        <w:t>Science (80- )</w:t>
      </w:r>
      <w:r w:rsidRPr="00C1620F">
        <w:rPr>
          <w:rFonts w:ascii="Times New Roman" w:hAnsi="Times New Roman" w:cs="Times New Roman"/>
          <w:noProof/>
        </w:rPr>
        <w:t xml:space="preserve"> 372, 2021.</w:t>
      </w:r>
    </w:p>
    <w:p w14:paraId="42503113"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Flexible models for spike count data with both over- and under- dispersion. </w:t>
      </w:r>
      <w:r w:rsidRPr="00C1620F">
        <w:rPr>
          <w:rFonts w:ascii="Times New Roman" w:hAnsi="Times New Roman" w:cs="Times New Roman"/>
          <w:i/>
          <w:iCs/>
          <w:noProof/>
        </w:rPr>
        <w:t>J Comput Neurosci</w:t>
      </w:r>
      <w:r w:rsidRPr="00C1620F">
        <w:rPr>
          <w:rFonts w:ascii="Times New Roman" w:hAnsi="Times New Roman" w:cs="Times New Roman"/>
          <w:noProof/>
        </w:rPr>
        <w:t xml:space="preserve"> 41: 29–43, 2016.</w:t>
      </w:r>
    </w:p>
    <w:p w14:paraId="19777554"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Stevenson IH</w:t>
      </w:r>
      <w:r w:rsidRPr="00C1620F">
        <w:rPr>
          <w:rFonts w:ascii="Times New Roman" w:hAnsi="Times New Roman" w:cs="Times New Roman"/>
          <w:noProof/>
        </w:rPr>
        <w:t xml:space="preserve">, </w:t>
      </w:r>
      <w:r w:rsidRPr="00C1620F">
        <w:rPr>
          <w:rFonts w:ascii="Times New Roman" w:hAnsi="Times New Roman" w:cs="Times New Roman"/>
          <w:b/>
          <w:bCs/>
          <w:noProof/>
        </w:rPr>
        <w:t>Cherian A</w:t>
      </w:r>
      <w:r w:rsidRPr="00C1620F">
        <w:rPr>
          <w:rFonts w:ascii="Times New Roman" w:hAnsi="Times New Roman" w:cs="Times New Roman"/>
          <w:noProof/>
        </w:rPr>
        <w:t xml:space="preserve">, </w:t>
      </w:r>
      <w:r w:rsidRPr="00C1620F">
        <w:rPr>
          <w:rFonts w:ascii="Times New Roman" w:hAnsi="Times New Roman" w:cs="Times New Roman"/>
          <w:b/>
          <w:bCs/>
          <w:noProof/>
        </w:rPr>
        <w:t>London BM</w:t>
      </w:r>
      <w:r w:rsidRPr="00C1620F">
        <w:rPr>
          <w:rFonts w:ascii="Times New Roman" w:hAnsi="Times New Roman" w:cs="Times New Roman"/>
          <w:noProof/>
        </w:rPr>
        <w:t xml:space="preserve">, </w:t>
      </w:r>
      <w:r w:rsidRPr="00C1620F">
        <w:rPr>
          <w:rFonts w:ascii="Times New Roman" w:hAnsi="Times New Roman" w:cs="Times New Roman"/>
          <w:b/>
          <w:bCs/>
          <w:noProof/>
        </w:rPr>
        <w:t>Sachs NA</w:t>
      </w:r>
      <w:r w:rsidRPr="00C1620F">
        <w:rPr>
          <w:rFonts w:ascii="Times New Roman" w:hAnsi="Times New Roman" w:cs="Times New Roman"/>
          <w:noProof/>
        </w:rPr>
        <w:t xml:space="preserve">, </w:t>
      </w:r>
      <w:r w:rsidRPr="00C1620F">
        <w:rPr>
          <w:rFonts w:ascii="Times New Roman" w:hAnsi="Times New Roman" w:cs="Times New Roman"/>
          <w:b/>
          <w:bCs/>
          <w:noProof/>
        </w:rPr>
        <w:t>Lindberg E</w:t>
      </w:r>
      <w:r w:rsidRPr="00C1620F">
        <w:rPr>
          <w:rFonts w:ascii="Times New Roman" w:hAnsi="Times New Roman" w:cs="Times New Roman"/>
          <w:noProof/>
        </w:rPr>
        <w:t xml:space="preserve">, </w:t>
      </w:r>
      <w:r w:rsidRPr="00C1620F">
        <w:rPr>
          <w:rFonts w:ascii="Times New Roman" w:hAnsi="Times New Roman" w:cs="Times New Roman"/>
          <w:b/>
          <w:bCs/>
          <w:noProof/>
        </w:rPr>
        <w:t>Reimer J</w:t>
      </w:r>
      <w:r w:rsidRPr="00C1620F">
        <w:rPr>
          <w:rFonts w:ascii="Times New Roman" w:hAnsi="Times New Roman" w:cs="Times New Roman"/>
          <w:noProof/>
        </w:rPr>
        <w:t xml:space="preserve">, </w:t>
      </w:r>
      <w:r w:rsidRPr="00C1620F">
        <w:rPr>
          <w:rFonts w:ascii="Times New Roman" w:hAnsi="Times New Roman" w:cs="Times New Roman"/>
          <w:b/>
          <w:bCs/>
          <w:noProof/>
        </w:rPr>
        <w:t>Slutzky MW</w:t>
      </w:r>
      <w:r w:rsidRPr="00C1620F">
        <w:rPr>
          <w:rFonts w:ascii="Times New Roman" w:hAnsi="Times New Roman" w:cs="Times New Roman"/>
          <w:noProof/>
        </w:rPr>
        <w:t xml:space="preserve">, </w:t>
      </w:r>
      <w:r w:rsidRPr="00C1620F">
        <w:rPr>
          <w:rFonts w:ascii="Times New Roman" w:hAnsi="Times New Roman" w:cs="Times New Roman"/>
          <w:b/>
          <w:bCs/>
          <w:noProof/>
        </w:rPr>
        <w:t>Hatsopoulos NG</w:t>
      </w:r>
      <w:r w:rsidRPr="00C1620F">
        <w:rPr>
          <w:rFonts w:ascii="Times New Roman" w:hAnsi="Times New Roman" w:cs="Times New Roman"/>
          <w:noProof/>
        </w:rPr>
        <w:t xml:space="preserve">, </w:t>
      </w:r>
      <w:r w:rsidRPr="00C1620F">
        <w:rPr>
          <w:rFonts w:ascii="Times New Roman" w:hAnsi="Times New Roman" w:cs="Times New Roman"/>
          <w:b/>
          <w:bCs/>
          <w:noProof/>
        </w:rPr>
        <w:t>Miller LE</w:t>
      </w:r>
      <w:r w:rsidRPr="00C1620F">
        <w:rPr>
          <w:rFonts w:ascii="Times New Roman" w:hAnsi="Times New Roman" w:cs="Times New Roman"/>
          <w:noProof/>
        </w:rPr>
        <w:t xml:space="preserve">, </w:t>
      </w:r>
      <w:r w:rsidRPr="00C1620F">
        <w:rPr>
          <w:rFonts w:ascii="Times New Roman" w:hAnsi="Times New Roman" w:cs="Times New Roman"/>
          <w:b/>
          <w:bCs/>
          <w:noProof/>
        </w:rPr>
        <w:t>Kording KP</w:t>
      </w:r>
      <w:r w:rsidRPr="00C1620F">
        <w:rPr>
          <w:rFonts w:ascii="Times New Roman" w:hAnsi="Times New Roman" w:cs="Times New Roman"/>
          <w:noProof/>
        </w:rPr>
        <w:t xml:space="preserve">. Statistical assessment of the stability of neural movement representations. </w:t>
      </w:r>
      <w:r w:rsidRPr="00C1620F">
        <w:rPr>
          <w:rFonts w:ascii="Times New Roman" w:hAnsi="Times New Roman" w:cs="Times New Roman"/>
          <w:i/>
          <w:iCs/>
          <w:noProof/>
        </w:rPr>
        <w:t>J Neurophysiol</w:t>
      </w:r>
      <w:r w:rsidRPr="00C1620F">
        <w:rPr>
          <w:rFonts w:ascii="Times New Roman" w:hAnsi="Times New Roman" w:cs="Times New Roman"/>
          <w:noProof/>
        </w:rPr>
        <w:t xml:space="preserve"> 106: 764–774, 2011.</w:t>
      </w:r>
    </w:p>
    <w:p w14:paraId="16DCDFAD"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Tomko GJ</w:t>
      </w:r>
      <w:r w:rsidRPr="00C1620F">
        <w:rPr>
          <w:rFonts w:ascii="Times New Roman" w:hAnsi="Times New Roman" w:cs="Times New Roman"/>
          <w:noProof/>
        </w:rPr>
        <w:t xml:space="preserve">, </w:t>
      </w:r>
      <w:r w:rsidRPr="00C1620F">
        <w:rPr>
          <w:rFonts w:ascii="Times New Roman" w:hAnsi="Times New Roman" w:cs="Times New Roman"/>
          <w:b/>
          <w:bCs/>
          <w:noProof/>
        </w:rPr>
        <w:t>Crapper DR</w:t>
      </w:r>
      <w:r w:rsidRPr="00C1620F">
        <w:rPr>
          <w:rFonts w:ascii="Times New Roman" w:hAnsi="Times New Roman" w:cs="Times New Roman"/>
          <w:noProof/>
        </w:rPr>
        <w:t xml:space="preserve">. Neuronal Variability - Nonstationary Responses to Identical Visual-Stimuli. </w:t>
      </w:r>
      <w:r w:rsidRPr="00C1620F">
        <w:rPr>
          <w:rFonts w:ascii="Times New Roman" w:hAnsi="Times New Roman" w:cs="Times New Roman"/>
          <w:i/>
          <w:iCs/>
          <w:noProof/>
        </w:rPr>
        <w:t>Brain Res</w:t>
      </w:r>
      <w:r w:rsidRPr="00C1620F">
        <w:rPr>
          <w:rFonts w:ascii="Times New Roman" w:hAnsi="Times New Roman" w:cs="Times New Roman"/>
          <w:noProof/>
        </w:rPr>
        <w:t xml:space="preserve"> 79: 405–418, 1974.</w:t>
      </w:r>
    </w:p>
    <w:p w14:paraId="327DA041" w14:textId="77777777" w:rsidR="00C1620F" w:rsidRPr="00C1620F" w:rsidRDefault="00C1620F" w:rsidP="00C1620F">
      <w:pPr>
        <w:widowControl w:val="0"/>
        <w:autoSpaceDE w:val="0"/>
        <w:autoSpaceDN w:val="0"/>
        <w:adjustRightInd w:val="0"/>
        <w:spacing w:line="240" w:lineRule="auto"/>
        <w:rPr>
          <w:rFonts w:ascii="Times New Roman" w:hAnsi="Times New Roman" w:cs="Times New Roman"/>
          <w:noProof/>
        </w:rPr>
      </w:pPr>
      <w:r w:rsidRPr="00C1620F">
        <w:rPr>
          <w:rFonts w:ascii="Times New Roman" w:hAnsi="Times New Roman" w:cs="Times New Roman"/>
          <w:b/>
          <w:bCs/>
          <w:noProof/>
        </w:rPr>
        <w:t>Wei G</w:t>
      </w:r>
      <w:r w:rsidRPr="00C1620F">
        <w:rPr>
          <w:rFonts w:ascii="Times New Roman" w:hAnsi="Times New Roman" w:cs="Times New Roman"/>
          <w:noProof/>
        </w:rPr>
        <w:t xml:space="preserve">, </w:t>
      </w:r>
      <w:r w:rsidRPr="00C1620F">
        <w:rPr>
          <w:rFonts w:ascii="Times New Roman" w:hAnsi="Times New Roman" w:cs="Times New Roman"/>
          <w:b/>
          <w:bCs/>
          <w:noProof/>
        </w:rPr>
        <w:t>Stevenson IH</w:t>
      </w:r>
      <w:r w:rsidRPr="00C1620F">
        <w:rPr>
          <w:rFonts w:ascii="Times New Roman" w:hAnsi="Times New Roman" w:cs="Times New Roman"/>
          <w:noProof/>
        </w:rPr>
        <w:t xml:space="preserve">. Tracking Fast and Slow Changes in Synaptic Weights From Simultaneously Observed Pre- and Postsynaptic Spiking. </w:t>
      </w:r>
      <w:r w:rsidRPr="00C1620F">
        <w:rPr>
          <w:rFonts w:ascii="Times New Roman" w:hAnsi="Times New Roman" w:cs="Times New Roman"/>
          <w:i/>
          <w:iCs/>
          <w:noProof/>
        </w:rPr>
        <w:t>Neural Comput</w:t>
      </w:r>
      <w:r w:rsidRPr="00C1620F">
        <w:rPr>
          <w:rFonts w:ascii="Times New Roman" w:hAnsi="Times New Roman" w:cs="Times New Roman"/>
          <w:noProof/>
        </w:rPr>
        <w:t xml:space="preserve"> 33: 2682–2709, 2021.</w:t>
      </w:r>
    </w:p>
    <w:p w14:paraId="6C1E769B" w14:textId="77F7A528" w:rsidR="00D54D25" w:rsidRDefault="00D27569" w:rsidP="001F6135">
      <w:pPr>
        <w:widowControl w:val="0"/>
        <w:autoSpaceDE w:val="0"/>
        <w:autoSpaceDN w:val="0"/>
        <w:adjustRightInd w:val="0"/>
        <w:spacing w:line="240" w:lineRule="auto"/>
        <w:ind w:left="480" w:hanging="480"/>
      </w:pPr>
      <w:r>
        <w:fldChar w:fldCharType="end"/>
      </w:r>
    </w:p>
    <w:p w14:paraId="7287F859" w14:textId="40B9C051" w:rsidR="001B3C0C" w:rsidRDefault="001B3C0C">
      <w:pPr>
        <w:spacing w:line="240" w:lineRule="auto"/>
        <w:jc w:val="left"/>
      </w:pPr>
      <w:r>
        <w:br w:type="page"/>
      </w:r>
    </w:p>
    <w:p w14:paraId="0DEB7311" w14:textId="1F3532B7" w:rsidR="00D3079B" w:rsidRDefault="006044CC" w:rsidP="00B7292E">
      <w:pPr>
        <w:pStyle w:val="Heading1"/>
        <w:rPr>
          <w:ins w:id="447" w:author="wei ganchao" w:date="2022-01-13T18:16:00Z"/>
        </w:rPr>
      </w:pPr>
      <w:r>
        <w:lastRenderedPageBreak/>
        <w:t>Appendix</w:t>
      </w:r>
    </w:p>
    <w:p w14:paraId="12F5A0A2" w14:textId="77777777" w:rsidR="00FF27D1" w:rsidRPr="001D2909" w:rsidRDefault="00FF27D1" w:rsidP="00FF27D1">
      <w:pPr>
        <w:pStyle w:val="Heading2"/>
        <w:rPr>
          <w:ins w:id="448" w:author="wei ganchao" w:date="2022-01-13T18:16:00Z"/>
          <w:color w:val="auto"/>
        </w:rPr>
      </w:pPr>
      <w:ins w:id="449" w:author="wei ganchao" w:date="2022-01-13T18:16:00Z">
        <w:r>
          <w:rPr>
            <w:color w:val="auto"/>
          </w:rPr>
          <w:t>Quantifying Uncertainties</w:t>
        </w:r>
      </w:ins>
    </w:p>
    <w:p w14:paraId="24B9E40E" w14:textId="77777777" w:rsidR="005713EA" w:rsidRDefault="00FF27D1" w:rsidP="00FF27D1">
      <w:pPr>
        <w:rPr>
          <w:ins w:id="450" w:author="wei ganchao" w:date="2022-01-13T18:23:00Z"/>
        </w:rPr>
      </w:pPr>
      <w:ins w:id="451" w:author="wei ganchao" w:date="2022-01-13T18:16:00Z">
        <w:r>
          <w:t xml:space="preserve">After convergence, we have an approximation of the log-posterior </w:t>
        </w:r>
      </w:ins>
      <m:oMath>
        <m:r>
          <w:ins w:id="452" w:author="wei ganchao" w:date="2022-01-13T18:16:00Z">
            <w:rPr>
              <w:rFonts w:ascii="Cambria Math" w:hAnsi="Cambria Math"/>
            </w:rPr>
            <m:t>P</m:t>
          </w:ins>
        </m:r>
        <m:d>
          <m:dPr>
            <m:ctrlPr>
              <w:ins w:id="453" w:author="wei ganchao" w:date="2022-01-13T18:16:00Z">
                <w:rPr>
                  <w:rFonts w:ascii="Cambria Math" w:hAnsi="Cambria Math"/>
                  <w:i/>
                </w:rPr>
              </w:ins>
            </m:ctrlPr>
          </m:dPr>
          <m:e>
            <m:sSub>
              <m:sSubPr>
                <m:ctrlPr>
                  <w:ins w:id="454" w:author="wei ganchao" w:date="2022-01-13T18:16:00Z">
                    <w:rPr>
                      <w:rFonts w:ascii="Cambria Math" w:hAnsi="Cambria Math"/>
                      <w:i/>
                    </w:rPr>
                  </w:ins>
                </m:ctrlPr>
              </m:sSubPr>
              <m:e>
                <m:r>
                  <w:ins w:id="455" w:author="wei ganchao" w:date="2022-01-13T18:16:00Z">
                    <m:rPr>
                      <m:sty m:val="bi"/>
                    </m:rPr>
                    <w:rPr>
                      <w:rFonts w:ascii="Cambria Math" w:hAnsi="Cambria Math"/>
                    </w:rPr>
                    <m:t>θ</m:t>
                  </w:ins>
                </m:r>
              </m:e>
              <m:sub>
                <m:r>
                  <w:ins w:id="456" w:author="wei ganchao" w:date="2022-01-13T18:16:00Z">
                    <w:rPr>
                      <w:rFonts w:ascii="Cambria Math" w:hAnsi="Cambria Math"/>
                    </w:rPr>
                    <m:t>t</m:t>
                  </w:ins>
                </m:r>
              </m:sub>
            </m:sSub>
          </m:e>
          <m:e>
            <m:r>
              <w:ins w:id="457" w:author="wei ganchao" w:date="2022-01-13T18:16:00Z">
                <m:rPr>
                  <m:sty m:val="bi"/>
                </m:rPr>
                <w:rPr>
                  <w:rFonts w:ascii="Cambria Math" w:hAnsi="Cambria Math"/>
                </w:rPr>
                <m:t>Y</m:t>
              </w:ins>
            </m:r>
          </m:e>
        </m:d>
        <m:r>
          <w:ins w:id="458" w:author="wei ganchao" w:date="2022-01-13T18:16:00Z">
            <w:rPr>
              <w:rFonts w:ascii="Cambria Math" w:hAnsi="Cambria Math"/>
            </w:rPr>
            <m:t>≈N(</m:t>
          </w:ins>
        </m:r>
        <m:sSub>
          <m:sSubPr>
            <m:ctrlPr>
              <w:ins w:id="459" w:author="wei ganchao" w:date="2022-01-13T18:16:00Z">
                <w:rPr>
                  <w:rFonts w:ascii="Cambria Math" w:hAnsi="Cambria Math"/>
                  <w:i/>
                </w:rPr>
              </w:ins>
            </m:ctrlPr>
          </m:sSubPr>
          <m:e>
            <m:r>
              <w:ins w:id="460" w:author="wei ganchao" w:date="2022-01-13T18:16:00Z">
                <m:rPr>
                  <m:sty m:val="bi"/>
                </m:rPr>
                <w:rPr>
                  <w:rFonts w:ascii="Cambria Math" w:hAnsi="Cambria Math"/>
                </w:rPr>
                <m:t>θ</m:t>
              </w:ins>
            </m:r>
          </m:e>
          <m:sub>
            <m:r>
              <w:ins w:id="461" w:author="wei ganchao" w:date="2022-01-13T18:16:00Z">
                <w:rPr>
                  <w:rFonts w:ascii="Cambria Math" w:hAnsi="Cambria Math"/>
                </w:rPr>
                <m:t>t</m:t>
              </w:ins>
            </m:r>
          </m:sub>
        </m:sSub>
        <m:r>
          <w:ins w:id="462" w:author="wei ganchao" w:date="2022-01-13T18:16:00Z">
            <w:rPr>
              <w:rFonts w:ascii="Cambria Math" w:hAnsi="Cambria Math"/>
            </w:rPr>
            <m:t>|</m:t>
          </w:ins>
        </m:r>
        <m:sSub>
          <m:sSubPr>
            <m:ctrlPr>
              <w:ins w:id="463" w:author="wei ganchao" w:date="2022-01-13T18:16:00Z">
                <w:rPr>
                  <w:rFonts w:ascii="Cambria Math" w:hAnsi="Cambria Math"/>
                  <w:i/>
                </w:rPr>
              </w:ins>
            </m:ctrlPr>
          </m:sSubPr>
          <m:e>
            <m:r>
              <w:ins w:id="464" w:author="wei ganchao" w:date="2022-01-13T18:16:00Z">
                <m:rPr>
                  <m:sty m:val="bi"/>
                </m:rPr>
                <w:rPr>
                  <w:rFonts w:ascii="Cambria Math" w:hAnsi="Cambria Math"/>
                </w:rPr>
                <m:t>μ</m:t>
              </w:ins>
            </m:r>
          </m:e>
          <m:sub>
            <m:r>
              <w:ins w:id="465" w:author="wei ganchao" w:date="2022-01-13T18:16:00Z">
                <w:rPr>
                  <w:rFonts w:ascii="Cambria Math" w:hAnsi="Cambria Math"/>
                </w:rPr>
                <m:t>t</m:t>
              </w:ins>
            </m:r>
          </m:sub>
        </m:sSub>
        <m:r>
          <w:ins w:id="466" w:author="wei ganchao" w:date="2022-01-13T18:16:00Z">
            <w:rPr>
              <w:rFonts w:ascii="Cambria Math" w:hAnsi="Cambria Math"/>
            </w:rPr>
            <m:t>,</m:t>
          </w:ins>
        </m:r>
        <m:sSub>
          <m:sSubPr>
            <m:ctrlPr>
              <w:ins w:id="467" w:author="wei ganchao" w:date="2022-01-13T18:16:00Z">
                <w:rPr>
                  <w:rFonts w:ascii="Cambria Math" w:hAnsi="Cambria Math"/>
                  <w:i/>
                </w:rPr>
              </w:ins>
            </m:ctrlPr>
          </m:sSubPr>
          <m:e>
            <m:r>
              <w:ins w:id="468" w:author="wei ganchao" w:date="2022-01-13T18:16:00Z">
                <m:rPr>
                  <m:sty m:val="b"/>
                </m:rPr>
                <w:rPr>
                  <w:rFonts w:ascii="Cambria Math" w:hAnsi="Cambria Math"/>
                </w:rPr>
                <m:t>Σ</m:t>
              </w:ins>
            </m:r>
          </m:e>
          <m:sub>
            <m:r>
              <w:ins w:id="469" w:author="wei ganchao" w:date="2022-01-13T18:16:00Z">
                <w:rPr>
                  <w:rFonts w:ascii="Cambria Math" w:hAnsi="Cambria Math"/>
                </w:rPr>
                <m:t>t</m:t>
              </w:ins>
            </m:r>
          </m:sub>
        </m:sSub>
        <m:r>
          <w:ins w:id="470" w:author="wei ganchao" w:date="2022-01-13T18:16:00Z">
            <w:rPr>
              <w:rFonts w:ascii="Cambria Math" w:hAnsi="Cambria Math"/>
            </w:rPr>
            <m:t>)</m:t>
          </w:ins>
        </m:r>
      </m:oMath>
      <w:ins w:id="471" w:author="wei ganchao" w:date="2022-01-13T18:16:00Z">
        <w:r>
          <w:t xml:space="preserve">, and we can use this approximation to quantify </w:t>
        </w:r>
      </w:ins>
      <w:ins w:id="472" w:author="wei ganchao" w:date="2022-01-13T18:23:00Z">
        <w:r w:rsidR="005713EA" w:rsidRPr="005713EA">
          <w:t>he uncertainty about the CMP parameters, as well as about the mean rate at each time.</w:t>
        </w:r>
      </w:ins>
    </w:p>
    <w:p w14:paraId="12564F62" w14:textId="3A196E2E" w:rsidR="00FF27D1" w:rsidRPr="005713EA" w:rsidRDefault="005713EA" w:rsidP="00FF27D1">
      <w:pPr>
        <w:rPr>
          <w:ins w:id="473" w:author="wei ganchao" w:date="2022-01-13T18:16:00Z"/>
          <w:bCs/>
          <w:color w:val="FF0000"/>
          <w:rPrChange w:id="474" w:author="wei ganchao" w:date="2022-01-13T18:21:00Z">
            <w:rPr>
              <w:ins w:id="475" w:author="wei ganchao" w:date="2022-01-13T18:16:00Z"/>
              <w:bCs/>
            </w:rPr>
          </w:rPrChange>
        </w:rPr>
      </w:pPr>
      <w:ins w:id="476" w:author="wei ganchao" w:date="2022-01-13T18:23:00Z">
        <w:r w:rsidRPr="005713EA">
          <w:t>The CMP parameters are log-normal distributed.</w:t>
        </w:r>
      </w:ins>
      <w:ins w:id="477" w:author="wei ganchao" w:date="2022-01-13T18:16:00Z">
        <w:r w:rsidR="00FF27D1">
          <w:t xml:space="preserve"> </w:t>
        </w:r>
      </w:ins>
      <w:ins w:id="478" w:author="wei ganchao" w:date="2022-01-13T18:23:00Z">
        <w:r>
          <w:t>L</w:t>
        </w:r>
      </w:ins>
      <w:ins w:id="479" w:author="wei ganchao" w:date="2022-01-13T18:16:00Z">
        <w:r w:rsidR="00FF27D1">
          <w:t xml:space="preserve">et </w:t>
        </w:r>
      </w:ins>
      <m:oMath>
        <m:sSub>
          <m:sSubPr>
            <m:ctrlPr>
              <w:ins w:id="480" w:author="wei ganchao" w:date="2022-01-13T18:16:00Z">
                <w:rPr>
                  <w:rFonts w:ascii="Cambria Math" w:hAnsi="Cambria Math"/>
                  <w:i/>
                </w:rPr>
              </w:ins>
            </m:ctrlPr>
          </m:sSubPr>
          <m:e>
            <m:r>
              <w:ins w:id="481" w:author="wei ganchao" w:date="2022-01-13T18:16:00Z">
                <m:rPr>
                  <m:sty m:val="bi"/>
                </m:rPr>
                <w:rPr>
                  <w:rFonts w:ascii="Cambria Math" w:hAnsi="Cambria Math"/>
                </w:rPr>
                <m:t>Z</m:t>
              </w:ins>
            </m:r>
          </m:e>
          <m:sub>
            <m:r>
              <w:ins w:id="482" w:author="wei ganchao" w:date="2022-01-13T18:16:00Z">
                <w:rPr>
                  <w:rFonts w:ascii="Cambria Math" w:hAnsi="Cambria Math"/>
                </w:rPr>
                <m:t>it</m:t>
              </w:ins>
            </m:r>
          </m:sub>
        </m:sSub>
        <m:r>
          <w:ins w:id="483" w:author="wei ganchao" w:date="2022-01-13T18:16:00Z">
            <w:rPr>
              <w:rFonts w:ascii="Cambria Math" w:hAnsi="Cambria Math"/>
            </w:rPr>
            <m:t>=</m:t>
          </w:ins>
        </m:r>
        <m:d>
          <m:dPr>
            <m:ctrlPr>
              <w:ins w:id="484" w:author="wei ganchao" w:date="2022-01-13T18:16:00Z">
                <w:rPr>
                  <w:rFonts w:ascii="Cambria Math" w:hAnsi="Cambria Math"/>
                  <w:i/>
                </w:rPr>
              </w:ins>
            </m:ctrlPr>
          </m:dPr>
          <m:e>
            <m:m>
              <m:mPr>
                <m:mcs>
                  <m:mc>
                    <m:mcPr>
                      <m:count m:val="2"/>
                      <m:mcJc m:val="center"/>
                    </m:mcPr>
                  </m:mc>
                </m:mcs>
                <m:ctrlPr>
                  <w:ins w:id="485" w:author="wei ganchao" w:date="2022-01-13T18:16:00Z">
                    <w:rPr>
                      <w:rFonts w:ascii="Cambria Math" w:hAnsi="Cambria Math"/>
                      <w:i/>
                    </w:rPr>
                  </w:ins>
                </m:ctrlPr>
              </m:mPr>
              <m:mr>
                <m:e>
                  <m:sSubSup>
                    <m:sSubSupPr>
                      <m:ctrlPr>
                        <w:ins w:id="486" w:author="wei ganchao" w:date="2022-01-13T18:16:00Z">
                          <w:rPr>
                            <w:rFonts w:ascii="Cambria Math" w:hAnsi="Cambria Math"/>
                            <w:i/>
                          </w:rPr>
                        </w:ins>
                      </m:ctrlPr>
                    </m:sSubSupPr>
                    <m:e>
                      <m:r>
                        <w:ins w:id="487" w:author="wei ganchao" w:date="2022-01-13T18:16:00Z">
                          <m:rPr>
                            <m:sty m:val="bi"/>
                          </m:rPr>
                          <w:rPr>
                            <w:rFonts w:ascii="Cambria Math" w:hAnsi="Cambria Math"/>
                          </w:rPr>
                          <m:t>x</m:t>
                        </w:ins>
                      </m:r>
                    </m:e>
                    <m:sub>
                      <m:r>
                        <w:ins w:id="488" w:author="wei ganchao" w:date="2022-01-13T18:16:00Z">
                          <w:rPr>
                            <w:rFonts w:ascii="Cambria Math" w:hAnsi="Cambria Math"/>
                          </w:rPr>
                          <m:t>it</m:t>
                        </w:ins>
                      </m:r>
                    </m:sub>
                    <m:sup>
                      <m:r>
                        <w:ins w:id="489" w:author="wei ganchao" w:date="2022-01-13T18:16:00Z">
                          <w:rPr>
                            <w:rFonts w:ascii="Cambria Math" w:hAnsi="Cambria Math"/>
                          </w:rPr>
                          <m:t>'</m:t>
                        </w:ins>
                      </m:r>
                    </m:sup>
                  </m:sSubSup>
                </m:e>
                <m:e>
                  <m:r>
                    <w:ins w:id="490" w:author="wei ganchao" w:date="2022-01-13T18:16:00Z">
                      <m:rPr>
                        <m:sty m:val="bi"/>
                      </m:rPr>
                      <w:rPr>
                        <w:rFonts w:ascii="Cambria Math" w:hAnsi="Cambria Math"/>
                      </w:rPr>
                      <m:t>0</m:t>
                    </w:ins>
                  </m:r>
                </m:e>
              </m:mr>
              <m:mr>
                <m:e>
                  <m:r>
                    <w:ins w:id="491" w:author="wei ganchao" w:date="2022-01-13T18:16:00Z">
                      <m:rPr>
                        <m:sty m:val="bi"/>
                      </m:rPr>
                      <w:rPr>
                        <w:rFonts w:ascii="Cambria Math" w:hAnsi="Cambria Math"/>
                      </w:rPr>
                      <m:t>0</m:t>
                    </w:ins>
                  </m:r>
                </m:e>
                <m:e>
                  <m:sSubSup>
                    <m:sSubSupPr>
                      <m:ctrlPr>
                        <w:ins w:id="492" w:author="wei ganchao" w:date="2022-01-13T18:16:00Z">
                          <w:rPr>
                            <w:rFonts w:ascii="Cambria Math" w:hAnsi="Cambria Math"/>
                            <w:i/>
                          </w:rPr>
                        </w:ins>
                      </m:ctrlPr>
                    </m:sSubSupPr>
                    <m:e>
                      <m:r>
                        <w:ins w:id="493" w:author="wei ganchao" w:date="2022-01-13T18:16:00Z">
                          <m:rPr>
                            <m:sty m:val="bi"/>
                          </m:rPr>
                          <w:rPr>
                            <w:rFonts w:ascii="Cambria Math" w:hAnsi="Cambria Math"/>
                          </w:rPr>
                          <m:t>g</m:t>
                        </w:ins>
                      </m:r>
                    </m:e>
                    <m:sub>
                      <m:r>
                        <w:ins w:id="494" w:author="wei ganchao" w:date="2022-01-13T18:16:00Z">
                          <w:rPr>
                            <w:rFonts w:ascii="Cambria Math" w:hAnsi="Cambria Math"/>
                          </w:rPr>
                          <m:t>it</m:t>
                        </w:ins>
                      </m:r>
                    </m:sub>
                    <m:sup>
                      <m:r>
                        <w:ins w:id="495" w:author="wei ganchao" w:date="2022-01-13T18:16:00Z">
                          <w:rPr>
                            <w:rFonts w:ascii="Cambria Math" w:hAnsi="Cambria Math"/>
                          </w:rPr>
                          <m:t>'</m:t>
                        </w:ins>
                      </m:r>
                    </m:sup>
                  </m:sSubSup>
                </m:e>
              </m:mr>
            </m:m>
          </m:e>
        </m:d>
      </m:oMath>
      <w:ins w:id="496" w:author="wei ganchao" w:date="2022-01-13T18:16:00Z">
        <w:r w:rsidR="00FF27D1">
          <w:t xml:space="preserve">, then </w:t>
        </w:r>
      </w:ins>
      <m:oMath>
        <m:sSup>
          <m:sSupPr>
            <m:ctrlPr>
              <w:ins w:id="497" w:author="wei ganchao" w:date="2022-01-13T18:24:00Z">
                <w:rPr>
                  <w:rFonts w:ascii="Cambria Math" w:hAnsi="Cambria Math"/>
                  <w:i/>
                </w:rPr>
              </w:ins>
            </m:ctrlPr>
          </m:sSupPr>
          <m:e>
            <m:d>
              <m:dPr>
                <m:ctrlPr>
                  <w:ins w:id="498" w:author="wei ganchao" w:date="2022-01-13T18:24:00Z">
                    <w:rPr>
                      <w:rFonts w:ascii="Cambria Math" w:hAnsi="Cambria Math"/>
                      <w:i/>
                    </w:rPr>
                  </w:ins>
                </m:ctrlPr>
              </m:dPr>
              <m:e>
                <m:sSub>
                  <m:sSubPr>
                    <m:ctrlPr>
                      <w:ins w:id="499" w:author="wei ganchao" w:date="2022-01-13T18:24:00Z">
                        <w:rPr>
                          <w:rFonts w:ascii="Cambria Math" w:hAnsi="Cambria Math"/>
                          <w:i/>
                        </w:rPr>
                      </w:ins>
                    </m:ctrlPr>
                  </m:sSubPr>
                  <m:e>
                    <m:r>
                      <w:ins w:id="500" w:author="wei ganchao" w:date="2022-01-13T18:24:00Z">
                        <w:rPr>
                          <w:rFonts w:ascii="Cambria Math" w:hAnsi="Cambria Math"/>
                        </w:rPr>
                        <m:t>λ</m:t>
                      </w:ins>
                    </m:r>
                  </m:e>
                  <m:sub>
                    <m:r>
                      <w:ins w:id="501" w:author="wei ganchao" w:date="2022-01-13T18:24:00Z">
                        <w:rPr>
                          <w:rFonts w:ascii="Cambria Math" w:hAnsi="Cambria Math"/>
                        </w:rPr>
                        <m:t>it</m:t>
                      </w:ins>
                    </m:r>
                  </m:sub>
                </m:sSub>
                <m:r>
                  <w:ins w:id="502" w:author="wei ganchao" w:date="2022-01-13T18:24:00Z">
                    <w:rPr>
                      <w:rFonts w:ascii="Cambria Math" w:hAnsi="Cambria Math"/>
                    </w:rPr>
                    <m:t xml:space="preserve">, </m:t>
                  </w:ins>
                </m:r>
                <m:sSub>
                  <m:sSubPr>
                    <m:ctrlPr>
                      <w:ins w:id="503" w:author="wei ganchao" w:date="2022-01-13T18:24:00Z">
                        <w:rPr>
                          <w:rFonts w:ascii="Cambria Math" w:hAnsi="Cambria Math"/>
                          <w:i/>
                        </w:rPr>
                      </w:ins>
                    </m:ctrlPr>
                  </m:sSubPr>
                  <m:e>
                    <m:r>
                      <w:ins w:id="504" w:author="wei ganchao" w:date="2022-01-13T18:24:00Z">
                        <w:rPr>
                          <w:rFonts w:ascii="Cambria Math" w:hAnsi="Cambria Math"/>
                        </w:rPr>
                        <m:t>ν</m:t>
                      </w:ins>
                    </m:r>
                  </m:e>
                  <m:sub>
                    <m:r>
                      <w:ins w:id="505" w:author="wei ganchao" w:date="2022-01-13T18:24:00Z">
                        <w:rPr>
                          <w:rFonts w:ascii="Cambria Math" w:hAnsi="Cambria Math"/>
                        </w:rPr>
                        <m:t>it</m:t>
                      </w:ins>
                    </m:r>
                  </m:sub>
                </m:sSub>
              </m:e>
            </m:d>
          </m:e>
          <m:sup>
            <m:r>
              <w:ins w:id="506" w:author="wei ganchao" w:date="2022-01-13T18:24:00Z">
                <w:rPr>
                  <w:rFonts w:ascii="Cambria Math" w:hAnsi="Cambria Math"/>
                </w:rPr>
                <m:t>'</m:t>
              </w:ins>
            </m:r>
          </m:sup>
        </m:sSup>
        <m:r>
          <w:ins w:id="507" w:author="wei ganchao" w:date="2022-01-13T18:16:00Z">
            <w:rPr>
              <w:rFonts w:ascii="Cambria Math" w:hAnsi="Cambria Math"/>
            </w:rPr>
            <m:t xml:space="preserve"> =</m:t>
          </w:ins>
        </m:r>
        <m:func>
          <m:funcPr>
            <m:ctrlPr>
              <w:ins w:id="508" w:author="wei ganchao" w:date="2022-01-13T18:16:00Z">
                <w:rPr>
                  <w:rFonts w:ascii="Cambria Math" w:hAnsi="Cambria Math"/>
                  <w:i/>
                </w:rPr>
              </w:ins>
            </m:ctrlPr>
          </m:funcPr>
          <m:fName>
            <m:r>
              <w:ins w:id="509" w:author="wei ganchao" w:date="2022-01-13T18:16:00Z">
                <m:rPr>
                  <m:sty m:val="p"/>
                </m:rPr>
                <w:rPr>
                  <w:rFonts w:ascii="Cambria Math" w:hAnsi="Cambria Math"/>
                </w:rPr>
                <m:t>exp</m:t>
              </w:ins>
            </m:r>
          </m:fName>
          <m:e>
            <m:d>
              <m:dPr>
                <m:ctrlPr>
                  <w:ins w:id="510" w:author="wei ganchao" w:date="2022-01-13T18:16:00Z">
                    <w:rPr>
                      <w:rFonts w:ascii="Cambria Math" w:hAnsi="Cambria Math"/>
                      <w:i/>
                    </w:rPr>
                  </w:ins>
                </m:ctrlPr>
              </m:dPr>
              <m:e>
                <m:sSub>
                  <m:sSubPr>
                    <m:ctrlPr>
                      <w:ins w:id="511" w:author="wei ganchao" w:date="2022-01-13T18:16:00Z">
                        <w:rPr>
                          <w:rFonts w:ascii="Cambria Math" w:hAnsi="Cambria Math"/>
                          <w:i/>
                        </w:rPr>
                      </w:ins>
                    </m:ctrlPr>
                  </m:sSubPr>
                  <m:e>
                    <m:r>
                      <w:ins w:id="512" w:author="wei ganchao" w:date="2022-01-13T18:16:00Z">
                        <m:rPr>
                          <m:sty m:val="bi"/>
                        </m:rPr>
                        <w:rPr>
                          <w:rFonts w:ascii="Cambria Math" w:hAnsi="Cambria Math"/>
                        </w:rPr>
                        <m:t>Z</m:t>
                      </w:ins>
                    </m:r>
                  </m:e>
                  <m:sub>
                    <m:r>
                      <w:ins w:id="513" w:author="wei ganchao" w:date="2022-01-13T18:16:00Z">
                        <w:rPr>
                          <w:rFonts w:ascii="Cambria Math" w:hAnsi="Cambria Math"/>
                        </w:rPr>
                        <m:t>it</m:t>
                      </w:ins>
                    </m:r>
                  </m:sub>
                </m:sSub>
                <m:sSub>
                  <m:sSubPr>
                    <m:ctrlPr>
                      <w:ins w:id="514" w:author="wei ganchao" w:date="2022-01-13T18:16:00Z">
                        <w:rPr>
                          <w:rFonts w:ascii="Cambria Math" w:hAnsi="Cambria Math"/>
                          <w:i/>
                        </w:rPr>
                      </w:ins>
                    </m:ctrlPr>
                  </m:sSubPr>
                  <m:e>
                    <m:r>
                      <w:ins w:id="515" w:author="wei ganchao" w:date="2022-01-13T18:16:00Z">
                        <m:rPr>
                          <m:sty m:val="bi"/>
                        </m:rPr>
                        <w:rPr>
                          <w:rFonts w:ascii="Cambria Math" w:hAnsi="Cambria Math"/>
                        </w:rPr>
                        <m:t>θ</m:t>
                      </w:ins>
                    </m:r>
                  </m:e>
                  <m:sub>
                    <m:r>
                      <w:ins w:id="516" w:author="wei ganchao" w:date="2022-01-13T18:16:00Z">
                        <w:rPr>
                          <w:rFonts w:ascii="Cambria Math" w:hAnsi="Cambria Math"/>
                        </w:rPr>
                        <m:t>t</m:t>
                      </w:ins>
                    </m:r>
                  </m:sub>
                </m:sSub>
              </m:e>
            </m:d>
          </m:e>
        </m:func>
        <m:r>
          <w:ins w:id="517" w:author="wei ganchao" w:date="2022-01-13T18:16:00Z">
            <w:rPr>
              <w:rFonts w:ascii="Cambria Math" w:hAnsi="Cambria Math"/>
            </w:rPr>
            <m:t>∼Lognorma</m:t>
          </w:ins>
        </m:r>
        <m:sSub>
          <m:sSubPr>
            <m:ctrlPr>
              <w:ins w:id="518" w:author="wei ganchao" w:date="2022-01-13T18:16:00Z">
                <w:rPr>
                  <w:rFonts w:ascii="Cambria Math" w:hAnsi="Cambria Math"/>
                  <w:i/>
                </w:rPr>
              </w:ins>
            </m:ctrlPr>
          </m:sSubPr>
          <m:e>
            <m:r>
              <w:ins w:id="519" w:author="wei ganchao" w:date="2022-01-13T18:16:00Z">
                <w:rPr>
                  <w:rFonts w:ascii="Cambria Math" w:hAnsi="Cambria Math"/>
                </w:rPr>
                <m:t>l</m:t>
              </w:ins>
            </m:r>
          </m:e>
          <m:sub>
            <m:r>
              <w:ins w:id="520" w:author="wei ganchao" w:date="2022-01-13T18:16:00Z">
                <w:rPr>
                  <w:rFonts w:ascii="Cambria Math" w:hAnsi="Cambria Math"/>
                </w:rPr>
                <m:t>2</m:t>
              </w:ins>
            </m:r>
          </m:sub>
        </m:sSub>
        <m:d>
          <m:dPr>
            <m:ctrlPr>
              <w:ins w:id="521" w:author="wei ganchao" w:date="2022-01-13T18:16:00Z">
                <w:rPr>
                  <w:rFonts w:ascii="Cambria Math" w:hAnsi="Cambria Math"/>
                  <w:i/>
                </w:rPr>
              </w:ins>
            </m:ctrlPr>
          </m:dPr>
          <m:e>
            <m:sSub>
              <m:sSubPr>
                <m:ctrlPr>
                  <w:ins w:id="522" w:author="wei ganchao" w:date="2022-01-13T18:16:00Z">
                    <w:rPr>
                      <w:rFonts w:ascii="Cambria Math" w:hAnsi="Cambria Math"/>
                      <w:i/>
                    </w:rPr>
                  </w:ins>
                </m:ctrlPr>
              </m:sSubPr>
              <m:e>
                <m:r>
                  <w:ins w:id="523" w:author="wei ganchao" w:date="2022-01-13T18:16:00Z">
                    <m:rPr>
                      <m:sty m:val="bi"/>
                    </m:rPr>
                    <w:rPr>
                      <w:rFonts w:ascii="Cambria Math" w:hAnsi="Cambria Math"/>
                    </w:rPr>
                    <m:t>Z</m:t>
                  </w:ins>
                </m:r>
              </m:e>
              <m:sub>
                <m:r>
                  <w:ins w:id="524" w:author="wei ganchao" w:date="2022-01-13T18:16:00Z">
                    <w:rPr>
                      <w:rFonts w:ascii="Cambria Math" w:hAnsi="Cambria Math"/>
                    </w:rPr>
                    <m:t>it</m:t>
                  </w:ins>
                </m:r>
              </m:sub>
            </m:sSub>
            <m:sSub>
              <m:sSubPr>
                <m:ctrlPr>
                  <w:ins w:id="525" w:author="wei ganchao" w:date="2022-01-13T18:16:00Z">
                    <w:rPr>
                      <w:rFonts w:ascii="Cambria Math" w:hAnsi="Cambria Math"/>
                      <w:i/>
                    </w:rPr>
                  </w:ins>
                </m:ctrlPr>
              </m:sSubPr>
              <m:e>
                <m:r>
                  <w:ins w:id="526" w:author="wei ganchao" w:date="2022-01-13T18:16:00Z">
                    <m:rPr>
                      <m:sty m:val="bi"/>
                    </m:rPr>
                    <w:rPr>
                      <w:rFonts w:ascii="Cambria Math" w:hAnsi="Cambria Math"/>
                    </w:rPr>
                    <m:t>μ</m:t>
                  </w:ins>
                </m:r>
              </m:e>
              <m:sub>
                <m:r>
                  <w:ins w:id="527" w:author="wei ganchao" w:date="2022-01-13T18:16:00Z">
                    <w:rPr>
                      <w:rFonts w:ascii="Cambria Math" w:hAnsi="Cambria Math"/>
                    </w:rPr>
                    <m:t>t</m:t>
                  </w:ins>
                </m:r>
              </m:sub>
            </m:sSub>
            <m:r>
              <w:ins w:id="528" w:author="wei ganchao" w:date="2022-01-13T18:16:00Z">
                <w:rPr>
                  <w:rFonts w:ascii="Cambria Math" w:hAnsi="Cambria Math"/>
                </w:rPr>
                <m:t>,</m:t>
              </w:ins>
            </m:r>
            <m:sSub>
              <m:sSubPr>
                <m:ctrlPr>
                  <w:ins w:id="529" w:author="wei ganchao" w:date="2022-01-13T18:16:00Z">
                    <w:rPr>
                      <w:rFonts w:ascii="Cambria Math" w:hAnsi="Cambria Math"/>
                      <w:i/>
                    </w:rPr>
                  </w:ins>
                </m:ctrlPr>
              </m:sSubPr>
              <m:e>
                <m:r>
                  <w:ins w:id="530" w:author="wei ganchao" w:date="2022-01-13T18:16:00Z">
                    <m:rPr>
                      <m:sty m:val="bi"/>
                    </m:rPr>
                    <w:rPr>
                      <w:rFonts w:ascii="Cambria Math" w:hAnsi="Cambria Math"/>
                    </w:rPr>
                    <m:t>Z</m:t>
                  </w:ins>
                </m:r>
              </m:e>
              <m:sub>
                <m:r>
                  <w:ins w:id="531" w:author="wei ganchao" w:date="2022-01-13T18:16:00Z">
                    <w:rPr>
                      <w:rFonts w:ascii="Cambria Math" w:hAnsi="Cambria Math"/>
                    </w:rPr>
                    <m:t>it</m:t>
                  </w:ins>
                </m:r>
              </m:sub>
            </m:sSub>
            <m:sSub>
              <m:sSubPr>
                <m:ctrlPr>
                  <w:ins w:id="532" w:author="wei ganchao" w:date="2022-01-13T18:16:00Z">
                    <w:rPr>
                      <w:rFonts w:ascii="Cambria Math" w:hAnsi="Cambria Math"/>
                      <w:i/>
                    </w:rPr>
                  </w:ins>
                </m:ctrlPr>
              </m:sSubPr>
              <m:e>
                <m:r>
                  <w:ins w:id="533" w:author="wei ganchao" w:date="2022-01-13T18:16:00Z">
                    <m:rPr>
                      <m:sty m:val="b"/>
                    </m:rPr>
                    <w:rPr>
                      <w:rFonts w:ascii="Cambria Math" w:hAnsi="Cambria Math"/>
                    </w:rPr>
                    <m:t>Σ</m:t>
                  </w:ins>
                </m:r>
              </m:e>
              <m:sub>
                <m:r>
                  <w:ins w:id="534" w:author="wei ganchao" w:date="2022-01-13T18:16:00Z">
                    <w:rPr>
                      <w:rFonts w:ascii="Cambria Math" w:hAnsi="Cambria Math"/>
                    </w:rPr>
                    <m:t>t</m:t>
                  </w:ins>
                </m:r>
              </m:sub>
            </m:sSub>
            <m:sSubSup>
              <m:sSubSupPr>
                <m:ctrlPr>
                  <w:ins w:id="535" w:author="wei ganchao" w:date="2022-01-13T18:16:00Z">
                    <w:rPr>
                      <w:rFonts w:ascii="Cambria Math" w:hAnsi="Cambria Math"/>
                      <w:i/>
                    </w:rPr>
                  </w:ins>
                </m:ctrlPr>
              </m:sSubSupPr>
              <m:e>
                <m:r>
                  <w:ins w:id="536" w:author="wei ganchao" w:date="2022-01-13T18:16:00Z">
                    <m:rPr>
                      <m:sty m:val="bi"/>
                    </m:rPr>
                    <w:rPr>
                      <w:rFonts w:ascii="Cambria Math" w:hAnsi="Cambria Math"/>
                    </w:rPr>
                    <m:t>Z</m:t>
                  </w:ins>
                </m:r>
                <m:ctrlPr>
                  <w:ins w:id="537" w:author="wei ganchao" w:date="2022-01-13T18:16:00Z">
                    <w:rPr>
                      <w:rFonts w:ascii="Cambria Math" w:hAnsi="Cambria Math"/>
                      <w:b/>
                      <w:bCs/>
                      <w:i/>
                    </w:rPr>
                  </w:ins>
                </m:ctrlPr>
              </m:e>
              <m:sub>
                <m:r>
                  <w:ins w:id="538" w:author="wei ganchao" w:date="2022-01-13T18:16:00Z">
                    <w:rPr>
                      <w:rFonts w:ascii="Cambria Math" w:hAnsi="Cambria Math"/>
                    </w:rPr>
                    <m:t>it</m:t>
                  </w:ins>
                </m:r>
              </m:sub>
              <m:sup>
                <m:r>
                  <w:ins w:id="539" w:author="wei ganchao" w:date="2022-01-13T18:16:00Z">
                    <w:rPr>
                      <w:rFonts w:ascii="Cambria Math" w:hAnsi="Cambria Math"/>
                    </w:rPr>
                    <m:t>'</m:t>
                  </w:ins>
                </m:r>
              </m:sup>
            </m:sSubSup>
          </m:e>
        </m:d>
      </m:oMath>
      <w:ins w:id="540" w:author="wei ganchao" w:date="2022-01-13T18:18:00Z">
        <w:r w:rsidR="00942B5B">
          <w:t xml:space="preserve">. Denote the variance of CMP parameters as </w:t>
        </w:r>
      </w:ins>
      <m:oMath>
        <m:sSub>
          <m:sSubPr>
            <m:ctrlPr>
              <w:ins w:id="541" w:author="wei ganchao" w:date="2022-01-13T18:18:00Z">
                <w:rPr>
                  <w:rFonts w:ascii="Cambria Math" w:hAnsi="Cambria Math"/>
                  <w:b/>
                  <w:i/>
                </w:rPr>
              </w:ins>
            </m:ctrlPr>
          </m:sSubPr>
          <m:e>
            <m:r>
              <w:ins w:id="542" w:author="wei ganchao" w:date="2022-01-13T18:18:00Z">
                <m:rPr>
                  <m:sty m:val="bi"/>
                </m:rPr>
                <w:rPr>
                  <w:rFonts w:ascii="Cambria Math" w:hAnsi="Cambria Math"/>
                </w:rPr>
                <m:t>V</m:t>
              </w:ins>
            </m:r>
          </m:e>
          <m:sub>
            <m:r>
              <w:ins w:id="543" w:author="wei ganchao" w:date="2022-01-13T18:18:00Z">
                <w:rPr>
                  <w:rFonts w:ascii="Cambria Math" w:hAnsi="Cambria Math"/>
                </w:rPr>
                <m:t>it</m:t>
              </w:ins>
            </m:r>
          </m:sub>
        </m:sSub>
      </m:oMath>
      <w:ins w:id="544" w:author="wei ganchao" w:date="2022-01-13T18:18:00Z">
        <w:r w:rsidR="00942B5B">
          <w:rPr>
            <w:bCs/>
          </w:rPr>
          <w:t>.</w:t>
        </w:r>
      </w:ins>
      <w:ins w:id="545" w:author="wei ganchao" w:date="2022-01-13T18:20:00Z">
        <w:r w:rsidR="00942B5B">
          <w:rPr>
            <w:bCs/>
          </w:rPr>
          <w:t xml:space="preserve"> </w:t>
        </w:r>
      </w:ins>
      <w:ins w:id="546" w:author="wei ganchao" w:date="2022-01-13T18:21:00Z">
        <w:r w:rsidRPr="005713EA">
          <w:rPr>
            <w:bCs/>
            <w:color w:val="FF0000"/>
            <w:rPrChange w:id="547" w:author="wei ganchao" w:date="2022-01-13T18:21:00Z">
              <w:rPr>
                <w:bCs/>
              </w:rPr>
            </w:rPrChange>
          </w:rPr>
          <w:t xml:space="preserve">The variance can be easily found in Wiki. If I write it out, I need to define some useless notations. </w:t>
        </w:r>
      </w:ins>
      <m:oMath>
        <m:d>
          <m:dPr>
            <m:ctrlPr>
              <w:ins w:id="548" w:author="wei ganchao" w:date="2022-01-13T18:21:00Z">
                <w:rPr>
                  <w:rFonts w:ascii="Cambria Math" w:hAnsi="Cambria Math"/>
                  <w:i/>
                  <w:color w:val="FF0000"/>
                </w:rPr>
              </w:ins>
            </m:ctrlPr>
          </m:dPr>
          <m:e>
            <m:m>
              <m:mPr>
                <m:mcs>
                  <m:mc>
                    <m:mcPr>
                      <m:count m:val="1"/>
                      <m:mcJc m:val="center"/>
                    </m:mcPr>
                  </m:mc>
                </m:mcs>
                <m:ctrlPr>
                  <w:ins w:id="549" w:author="wei ganchao" w:date="2022-01-13T18:21:00Z">
                    <w:rPr>
                      <w:rFonts w:ascii="Cambria Math" w:hAnsi="Cambria Math"/>
                      <w:i/>
                      <w:color w:val="FF0000"/>
                    </w:rPr>
                  </w:ins>
                </m:ctrlPr>
              </m:mPr>
              <m:mr>
                <m:e>
                  <m:sSub>
                    <m:sSubPr>
                      <m:ctrlPr>
                        <w:ins w:id="550" w:author="wei ganchao" w:date="2022-01-13T18:21:00Z">
                          <w:rPr>
                            <w:rFonts w:ascii="Cambria Math" w:hAnsi="Cambria Math"/>
                            <w:i/>
                            <w:color w:val="FF0000"/>
                          </w:rPr>
                        </w:ins>
                      </m:ctrlPr>
                    </m:sSubPr>
                    <m:e>
                      <m:r>
                        <w:ins w:id="551" w:author="wei ganchao" w:date="2022-01-13T18:21:00Z">
                          <w:rPr>
                            <w:rFonts w:ascii="Cambria Math" w:hAnsi="Cambria Math"/>
                            <w:color w:val="FF0000"/>
                            <w:rPrChange w:id="552" w:author="wei ganchao" w:date="2022-01-13T18:21:00Z">
                              <w:rPr>
                                <w:rFonts w:ascii="Cambria Math" w:hAnsi="Cambria Math"/>
                              </w:rPr>
                            </w:rPrChange>
                          </w:rPr>
                          <m:t>λ</m:t>
                        </w:ins>
                      </m:r>
                    </m:e>
                    <m:sub>
                      <m:r>
                        <w:ins w:id="553" w:author="wei ganchao" w:date="2022-01-13T18:21:00Z">
                          <w:rPr>
                            <w:rFonts w:ascii="Cambria Math" w:hAnsi="Cambria Math"/>
                            <w:color w:val="FF0000"/>
                            <w:rPrChange w:id="554" w:author="wei ganchao" w:date="2022-01-13T18:21:00Z">
                              <w:rPr>
                                <w:rFonts w:ascii="Cambria Math" w:hAnsi="Cambria Math"/>
                              </w:rPr>
                            </w:rPrChange>
                          </w:rPr>
                          <m:t>it</m:t>
                        </w:ins>
                      </m:r>
                    </m:sub>
                  </m:sSub>
                </m:e>
              </m:mr>
              <m:mr>
                <m:e>
                  <m:sSub>
                    <m:sSubPr>
                      <m:ctrlPr>
                        <w:ins w:id="555" w:author="wei ganchao" w:date="2022-01-13T18:21:00Z">
                          <w:rPr>
                            <w:rFonts w:ascii="Cambria Math" w:hAnsi="Cambria Math"/>
                            <w:i/>
                            <w:color w:val="FF0000"/>
                          </w:rPr>
                        </w:ins>
                      </m:ctrlPr>
                    </m:sSubPr>
                    <m:e>
                      <m:r>
                        <w:ins w:id="556" w:author="wei ganchao" w:date="2022-01-13T18:21:00Z">
                          <w:rPr>
                            <w:rFonts w:ascii="Cambria Math" w:hAnsi="Cambria Math"/>
                            <w:color w:val="FF0000"/>
                            <w:rPrChange w:id="557" w:author="wei ganchao" w:date="2022-01-13T18:21:00Z">
                              <w:rPr>
                                <w:rFonts w:ascii="Cambria Math" w:hAnsi="Cambria Math"/>
                              </w:rPr>
                            </w:rPrChange>
                          </w:rPr>
                          <m:t>ν</m:t>
                        </w:ins>
                      </m:r>
                    </m:e>
                    <m:sub>
                      <m:r>
                        <w:ins w:id="558" w:author="wei ganchao" w:date="2022-01-13T18:21:00Z">
                          <w:rPr>
                            <w:rFonts w:ascii="Cambria Math" w:hAnsi="Cambria Math"/>
                            <w:color w:val="FF0000"/>
                            <w:rPrChange w:id="559" w:author="wei ganchao" w:date="2022-01-13T18:21:00Z">
                              <w:rPr>
                                <w:rFonts w:ascii="Cambria Math" w:hAnsi="Cambria Math"/>
                              </w:rPr>
                            </w:rPrChange>
                          </w:rPr>
                          <m:t>it</m:t>
                        </w:ins>
                      </m:r>
                    </m:sub>
                  </m:sSub>
                </m:e>
              </m:mr>
            </m:m>
          </m:e>
        </m:d>
        <m:r>
          <w:ins w:id="560" w:author="wei ganchao" w:date="2022-01-13T18:21:00Z">
            <w:rPr>
              <w:rFonts w:ascii="Cambria Math" w:hAnsi="Cambria Math"/>
              <w:color w:val="FF0000"/>
              <w:rPrChange w:id="561" w:author="wei ganchao" w:date="2022-01-13T18:21:00Z">
                <w:rPr>
                  <w:rFonts w:ascii="Cambria Math" w:hAnsi="Cambria Math"/>
                </w:rPr>
              </w:rPrChange>
            </w:rPr>
            <m:t>∼</m:t>
          </w:ins>
        </m:r>
        <m:r>
          <w:ins w:id="562" w:author="wei ganchao" w:date="2022-01-13T18:16:00Z">
            <w:rPr>
              <w:rFonts w:ascii="Cambria Math" w:hAnsi="Cambria Math"/>
              <w:color w:val="FF0000"/>
              <w:rPrChange w:id="563" w:author="wei ganchao" w:date="2022-01-13T18:21:00Z">
                <w:rPr>
                  <w:rFonts w:ascii="Cambria Math" w:hAnsi="Cambria Math"/>
                </w:rPr>
              </w:rPrChange>
            </w:rPr>
            <m:t>lognormal(</m:t>
          </w:ins>
        </m:r>
        <m:sSup>
          <m:sSupPr>
            <m:ctrlPr>
              <w:ins w:id="564" w:author="wei ganchao" w:date="2022-01-13T18:16:00Z">
                <w:rPr>
                  <w:rFonts w:ascii="Cambria Math" w:hAnsi="Cambria Math"/>
                  <w:b/>
                  <w:bCs/>
                  <w:i/>
                  <w:color w:val="FF0000"/>
                </w:rPr>
              </w:ins>
            </m:ctrlPr>
          </m:sSupPr>
          <m:e>
            <m:r>
              <w:ins w:id="565" w:author="wei ganchao" w:date="2022-01-13T18:16:00Z">
                <m:rPr>
                  <m:sty m:val="bi"/>
                </m:rPr>
                <w:rPr>
                  <w:rFonts w:ascii="Cambria Math" w:hAnsi="Cambria Math"/>
                  <w:color w:val="FF0000"/>
                  <w:rPrChange w:id="566" w:author="wei ganchao" w:date="2022-01-13T18:21:00Z">
                    <w:rPr>
                      <w:rFonts w:ascii="Cambria Math" w:hAnsi="Cambria Math"/>
                    </w:rPr>
                  </w:rPrChange>
                </w:rPr>
                <m:t>a</m:t>
              </w:ins>
            </m:r>
            <m:ctrlPr>
              <w:ins w:id="567" w:author="wei ganchao" w:date="2022-01-13T18:16:00Z">
                <w:rPr>
                  <w:rFonts w:ascii="Cambria Math" w:hAnsi="Cambria Math"/>
                  <w:i/>
                  <w:color w:val="FF0000"/>
                </w:rPr>
              </w:ins>
            </m:ctrlPr>
          </m:e>
          <m:sup>
            <m:r>
              <w:ins w:id="568" w:author="wei ganchao" w:date="2022-01-13T18:16:00Z">
                <w:rPr>
                  <w:rFonts w:ascii="Cambria Math" w:hAnsi="Cambria Math"/>
                  <w:color w:val="FF0000"/>
                  <w:rPrChange w:id="569" w:author="wei ganchao" w:date="2022-01-13T18:21:00Z">
                    <w:rPr>
                      <w:rFonts w:ascii="Cambria Math" w:hAnsi="Cambria Math"/>
                    </w:rPr>
                  </w:rPrChange>
                </w:rPr>
                <m:t>it</m:t>
              </w:ins>
            </m:r>
          </m:sup>
        </m:sSup>
        <m:r>
          <w:ins w:id="570" w:author="wei ganchao" w:date="2022-01-13T18:16:00Z">
            <w:rPr>
              <w:rFonts w:ascii="Cambria Math" w:hAnsi="Cambria Math"/>
              <w:color w:val="FF0000"/>
              <w:rPrChange w:id="571" w:author="wei ganchao" w:date="2022-01-13T18:21:00Z">
                <w:rPr>
                  <w:rFonts w:ascii="Cambria Math" w:hAnsi="Cambria Math"/>
                </w:rPr>
              </w:rPrChange>
            </w:rPr>
            <m:t>,</m:t>
          </w:ins>
        </m:r>
        <m:sSup>
          <m:sSupPr>
            <m:ctrlPr>
              <w:ins w:id="572" w:author="wei ganchao" w:date="2022-01-13T18:16:00Z">
                <w:rPr>
                  <w:rFonts w:ascii="Cambria Math" w:hAnsi="Cambria Math"/>
                  <w:b/>
                  <w:bCs/>
                  <w:i/>
                  <w:color w:val="FF0000"/>
                </w:rPr>
              </w:ins>
            </m:ctrlPr>
          </m:sSupPr>
          <m:e>
            <m:r>
              <w:ins w:id="573" w:author="wei ganchao" w:date="2022-01-13T18:16:00Z">
                <m:rPr>
                  <m:sty m:val="bi"/>
                </m:rPr>
                <w:rPr>
                  <w:rFonts w:ascii="Cambria Math" w:hAnsi="Cambria Math"/>
                  <w:color w:val="FF0000"/>
                  <w:rPrChange w:id="574" w:author="wei ganchao" w:date="2022-01-13T18:21:00Z">
                    <w:rPr>
                      <w:rFonts w:ascii="Cambria Math" w:hAnsi="Cambria Math"/>
                    </w:rPr>
                  </w:rPrChange>
                </w:rPr>
                <m:t>S</m:t>
              </w:ins>
            </m:r>
            <m:ctrlPr>
              <w:ins w:id="575" w:author="wei ganchao" w:date="2022-01-13T18:16:00Z">
                <w:rPr>
                  <w:rFonts w:ascii="Cambria Math" w:hAnsi="Cambria Math"/>
                  <w:i/>
                  <w:color w:val="FF0000"/>
                </w:rPr>
              </w:ins>
            </m:ctrlPr>
          </m:e>
          <m:sup>
            <m:r>
              <w:ins w:id="576" w:author="wei ganchao" w:date="2022-01-13T18:16:00Z">
                <w:rPr>
                  <w:rFonts w:ascii="Cambria Math" w:hAnsi="Cambria Math"/>
                  <w:color w:val="FF0000"/>
                  <w:rPrChange w:id="577" w:author="wei ganchao" w:date="2022-01-13T18:21:00Z">
                    <w:rPr>
                      <w:rFonts w:ascii="Cambria Math" w:hAnsi="Cambria Math"/>
                    </w:rPr>
                  </w:rPrChange>
                </w:rPr>
                <m:t>it</m:t>
              </w:ins>
            </m:r>
          </m:sup>
        </m:sSup>
        <m:r>
          <w:ins w:id="578" w:author="wei ganchao" w:date="2022-01-13T18:16:00Z">
            <w:rPr>
              <w:rFonts w:ascii="Cambria Math" w:hAnsi="Cambria Math"/>
              <w:color w:val="FF0000"/>
              <w:rPrChange w:id="579" w:author="wei ganchao" w:date="2022-01-13T18:21:00Z">
                <w:rPr>
                  <w:rFonts w:ascii="Cambria Math" w:hAnsi="Cambria Math"/>
                </w:rPr>
              </w:rPrChange>
            </w:rPr>
            <m:t>)</m:t>
          </w:ins>
        </m:r>
      </m:oMath>
      <w:ins w:id="580" w:author="wei ganchao" w:date="2022-01-13T18:16:00Z">
        <w:r w:rsidR="00FF27D1" w:rsidRPr="005713EA">
          <w:rPr>
            <w:color w:val="FF0000"/>
            <w:rPrChange w:id="581" w:author="wei ganchao" w:date="2022-01-13T18:21:00Z">
              <w:rPr/>
            </w:rPrChange>
          </w:rPr>
          <w:t xml:space="preserve">. </w:t>
        </w:r>
        <w:r w:rsidR="00FF27D1" w:rsidRPr="005713EA">
          <w:rPr>
            <w:bCs/>
            <w:color w:val="FF0000"/>
            <w:rPrChange w:id="582" w:author="wei ganchao" w:date="2022-01-13T18:21:00Z">
              <w:rPr>
                <w:bCs/>
              </w:rPr>
            </w:rPrChange>
          </w:rPr>
          <w:t xml:space="preserve">and </w:t>
        </w:r>
      </w:ins>
      <m:oMath>
        <m:sSub>
          <m:sSubPr>
            <m:ctrlPr>
              <w:ins w:id="583" w:author="wei ganchao" w:date="2022-01-13T18:16:00Z">
                <w:rPr>
                  <w:rFonts w:ascii="Cambria Math" w:hAnsi="Cambria Math"/>
                  <w:bCs/>
                  <w:i/>
                  <w:color w:val="FF0000"/>
                </w:rPr>
              </w:ins>
            </m:ctrlPr>
          </m:sSubPr>
          <m:e>
            <m:d>
              <m:dPr>
                <m:begChr m:val="["/>
                <m:endChr m:val="]"/>
                <m:ctrlPr>
                  <w:ins w:id="584" w:author="wei ganchao" w:date="2022-01-13T18:16:00Z">
                    <w:rPr>
                      <w:rFonts w:ascii="Cambria Math" w:hAnsi="Cambria Math"/>
                      <w:bCs/>
                      <w:i/>
                      <w:color w:val="FF0000"/>
                    </w:rPr>
                  </w:ins>
                </m:ctrlPr>
              </m:dPr>
              <m:e>
                <m:sSub>
                  <m:sSubPr>
                    <m:ctrlPr>
                      <w:ins w:id="585" w:author="wei ganchao" w:date="2022-01-13T18:16:00Z">
                        <w:rPr>
                          <w:rFonts w:ascii="Cambria Math" w:hAnsi="Cambria Math"/>
                          <w:bCs/>
                          <w:i/>
                          <w:color w:val="FF0000"/>
                        </w:rPr>
                      </w:ins>
                    </m:ctrlPr>
                  </m:sSubPr>
                  <m:e>
                    <m:r>
                      <w:ins w:id="586" w:author="wei ganchao" w:date="2022-01-13T18:16:00Z">
                        <w:rPr>
                          <w:rFonts w:ascii="Cambria Math" w:hAnsi="Cambria Math"/>
                          <w:color w:val="FF0000"/>
                          <w:rPrChange w:id="587" w:author="wei ganchao" w:date="2022-01-13T18:21:00Z">
                            <w:rPr>
                              <w:rFonts w:ascii="Cambria Math" w:hAnsi="Cambria Math"/>
                            </w:rPr>
                          </w:rPrChange>
                        </w:rPr>
                        <m:t>V</m:t>
                      </w:ins>
                    </m:r>
                  </m:e>
                  <m:sub>
                    <m:r>
                      <w:ins w:id="588" w:author="wei ganchao" w:date="2022-01-13T18:16:00Z">
                        <w:rPr>
                          <w:rFonts w:ascii="Cambria Math" w:hAnsi="Cambria Math"/>
                          <w:color w:val="FF0000"/>
                          <w:rPrChange w:id="589" w:author="wei ganchao" w:date="2022-01-13T18:21:00Z">
                            <w:rPr>
                              <w:rFonts w:ascii="Cambria Math" w:hAnsi="Cambria Math"/>
                            </w:rPr>
                          </w:rPrChange>
                        </w:rPr>
                        <m:t>it</m:t>
                      </w:ins>
                    </m:r>
                  </m:sub>
                </m:sSub>
              </m:e>
            </m:d>
          </m:e>
          <m:sub>
            <m:r>
              <w:ins w:id="590" w:author="wei ganchao" w:date="2022-01-13T18:16:00Z">
                <w:rPr>
                  <w:rFonts w:ascii="Cambria Math" w:hAnsi="Cambria Math"/>
                  <w:color w:val="FF0000"/>
                  <w:rPrChange w:id="591" w:author="wei ganchao" w:date="2022-01-13T18:21:00Z">
                    <w:rPr>
                      <w:rFonts w:ascii="Cambria Math" w:hAnsi="Cambria Math"/>
                    </w:rPr>
                  </w:rPrChange>
                </w:rPr>
                <m:t>mn</m:t>
              </w:ins>
            </m:r>
          </m:sub>
        </m:sSub>
        <m:r>
          <w:ins w:id="592" w:author="wei ganchao" w:date="2022-01-13T18:16:00Z">
            <w:rPr>
              <w:rFonts w:ascii="Cambria Math" w:hAnsi="Cambria Math"/>
              <w:color w:val="FF0000"/>
              <w:rPrChange w:id="593" w:author="wei ganchao" w:date="2022-01-13T18:21:00Z">
                <w:rPr>
                  <w:rFonts w:ascii="Cambria Math" w:hAnsi="Cambria Math"/>
                </w:rPr>
              </w:rPrChange>
            </w:rPr>
            <m:t>=</m:t>
          </w:ins>
        </m:r>
        <m:sSup>
          <m:sSupPr>
            <m:ctrlPr>
              <w:ins w:id="594" w:author="wei ganchao" w:date="2022-01-13T18:16:00Z">
                <w:rPr>
                  <w:rFonts w:ascii="Cambria Math" w:hAnsi="Cambria Math"/>
                  <w:bCs/>
                  <w:i/>
                  <w:color w:val="FF0000"/>
                </w:rPr>
              </w:ins>
            </m:ctrlPr>
          </m:sSupPr>
          <m:e>
            <m:r>
              <w:ins w:id="595" w:author="wei ganchao" w:date="2022-01-13T18:16:00Z">
                <w:rPr>
                  <w:rFonts w:ascii="Cambria Math" w:hAnsi="Cambria Math"/>
                  <w:color w:val="FF0000"/>
                  <w:rPrChange w:id="596" w:author="wei ganchao" w:date="2022-01-13T18:21:00Z">
                    <w:rPr>
                      <w:rFonts w:ascii="Cambria Math" w:hAnsi="Cambria Math"/>
                    </w:rPr>
                  </w:rPrChange>
                </w:rPr>
                <m:t>e</m:t>
              </w:ins>
            </m:r>
          </m:e>
          <m:sup>
            <m:sSubSup>
              <m:sSubSupPr>
                <m:ctrlPr>
                  <w:ins w:id="597" w:author="wei ganchao" w:date="2022-01-13T18:16:00Z">
                    <w:rPr>
                      <w:rFonts w:ascii="Cambria Math" w:hAnsi="Cambria Math"/>
                      <w:bCs/>
                      <w:i/>
                      <w:color w:val="FF0000"/>
                    </w:rPr>
                  </w:ins>
                </m:ctrlPr>
              </m:sSubSupPr>
              <m:e>
                <m:r>
                  <w:ins w:id="598" w:author="wei ganchao" w:date="2022-01-13T18:16:00Z">
                    <m:rPr>
                      <m:sty m:val="bi"/>
                    </m:rPr>
                    <w:rPr>
                      <w:rFonts w:ascii="Cambria Math" w:hAnsi="Cambria Math"/>
                      <w:color w:val="FF0000"/>
                      <w:rPrChange w:id="599" w:author="wei ganchao" w:date="2022-01-13T18:21:00Z">
                        <w:rPr>
                          <w:rFonts w:ascii="Cambria Math" w:hAnsi="Cambria Math"/>
                        </w:rPr>
                      </w:rPrChange>
                    </w:rPr>
                    <m:t>a</m:t>
                  </w:ins>
                </m:r>
              </m:e>
              <m:sub>
                <m:r>
                  <w:ins w:id="600" w:author="wei ganchao" w:date="2022-01-13T18:16:00Z">
                    <w:rPr>
                      <w:rFonts w:ascii="Cambria Math" w:hAnsi="Cambria Math"/>
                      <w:color w:val="FF0000"/>
                      <w:rPrChange w:id="601" w:author="wei ganchao" w:date="2022-01-13T18:21:00Z">
                        <w:rPr>
                          <w:rFonts w:ascii="Cambria Math" w:hAnsi="Cambria Math"/>
                        </w:rPr>
                      </w:rPrChange>
                    </w:rPr>
                    <m:t>m</m:t>
                  </w:ins>
                </m:r>
              </m:sub>
              <m:sup>
                <m:r>
                  <w:ins w:id="602" w:author="wei ganchao" w:date="2022-01-13T18:16:00Z">
                    <w:rPr>
                      <w:rFonts w:ascii="Cambria Math" w:hAnsi="Cambria Math"/>
                      <w:color w:val="FF0000"/>
                      <w:rPrChange w:id="603" w:author="wei ganchao" w:date="2022-01-13T18:21:00Z">
                        <w:rPr>
                          <w:rFonts w:ascii="Cambria Math" w:hAnsi="Cambria Math"/>
                        </w:rPr>
                      </w:rPrChange>
                    </w:rPr>
                    <m:t>it</m:t>
                  </w:ins>
                </m:r>
                <m:ctrlPr>
                  <w:ins w:id="604" w:author="wei ganchao" w:date="2022-01-13T18:16:00Z">
                    <w:rPr>
                      <w:rFonts w:ascii="Cambria Math" w:hAnsi="Cambria Math"/>
                      <w:i/>
                      <w:color w:val="FF0000"/>
                    </w:rPr>
                  </w:ins>
                </m:ctrlPr>
              </m:sup>
            </m:sSubSup>
            <m:r>
              <w:ins w:id="605" w:author="wei ganchao" w:date="2022-01-13T18:16:00Z">
                <w:rPr>
                  <w:rFonts w:ascii="Cambria Math" w:hAnsi="Cambria Math"/>
                  <w:color w:val="FF0000"/>
                  <w:rPrChange w:id="606" w:author="wei ganchao" w:date="2022-01-13T18:21:00Z">
                    <w:rPr>
                      <w:rFonts w:ascii="Cambria Math" w:hAnsi="Cambria Math"/>
                    </w:rPr>
                  </w:rPrChange>
                </w:rPr>
                <m:t>+</m:t>
              </w:ins>
            </m:r>
            <m:sSubSup>
              <m:sSubSupPr>
                <m:ctrlPr>
                  <w:ins w:id="607" w:author="wei ganchao" w:date="2022-01-13T18:16:00Z">
                    <w:rPr>
                      <w:rFonts w:ascii="Cambria Math" w:hAnsi="Cambria Math"/>
                      <w:bCs/>
                      <w:i/>
                      <w:color w:val="FF0000"/>
                    </w:rPr>
                  </w:ins>
                </m:ctrlPr>
              </m:sSubSupPr>
              <m:e>
                <m:r>
                  <w:ins w:id="608" w:author="wei ganchao" w:date="2022-01-13T18:16:00Z">
                    <m:rPr>
                      <m:sty m:val="bi"/>
                    </m:rPr>
                    <w:rPr>
                      <w:rFonts w:ascii="Cambria Math" w:hAnsi="Cambria Math"/>
                      <w:color w:val="FF0000"/>
                      <w:rPrChange w:id="609" w:author="wei ganchao" w:date="2022-01-13T18:21:00Z">
                        <w:rPr>
                          <w:rFonts w:ascii="Cambria Math" w:hAnsi="Cambria Math"/>
                        </w:rPr>
                      </w:rPrChange>
                    </w:rPr>
                    <m:t>a</m:t>
                  </w:ins>
                </m:r>
              </m:e>
              <m:sub>
                <m:r>
                  <w:ins w:id="610" w:author="wei ganchao" w:date="2022-01-13T18:16:00Z">
                    <w:rPr>
                      <w:rFonts w:ascii="Cambria Math" w:hAnsi="Cambria Math"/>
                      <w:color w:val="FF0000"/>
                      <w:rPrChange w:id="611" w:author="wei ganchao" w:date="2022-01-13T18:21:00Z">
                        <w:rPr>
                          <w:rFonts w:ascii="Cambria Math" w:hAnsi="Cambria Math"/>
                        </w:rPr>
                      </w:rPrChange>
                    </w:rPr>
                    <m:t>n</m:t>
                  </w:ins>
                </m:r>
              </m:sub>
              <m:sup>
                <m:r>
                  <w:ins w:id="612" w:author="wei ganchao" w:date="2022-01-13T18:16:00Z">
                    <w:rPr>
                      <w:rFonts w:ascii="Cambria Math" w:hAnsi="Cambria Math"/>
                      <w:color w:val="FF0000"/>
                      <w:rPrChange w:id="613" w:author="wei ganchao" w:date="2022-01-13T18:21:00Z">
                        <w:rPr>
                          <w:rFonts w:ascii="Cambria Math" w:hAnsi="Cambria Math"/>
                        </w:rPr>
                      </w:rPrChange>
                    </w:rPr>
                    <m:t>it</m:t>
                  </w:ins>
                </m:r>
                <m:ctrlPr>
                  <w:ins w:id="614" w:author="wei ganchao" w:date="2022-01-13T18:16:00Z">
                    <w:rPr>
                      <w:rFonts w:ascii="Cambria Math" w:hAnsi="Cambria Math"/>
                      <w:i/>
                      <w:color w:val="FF0000"/>
                    </w:rPr>
                  </w:ins>
                </m:ctrlPr>
              </m:sup>
            </m:sSubSup>
            <m:r>
              <w:ins w:id="615" w:author="wei ganchao" w:date="2022-01-13T18:16:00Z">
                <w:rPr>
                  <w:rFonts w:ascii="Cambria Math" w:hAnsi="Cambria Math"/>
                  <w:color w:val="FF0000"/>
                  <w:rPrChange w:id="616" w:author="wei ganchao" w:date="2022-01-13T18:21:00Z">
                    <w:rPr>
                      <w:rFonts w:ascii="Cambria Math" w:hAnsi="Cambria Math"/>
                    </w:rPr>
                  </w:rPrChange>
                </w:rPr>
                <m:t>+</m:t>
              </w:ins>
            </m:r>
            <m:f>
              <m:fPr>
                <m:ctrlPr>
                  <w:ins w:id="617" w:author="wei ganchao" w:date="2022-01-13T18:16:00Z">
                    <w:rPr>
                      <w:rFonts w:ascii="Cambria Math" w:hAnsi="Cambria Math"/>
                      <w:bCs/>
                      <w:i/>
                      <w:color w:val="FF0000"/>
                    </w:rPr>
                  </w:ins>
                </m:ctrlPr>
              </m:fPr>
              <m:num>
                <m:r>
                  <w:ins w:id="618" w:author="wei ganchao" w:date="2022-01-13T18:16:00Z">
                    <w:rPr>
                      <w:rFonts w:ascii="Cambria Math" w:hAnsi="Cambria Math"/>
                      <w:color w:val="FF0000"/>
                      <w:rPrChange w:id="619" w:author="wei ganchao" w:date="2022-01-13T18:21:00Z">
                        <w:rPr>
                          <w:rFonts w:ascii="Cambria Math" w:hAnsi="Cambria Math"/>
                        </w:rPr>
                      </w:rPrChange>
                    </w:rPr>
                    <m:t>1</m:t>
                  </w:ins>
                </m:r>
              </m:num>
              <m:den>
                <m:r>
                  <w:ins w:id="620" w:author="wei ganchao" w:date="2022-01-13T18:16:00Z">
                    <w:rPr>
                      <w:rFonts w:ascii="Cambria Math" w:hAnsi="Cambria Math"/>
                      <w:color w:val="FF0000"/>
                      <w:rPrChange w:id="621" w:author="wei ganchao" w:date="2022-01-13T18:21:00Z">
                        <w:rPr>
                          <w:rFonts w:ascii="Cambria Math" w:hAnsi="Cambria Math"/>
                        </w:rPr>
                      </w:rPrChange>
                    </w:rPr>
                    <m:t>2</m:t>
                  </w:ins>
                </m:r>
              </m:den>
            </m:f>
            <m:d>
              <m:dPr>
                <m:ctrlPr>
                  <w:ins w:id="622" w:author="wei ganchao" w:date="2022-01-13T18:16:00Z">
                    <w:rPr>
                      <w:rFonts w:ascii="Cambria Math" w:hAnsi="Cambria Math"/>
                      <w:bCs/>
                      <w:i/>
                      <w:color w:val="FF0000"/>
                    </w:rPr>
                  </w:ins>
                </m:ctrlPr>
              </m:dPr>
              <m:e>
                <m:sSubSup>
                  <m:sSubSupPr>
                    <m:ctrlPr>
                      <w:ins w:id="623" w:author="wei ganchao" w:date="2022-01-13T18:16:00Z">
                        <w:rPr>
                          <w:rFonts w:ascii="Cambria Math" w:hAnsi="Cambria Math"/>
                          <w:i/>
                          <w:color w:val="FF0000"/>
                        </w:rPr>
                      </w:ins>
                    </m:ctrlPr>
                  </m:sSubSupPr>
                  <m:e>
                    <m:r>
                      <w:ins w:id="624" w:author="wei ganchao" w:date="2022-01-13T18:16:00Z">
                        <m:rPr>
                          <m:sty m:val="bi"/>
                        </m:rPr>
                        <w:rPr>
                          <w:rFonts w:ascii="Cambria Math" w:hAnsi="Cambria Math"/>
                          <w:color w:val="FF0000"/>
                          <w:rPrChange w:id="625" w:author="wei ganchao" w:date="2022-01-13T18:21:00Z">
                            <w:rPr>
                              <w:rFonts w:ascii="Cambria Math" w:hAnsi="Cambria Math"/>
                            </w:rPr>
                          </w:rPrChange>
                        </w:rPr>
                        <m:t>S</m:t>
                      </w:ins>
                    </m:r>
                    <m:ctrlPr>
                      <w:ins w:id="626" w:author="wei ganchao" w:date="2022-01-13T18:16:00Z">
                        <w:rPr>
                          <w:rFonts w:ascii="Cambria Math" w:hAnsi="Cambria Math"/>
                          <w:b/>
                          <w:bCs/>
                          <w:i/>
                          <w:color w:val="FF0000"/>
                        </w:rPr>
                      </w:ins>
                    </m:ctrlPr>
                  </m:e>
                  <m:sub>
                    <m:r>
                      <w:ins w:id="627" w:author="wei ganchao" w:date="2022-01-13T18:16:00Z">
                        <w:rPr>
                          <w:rFonts w:ascii="Cambria Math" w:hAnsi="Cambria Math"/>
                          <w:color w:val="FF0000"/>
                          <w:rPrChange w:id="628" w:author="wei ganchao" w:date="2022-01-13T18:21:00Z">
                            <w:rPr>
                              <w:rFonts w:ascii="Cambria Math" w:hAnsi="Cambria Math"/>
                            </w:rPr>
                          </w:rPrChange>
                        </w:rPr>
                        <m:t>mm</m:t>
                      </w:ins>
                    </m:r>
                  </m:sub>
                  <m:sup>
                    <m:r>
                      <w:ins w:id="629" w:author="wei ganchao" w:date="2022-01-13T18:16:00Z">
                        <w:rPr>
                          <w:rFonts w:ascii="Cambria Math" w:hAnsi="Cambria Math"/>
                          <w:color w:val="FF0000"/>
                          <w:rPrChange w:id="630" w:author="wei ganchao" w:date="2022-01-13T18:21:00Z">
                            <w:rPr>
                              <w:rFonts w:ascii="Cambria Math" w:hAnsi="Cambria Math"/>
                            </w:rPr>
                          </w:rPrChange>
                        </w:rPr>
                        <m:t>it</m:t>
                      </w:ins>
                    </m:r>
                  </m:sup>
                </m:sSubSup>
                <m:r>
                  <w:ins w:id="631" w:author="wei ganchao" w:date="2022-01-13T18:16:00Z">
                    <w:rPr>
                      <w:rFonts w:ascii="Cambria Math" w:hAnsi="Cambria Math"/>
                      <w:color w:val="FF0000"/>
                      <w:rPrChange w:id="632" w:author="wei ganchao" w:date="2022-01-13T18:21:00Z">
                        <w:rPr>
                          <w:rFonts w:ascii="Cambria Math" w:hAnsi="Cambria Math"/>
                        </w:rPr>
                      </w:rPrChange>
                    </w:rPr>
                    <m:t>+</m:t>
                  </w:ins>
                </m:r>
                <m:sSubSup>
                  <m:sSubSupPr>
                    <m:ctrlPr>
                      <w:ins w:id="633" w:author="wei ganchao" w:date="2022-01-13T18:16:00Z">
                        <w:rPr>
                          <w:rFonts w:ascii="Cambria Math" w:hAnsi="Cambria Math"/>
                          <w:i/>
                          <w:color w:val="FF0000"/>
                        </w:rPr>
                      </w:ins>
                    </m:ctrlPr>
                  </m:sSubSupPr>
                  <m:e>
                    <m:r>
                      <w:ins w:id="634" w:author="wei ganchao" w:date="2022-01-13T18:16:00Z">
                        <m:rPr>
                          <m:sty m:val="bi"/>
                        </m:rPr>
                        <w:rPr>
                          <w:rFonts w:ascii="Cambria Math" w:hAnsi="Cambria Math"/>
                          <w:color w:val="FF0000"/>
                          <w:rPrChange w:id="635" w:author="wei ganchao" w:date="2022-01-13T18:21:00Z">
                            <w:rPr>
                              <w:rFonts w:ascii="Cambria Math" w:hAnsi="Cambria Math"/>
                            </w:rPr>
                          </w:rPrChange>
                        </w:rPr>
                        <m:t>S</m:t>
                      </w:ins>
                    </m:r>
                    <m:ctrlPr>
                      <w:ins w:id="636" w:author="wei ganchao" w:date="2022-01-13T18:16:00Z">
                        <w:rPr>
                          <w:rFonts w:ascii="Cambria Math" w:hAnsi="Cambria Math"/>
                          <w:b/>
                          <w:bCs/>
                          <w:i/>
                          <w:color w:val="FF0000"/>
                        </w:rPr>
                      </w:ins>
                    </m:ctrlPr>
                  </m:e>
                  <m:sub>
                    <m:r>
                      <w:ins w:id="637" w:author="wei ganchao" w:date="2022-01-13T18:16:00Z">
                        <w:rPr>
                          <w:rFonts w:ascii="Cambria Math" w:hAnsi="Cambria Math"/>
                          <w:color w:val="FF0000"/>
                          <w:rPrChange w:id="638" w:author="wei ganchao" w:date="2022-01-13T18:21:00Z">
                            <w:rPr>
                              <w:rFonts w:ascii="Cambria Math" w:hAnsi="Cambria Math"/>
                            </w:rPr>
                          </w:rPrChange>
                        </w:rPr>
                        <m:t>nn</m:t>
                      </w:ins>
                    </m:r>
                  </m:sub>
                  <m:sup>
                    <m:r>
                      <w:ins w:id="639" w:author="wei ganchao" w:date="2022-01-13T18:16:00Z">
                        <w:rPr>
                          <w:rFonts w:ascii="Cambria Math" w:hAnsi="Cambria Math"/>
                          <w:color w:val="FF0000"/>
                          <w:rPrChange w:id="640" w:author="wei ganchao" w:date="2022-01-13T18:21:00Z">
                            <w:rPr>
                              <w:rFonts w:ascii="Cambria Math" w:hAnsi="Cambria Math"/>
                            </w:rPr>
                          </w:rPrChange>
                        </w:rPr>
                        <m:t>it</m:t>
                      </w:ins>
                    </m:r>
                  </m:sup>
                </m:sSubSup>
              </m:e>
            </m:d>
          </m:sup>
        </m:sSup>
        <m:d>
          <m:dPr>
            <m:ctrlPr>
              <w:ins w:id="641" w:author="wei ganchao" w:date="2022-01-13T18:16:00Z">
                <w:rPr>
                  <w:rFonts w:ascii="Cambria Math" w:hAnsi="Cambria Math"/>
                  <w:bCs/>
                  <w:i/>
                  <w:color w:val="FF0000"/>
                </w:rPr>
              </w:ins>
            </m:ctrlPr>
          </m:dPr>
          <m:e>
            <m:sSup>
              <m:sSupPr>
                <m:ctrlPr>
                  <w:ins w:id="642" w:author="wei ganchao" w:date="2022-01-13T18:16:00Z">
                    <w:rPr>
                      <w:rFonts w:ascii="Cambria Math" w:hAnsi="Cambria Math"/>
                      <w:bCs/>
                      <w:i/>
                      <w:color w:val="FF0000"/>
                    </w:rPr>
                  </w:ins>
                </m:ctrlPr>
              </m:sSupPr>
              <m:e>
                <m:r>
                  <w:ins w:id="643" w:author="wei ganchao" w:date="2022-01-13T18:16:00Z">
                    <w:rPr>
                      <w:rFonts w:ascii="Cambria Math" w:hAnsi="Cambria Math"/>
                      <w:color w:val="FF0000"/>
                      <w:rPrChange w:id="644" w:author="wei ganchao" w:date="2022-01-13T18:21:00Z">
                        <w:rPr>
                          <w:rFonts w:ascii="Cambria Math" w:hAnsi="Cambria Math"/>
                        </w:rPr>
                      </w:rPrChange>
                    </w:rPr>
                    <m:t>e</m:t>
                  </w:ins>
                </m:r>
              </m:e>
              <m:sup>
                <m:sSubSup>
                  <m:sSubSupPr>
                    <m:ctrlPr>
                      <w:ins w:id="645" w:author="wei ganchao" w:date="2022-01-13T18:16:00Z">
                        <w:rPr>
                          <w:rFonts w:ascii="Cambria Math" w:hAnsi="Cambria Math"/>
                          <w:b/>
                          <w:bCs/>
                          <w:i/>
                          <w:color w:val="FF0000"/>
                        </w:rPr>
                      </w:ins>
                    </m:ctrlPr>
                  </m:sSubSupPr>
                  <m:e>
                    <m:r>
                      <w:ins w:id="646" w:author="wei ganchao" w:date="2022-01-13T18:16:00Z">
                        <m:rPr>
                          <m:sty m:val="bi"/>
                        </m:rPr>
                        <w:rPr>
                          <w:rFonts w:ascii="Cambria Math" w:hAnsi="Cambria Math"/>
                          <w:color w:val="FF0000"/>
                          <w:rPrChange w:id="647" w:author="wei ganchao" w:date="2022-01-13T18:21:00Z">
                            <w:rPr>
                              <w:rFonts w:ascii="Cambria Math" w:hAnsi="Cambria Math"/>
                            </w:rPr>
                          </w:rPrChange>
                        </w:rPr>
                        <m:t>S</m:t>
                      </w:ins>
                    </m:r>
                  </m:e>
                  <m:sub>
                    <m:r>
                      <w:ins w:id="648" w:author="wei ganchao" w:date="2022-01-13T18:16:00Z">
                        <w:rPr>
                          <w:rFonts w:ascii="Cambria Math" w:hAnsi="Cambria Math"/>
                          <w:color w:val="FF0000"/>
                          <w:rPrChange w:id="649" w:author="wei ganchao" w:date="2022-01-13T18:21:00Z">
                            <w:rPr>
                              <w:rFonts w:ascii="Cambria Math" w:hAnsi="Cambria Math"/>
                            </w:rPr>
                          </w:rPrChange>
                        </w:rPr>
                        <m:t>mn</m:t>
                      </w:ins>
                    </m:r>
                  </m:sub>
                  <m:sup>
                    <m:r>
                      <w:ins w:id="650" w:author="wei ganchao" w:date="2022-01-13T18:16:00Z">
                        <w:rPr>
                          <w:rFonts w:ascii="Cambria Math" w:hAnsi="Cambria Math"/>
                          <w:color w:val="FF0000"/>
                          <w:rPrChange w:id="651" w:author="wei ganchao" w:date="2022-01-13T18:21:00Z">
                            <w:rPr>
                              <w:rFonts w:ascii="Cambria Math" w:hAnsi="Cambria Math"/>
                            </w:rPr>
                          </w:rPrChange>
                        </w:rPr>
                        <m:t>it</m:t>
                      </w:ins>
                    </m:r>
                    <m:ctrlPr>
                      <w:ins w:id="652" w:author="wei ganchao" w:date="2022-01-13T18:16:00Z">
                        <w:rPr>
                          <w:rFonts w:ascii="Cambria Math" w:hAnsi="Cambria Math"/>
                          <w:i/>
                          <w:color w:val="FF0000"/>
                        </w:rPr>
                      </w:ins>
                    </m:ctrlPr>
                  </m:sup>
                </m:sSubSup>
              </m:sup>
            </m:sSup>
            <m:r>
              <w:ins w:id="653" w:author="wei ganchao" w:date="2022-01-13T18:16:00Z">
                <w:rPr>
                  <w:rFonts w:ascii="Cambria Math" w:hAnsi="Cambria Math"/>
                  <w:color w:val="FF0000"/>
                  <w:rPrChange w:id="654" w:author="wei ganchao" w:date="2022-01-13T18:21:00Z">
                    <w:rPr>
                      <w:rFonts w:ascii="Cambria Math" w:hAnsi="Cambria Math"/>
                    </w:rPr>
                  </w:rPrChange>
                </w:rPr>
                <m:t>-1</m:t>
              </w:ins>
            </m:r>
          </m:e>
        </m:d>
      </m:oMath>
      <w:ins w:id="655" w:author="wei ganchao" w:date="2022-01-13T18:16:00Z">
        <w:r w:rsidR="00FF27D1" w:rsidRPr="005713EA">
          <w:rPr>
            <w:bCs/>
            <w:color w:val="FF0000"/>
            <w:rPrChange w:id="656" w:author="wei ganchao" w:date="2022-01-13T18:21:00Z">
              <w:rPr>
                <w:bCs/>
              </w:rPr>
            </w:rPrChange>
          </w:rPr>
          <w:t>.</w:t>
        </w:r>
      </w:ins>
    </w:p>
    <w:p w14:paraId="143026B7" w14:textId="77777777" w:rsidR="00FF27D1" w:rsidRPr="00C45B17" w:rsidRDefault="00FF27D1" w:rsidP="00FF27D1">
      <w:pPr>
        <w:rPr>
          <w:ins w:id="657" w:author="wei ganchao" w:date="2022-01-13T18:16:00Z"/>
          <w:bCs/>
        </w:rPr>
      </w:pPr>
    </w:p>
    <w:p w14:paraId="1649F23B" w14:textId="77777777" w:rsidR="00FF27D1" w:rsidRDefault="00FF27D1" w:rsidP="00FF27D1">
      <w:pPr>
        <w:rPr>
          <w:ins w:id="658" w:author="wei ganchao" w:date="2022-01-13T18:16:00Z"/>
        </w:rPr>
      </w:pPr>
      <w:ins w:id="659" w:author="wei ganchao" w:date="2022-01-13T18:16:00Z">
        <w:r>
          <w:t xml:space="preserve">The conditional mean firing rate is </w:t>
        </w:r>
      </w:ins>
      <m:oMath>
        <m:sSub>
          <m:sSubPr>
            <m:ctrlPr>
              <w:ins w:id="660" w:author="wei ganchao" w:date="2022-01-13T18:16:00Z">
                <w:rPr>
                  <w:rFonts w:ascii="Cambria Math" w:hAnsi="Cambria Math"/>
                  <w:i/>
                </w:rPr>
              </w:ins>
            </m:ctrlPr>
          </m:sSubPr>
          <m:e>
            <m:r>
              <w:ins w:id="661" w:author="wei ganchao" w:date="2022-01-13T18:16:00Z">
                <w:rPr>
                  <w:rFonts w:ascii="Cambria Math" w:hAnsi="Cambria Math"/>
                </w:rPr>
                <m:t>δ</m:t>
              </w:ins>
            </m:r>
          </m:e>
          <m:sub>
            <m:r>
              <w:ins w:id="662" w:author="wei ganchao" w:date="2022-01-13T18:16:00Z">
                <w:rPr>
                  <w:rFonts w:ascii="Cambria Math" w:hAnsi="Cambria Math"/>
                </w:rPr>
                <m:t>it</m:t>
              </w:ins>
            </m:r>
          </m:sub>
        </m:sSub>
        <m:r>
          <w:ins w:id="663" w:author="wei ganchao" w:date="2022-01-13T18:16:00Z">
            <w:rPr>
              <w:rFonts w:ascii="Cambria Math" w:hAnsi="Cambria Math"/>
            </w:rPr>
            <m:t>=E</m:t>
          </w:ins>
        </m:r>
        <m:d>
          <m:dPr>
            <m:ctrlPr>
              <w:ins w:id="664" w:author="wei ganchao" w:date="2022-01-13T18:16:00Z">
                <w:rPr>
                  <w:rFonts w:ascii="Cambria Math" w:hAnsi="Cambria Math"/>
                  <w:i/>
                </w:rPr>
              </w:ins>
            </m:ctrlPr>
          </m:dPr>
          <m:e>
            <m:sSub>
              <m:sSubPr>
                <m:ctrlPr>
                  <w:ins w:id="665" w:author="wei ganchao" w:date="2022-01-13T18:16:00Z">
                    <w:rPr>
                      <w:rFonts w:ascii="Cambria Math" w:hAnsi="Cambria Math"/>
                      <w:i/>
                    </w:rPr>
                  </w:ins>
                </m:ctrlPr>
              </m:sSubPr>
              <m:e>
                <m:r>
                  <w:ins w:id="666" w:author="wei ganchao" w:date="2022-01-13T18:16:00Z">
                    <w:rPr>
                      <w:rFonts w:ascii="Cambria Math" w:hAnsi="Cambria Math"/>
                    </w:rPr>
                    <m:t>Y</m:t>
                  </w:ins>
                </m:r>
              </m:e>
              <m:sub>
                <m:r>
                  <w:ins w:id="667" w:author="wei ganchao" w:date="2022-01-13T18:16:00Z">
                    <w:rPr>
                      <w:rFonts w:ascii="Cambria Math" w:hAnsi="Cambria Math"/>
                    </w:rPr>
                    <m:t>it</m:t>
                  </w:ins>
                </m:r>
              </m:sub>
            </m:sSub>
          </m:e>
        </m:d>
      </m:oMath>
      <w:ins w:id="668" w:author="wei ganchao" w:date="2022-01-13T18:16:00Z">
        <w:r>
          <w:t>, whose variance can be calculated by the Delta method:</w:t>
        </w:r>
      </w:ins>
    </w:p>
    <w:p w14:paraId="2DDE7A4E" w14:textId="77777777" w:rsidR="00FF27D1" w:rsidRPr="00714ABC" w:rsidRDefault="00405F94" w:rsidP="00FF27D1">
      <w:pPr>
        <w:rPr>
          <w:ins w:id="669" w:author="wei ganchao" w:date="2022-01-13T18:16:00Z"/>
        </w:rPr>
      </w:pPr>
      <m:oMathPara>
        <m:oMath>
          <m:acc>
            <m:accPr>
              <m:ctrlPr>
                <w:ins w:id="670" w:author="wei ganchao" w:date="2022-01-13T18:16:00Z">
                  <w:rPr>
                    <w:rFonts w:ascii="Cambria Math" w:hAnsi="Cambria Math"/>
                    <w:i/>
                  </w:rPr>
                </w:ins>
              </m:ctrlPr>
            </m:accPr>
            <m:e>
              <m:r>
                <w:ins w:id="671" w:author="wei ganchao" w:date="2022-01-13T18:16:00Z">
                  <w:rPr>
                    <w:rFonts w:ascii="Cambria Math" w:hAnsi="Cambria Math"/>
                  </w:rPr>
                  <m:t>Var</m:t>
                </w:ins>
              </m:r>
            </m:e>
          </m:acc>
          <m:d>
            <m:dPr>
              <m:ctrlPr>
                <w:ins w:id="672" w:author="wei ganchao" w:date="2022-01-13T18:16:00Z">
                  <w:rPr>
                    <w:rFonts w:ascii="Cambria Math" w:hAnsi="Cambria Math"/>
                    <w:i/>
                  </w:rPr>
                </w:ins>
              </m:ctrlPr>
            </m:dPr>
            <m:e>
              <m:sSub>
                <m:sSubPr>
                  <m:ctrlPr>
                    <w:ins w:id="673" w:author="wei ganchao" w:date="2022-01-13T18:16:00Z">
                      <w:rPr>
                        <w:rFonts w:ascii="Cambria Math" w:hAnsi="Cambria Math"/>
                        <w:i/>
                      </w:rPr>
                    </w:ins>
                  </m:ctrlPr>
                </m:sSubPr>
                <m:e>
                  <m:r>
                    <w:ins w:id="674" w:author="wei ganchao" w:date="2022-01-13T18:16:00Z">
                      <w:rPr>
                        <w:rFonts w:ascii="Cambria Math" w:hAnsi="Cambria Math"/>
                      </w:rPr>
                      <m:t>δ</m:t>
                    </w:ins>
                  </m:r>
                </m:e>
                <m:sub>
                  <m:r>
                    <w:ins w:id="675" w:author="wei ganchao" w:date="2022-01-13T18:16:00Z">
                      <w:rPr>
                        <w:rFonts w:ascii="Cambria Math" w:hAnsi="Cambria Math"/>
                      </w:rPr>
                      <m:t>it</m:t>
                    </w:ins>
                  </m:r>
                </m:sub>
              </m:sSub>
            </m:e>
          </m:d>
          <m:r>
            <w:ins w:id="676" w:author="wei ganchao" w:date="2022-01-13T18:16:00Z">
              <w:rPr>
                <w:rFonts w:ascii="Cambria Math" w:hAnsi="Cambria Math"/>
              </w:rPr>
              <m:t>=</m:t>
            </w:ins>
          </m:r>
          <m:d>
            <m:dPr>
              <m:ctrlPr>
                <w:ins w:id="677" w:author="wei ganchao" w:date="2022-01-13T18:16:00Z">
                  <w:rPr>
                    <w:rFonts w:ascii="Cambria Math" w:hAnsi="Cambria Math"/>
                    <w:i/>
                  </w:rPr>
                </w:ins>
              </m:ctrlPr>
            </m:dPr>
            <m:e>
              <m:m>
                <m:mPr>
                  <m:mcs>
                    <m:mc>
                      <m:mcPr>
                        <m:count m:val="2"/>
                        <m:mcJc m:val="center"/>
                      </m:mcPr>
                    </m:mc>
                  </m:mcs>
                  <m:ctrlPr>
                    <w:ins w:id="678" w:author="wei ganchao" w:date="2022-01-13T18:16:00Z">
                      <w:rPr>
                        <w:rFonts w:ascii="Cambria Math" w:hAnsi="Cambria Math"/>
                        <w:i/>
                      </w:rPr>
                    </w:ins>
                  </m:ctrlPr>
                </m:mPr>
                <m:mr>
                  <m:e>
                    <m:f>
                      <m:fPr>
                        <m:ctrlPr>
                          <w:ins w:id="679" w:author="wei ganchao" w:date="2022-01-13T18:16:00Z">
                            <w:rPr>
                              <w:rFonts w:ascii="Cambria Math" w:hAnsi="Cambria Math"/>
                              <w:i/>
                            </w:rPr>
                          </w:ins>
                        </m:ctrlPr>
                      </m:fPr>
                      <m:num>
                        <m:r>
                          <w:ins w:id="680" w:author="wei ganchao" w:date="2022-01-13T18:16:00Z">
                            <w:rPr>
                              <w:rFonts w:ascii="Cambria Math" w:hAnsi="Cambria Math"/>
                            </w:rPr>
                            <m:t>∂</m:t>
                          </w:ins>
                        </m:r>
                        <m:sSub>
                          <m:sSubPr>
                            <m:ctrlPr>
                              <w:ins w:id="681" w:author="wei ganchao" w:date="2022-01-13T18:16:00Z">
                                <w:rPr>
                                  <w:rFonts w:ascii="Cambria Math" w:hAnsi="Cambria Math"/>
                                  <w:i/>
                                </w:rPr>
                              </w:ins>
                            </m:ctrlPr>
                          </m:sSubPr>
                          <m:e>
                            <m:r>
                              <w:ins w:id="682" w:author="wei ganchao" w:date="2022-01-13T18:16:00Z">
                                <w:rPr>
                                  <w:rFonts w:ascii="Cambria Math" w:hAnsi="Cambria Math"/>
                                </w:rPr>
                                <m:t>δ</m:t>
                              </w:ins>
                            </m:r>
                          </m:e>
                          <m:sub>
                            <m:r>
                              <w:ins w:id="683" w:author="wei ganchao" w:date="2022-01-13T18:16:00Z">
                                <w:rPr>
                                  <w:rFonts w:ascii="Cambria Math" w:hAnsi="Cambria Math"/>
                                </w:rPr>
                                <m:t>it</m:t>
                              </w:ins>
                            </m:r>
                          </m:sub>
                        </m:sSub>
                      </m:num>
                      <m:den>
                        <m:r>
                          <w:ins w:id="684" w:author="wei ganchao" w:date="2022-01-13T18:16:00Z">
                            <w:rPr>
                              <w:rFonts w:ascii="Cambria Math" w:hAnsi="Cambria Math"/>
                            </w:rPr>
                            <m:t>∂</m:t>
                          </w:ins>
                        </m:r>
                        <m:sSub>
                          <m:sSubPr>
                            <m:ctrlPr>
                              <w:ins w:id="685" w:author="wei ganchao" w:date="2022-01-13T18:16:00Z">
                                <w:rPr>
                                  <w:rFonts w:ascii="Cambria Math" w:hAnsi="Cambria Math"/>
                                  <w:i/>
                                </w:rPr>
                              </w:ins>
                            </m:ctrlPr>
                          </m:sSubPr>
                          <m:e>
                            <m:r>
                              <w:ins w:id="686" w:author="wei ganchao" w:date="2022-01-13T18:16:00Z">
                                <w:rPr>
                                  <w:rFonts w:ascii="Cambria Math" w:hAnsi="Cambria Math"/>
                                </w:rPr>
                                <m:t>λ</m:t>
                              </w:ins>
                            </m:r>
                          </m:e>
                          <m:sub>
                            <m:r>
                              <w:ins w:id="687" w:author="wei ganchao" w:date="2022-01-13T18:16:00Z">
                                <w:rPr>
                                  <w:rFonts w:ascii="Cambria Math" w:hAnsi="Cambria Math"/>
                                </w:rPr>
                                <m:t>it</m:t>
                              </w:ins>
                            </m:r>
                          </m:sub>
                        </m:sSub>
                      </m:den>
                    </m:f>
                  </m:e>
                  <m:e>
                    <m:f>
                      <m:fPr>
                        <m:ctrlPr>
                          <w:ins w:id="688" w:author="wei ganchao" w:date="2022-01-13T18:16:00Z">
                            <w:rPr>
                              <w:rFonts w:ascii="Cambria Math" w:hAnsi="Cambria Math"/>
                              <w:i/>
                            </w:rPr>
                          </w:ins>
                        </m:ctrlPr>
                      </m:fPr>
                      <m:num>
                        <m:r>
                          <w:ins w:id="689" w:author="wei ganchao" w:date="2022-01-13T18:16:00Z">
                            <w:rPr>
                              <w:rFonts w:ascii="Cambria Math" w:hAnsi="Cambria Math"/>
                            </w:rPr>
                            <m:t>∂</m:t>
                          </w:ins>
                        </m:r>
                        <m:sSub>
                          <m:sSubPr>
                            <m:ctrlPr>
                              <w:ins w:id="690" w:author="wei ganchao" w:date="2022-01-13T18:16:00Z">
                                <w:rPr>
                                  <w:rFonts w:ascii="Cambria Math" w:hAnsi="Cambria Math"/>
                                  <w:i/>
                                </w:rPr>
                              </w:ins>
                            </m:ctrlPr>
                          </m:sSubPr>
                          <m:e>
                            <m:r>
                              <w:ins w:id="691" w:author="wei ganchao" w:date="2022-01-13T18:16:00Z">
                                <w:rPr>
                                  <w:rFonts w:ascii="Cambria Math" w:hAnsi="Cambria Math"/>
                                </w:rPr>
                                <m:t>δ</m:t>
                              </w:ins>
                            </m:r>
                          </m:e>
                          <m:sub>
                            <m:r>
                              <w:ins w:id="692" w:author="wei ganchao" w:date="2022-01-13T18:16:00Z">
                                <w:rPr>
                                  <w:rFonts w:ascii="Cambria Math" w:hAnsi="Cambria Math"/>
                                </w:rPr>
                                <m:t>it</m:t>
                              </w:ins>
                            </m:r>
                          </m:sub>
                        </m:sSub>
                      </m:num>
                      <m:den>
                        <m:r>
                          <w:ins w:id="693" w:author="wei ganchao" w:date="2022-01-13T18:16:00Z">
                            <w:rPr>
                              <w:rFonts w:ascii="Cambria Math" w:hAnsi="Cambria Math"/>
                            </w:rPr>
                            <m:t>∂</m:t>
                          </w:ins>
                        </m:r>
                        <m:sSub>
                          <m:sSubPr>
                            <m:ctrlPr>
                              <w:ins w:id="694" w:author="wei ganchao" w:date="2022-01-13T18:16:00Z">
                                <w:rPr>
                                  <w:rFonts w:ascii="Cambria Math" w:hAnsi="Cambria Math"/>
                                  <w:i/>
                                </w:rPr>
                              </w:ins>
                            </m:ctrlPr>
                          </m:sSubPr>
                          <m:e>
                            <m:r>
                              <w:ins w:id="695" w:author="wei ganchao" w:date="2022-01-13T18:16:00Z">
                                <w:rPr>
                                  <w:rFonts w:ascii="Cambria Math" w:hAnsi="Cambria Math"/>
                                </w:rPr>
                                <m:t>ν</m:t>
                              </w:ins>
                            </m:r>
                          </m:e>
                          <m:sub>
                            <m:r>
                              <w:ins w:id="696" w:author="wei ganchao" w:date="2022-01-13T18:16:00Z">
                                <w:rPr>
                                  <w:rFonts w:ascii="Cambria Math" w:hAnsi="Cambria Math"/>
                                </w:rPr>
                                <m:t>it</m:t>
                              </w:ins>
                            </m:r>
                          </m:sub>
                        </m:sSub>
                      </m:den>
                    </m:f>
                  </m:e>
                </m:mr>
              </m:m>
            </m:e>
          </m:d>
          <m:sSub>
            <m:sSubPr>
              <m:ctrlPr>
                <w:ins w:id="697" w:author="wei ganchao" w:date="2022-01-13T18:16:00Z">
                  <w:rPr>
                    <w:rFonts w:ascii="Cambria Math" w:hAnsi="Cambria Math"/>
                    <w:bCs/>
                    <w:i/>
                  </w:rPr>
                </w:ins>
              </m:ctrlPr>
            </m:sSubPr>
            <m:e>
              <m:r>
                <w:ins w:id="698" w:author="wei ganchao" w:date="2022-01-13T18:16:00Z">
                  <m:rPr>
                    <m:sty m:val="bi"/>
                  </m:rPr>
                  <w:rPr>
                    <w:rFonts w:ascii="Cambria Math" w:hAnsi="Cambria Math"/>
                  </w:rPr>
                  <m:t>V</m:t>
                </w:ins>
              </m:r>
              <m:ctrlPr>
                <w:ins w:id="699" w:author="wei ganchao" w:date="2022-01-13T18:16:00Z">
                  <w:rPr>
                    <w:rFonts w:ascii="Cambria Math" w:hAnsi="Cambria Math"/>
                    <w:b/>
                    <w:i/>
                  </w:rPr>
                </w:ins>
              </m:ctrlPr>
            </m:e>
            <m:sub>
              <m:r>
                <w:ins w:id="700" w:author="wei ganchao" w:date="2022-01-13T18:16:00Z">
                  <w:rPr>
                    <w:rFonts w:ascii="Cambria Math" w:hAnsi="Cambria Math"/>
                  </w:rPr>
                  <m:t>it</m:t>
                </w:ins>
              </m:r>
            </m:sub>
          </m:sSub>
          <m:d>
            <m:dPr>
              <m:ctrlPr>
                <w:ins w:id="701" w:author="wei ganchao" w:date="2022-01-13T18:16:00Z">
                  <w:rPr>
                    <w:rFonts w:ascii="Cambria Math" w:hAnsi="Cambria Math"/>
                    <w:i/>
                  </w:rPr>
                </w:ins>
              </m:ctrlPr>
            </m:dPr>
            <m:e>
              <m:m>
                <m:mPr>
                  <m:mcs>
                    <m:mc>
                      <m:mcPr>
                        <m:count m:val="1"/>
                        <m:mcJc m:val="center"/>
                      </m:mcPr>
                    </m:mc>
                  </m:mcs>
                  <m:ctrlPr>
                    <w:ins w:id="702" w:author="wei ganchao" w:date="2022-01-13T18:16:00Z">
                      <w:rPr>
                        <w:rFonts w:ascii="Cambria Math" w:hAnsi="Cambria Math"/>
                        <w:i/>
                      </w:rPr>
                    </w:ins>
                  </m:ctrlPr>
                </m:mPr>
                <m:mr>
                  <m:e>
                    <m:f>
                      <m:fPr>
                        <m:ctrlPr>
                          <w:ins w:id="703" w:author="wei ganchao" w:date="2022-01-13T18:16:00Z">
                            <w:rPr>
                              <w:rFonts w:ascii="Cambria Math" w:hAnsi="Cambria Math"/>
                              <w:i/>
                            </w:rPr>
                          </w:ins>
                        </m:ctrlPr>
                      </m:fPr>
                      <m:num>
                        <m:r>
                          <w:ins w:id="704" w:author="wei ganchao" w:date="2022-01-13T18:16:00Z">
                            <w:rPr>
                              <w:rFonts w:ascii="Cambria Math" w:hAnsi="Cambria Math"/>
                            </w:rPr>
                            <m:t>∂</m:t>
                          </w:ins>
                        </m:r>
                        <m:sSub>
                          <m:sSubPr>
                            <m:ctrlPr>
                              <w:ins w:id="705" w:author="wei ganchao" w:date="2022-01-13T18:16:00Z">
                                <w:rPr>
                                  <w:rFonts w:ascii="Cambria Math" w:hAnsi="Cambria Math"/>
                                  <w:i/>
                                </w:rPr>
                              </w:ins>
                            </m:ctrlPr>
                          </m:sSubPr>
                          <m:e>
                            <m:r>
                              <w:ins w:id="706" w:author="wei ganchao" w:date="2022-01-13T18:16:00Z">
                                <w:rPr>
                                  <w:rFonts w:ascii="Cambria Math" w:hAnsi="Cambria Math"/>
                                </w:rPr>
                                <m:t>δ</m:t>
                              </w:ins>
                            </m:r>
                          </m:e>
                          <m:sub>
                            <m:r>
                              <w:ins w:id="707" w:author="wei ganchao" w:date="2022-01-13T18:16:00Z">
                                <w:rPr>
                                  <w:rFonts w:ascii="Cambria Math" w:hAnsi="Cambria Math"/>
                                </w:rPr>
                                <m:t>it</m:t>
                              </w:ins>
                            </m:r>
                          </m:sub>
                        </m:sSub>
                      </m:num>
                      <m:den>
                        <m:r>
                          <w:ins w:id="708" w:author="wei ganchao" w:date="2022-01-13T18:16:00Z">
                            <w:rPr>
                              <w:rFonts w:ascii="Cambria Math" w:hAnsi="Cambria Math"/>
                            </w:rPr>
                            <m:t>∂</m:t>
                          </w:ins>
                        </m:r>
                        <m:sSub>
                          <m:sSubPr>
                            <m:ctrlPr>
                              <w:ins w:id="709" w:author="wei ganchao" w:date="2022-01-13T18:16:00Z">
                                <w:rPr>
                                  <w:rFonts w:ascii="Cambria Math" w:hAnsi="Cambria Math"/>
                                  <w:i/>
                                </w:rPr>
                              </w:ins>
                            </m:ctrlPr>
                          </m:sSubPr>
                          <m:e>
                            <m:r>
                              <w:ins w:id="710" w:author="wei ganchao" w:date="2022-01-13T18:16:00Z">
                                <w:rPr>
                                  <w:rFonts w:ascii="Cambria Math" w:hAnsi="Cambria Math"/>
                                </w:rPr>
                                <m:t>λ</m:t>
                              </w:ins>
                            </m:r>
                          </m:e>
                          <m:sub>
                            <m:r>
                              <w:ins w:id="711" w:author="wei ganchao" w:date="2022-01-13T18:16:00Z">
                                <w:rPr>
                                  <w:rFonts w:ascii="Cambria Math" w:hAnsi="Cambria Math"/>
                                </w:rPr>
                                <m:t>it</m:t>
                              </w:ins>
                            </m:r>
                          </m:sub>
                        </m:sSub>
                      </m:den>
                    </m:f>
                  </m:e>
                </m:mr>
                <m:mr>
                  <m:e>
                    <m:f>
                      <m:fPr>
                        <m:ctrlPr>
                          <w:ins w:id="712" w:author="wei ganchao" w:date="2022-01-13T18:16:00Z">
                            <w:rPr>
                              <w:rFonts w:ascii="Cambria Math" w:hAnsi="Cambria Math"/>
                              <w:i/>
                            </w:rPr>
                          </w:ins>
                        </m:ctrlPr>
                      </m:fPr>
                      <m:num>
                        <m:r>
                          <w:ins w:id="713" w:author="wei ganchao" w:date="2022-01-13T18:16:00Z">
                            <w:rPr>
                              <w:rFonts w:ascii="Cambria Math" w:hAnsi="Cambria Math"/>
                            </w:rPr>
                            <m:t>∂</m:t>
                          </w:ins>
                        </m:r>
                        <m:sSub>
                          <m:sSubPr>
                            <m:ctrlPr>
                              <w:ins w:id="714" w:author="wei ganchao" w:date="2022-01-13T18:16:00Z">
                                <w:rPr>
                                  <w:rFonts w:ascii="Cambria Math" w:hAnsi="Cambria Math"/>
                                  <w:i/>
                                </w:rPr>
                              </w:ins>
                            </m:ctrlPr>
                          </m:sSubPr>
                          <m:e>
                            <m:r>
                              <w:ins w:id="715" w:author="wei ganchao" w:date="2022-01-13T18:16:00Z">
                                <w:rPr>
                                  <w:rFonts w:ascii="Cambria Math" w:hAnsi="Cambria Math"/>
                                </w:rPr>
                                <m:t>δ</m:t>
                              </w:ins>
                            </m:r>
                          </m:e>
                          <m:sub>
                            <m:r>
                              <w:ins w:id="716" w:author="wei ganchao" w:date="2022-01-13T18:16:00Z">
                                <w:rPr>
                                  <w:rFonts w:ascii="Cambria Math" w:hAnsi="Cambria Math"/>
                                </w:rPr>
                                <m:t>it</m:t>
                              </w:ins>
                            </m:r>
                          </m:sub>
                        </m:sSub>
                      </m:num>
                      <m:den>
                        <m:r>
                          <w:ins w:id="717" w:author="wei ganchao" w:date="2022-01-13T18:16:00Z">
                            <w:rPr>
                              <w:rFonts w:ascii="Cambria Math" w:hAnsi="Cambria Math"/>
                            </w:rPr>
                            <m:t>∂</m:t>
                          </w:ins>
                        </m:r>
                        <m:sSub>
                          <m:sSubPr>
                            <m:ctrlPr>
                              <w:ins w:id="718" w:author="wei ganchao" w:date="2022-01-13T18:16:00Z">
                                <w:rPr>
                                  <w:rFonts w:ascii="Cambria Math" w:hAnsi="Cambria Math"/>
                                  <w:i/>
                                </w:rPr>
                              </w:ins>
                            </m:ctrlPr>
                          </m:sSubPr>
                          <m:e>
                            <m:r>
                              <w:ins w:id="719" w:author="wei ganchao" w:date="2022-01-13T18:16:00Z">
                                <w:rPr>
                                  <w:rFonts w:ascii="Cambria Math" w:hAnsi="Cambria Math"/>
                                </w:rPr>
                                <m:t>ν</m:t>
                              </w:ins>
                            </m:r>
                          </m:e>
                          <m:sub>
                            <m:r>
                              <w:ins w:id="720" w:author="wei ganchao" w:date="2022-01-13T18:16:00Z">
                                <w:rPr>
                                  <w:rFonts w:ascii="Cambria Math" w:hAnsi="Cambria Math"/>
                                </w:rPr>
                                <m:t>it</m:t>
                              </w:ins>
                            </m:r>
                          </m:sub>
                        </m:sSub>
                      </m:den>
                    </m:f>
                  </m:e>
                </m:mr>
              </m:m>
            </m:e>
          </m:d>
          <m:r>
            <w:ins w:id="721" w:author="wei ganchao" w:date="2022-01-13T18:16:00Z">
              <m:rPr>
                <m:sty m:val="p"/>
              </m:rPr>
              <w:rPr>
                <w:rFonts w:ascii="Cambria Math" w:hAnsi="Cambria Math"/>
              </w:rPr>
              <w:br/>
            </w:ins>
          </m:r>
        </m:oMath>
        <m:oMath>
          <m:f>
            <m:fPr>
              <m:ctrlPr>
                <w:ins w:id="722" w:author="wei ganchao" w:date="2022-01-13T18:16:00Z">
                  <w:rPr>
                    <w:rFonts w:ascii="Cambria Math" w:hAnsi="Cambria Math"/>
                    <w:i/>
                  </w:rPr>
                </w:ins>
              </m:ctrlPr>
            </m:fPr>
            <m:num>
              <m:r>
                <w:ins w:id="723" w:author="wei ganchao" w:date="2022-01-13T18:16:00Z">
                  <w:rPr>
                    <w:rFonts w:ascii="Cambria Math" w:hAnsi="Cambria Math"/>
                  </w:rPr>
                  <m:t>∂</m:t>
                </w:ins>
              </m:r>
              <m:sSub>
                <m:sSubPr>
                  <m:ctrlPr>
                    <w:ins w:id="724" w:author="wei ganchao" w:date="2022-01-13T18:16:00Z">
                      <w:rPr>
                        <w:rFonts w:ascii="Cambria Math" w:hAnsi="Cambria Math"/>
                        <w:i/>
                      </w:rPr>
                    </w:ins>
                  </m:ctrlPr>
                </m:sSubPr>
                <m:e>
                  <m:r>
                    <w:ins w:id="725" w:author="wei ganchao" w:date="2022-01-13T18:16:00Z">
                      <w:rPr>
                        <w:rFonts w:ascii="Cambria Math" w:hAnsi="Cambria Math"/>
                      </w:rPr>
                      <m:t>δ</m:t>
                    </w:ins>
                  </m:r>
                </m:e>
                <m:sub>
                  <m:r>
                    <w:ins w:id="726" w:author="wei ganchao" w:date="2022-01-13T18:16:00Z">
                      <w:rPr>
                        <w:rFonts w:ascii="Cambria Math" w:hAnsi="Cambria Math"/>
                      </w:rPr>
                      <m:t>it</m:t>
                    </w:ins>
                  </m:r>
                </m:sub>
              </m:sSub>
            </m:num>
            <m:den>
              <m:r>
                <w:ins w:id="727" w:author="wei ganchao" w:date="2022-01-13T18:16:00Z">
                  <w:rPr>
                    <w:rFonts w:ascii="Cambria Math" w:hAnsi="Cambria Math"/>
                  </w:rPr>
                  <m:t>∂</m:t>
                </w:ins>
              </m:r>
              <m:sSub>
                <m:sSubPr>
                  <m:ctrlPr>
                    <w:ins w:id="728" w:author="wei ganchao" w:date="2022-01-13T18:16:00Z">
                      <w:rPr>
                        <w:rFonts w:ascii="Cambria Math" w:hAnsi="Cambria Math"/>
                        <w:i/>
                      </w:rPr>
                    </w:ins>
                  </m:ctrlPr>
                </m:sSubPr>
                <m:e>
                  <m:r>
                    <w:ins w:id="729" w:author="wei ganchao" w:date="2022-01-13T18:16:00Z">
                      <w:rPr>
                        <w:rFonts w:ascii="Cambria Math" w:hAnsi="Cambria Math"/>
                      </w:rPr>
                      <m:t>λ</m:t>
                    </w:ins>
                  </m:r>
                </m:e>
                <m:sub>
                  <m:r>
                    <w:ins w:id="730" w:author="wei ganchao" w:date="2022-01-13T18:16:00Z">
                      <w:rPr>
                        <w:rFonts w:ascii="Cambria Math" w:hAnsi="Cambria Math"/>
                      </w:rPr>
                      <m:t>it</m:t>
                    </w:ins>
                  </m:r>
                </m:sub>
              </m:sSub>
            </m:den>
          </m:f>
          <m:r>
            <w:ins w:id="731" w:author="wei ganchao" w:date="2022-01-13T18:16:00Z">
              <w:rPr>
                <w:rFonts w:ascii="Cambria Math" w:hAnsi="Cambria Math"/>
              </w:rPr>
              <m:t>=</m:t>
            </w:ins>
          </m:r>
          <m:f>
            <m:fPr>
              <m:ctrlPr>
                <w:ins w:id="732" w:author="wei ganchao" w:date="2022-01-13T18:16:00Z">
                  <w:rPr>
                    <w:rFonts w:ascii="Cambria Math" w:hAnsi="Cambria Math"/>
                    <w:i/>
                  </w:rPr>
                </w:ins>
              </m:ctrlPr>
            </m:fPr>
            <m:num>
              <m:sSup>
                <m:sSupPr>
                  <m:ctrlPr>
                    <w:ins w:id="733" w:author="wei ganchao" w:date="2022-01-13T18:16:00Z">
                      <w:rPr>
                        <w:rFonts w:ascii="Cambria Math" w:hAnsi="Cambria Math"/>
                        <w:i/>
                      </w:rPr>
                    </w:ins>
                  </m:ctrlPr>
                </m:sSupPr>
                <m:e>
                  <m:r>
                    <w:ins w:id="734" w:author="wei ganchao" w:date="2022-01-13T18:16:00Z">
                      <w:rPr>
                        <w:rFonts w:ascii="Cambria Math" w:hAnsi="Cambria Math"/>
                      </w:rPr>
                      <m:t>∂</m:t>
                    </w:ins>
                  </m:r>
                </m:e>
                <m:sup>
                  <m:r>
                    <w:ins w:id="735" w:author="wei ganchao" w:date="2022-01-13T18:16:00Z">
                      <w:rPr>
                        <w:rFonts w:ascii="Cambria Math" w:hAnsi="Cambria Math"/>
                      </w:rPr>
                      <m:t>2</m:t>
                    </w:ins>
                  </m:r>
                </m:sup>
              </m:sSup>
              <m:func>
                <m:funcPr>
                  <m:ctrlPr>
                    <w:ins w:id="736" w:author="wei ganchao" w:date="2022-01-13T18:16:00Z">
                      <w:rPr>
                        <w:rFonts w:ascii="Cambria Math" w:hAnsi="Cambria Math"/>
                        <w:i/>
                        <w:iCs/>
                      </w:rPr>
                    </w:ins>
                  </m:ctrlPr>
                </m:funcPr>
                <m:fName>
                  <m:r>
                    <w:ins w:id="737" w:author="wei ganchao" w:date="2022-01-13T18:16:00Z">
                      <m:rPr>
                        <m:sty m:val="p"/>
                      </m:rPr>
                      <w:rPr>
                        <w:rFonts w:ascii="Cambria Math" w:hAnsi="Cambria Math"/>
                      </w:rPr>
                      <m:t>log</m:t>
                    </w:ins>
                  </m:r>
                </m:fName>
                <m:e>
                  <m:sSub>
                    <m:sSubPr>
                      <m:ctrlPr>
                        <w:ins w:id="738" w:author="wei ganchao" w:date="2022-01-13T18:16:00Z">
                          <w:rPr>
                            <w:rFonts w:ascii="Cambria Math" w:hAnsi="Cambria Math"/>
                            <w:i/>
                            <w:iCs/>
                          </w:rPr>
                        </w:ins>
                      </m:ctrlPr>
                    </m:sSubPr>
                    <m:e>
                      <m:r>
                        <w:ins w:id="739" w:author="wei ganchao" w:date="2022-01-13T18:16:00Z">
                          <w:rPr>
                            <w:rFonts w:ascii="Cambria Math" w:hAnsi="Cambria Math"/>
                          </w:rPr>
                          <m:t>Z</m:t>
                        </w:ins>
                      </m:r>
                    </m:e>
                    <m:sub>
                      <m:r>
                        <w:ins w:id="740" w:author="wei ganchao" w:date="2022-01-13T18:16:00Z">
                          <w:rPr>
                            <w:rFonts w:ascii="Cambria Math" w:hAnsi="Cambria Math"/>
                          </w:rPr>
                          <m:t>it</m:t>
                        </w:ins>
                      </m:r>
                    </m:sub>
                  </m:sSub>
                </m:e>
              </m:func>
            </m:num>
            <m:den>
              <m:r>
                <w:ins w:id="741" w:author="wei ganchao" w:date="2022-01-13T18:16:00Z">
                  <w:rPr>
                    <w:rFonts w:ascii="Cambria Math" w:hAnsi="Cambria Math"/>
                  </w:rPr>
                  <m:t>∂</m:t>
                </w:ins>
              </m:r>
              <m:func>
                <m:funcPr>
                  <m:ctrlPr>
                    <w:ins w:id="742" w:author="wei ganchao" w:date="2022-01-13T18:16:00Z">
                      <w:rPr>
                        <w:rFonts w:ascii="Cambria Math" w:hAnsi="Cambria Math"/>
                        <w:i/>
                      </w:rPr>
                    </w:ins>
                  </m:ctrlPr>
                </m:funcPr>
                <m:fName>
                  <m:r>
                    <w:ins w:id="743" w:author="wei ganchao" w:date="2022-01-13T18:16:00Z">
                      <m:rPr>
                        <m:sty m:val="p"/>
                      </m:rPr>
                      <w:rPr>
                        <w:rFonts w:ascii="Cambria Math" w:hAnsi="Cambria Math"/>
                      </w:rPr>
                      <m:t>log</m:t>
                    </w:ins>
                  </m:r>
                </m:fName>
                <m:e>
                  <m:sSub>
                    <m:sSubPr>
                      <m:ctrlPr>
                        <w:ins w:id="744" w:author="wei ganchao" w:date="2022-01-13T18:16:00Z">
                          <w:rPr>
                            <w:rFonts w:ascii="Cambria Math" w:hAnsi="Cambria Math"/>
                            <w:i/>
                          </w:rPr>
                        </w:ins>
                      </m:ctrlPr>
                    </m:sSubPr>
                    <m:e>
                      <m:r>
                        <w:ins w:id="745" w:author="wei ganchao" w:date="2022-01-13T18:16:00Z">
                          <w:rPr>
                            <w:rFonts w:ascii="Cambria Math" w:hAnsi="Cambria Math"/>
                          </w:rPr>
                          <m:t>λ</m:t>
                        </w:ins>
                      </m:r>
                    </m:e>
                    <m:sub>
                      <m:r>
                        <w:ins w:id="746" w:author="wei ganchao" w:date="2022-01-13T18:16:00Z">
                          <w:rPr>
                            <w:rFonts w:ascii="Cambria Math" w:hAnsi="Cambria Math"/>
                          </w:rPr>
                          <m:t>it</m:t>
                        </w:ins>
                      </m:r>
                    </m:sub>
                  </m:sSub>
                </m:e>
              </m:func>
              <m:r>
                <w:ins w:id="747" w:author="wei ganchao" w:date="2022-01-13T18:16:00Z">
                  <w:rPr>
                    <w:rFonts w:ascii="Cambria Math" w:hAnsi="Cambria Math"/>
                  </w:rPr>
                  <m:t>∂</m:t>
                </w:ins>
              </m:r>
              <m:sSub>
                <m:sSubPr>
                  <m:ctrlPr>
                    <w:ins w:id="748" w:author="wei ganchao" w:date="2022-01-13T18:16:00Z">
                      <w:rPr>
                        <w:rFonts w:ascii="Cambria Math" w:hAnsi="Cambria Math"/>
                        <w:i/>
                      </w:rPr>
                    </w:ins>
                  </m:ctrlPr>
                </m:sSubPr>
                <m:e>
                  <m:r>
                    <w:ins w:id="749" w:author="wei ganchao" w:date="2022-01-13T18:16:00Z">
                      <w:rPr>
                        <w:rFonts w:ascii="Cambria Math" w:hAnsi="Cambria Math"/>
                      </w:rPr>
                      <m:t>λ</m:t>
                    </w:ins>
                  </m:r>
                </m:e>
                <m:sub>
                  <m:r>
                    <w:ins w:id="750" w:author="wei ganchao" w:date="2022-01-13T18:16:00Z">
                      <w:rPr>
                        <w:rFonts w:ascii="Cambria Math" w:hAnsi="Cambria Math"/>
                      </w:rPr>
                      <m:t>it</m:t>
                    </w:ins>
                  </m:r>
                </m:sub>
              </m:sSub>
            </m:den>
          </m:f>
          <m:r>
            <w:ins w:id="751" w:author="wei ganchao" w:date="2022-01-13T18:16:00Z">
              <w:rPr>
                <w:rFonts w:ascii="Cambria Math" w:hAnsi="Cambria Math"/>
              </w:rPr>
              <m:t>=</m:t>
            </w:ins>
          </m:r>
          <m:f>
            <m:fPr>
              <m:ctrlPr>
                <w:ins w:id="752" w:author="wei ganchao" w:date="2022-01-13T18:16:00Z">
                  <w:rPr>
                    <w:rFonts w:ascii="Cambria Math" w:hAnsi="Cambria Math"/>
                    <w:i/>
                  </w:rPr>
                </w:ins>
              </m:ctrlPr>
            </m:fPr>
            <m:num>
              <m:r>
                <w:ins w:id="753" w:author="wei ganchao" w:date="2022-01-13T18:16:00Z">
                  <w:rPr>
                    <w:rFonts w:ascii="Cambria Math" w:hAnsi="Cambria Math"/>
                  </w:rPr>
                  <m:t>Var</m:t>
                </w:ins>
              </m:r>
              <m:d>
                <m:dPr>
                  <m:ctrlPr>
                    <w:ins w:id="754" w:author="wei ganchao" w:date="2022-01-13T18:16:00Z">
                      <w:rPr>
                        <w:rFonts w:ascii="Cambria Math" w:hAnsi="Cambria Math"/>
                        <w:i/>
                      </w:rPr>
                    </w:ins>
                  </m:ctrlPr>
                </m:dPr>
                <m:e>
                  <m:sSub>
                    <m:sSubPr>
                      <m:ctrlPr>
                        <w:ins w:id="755" w:author="wei ganchao" w:date="2022-01-13T18:16:00Z">
                          <w:rPr>
                            <w:rFonts w:ascii="Cambria Math" w:hAnsi="Cambria Math"/>
                            <w:i/>
                          </w:rPr>
                        </w:ins>
                      </m:ctrlPr>
                    </m:sSubPr>
                    <m:e>
                      <m:r>
                        <w:ins w:id="756" w:author="wei ganchao" w:date="2022-01-13T18:16:00Z">
                          <w:rPr>
                            <w:rFonts w:ascii="Cambria Math" w:hAnsi="Cambria Math"/>
                          </w:rPr>
                          <m:t>Y</m:t>
                        </w:ins>
                      </m:r>
                    </m:e>
                    <m:sub>
                      <m:r>
                        <w:ins w:id="757" w:author="wei ganchao" w:date="2022-01-13T18:16:00Z">
                          <w:rPr>
                            <w:rFonts w:ascii="Cambria Math" w:hAnsi="Cambria Math"/>
                          </w:rPr>
                          <m:t>it</m:t>
                        </w:ins>
                      </m:r>
                    </m:sub>
                  </m:sSub>
                </m:e>
              </m:d>
            </m:num>
            <m:den>
              <m:sSub>
                <m:sSubPr>
                  <m:ctrlPr>
                    <w:ins w:id="758" w:author="wei ganchao" w:date="2022-01-13T18:16:00Z">
                      <w:rPr>
                        <w:rFonts w:ascii="Cambria Math" w:hAnsi="Cambria Math"/>
                      </w:rPr>
                    </w:ins>
                  </m:ctrlPr>
                </m:sSubPr>
                <m:e>
                  <m:r>
                    <w:ins w:id="759" w:author="wei ganchao" w:date="2022-01-13T18:16:00Z">
                      <w:rPr>
                        <w:rFonts w:ascii="Cambria Math" w:hAnsi="Cambria Math"/>
                      </w:rPr>
                      <m:t>λ</m:t>
                    </w:ins>
                  </m:r>
                  <m:ctrlPr>
                    <w:ins w:id="760" w:author="wei ganchao" w:date="2022-01-13T18:16:00Z">
                      <w:rPr>
                        <w:rFonts w:ascii="Cambria Math" w:hAnsi="Cambria Math"/>
                        <w:i/>
                      </w:rPr>
                    </w:ins>
                  </m:ctrlPr>
                </m:e>
                <m:sub>
                  <m:r>
                    <w:ins w:id="761" w:author="wei ganchao" w:date="2022-01-13T18:16:00Z">
                      <w:rPr>
                        <w:rFonts w:ascii="Cambria Math" w:hAnsi="Cambria Math"/>
                      </w:rPr>
                      <m:t>it</m:t>
                    </w:ins>
                  </m:r>
                </m:sub>
              </m:sSub>
            </m:den>
          </m:f>
          <m:r>
            <w:ins w:id="762" w:author="wei ganchao" w:date="2022-01-13T18:16:00Z">
              <m:rPr>
                <m:sty m:val="p"/>
              </m:rPr>
              <w:rPr>
                <w:rFonts w:ascii="Cambria Math" w:hAnsi="Cambria Math"/>
              </w:rPr>
              <w:br/>
            </w:ins>
          </m:r>
        </m:oMath>
        <m:oMath>
          <m:f>
            <m:fPr>
              <m:ctrlPr>
                <w:ins w:id="763" w:author="wei ganchao" w:date="2022-01-13T18:16:00Z">
                  <w:rPr>
                    <w:rFonts w:ascii="Cambria Math" w:hAnsi="Cambria Math"/>
                    <w:i/>
                  </w:rPr>
                </w:ins>
              </m:ctrlPr>
            </m:fPr>
            <m:num>
              <m:r>
                <w:ins w:id="764" w:author="wei ganchao" w:date="2022-01-13T18:16:00Z">
                  <w:rPr>
                    <w:rFonts w:ascii="Cambria Math" w:hAnsi="Cambria Math"/>
                  </w:rPr>
                  <m:t>∂</m:t>
                </w:ins>
              </m:r>
              <m:sSub>
                <m:sSubPr>
                  <m:ctrlPr>
                    <w:ins w:id="765" w:author="wei ganchao" w:date="2022-01-13T18:16:00Z">
                      <w:rPr>
                        <w:rFonts w:ascii="Cambria Math" w:hAnsi="Cambria Math"/>
                        <w:i/>
                      </w:rPr>
                    </w:ins>
                  </m:ctrlPr>
                </m:sSubPr>
                <m:e>
                  <m:r>
                    <w:ins w:id="766" w:author="wei ganchao" w:date="2022-01-13T18:16:00Z">
                      <w:rPr>
                        <w:rFonts w:ascii="Cambria Math" w:hAnsi="Cambria Math"/>
                      </w:rPr>
                      <m:t>δ</m:t>
                    </w:ins>
                  </m:r>
                </m:e>
                <m:sub>
                  <m:r>
                    <w:ins w:id="767" w:author="wei ganchao" w:date="2022-01-13T18:16:00Z">
                      <w:rPr>
                        <w:rFonts w:ascii="Cambria Math" w:hAnsi="Cambria Math"/>
                      </w:rPr>
                      <m:t>it</m:t>
                    </w:ins>
                  </m:r>
                </m:sub>
              </m:sSub>
            </m:num>
            <m:den>
              <m:r>
                <w:ins w:id="768" w:author="wei ganchao" w:date="2022-01-13T18:16:00Z">
                  <w:rPr>
                    <w:rFonts w:ascii="Cambria Math" w:hAnsi="Cambria Math"/>
                  </w:rPr>
                  <m:t>∂</m:t>
                </w:ins>
              </m:r>
              <m:sSub>
                <m:sSubPr>
                  <m:ctrlPr>
                    <w:ins w:id="769" w:author="wei ganchao" w:date="2022-01-13T18:16:00Z">
                      <w:rPr>
                        <w:rFonts w:ascii="Cambria Math" w:hAnsi="Cambria Math"/>
                        <w:i/>
                      </w:rPr>
                    </w:ins>
                  </m:ctrlPr>
                </m:sSubPr>
                <m:e>
                  <m:r>
                    <w:ins w:id="770" w:author="wei ganchao" w:date="2022-01-13T18:16:00Z">
                      <w:rPr>
                        <w:rFonts w:ascii="Cambria Math" w:hAnsi="Cambria Math"/>
                      </w:rPr>
                      <m:t>ν</m:t>
                    </w:ins>
                  </m:r>
                </m:e>
                <m:sub>
                  <m:r>
                    <w:ins w:id="771" w:author="wei ganchao" w:date="2022-01-13T18:16:00Z">
                      <w:rPr>
                        <w:rFonts w:ascii="Cambria Math" w:hAnsi="Cambria Math"/>
                      </w:rPr>
                      <m:t>it</m:t>
                    </w:ins>
                  </m:r>
                </m:sub>
              </m:sSub>
            </m:den>
          </m:f>
          <m:r>
            <w:ins w:id="772" w:author="wei ganchao" w:date="2022-01-13T18:16:00Z">
              <w:rPr>
                <w:rFonts w:ascii="Cambria Math" w:hAnsi="Cambria Math"/>
              </w:rPr>
              <m:t>=</m:t>
            </w:ins>
          </m:r>
          <m:f>
            <m:fPr>
              <m:ctrlPr>
                <w:ins w:id="773" w:author="wei ganchao" w:date="2022-01-13T18:16:00Z">
                  <w:rPr>
                    <w:rFonts w:ascii="Cambria Math" w:hAnsi="Cambria Math"/>
                    <w:i/>
                  </w:rPr>
                </w:ins>
              </m:ctrlPr>
            </m:fPr>
            <m:num>
              <m:sSup>
                <m:sSupPr>
                  <m:ctrlPr>
                    <w:ins w:id="774" w:author="wei ganchao" w:date="2022-01-13T18:16:00Z">
                      <w:rPr>
                        <w:rFonts w:ascii="Cambria Math" w:hAnsi="Cambria Math"/>
                        <w:i/>
                      </w:rPr>
                    </w:ins>
                  </m:ctrlPr>
                </m:sSupPr>
                <m:e>
                  <m:r>
                    <w:ins w:id="775" w:author="wei ganchao" w:date="2022-01-13T18:16:00Z">
                      <w:rPr>
                        <w:rFonts w:ascii="Cambria Math" w:hAnsi="Cambria Math"/>
                      </w:rPr>
                      <m:t>∂</m:t>
                    </w:ins>
                  </m:r>
                </m:e>
                <m:sup>
                  <m:r>
                    <w:ins w:id="776" w:author="wei ganchao" w:date="2022-01-13T18:16:00Z">
                      <w:rPr>
                        <w:rFonts w:ascii="Cambria Math" w:hAnsi="Cambria Math"/>
                      </w:rPr>
                      <m:t>2</m:t>
                    </w:ins>
                  </m:r>
                </m:sup>
              </m:sSup>
              <m:func>
                <m:funcPr>
                  <m:ctrlPr>
                    <w:ins w:id="777" w:author="wei ganchao" w:date="2022-01-13T18:16:00Z">
                      <w:rPr>
                        <w:rFonts w:ascii="Cambria Math" w:hAnsi="Cambria Math"/>
                        <w:i/>
                        <w:iCs/>
                      </w:rPr>
                    </w:ins>
                  </m:ctrlPr>
                </m:funcPr>
                <m:fName>
                  <m:r>
                    <w:ins w:id="778" w:author="wei ganchao" w:date="2022-01-13T18:16:00Z">
                      <m:rPr>
                        <m:sty m:val="p"/>
                      </m:rPr>
                      <w:rPr>
                        <w:rFonts w:ascii="Cambria Math" w:hAnsi="Cambria Math"/>
                      </w:rPr>
                      <m:t>log</m:t>
                    </w:ins>
                  </m:r>
                </m:fName>
                <m:e>
                  <m:sSub>
                    <m:sSubPr>
                      <m:ctrlPr>
                        <w:ins w:id="779" w:author="wei ganchao" w:date="2022-01-13T18:16:00Z">
                          <w:rPr>
                            <w:rFonts w:ascii="Cambria Math" w:hAnsi="Cambria Math"/>
                            <w:i/>
                            <w:iCs/>
                          </w:rPr>
                        </w:ins>
                      </m:ctrlPr>
                    </m:sSubPr>
                    <m:e>
                      <m:r>
                        <w:ins w:id="780" w:author="wei ganchao" w:date="2022-01-13T18:16:00Z">
                          <w:rPr>
                            <w:rFonts w:ascii="Cambria Math" w:hAnsi="Cambria Math"/>
                          </w:rPr>
                          <m:t>Z</m:t>
                        </w:ins>
                      </m:r>
                    </m:e>
                    <m:sub>
                      <m:r>
                        <w:ins w:id="781" w:author="wei ganchao" w:date="2022-01-13T18:16:00Z">
                          <w:rPr>
                            <w:rFonts w:ascii="Cambria Math" w:hAnsi="Cambria Math"/>
                          </w:rPr>
                          <m:t>it</m:t>
                        </w:ins>
                      </m:r>
                    </m:sub>
                  </m:sSub>
                </m:e>
              </m:func>
            </m:num>
            <m:den>
              <m:r>
                <w:ins w:id="782" w:author="wei ganchao" w:date="2022-01-13T18:16:00Z">
                  <w:rPr>
                    <w:rFonts w:ascii="Cambria Math" w:hAnsi="Cambria Math"/>
                  </w:rPr>
                  <m:t>∂</m:t>
                </w:ins>
              </m:r>
              <m:func>
                <m:funcPr>
                  <m:ctrlPr>
                    <w:ins w:id="783" w:author="wei ganchao" w:date="2022-01-13T18:16:00Z">
                      <w:rPr>
                        <w:rFonts w:ascii="Cambria Math" w:hAnsi="Cambria Math"/>
                        <w:i/>
                      </w:rPr>
                    </w:ins>
                  </m:ctrlPr>
                </m:funcPr>
                <m:fName>
                  <m:r>
                    <w:ins w:id="784" w:author="wei ganchao" w:date="2022-01-13T18:16:00Z">
                      <m:rPr>
                        <m:sty m:val="p"/>
                      </m:rPr>
                      <w:rPr>
                        <w:rFonts w:ascii="Cambria Math" w:hAnsi="Cambria Math"/>
                      </w:rPr>
                      <m:t>log</m:t>
                    </w:ins>
                  </m:r>
                </m:fName>
                <m:e>
                  <m:sSub>
                    <m:sSubPr>
                      <m:ctrlPr>
                        <w:ins w:id="785" w:author="wei ganchao" w:date="2022-01-13T18:16:00Z">
                          <w:rPr>
                            <w:rFonts w:ascii="Cambria Math" w:hAnsi="Cambria Math"/>
                            <w:i/>
                          </w:rPr>
                        </w:ins>
                      </m:ctrlPr>
                    </m:sSubPr>
                    <m:e>
                      <m:r>
                        <w:ins w:id="786" w:author="wei ganchao" w:date="2022-01-13T18:16:00Z">
                          <w:rPr>
                            <w:rFonts w:ascii="Cambria Math" w:hAnsi="Cambria Math"/>
                          </w:rPr>
                          <m:t>λ</m:t>
                        </w:ins>
                      </m:r>
                    </m:e>
                    <m:sub>
                      <m:r>
                        <w:ins w:id="787" w:author="wei ganchao" w:date="2022-01-13T18:16:00Z">
                          <w:rPr>
                            <w:rFonts w:ascii="Cambria Math" w:hAnsi="Cambria Math"/>
                          </w:rPr>
                          <m:t>it</m:t>
                        </w:ins>
                      </m:r>
                    </m:sub>
                  </m:sSub>
                </m:e>
              </m:func>
              <m:r>
                <w:ins w:id="788" w:author="wei ganchao" w:date="2022-01-13T18:16:00Z">
                  <w:rPr>
                    <w:rFonts w:ascii="Cambria Math" w:hAnsi="Cambria Math"/>
                  </w:rPr>
                  <m:t>∂</m:t>
                </w:ins>
              </m:r>
              <m:sSub>
                <m:sSubPr>
                  <m:ctrlPr>
                    <w:ins w:id="789" w:author="wei ganchao" w:date="2022-01-13T18:16:00Z">
                      <w:rPr>
                        <w:rFonts w:ascii="Cambria Math" w:hAnsi="Cambria Math"/>
                        <w:i/>
                      </w:rPr>
                    </w:ins>
                  </m:ctrlPr>
                </m:sSubPr>
                <m:e>
                  <m:r>
                    <w:ins w:id="790" w:author="wei ganchao" w:date="2022-01-13T18:16:00Z">
                      <w:rPr>
                        <w:rFonts w:ascii="Cambria Math" w:hAnsi="Cambria Math"/>
                      </w:rPr>
                      <m:t>ν</m:t>
                    </w:ins>
                  </m:r>
                </m:e>
                <m:sub>
                  <m:r>
                    <w:ins w:id="791" w:author="wei ganchao" w:date="2022-01-13T18:16:00Z">
                      <w:rPr>
                        <w:rFonts w:ascii="Cambria Math" w:hAnsi="Cambria Math"/>
                      </w:rPr>
                      <m:t>it</m:t>
                    </w:ins>
                  </m:r>
                </m:sub>
              </m:sSub>
            </m:den>
          </m:f>
          <m:r>
            <w:ins w:id="792" w:author="wei ganchao" w:date="2022-01-13T18:16:00Z">
              <w:rPr>
                <w:rFonts w:ascii="Cambria Math" w:hAnsi="Cambria Math"/>
              </w:rPr>
              <m:t>=-Cov(</m:t>
            </w:ins>
          </m:r>
          <m:sSub>
            <m:sSubPr>
              <m:ctrlPr>
                <w:ins w:id="793" w:author="wei ganchao" w:date="2022-01-13T18:16:00Z">
                  <w:rPr>
                    <w:rFonts w:ascii="Cambria Math" w:hAnsi="Cambria Math"/>
                    <w:i/>
                  </w:rPr>
                </w:ins>
              </m:ctrlPr>
            </m:sSubPr>
            <m:e>
              <m:r>
                <w:ins w:id="794" w:author="wei ganchao" w:date="2022-01-13T18:16:00Z">
                  <w:rPr>
                    <w:rFonts w:ascii="Cambria Math" w:hAnsi="Cambria Math"/>
                  </w:rPr>
                  <m:t>Y</m:t>
                </w:ins>
              </m:r>
            </m:e>
            <m:sub>
              <m:r>
                <w:ins w:id="795" w:author="wei ganchao" w:date="2022-01-13T18:16:00Z">
                  <w:rPr>
                    <w:rFonts w:ascii="Cambria Math" w:hAnsi="Cambria Math"/>
                  </w:rPr>
                  <m:t>it</m:t>
                </w:ins>
              </m:r>
            </m:sub>
          </m:sSub>
          <m:r>
            <w:ins w:id="796" w:author="wei ganchao" w:date="2022-01-13T18:16:00Z">
              <w:rPr>
                <w:rFonts w:ascii="Cambria Math" w:hAnsi="Cambria Math"/>
              </w:rPr>
              <m:t>,</m:t>
            </w:ins>
          </m:r>
          <m:func>
            <m:funcPr>
              <m:ctrlPr>
                <w:ins w:id="797" w:author="wei ganchao" w:date="2022-01-13T18:16:00Z">
                  <w:rPr>
                    <w:rFonts w:ascii="Cambria Math" w:hAnsi="Cambria Math"/>
                    <w:i/>
                  </w:rPr>
                </w:ins>
              </m:ctrlPr>
            </m:funcPr>
            <m:fName>
              <m:r>
                <w:ins w:id="798" w:author="wei ganchao" w:date="2022-01-13T18:16:00Z">
                  <m:rPr>
                    <m:sty m:val="p"/>
                  </m:rPr>
                  <w:rPr>
                    <w:rFonts w:ascii="Cambria Math" w:hAnsi="Cambria Math"/>
                  </w:rPr>
                  <m:t>log</m:t>
                </w:ins>
              </m:r>
            </m:fName>
            <m:e>
              <m:sSub>
                <m:sSubPr>
                  <m:ctrlPr>
                    <w:ins w:id="799" w:author="wei ganchao" w:date="2022-01-13T18:16:00Z">
                      <w:rPr>
                        <w:rFonts w:ascii="Cambria Math" w:hAnsi="Cambria Math"/>
                        <w:i/>
                      </w:rPr>
                    </w:ins>
                  </m:ctrlPr>
                </m:sSubPr>
                <m:e>
                  <m:r>
                    <w:ins w:id="800" w:author="wei ganchao" w:date="2022-01-13T18:16:00Z">
                      <w:rPr>
                        <w:rFonts w:ascii="Cambria Math" w:hAnsi="Cambria Math"/>
                      </w:rPr>
                      <m:t>Y</m:t>
                    </w:ins>
                  </m:r>
                </m:e>
                <m:sub>
                  <m:r>
                    <w:ins w:id="801" w:author="wei ganchao" w:date="2022-01-13T18:16:00Z">
                      <w:rPr>
                        <w:rFonts w:ascii="Cambria Math" w:hAnsi="Cambria Math"/>
                      </w:rPr>
                      <m:t>it</m:t>
                    </w:ins>
                  </m:r>
                </m:sub>
              </m:sSub>
              <m:r>
                <w:ins w:id="802" w:author="wei ganchao" w:date="2022-01-13T18:16:00Z">
                  <w:rPr>
                    <w:rFonts w:ascii="Cambria Math" w:hAnsi="Cambria Math"/>
                  </w:rPr>
                  <m:t>!</m:t>
                </w:ins>
              </m:r>
            </m:e>
          </m:func>
          <m:r>
            <w:ins w:id="803" w:author="wei ganchao" w:date="2022-01-13T18:16:00Z">
              <w:rPr>
                <w:rFonts w:ascii="Cambria Math" w:hAnsi="Cambria Math"/>
              </w:rPr>
              <m:t xml:space="preserve">) </m:t>
            </w:ins>
          </m:r>
        </m:oMath>
      </m:oMathPara>
    </w:p>
    <w:p w14:paraId="4B06D701" w14:textId="77777777" w:rsidR="00FF27D1" w:rsidRDefault="00FF27D1" w:rsidP="00FF27D1">
      <w:pPr>
        <w:rPr>
          <w:ins w:id="804" w:author="wei ganchao" w:date="2022-01-13T18:16:00Z"/>
        </w:rPr>
      </w:pPr>
    </w:p>
    <w:p w14:paraId="56E7617C" w14:textId="1DF48675" w:rsidR="00FF27D1" w:rsidRDefault="00FF27D1" w:rsidP="00FF27D1">
      <w:pPr>
        <w:rPr>
          <w:ins w:id="805" w:author="wei ganchao" w:date="2022-01-13T18:16:00Z"/>
        </w:rPr>
      </w:pPr>
      <w:ins w:id="806" w:author="wei ganchao" w:date="2022-01-13T18:16:00Z">
        <w:r>
          <w:t xml:space="preserve">We can calculate the moments as in the first section of the appendix, or we can use a simpler approximation </w:t>
        </w:r>
      </w:ins>
      <m:oMath>
        <m:r>
          <w:ins w:id="807" w:author="wei ganchao" w:date="2022-01-13T18:16:00Z">
            <w:rPr>
              <w:rFonts w:ascii="Cambria Math" w:hAnsi="Cambria Math"/>
            </w:rPr>
            <m:t>E</m:t>
          </w:ins>
        </m:r>
        <m:d>
          <m:dPr>
            <m:ctrlPr>
              <w:ins w:id="808" w:author="wei ganchao" w:date="2022-01-13T18:16:00Z">
                <w:rPr>
                  <w:rFonts w:ascii="Cambria Math" w:hAnsi="Cambria Math"/>
                  <w:i/>
                </w:rPr>
              </w:ins>
            </m:ctrlPr>
          </m:dPr>
          <m:e>
            <m:r>
              <w:ins w:id="809" w:author="wei ganchao" w:date="2022-01-13T18:16:00Z">
                <w:rPr>
                  <w:rFonts w:ascii="Cambria Math" w:hAnsi="Cambria Math"/>
                </w:rPr>
                <m:t>Y</m:t>
              </w:ins>
            </m:r>
          </m:e>
        </m:d>
        <m:r>
          <w:ins w:id="810" w:author="wei ganchao" w:date="2022-01-13T18:16:00Z">
            <w:rPr>
              <w:rFonts w:ascii="Cambria Math" w:hAnsi="Cambria Math"/>
            </w:rPr>
            <m:t>≈</m:t>
          </w:ins>
        </m:r>
        <m:sSup>
          <m:sSupPr>
            <m:ctrlPr>
              <w:ins w:id="811" w:author="wei ganchao" w:date="2022-01-13T18:16:00Z">
                <w:rPr>
                  <w:rFonts w:ascii="Cambria Math" w:hAnsi="Cambria Math"/>
                  <w:i/>
                </w:rPr>
              </w:ins>
            </m:ctrlPr>
          </m:sSupPr>
          <m:e>
            <m:r>
              <w:ins w:id="812" w:author="wei ganchao" w:date="2022-01-13T18:16:00Z">
                <w:rPr>
                  <w:rFonts w:ascii="Cambria Math" w:hAnsi="Cambria Math"/>
                </w:rPr>
                <m:t>λ</m:t>
              </w:ins>
            </m:r>
          </m:e>
          <m:sup>
            <m:r>
              <w:ins w:id="813" w:author="wei ganchao" w:date="2022-01-13T18:16:00Z">
                <w:rPr>
                  <w:rFonts w:ascii="Cambria Math" w:hAnsi="Cambria Math"/>
                </w:rPr>
                <m:t>1/ν</m:t>
              </w:ins>
            </m:r>
          </m:sup>
        </m:sSup>
        <m:r>
          <w:ins w:id="814" w:author="wei ganchao" w:date="2022-01-13T18:16:00Z">
            <w:rPr>
              <w:rFonts w:ascii="Cambria Math" w:hAnsi="Cambria Math"/>
            </w:rPr>
            <m:t>-</m:t>
          </w:ins>
        </m:r>
        <m:f>
          <m:fPr>
            <m:ctrlPr>
              <w:ins w:id="815" w:author="wei ganchao" w:date="2022-01-13T18:16:00Z">
                <w:rPr>
                  <w:rFonts w:ascii="Cambria Math" w:hAnsi="Cambria Math"/>
                  <w:i/>
                </w:rPr>
              </w:ins>
            </m:ctrlPr>
          </m:fPr>
          <m:num>
            <m:r>
              <w:ins w:id="816" w:author="wei ganchao" w:date="2022-01-13T18:16:00Z">
                <w:rPr>
                  <w:rFonts w:ascii="Cambria Math" w:hAnsi="Cambria Math"/>
                </w:rPr>
                <m:t>ν-1</m:t>
              </w:ins>
            </m:r>
          </m:num>
          <m:den>
            <m:r>
              <w:ins w:id="817" w:author="wei ganchao" w:date="2022-01-13T18:16:00Z">
                <w:rPr>
                  <w:rFonts w:ascii="Cambria Math" w:hAnsi="Cambria Math"/>
                </w:rPr>
                <m:t>2ν</m:t>
              </w:ins>
            </m:r>
          </m:den>
        </m:f>
      </m:oMath>
      <w:ins w:id="818" w:author="wei ganchao" w:date="2022-01-13T18:16:00Z">
        <w:r>
          <w:t xml:space="preserve"> when </w:t>
        </w:r>
      </w:ins>
      <m:oMath>
        <m:r>
          <w:ins w:id="819" w:author="wei ganchao" w:date="2022-01-13T18:16:00Z">
            <w:rPr>
              <w:rFonts w:ascii="Cambria Math" w:hAnsi="Cambria Math"/>
            </w:rPr>
            <m:t>ν≤1</m:t>
          </w:ins>
        </m:r>
      </m:oMath>
      <w:ins w:id="820" w:author="wei ganchao" w:date="2022-01-13T18:16:00Z">
        <w:r>
          <w:t xml:space="preserve"> or </w:t>
        </w:r>
      </w:ins>
      <m:oMath>
        <m:r>
          <w:ins w:id="821" w:author="wei ganchao" w:date="2022-01-13T18:16:00Z">
            <w:rPr>
              <w:rFonts w:ascii="Cambria Math" w:hAnsi="Cambria Math"/>
            </w:rPr>
            <m:t>λ&gt;</m:t>
          </w:ins>
        </m:r>
        <m:sSup>
          <m:sSupPr>
            <m:ctrlPr>
              <w:ins w:id="822" w:author="wei ganchao" w:date="2022-01-13T18:16:00Z">
                <w:rPr>
                  <w:rFonts w:ascii="Cambria Math" w:hAnsi="Cambria Math"/>
                  <w:i/>
                </w:rPr>
              </w:ins>
            </m:ctrlPr>
          </m:sSupPr>
          <m:e>
            <m:r>
              <w:ins w:id="823" w:author="wei ganchao" w:date="2022-01-13T18:16:00Z">
                <w:rPr>
                  <w:rFonts w:ascii="Cambria Math" w:hAnsi="Cambria Math"/>
                </w:rPr>
                <m:t>10</m:t>
              </w:ins>
            </m:r>
          </m:e>
          <m:sup>
            <m:r>
              <w:ins w:id="824" w:author="wei ganchao" w:date="2022-01-13T18:16:00Z">
                <w:rPr>
                  <w:rFonts w:ascii="Cambria Math" w:hAnsi="Cambria Math"/>
                </w:rPr>
                <m:t>ν</m:t>
              </w:ins>
            </m:r>
          </m:sup>
        </m:sSup>
      </m:oMath>
      <w:ins w:id="825" w:author="wei ganchao" w:date="2022-01-13T18:16:00Z">
        <w:r>
          <w:t xml:space="preserve">. Then </w:t>
        </w:r>
      </w:ins>
      <m:oMath>
        <m:f>
          <m:fPr>
            <m:ctrlPr>
              <w:ins w:id="826" w:author="wei ganchao" w:date="2022-01-13T18:16:00Z">
                <w:rPr>
                  <w:rFonts w:ascii="Cambria Math" w:hAnsi="Cambria Math"/>
                  <w:i/>
                </w:rPr>
              </w:ins>
            </m:ctrlPr>
          </m:fPr>
          <m:num>
            <m:r>
              <w:ins w:id="827" w:author="wei ganchao" w:date="2022-01-13T18:16:00Z">
                <w:rPr>
                  <w:rFonts w:ascii="Cambria Math" w:hAnsi="Cambria Math"/>
                </w:rPr>
                <m:t>∂</m:t>
              </w:ins>
            </m:r>
            <m:sSub>
              <m:sSubPr>
                <m:ctrlPr>
                  <w:ins w:id="828" w:author="wei ganchao" w:date="2022-01-13T18:16:00Z">
                    <w:rPr>
                      <w:rFonts w:ascii="Cambria Math" w:hAnsi="Cambria Math"/>
                      <w:i/>
                    </w:rPr>
                  </w:ins>
                </m:ctrlPr>
              </m:sSubPr>
              <m:e>
                <m:r>
                  <w:ins w:id="829" w:author="wei ganchao" w:date="2022-01-13T18:16:00Z">
                    <w:rPr>
                      <w:rFonts w:ascii="Cambria Math" w:hAnsi="Cambria Math"/>
                    </w:rPr>
                    <m:t>δ</m:t>
                  </w:ins>
                </m:r>
              </m:e>
              <m:sub>
                <m:r>
                  <w:ins w:id="830" w:author="wei ganchao" w:date="2022-01-13T18:16:00Z">
                    <w:rPr>
                      <w:rFonts w:ascii="Cambria Math" w:hAnsi="Cambria Math"/>
                    </w:rPr>
                    <m:t>it</m:t>
                  </w:ins>
                </m:r>
              </m:sub>
            </m:sSub>
          </m:num>
          <m:den>
            <m:r>
              <w:ins w:id="831" w:author="wei ganchao" w:date="2022-01-13T18:16:00Z">
                <w:rPr>
                  <w:rFonts w:ascii="Cambria Math" w:hAnsi="Cambria Math"/>
                </w:rPr>
                <m:t>∂</m:t>
              </w:ins>
            </m:r>
            <m:sSub>
              <m:sSubPr>
                <m:ctrlPr>
                  <w:ins w:id="832" w:author="wei ganchao" w:date="2022-01-13T18:16:00Z">
                    <w:rPr>
                      <w:rFonts w:ascii="Cambria Math" w:hAnsi="Cambria Math"/>
                      <w:i/>
                    </w:rPr>
                  </w:ins>
                </m:ctrlPr>
              </m:sSubPr>
              <m:e>
                <m:r>
                  <w:ins w:id="833" w:author="wei ganchao" w:date="2022-01-13T18:16:00Z">
                    <w:rPr>
                      <w:rFonts w:ascii="Cambria Math" w:hAnsi="Cambria Math"/>
                    </w:rPr>
                    <m:t>λ</m:t>
                  </w:ins>
                </m:r>
              </m:e>
              <m:sub>
                <m:r>
                  <w:ins w:id="834" w:author="wei ganchao" w:date="2022-01-13T18:16:00Z">
                    <w:rPr>
                      <w:rFonts w:ascii="Cambria Math" w:hAnsi="Cambria Math"/>
                    </w:rPr>
                    <m:t>it</m:t>
                  </w:ins>
                </m:r>
              </m:sub>
            </m:sSub>
          </m:den>
        </m:f>
        <m:r>
          <w:ins w:id="835" w:author="wei ganchao" w:date="2022-01-13T18:16:00Z">
            <w:rPr>
              <w:rFonts w:ascii="Cambria Math" w:hAnsi="Cambria Math"/>
            </w:rPr>
            <m:t>≈</m:t>
          </w:ins>
        </m:r>
        <m:f>
          <m:fPr>
            <m:ctrlPr>
              <w:ins w:id="836" w:author="wei ganchao" w:date="2022-01-13T18:16:00Z">
                <w:rPr>
                  <w:rFonts w:ascii="Cambria Math" w:hAnsi="Cambria Math"/>
                  <w:i/>
                </w:rPr>
              </w:ins>
            </m:ctrlPr>
          </m:fPr>
          <m:num>
            <m:r>
              <w:ins w:id="837" w:author="wei ganchao" w:date="2022-01-13T18:16:00Z">
                <w:rPr>
                  <w:rFonts w:ascii="Cambria Math" w:hAnsi="Cambria Math"/>
                </w:rPr>
                <m:t>1</m:t>
              </w:ins>
            </m:r>
          </m:num>
          <m:den>
            <m:sSub>
              <m:sSubPr>
                <m:ctrlPr>
                  <w:ins w:id="838" w:author="wei ganchao" w:date="2022-01-13T18:16:00Z">
                    <w:rPr>
                      <w:rFonts w:ascii="Cambria Math" w:hAnsi="Cambria Math"/>
                      <w:i/>
                    </w:rPr>
                  </w:ins>
                </m:ctrlPr>
              </m:sSubPr>
              <m:e>
                <m:r>
                  <w:ins w:id="839" w:author="wei ganchao" w:date="2022-01-13T18:16:00Z">
                    <w:rPr>
                      <w:rFonts w:ascii="Cambria Math" w:hAnsi="Cambria Math"/>
                    </w:rPr>
                    <m:t>ν</m:t>
                  </w:ins>
                </m:r>
              </m:e>
              <m:sub>
                <m:r>
                  <w:ins w:id="840" w:author="wei ganchao" w:date="2022-01-13T18:16:00Z">
                    <w:rPr>
                      <w:rFonts w:ascii="Cambria Math" w:hAnsi="Cambria Math"/>
                    </w:rPr>
                    <m:t>it</m:t>
                  </w:ins>
                </m:r>
              </m:sub>
            </m:sSub>
          </m:den>
        </m:f>
        <m:sSubSup>
          <m:sSubSupPr>
            <m:ctrlPr>
              <w:ins w:id="841" w:author="wei ganchao" w:date="2022-01-13T18:16:00Z">
                <w:rPr>
                  <w:rFonts w:ascii="Cambria Math" w:hAnsi="Cambria Math"/>
                  <w:i/>
                </w:rPr>
              </w:ins>
            </m:ctrlPr>
          </m:sSubSupPr>
          <m:e>
            <m:r>
              <w:ins w:id="842" w:author="wei ganchao" w:date="2022-01-13T18:16:00Z">
                <w:rPr>
                  <w:rFonts w:ascii="Cambria Math" w:hAnsi="Cambria Math"/>
                </w:rPr>
                <m:t>λ</m:t>
              </w:ins>
            </m:r>
          </m:e>
          <m:sub>
            <m:r>
              <w:ins w:id="843" w:author="wei ganchao" w:date="2022-01-13T18:16:00Z">
                <w:rPr>
                  <w:rFonts w:ascii="Cambria Math" w:hAnsi="Cambria Math"/>
                </w:rPr>
                <m:t>it</m:t>
              </w:ins>
            </m:r>
          </m:sub>
          <m:sup>
            <m:r>
              <w:ins w:id="844" w:author="wei ganchao" w:date="2022-01-13T18:16:00Z">
                <w:rPr>
                  <w:rFonts w:ascii="Cambria Math" w:hAnsi="Cambria Math"/>
                </w:rPr>
                <m:t>1/</m:t>
              </w:ins>
            </m:r>
            <m:sSub>
              <m:sSubPr>
                <m:ctrlPr>
                  <w:ins w:id="845" w:author="wei ganchao" w:date="2022-01-13T18:16:00Z">
                    <w:rPr>
                      <w:rFonts w:ascii="Cambria Math" w:hAnsi="Cambria Math"/>
                      <w:i/>
                    </w:rPr>
                  </w:ins>
                </m:ctrlPr>
              </m:sSubPr>
              <m:e>
                <m:r>
                  <w:ins w:id="846" w:author="wei ganchao" w:date="2022-01-13T18:16:00Z">
                    <w:rPr>
                      <w:rFonts w:ascii="Cambria Math" w:hAnsi="Cambria Math"/>
                    </w:rPr>
                    <m:t>ν</m:t>
                  </w:ins>
                </m:r>
              </m:e>
              <m:sub>
                <m:r>
                  <w:ins w:id="847" w:author="wei ganchao" w:date="2022-01-13T18:16:00Z">
                    <w:rPr>
                      <w:rFonts w:ascii="Cambria Math" w:hAnsi="Cambria Math"/>
                    </w:rPr>
                    <m:t>it</m:t>
                  </w:ins>
                </m:r>
              </m:sub>
            </m:sSub>
            <m:r>
              <w:ins w:id="848" w:author="wei ganchao" w:date="2022-01-13T18:16:00Z">
                <w:rPr>
                  <w:rFonts w:ascii="Cambria Math" w:hAnsi="Cambria Math"/>
                </w:rPr>
                <m:t>-1</m:t>
              </w:ins>
            </m:r>
          </m:sup>
        </m:sSubSup>
      </m:oMath>
      <w:ins w:id="849" w:author="wei ganchao" w:date="2022-01-13T18:16:00Z">
        <w:r>
          <w:t xml:space="preserve"> and </w:t>
        </w:r>
      </w:ins>
      <m:oMath>
        <m:f>
          <m:fPr>
            <m:ctrlPr>
              <w:ins w:id="850" w:author="wei ganchao" w:date="2022-01-13T18:16:00Z">
                <w:rPr>
                  <w:rFonts w:ascii="Cambria Math" w:hAnsi="Cambria Math"/>
                  <w:i/>
                </w:rPr>
              </w:ins>
            </m:ctrlPr>
          </m:fPr>
          <m:num>
            <m:r>
              <w:ins w:id="851" w:author="wei ganchao" w:date="2022-01-13T18:16:00Z">
                <w:rPr>
                  <w:rFonts w:ascii="Cambria Math" w:hAnsi="Cambria Math"/>
                </w:rPr>
                <m:t>∂</m:t>
              </w:ins>
            </m:r>
            <m:sSub>
              <m:sSubPr>
                <m:ctrlPr>
                  <w:ins w:id="852" w:author="wei ganchao" w:date="2022-01-13T18:16:00Z">
                    <w:rPr>
                      <w:rFonts w:ascii="Cambria Math" w:hAnsi="Cambria Math"/>
                      <w:i/>
                    </w:rPr>
                  </w:ins>
                </m:ctrlPr>
              </m:sSubPr>
              <m:e>
                <m:r>
                  <w:ins w:id="853" w:author="wei ganchao" w:date="2022-01-13T18:16:00Z">
                    <w:rPr>
                      <w:rFonts w:ascii="Cambria Math" w:hAnsi="Cambria Math"/>
                    </w:rPr>
                    <m:t>δ</m:t>
                  </w:ins>
                </m:r>
              </m:e>
              <m:sub>
                <m:r>
                  <w:ins w:id="854" w:author="wei ganchao" w:date="2022-01-13T18:16:00Z">
                    <w:rPr>
                      <w:rFonts w:ascii="Cambria Math" w:hAnsi="Cambria Math"/>
                    </w:rPr>
                    <m:t>it</m:t>
                  </w:ins>
                </m:r>
              </m:sub>
            </m:sSub>
          </m:num>
          <m:den>
            <m:r>
              <w:ins w:id="855" w:author="wei ganchao" w:date="2022-01-13T18:16:00Z">
                <w:rPr>
                  <w:rFonts w:ascii="Cambria Math" w:hAnsi="Cambria Math"/>
                </w:rPr>
                <m:t>∂</m:t>
              </w:ins>
            </m:r>
            <m:sSub>
              <m:sSubPr>
                <m:ctrlPr>
                  <w:ins w:id="856" w:author="wei ganchao" w:date="2022-01-13T18:16:00Z">
                    <w:rPr>
                      <w:rFonts w:ascii="Cambria Math" w:hAnsi="Cambria Math"/>
                      <w:i/>
                    </w:rPr>
                  </w:ins>
                </m:ctrlPr>
              </m:sSubPr>
              <m:e>
                <m:r>
                  <w:ins w:id="857" w:author="wei ganchao" w:date="2022-01-13T18:16:00Z">
                    <w:rPr>
                      <w:rFonts w:ascii="Cambria Math" w:hAnsi="Cambria Math"/>
                    </w:rPr>
                    <m:t>ν</m:t>
                  </w:ins>
                </m:r>
              </m:e>
              <m:sub>
                <m:r>
                  <w:ins w:id="858" w:author="wei ganchao" w:date="2022-01-13T18:16:00Z">
                    <w:rPr>
                      <w:rFonts w:ascii="Cambria Math" w:hAnsi="Cambria Math"/>
                    </w:rPr>
                    <m:t>it</m:t>
                  </w:ins>
                </m:r>
              </m:sub>
            </m:sSub>
          </m:den>
        </m:f>
        <m:r>
          <w:ins w:id="859" w:author="wei ganchao" w:date="2022-01-13T18:16:00Z">
            <w:rPr>
              <w:rFonts w:ascii="Cambria Math" w:hAnsi="Cambria Math"/>
            </w:rPr>
            <m:t>≈-</m:t>
          </w:ins>
        </m:r>
        <m:f>
          <m:fPr>
            <m:ctrlPr>
              <w:ins w:id="860" w:author="wei ganchao" w:date="2022-01-13T18:16:00Z">
                <w:rPr>
                  <w:rFonts w:ascii="Cambria Math" w:hAnsi="Cambria Math"/>
                  <w:i/>
                </w:rPr>
              </w:ins>
            </m:ctrlPr>
          </m:fPr>
          <m:num>
            <m:sSubSup>
              <m:sSubSupPr>
                <m:ctrlPr>
                  <w:ins w:id="861" w:author="wei ganchao" w:date="2022-01-13T18:16:00Z">
                    <w:rPr>
                      <w:rFonts w:ascii="Cambria Math" w:hAnsi="Cambria Math"/>
                      <w:i/>
                    </w:rPr>
                  </w:ins>
                </m:ctrlPr>
              </m:sSubSupPr>
              <m:e>
                <m:r>
                  <w:ins w:id="862" w:author="wei ganchao" w:date="2022-01-13T18:16:00Z">
                    <w:rPr>
                      <w:rFonts w:ascii="Cambria Math" w:hAnsi="Cambria Math"/>
                    </w:rPr>
                    <m:t>λ</m:t>
                  </w:ins>
                </m:r>
              </m:e>
              <m:sub>
                <m:r>
                  <w:ins w:id="863" w:author="wei ganchao" w:date="2022-01-13T18:16:00Z">
                    <w:rPr>
                      <w:rFonts w:ascii="Cambria Math" w:hAnsi="Cambria Math"/>
                    </w:rPr>
                    <m:t>it</m:t>
                  </w:ins>
                </m:r>
              </m:sub>
              <m:sup>
                <m:r>
                  <w:ins w:id="864" w:author="wei ganchao" w:date="2022-01-13T18:16:00Z">
                    <w:rPr>
                      <w:rFonts w:ascii="Cambria Math" w:hAnsi="Cambria Math"/>
                    </w:rPr>
                    <m:t>1/</m:t>
                  </w:ins>
                </m:r>
                <m:sSub>
                  <m:sSubPr>
                    <m:ctrlPr>
                      <w:ins w:id="865" w:author="wei ganchao" w:date="2022-01-13T18:16:00Z">
                        <w:rPr>
                          <w:rFonts w:ascii="Cambria Math" w:hAnsi="Cambria Math"/>
                          <w:i/>
                        </w:rPr>
                      </w:ins>
                    </m:ctrlPr>
                  </m:sSubPr>
                  <m:e>
                    <m:r>
                      <w:ins w:id="866" w:author="wei ganchao" w:date="2022-01-13T18:16:00Z">
                        <w:rPr>
                          <w:rFonts w:ascii="Cambria Math" w:hAnsi="Cambria Math"/>
                        </w:rPr>
                        <m:t>ν</m:t>
                      </w:ins>
                    </m:r>
                  </m:e>
                  <m:sub>
                    <m:r>
                      <w:ins w:id="867" w:author="wei ganchao" w:date="2022-01-13T18:16:00Z">
                        <w:rPr>
                          <w:rFonts w:ascii="Cambria Math" w:hAnsi="Cambria Math"/>
                        </w:rPr>
                        <m:t>it</m:t>
                      </w:ins>
                    </m:r>
                  </m:sub>
                </m:sSub>
              </m:sup>
            </m:sSubSup>
            <m:func>
              <m:funcPr>
                <m:ctrlPr>
                  <w:ins w:id="868" w:author="wei ganchao" w:date="2022-01-13T18:16:00Z">
                    <w:rPr>
                      <w:rFonts w:ascii="Cambria Math" w:hAnsi="Cambria Math"/>
                      <w:i/>
                    </w:rPr>
                  </w:ins>
                </m:ctrlPr>
              </m:funcPr>
              <m:fName>
                <m:r>
                  <w:ins w:id="869" w:author="wei ganchao" w:date="2022-01-13T18:16:00Z">
                    <m:rPr>
                      <m:sty m:val="p"/>
                    </m:rPr>
                    <w:rPr>
                      <w:rFonts w:ascii="Cambria Math" w:hAnsi="Cambria Math"/>
                    </w:rPr>
                    <m:t>log</m:t>
                  </w:ins>
                </m:r>
              </m:fName>
              <m:e>
                <m:sSub>
                  <m:sSubPr>
                    <m:ctrlPr>
                      <w:ins w:id="870" w:author="wei ganchao" w:date="2022-01-13T18:16:00Z">
                        <w:rPr>
                          <w:rFonts w:ascii="Cambria Math" w:hAnsi="Cambria Math"/>
                          <w:i/>
                        </w:rPr>
                      </w:ins>
                    </m:ctrlPr>
                  </m:sSubPr>
                  <m:e>
                    <m:r>
                      <w:ins w:id="871" w:author="wei ganchao" w:date="2022-01-13T18:16:00Z">
                        <w:rPr>
                          <w:rFonts w:ascii="Cambria Math" w:hAnsi="Cambria Math"/>
                        </w:rPr>
                        <m:t>λ</m:t>
                      </w:ins>
                    </m:r>
                  </m:e>
                  <m:sub>
                    <m:r>
                      <w:ins w:id="872" w:author="wei ganchao" w:date="2022-01-13T18:16:00Z">
                        <w:rPr>
                          <w:rFonts w:ascii="Cambria Math" w:hAnsi="Cambria Math"/>
                        </w:rPr>
                        <m:t>it</m:t>
                      </w:ins>
                    </m:r>
                  </m:sub>
                </m:sSub>
              </m:e>
            </m:func>
          </m:num>
          <m:den>
            <m:sSubSup>
              <m:sSubSupPr>
                <m:ctrlPr>
                  <w:ins w:id="873" w:author="wei ganchao" w:date="2022-01-13T18:16:00Z">
                    <w:rPr>
                      <w:rFonts w:ascii="Cambria Math" w:hAnsi="Cambria Math"/>
                      <w:i/>
                    </w:rPr>
                  </w:ins>
                </m:ctrlPr>
              </m:sSubSupPr>
              <m:e>
                <m:r>
                  <w:ins w:id="874" w:author="wei ganchao" w:date="2022-01-13T18:16:00Z">
                    <w:rPr>
                      <w:rFonts w:ascii="Cambria Math" w:hAnsi="Cambria Math"/>
                    </w:rPr>
                    <m:t>ν</m:t>
                  </w:ins>
                </m:r>
              </m:e>
              <m:sub>
                <m:r>
                  <w:ins w:id="875" w:author="wei ganchao" w:date="2022-01-13T18:16:00Z">
                    <w:rPr>
                      <w:rFonts w:ascii="Cambria Math" w:hAnsi="Cambria Math"/>
                    </w:rPr>
                    <m:t>it</m:t>
                  </w:ins>
                </m:r>
              </m:sub>
              <m:sup>
                <m:r>
                  <w:ins w:id="876" w:author="wei ganchao" w:date="2022-01-13T18:16:00Z">
                    <w:rPr>
                      <w:rFonts w:ascii="Cambria Math" w:hAnsi="Cambria Math"/>
                    </w:rPr>
                    <m:t>2</m:t>
                  </w:ins>
                </m:r>
              </m:sup>
            </m:sSubSup>
          </m:den>
        </m:f>
        <m:r>
          <w:ins w:id="877" w:author="wei ganchao" w:date="2022-01-13T18:16:00Z">
            <w:rPr>
              <w:rFonts w:ascii="Cambria Math" w:hAnsi="Cambria Math"/>
            </w:rPr>
            <m:t>-</m:t>
          </w:ins>
        </m:r>
        <m:f>
          <m:fPr>
            <m:ctrlPr>
              <w:ins w:id="878" w:author="wei ganchao" w:date="2022-01-13T18:16:00Z">
                <w:rPr>
                  <w:rFonts w:ascii="Cambria Math" w:hAnsi="Cambria Math"/>
                  <w:i/>
                </w:rPr>
              </w:ins>
            </m:ctrlPr>
          </m:fPr>
          <m:num>
            <m:r>
              <w:ins w:id="879" w:author="wei ganchao" w:date="2022-01-13T18:16:00Z">
                <w:rPr>
                  <w:rFonts w:ascii="Cambria Math" w:hAnsi="Cambria Math"/>
                </w:rPr>
                <m:t>1</m:t>
              </w:ins>
            </m:r>
          </m:num>
          <m:den>
            <m:r>
              <w:ins w:id="880" w:author="wei ganchao" w:date="2022-01-13T18:16:00Z">
                <w:rPr>
                  <w:rFonts w:ascii="Cambria Math" w:hAnsi="Cambria Math"/>
                </w:rPr>
                <m:t>2</m:t>
              </w:ins>
            </m:r>
            <m:sSubSup>
              <m:sSubSupPr>
                <m:ctrlPr>
                  <w:ins w:id="881" w:author="wei ganchao" w:date="2022-01-13T18:16:00Z">
                    <w:rPr>
                      <w:rFonts w:ascii="Cambria Math" w:hAnsi="Cambria Math"/>
                      <w:i/>
                    </w:rPr>
                  </w:ins>
                </m:ctrlPr>
              </m:sSubSupPr>
              <m:e>
                <m:r>
                  <w:ins w:id="882" w:author="wei ganchao" w:date="2022-01-13T18:16:00Z">
                    <w:rPr>
                      <w:rFonts w:ascii="Cambria Math" w:hAnsi="Cambria Math"/>
                    </w:rPr>
                    <m:t>ν</m:t>
                  </w:ins>
                </m:r>
              </m:e>
              <m:sub>
                <m:r>
                  <w:ins w:id="883" w:author="wei ganchao" w:date="2022-01-13T18:16:00Z">
                    <w:rPr>
                      <w:rFonts w:ascii="Cambria Math" w:hAnsi="Cambria Math"/>
                    </w:rPr>
                    <m:t>it</m:t>
                  </w:ins>
                </m:r>
              </m:sub>
              <m:sup>
                <m:r>
                  <w:ins w:id="884" w:author="wei ganchao" w:date="2022-01-13T18:16:00Z">
                    <w:rPr>
                      <w:rFonts w:ascii="Cambria Math" w:hAnsi="Cambria Math"/>
                    </w:rPr>
                    <m:t>2</m:t>
                  </w:ins>
                </m:r>
              </m:sup>
            </m:sSubSup>
          </m:den>
        </m:f>
      </m:oMath>
      <w:ins w:id="885" w:author="wei ganchao" w:date="2022-01-13T18:16:00Z">
        <w:r>
          <w:t>.</w:t>
        </w:r>
      </w:ins>
    </w:p>
    <w:p w14:paraId="5924431F" w14:textId="05397AD0" w:rsidR="00FF27D1" w:rsidRDefault="00FF27D1" w:rsidP="00FF27D1">
      <w:pPr>
        <w:rPr>
          <w:ins w:id="886" w:author="wei ganchao" w:date="2022-01-13T18:16:00Z"/>
        </w:rPr>
      </w:pPr>
    </w:p>
    <w:p w14:paraId="5FE15600" w14:textId="77777777" w:rsidR="00FF27D1" w:rsidRPr="00FF27D1" w:rsidRDefault="00FF27D1">
      <w:pPr>
        <w:pPrChange w:id="887" w:author="wei ganchao" w:date="2022-01-13T18:16:00Z">
          <w:pPr>
            <w:pStyle w:val="Heading1"/>
          </w:pPr>
        </w:pPrChange>
      </w:pPr>
    </w:p>
    <w:p w14:paraId="2D40B668" w14:textId="50815E21" w:rsidR="00D3079B" w:rsidRDefault="005713EA" w:rsidP="00AC455B">
      <w:pPr>
        <w:pStyle w:val="Heading2"/>
      </w:pPr>
      <w:ins w:id="888" w:author="wei ganchao" w:date="2022-01-13T18:24:00Z">
        <w:r w:rsidRPr="005713EA">
          <w:t>Moments approximation for Conway-Maxwell Poisson distribution</w:t>
        </w:r>
      </w:ins>
      <w:del w:id="889" w:author="wei ganchao" w:date="2022-01-13T18:24:00Z">
        <w:r w:rsidR="00122A3F" w:rsidDel="005713EA">
          <w:delText>A</w:delText>
        </w:r>
        <w:r w:rsidR="00DF0933" w:rsidDel="005713EA">
          <w:delText>pproximation</w:delText>
        </w:r>
        <w:r w:rsidR="00122A3F" w:rsidDel="005713EA">
          <w:delText xml:space="preserve"> of moments</w:delText>
        </w:r>
        <w:r w:rsidR="00DF0933" w:rsidDel="005713EA">
          <w:delText xml:space="preserve"> for Conway-Maxwell Poisson distribution</w:delText>
        </w:r>
      </w:del>
    </w:p>
    <w:p w14:paraId="171500ED" w14:textId="1376E6C7" w:rsidR="00122A3F" w:rsidRDefault="005713EA" w:rsidP="00D3079B">
      <w:pPr>
        <w:rPr>
          <w:ins w:id="890" w:author="wei ganchao" w:date="2022-01-13T18:25:00Z"/>
        </w:rPr>
      </w:pPr>
      <w:ins w:id="891" w:author="wei ganchao" w:date="2022-01-13T18:25:00Z">
        <w:r w:rsidRPr="005713EA">
          <w:t>To estimate the state-vector for the dynamic CMP model, we need to</w:t>
        </w:r>
      </w:ins>
      <w:ins w:id="892" w:author="wei ganchao" w:date="2022-01-13T18:39:00Z">
        <w:r w:rsidR="00A07841">
          <w:t xml:space="preserve"> find</w:t>
        </w:r>
      </w:ins>
      <w:ins w:id="893" w:author="wei ganchao" w:date="2022-01-13T18:25:00Z">
        <w:r w:rsidRPr="005713EA">
          <w:t xml:space="preserve"> first and second moments for</w:t>
        </w:r>
        <w:r>
          <w:t xml:space="preserve"> </w:t>
        </w:r>
      </w:ins>
      <m:oMath>
        <m:r>
          <w:ins w:id="894" w:author="wei ganchao" w:date="2022-01-13T18:25:00Z">
            <w:rPr>
              <w:rFonts w:ascii="Cambria Math" w:hAnsi="Cambria Math"/>
            </w:rPr>
            <m:t>Y</m:t>
          </w:ins>
        </m:r>
      </m:oMath>
      <w:ins w:id="895" w:author="wei ganchao" w:date="2022-01-13T18:25:00Z">
        <w:r>
          <w:t xml:space="preserve"> and </w:t>
        </w:r>
      </w:ins>
      <m:oMath>
        <m:func>
          <m:funcPr>
            <m:ctrlPr>
              <w:rPr>
                <w:rFonts w:ascii="Cambria Math" w:hAnsi="Cambria Math"/>
                <w:i/>
              </w:rPr>
            </m:ctrlPr>
          </m:funcPr>
          <m:fName>
            <m:r>
              <m:rPr>
                <m:sty m:val="p"/>
              </m:rPr>
              <w:rPr>
                <w:rFonts w:ascii="Cambria Math" w:hAnsi="Cambria Math"/>
              </w:rPr>
              <m:t>log</m:t>
            </m:r>
          </m:fName>
          <m:e>
            <m:r>
              <w:ins w:id="896" w:author="wei ganchao" w:date="2022-01-13T18:25:00Z">
                <w:rPr>
                  <w:rFonts w:ascii="Cambria Math" w:hAnsi="Cambria Math"/>
                </w:rPr>
                <m:t>Y!</m:t>
              </w:ins>
            </m:r>
          </m:e>
        </m:func>
      </m:oMath>
      <w:ins w:id="897" w:author="wei ganchao" w:date="2022-01-13T18:25:00Z">
        <w:r>
          <w:t xml:space="preserve">. For </w:t>
        </w:r>
      </w:ins>
      <m:oMath>
        <m:r>
          <w:ins w:id="898" w:author="wei ganchao" w:date="2022-01-13T18:25:00Z">
            <w:rPr>
              <w:rFonts w:ascii="Cambria Math" w:hAnsi="Cambria Math"/>
            </w:rPr>
            <m:t>Y∼CMP(λ,ν)</m:t>
          </w:ins>
        </m:r>
      </m:oMath>
      <w:ins w:id="899" w:author="wei ganchao" w:date="2022-01-13T18:25:00Z">
        <w:r>
          <w:t>,</w:t>
        </w:r>
      </w:ins>
    </w:p>
    <w:p w14:paraId="400F8431" w14:textId="10E58C89" w:rsidR="005713EA" w:rsidRDefault="005713EA" w:rsidP="00D3079B">
      <w:pPr>
        <w:rPr>
          <w:ins w:id="900" w:author="wei ganchao" w:date="2022-01-13T18:25:00Z"/>
        </w:rPr>
      </w:pPr>
      <m:oMathPara>
        <m:oMath>
          <m:r>
            <w:ins w:id="901" w:author="wei ganchao" w:date="2022-01-13T18:26:00Z">
              <w:rPr>
                <w:rFonts w:ascii="Cambria Math" w:hAnsi="Cambria Math"/>
              </w:rPr>
              <w:lastRenderedPageBreak/>
              <m:t>Z</m:t>
            </w:ins>
          </m:r>
          <m:d>
            <m:dPr>
              <m:ctrlPr>
                <w:ins w:id="902" w:author="wei ganchao" w:date="2022-01-13T18:26:00Z">
                  <w:rPr>
                    <w:rFonts w:ascii="Cambria Math" w:hAnsi="Cambria Math"/>
                    <w:i/>
                  </w:rPr>
                </w:ins>
              </m:ctrlPr>
            </m:dPr>
            <m:e>
              <m:r>
                <w:ins w:id="903" w:author="wei ganchao" w:date="2022-01-13T18:26:00Z">
                  <w:rPr>
                    <w:rFonts w:ascii="Cambria Math" w:hAnsi="Cambria Math"/>
                  </w:rPr>
                  <m:t>λ,ν</m:t>
                </w:ins>
              </m:r>
            </m:e>
          </m:d>
          <m:r>
            <w:ins w:id="904" w:author="wei ganchao" w:date="2022-01-13T18:26:00Z">
              <w:rPr>
                <w:rFonts w:ascii="Cambria Math" w:hAnsi="Cambria Math"/>
              </w:rPr>
              <m:t>=</m:t>
            </w:ins>
          </m:r>
          <m:nary>
            <m:naryPr>
              <m:chr m:val="∑"/>
              <m:limLoc m:val="undOvr"/>
              <m:ctrlPr>
                <w:ins w:id="905" w:author="wei ganchao" w:date="2022-01-13T18:26:00Z">
                  <w:rPr>
                    <w:rFonts w:ascii="Cambria Math" w:hAnsi="Cambria Math"/>
                    <w:i/>
                  </w:rPr>
                </w:ins>
              </m:ctrlPr>
            </m:naryPr>
            <m:sub>
              <m:r>
                <w:ins w:id="906" w:author="wei ganchao" w:date="2022-01-13T18:26:00Z">
                  <w:rPr>
                    <w:rFonts w:ascii="Cambria Math" w:hAnsi="Cambria Math"/>
                  </w:rPr>
                  <m:t>k=0</m:t>
                </w:ins>
              </m:r>
            </m:sub>
            <m:sup>
              <m:r>
                <w:ins w:id="907" w:author="wei ganchao" w:date="2022-01-13T18:26:00Z">
                  <w:rPr>
                    <w:rFonts w:ascii="Cambria Math" w:hAnsi="Cambria Math"/>
                  </w:rPr>
                  <m:t>∞</m:t>
                </w:ins>
              </m:r>
            </m:sup>
            <m:e>
              <m:f>
                <m:fPr>
                  <m:ctrlPr>
                    <w:ins w:id="908" w:author="wei ganchao" w:date="2022-01-13T18:26:00Z">
                      <w:rPr>
                        <w:rFonts w:ascii="Cambria Math" w:hAnsi="Cambria Math"/>
                        <w:i/>
                      </w:rPr>
                    </w:ins>
                  </m:ctrlPr>
                </m:fPr>
                <m:num>
                  <m:sSup>
                    <m:sSupPr>
                      <m:ctrlPr>
                        <w:ins w:id="909" w:author="wei ganchao" w:date="2022-01-13T18:26:00Z">
                          <w:rPr>
                            <w:rFonts w:ascii="Cambria Math" w:hAnsi="Cambria Math"/>
                            <w:i/>
                          </w:rPr>
                        </w:ins>
                      </m:ctrlPr>
                    </m:sSupPr>
                    <m:e>
                      <m:r>
                        <w:ins w:id="910" w:author="wei ganchao" w:date="2022-01-13T18:26:00Z">
                          <w:rPr>
                            <w:rFonts w:ascii="Cambria Math" w:hAnsi="Cambria Math"/>
                          </w:rPr>
                          <m:t>λ</m:t>
                        </w:ins>
                      </m:r>
                    </m:e>
                    <m:sup>
                      <m:r>
                        <w:ins w:id="911" w:author="wei ganchao" w:date="2022-01-13T18:26:00Z">
                          <w:rPr>
                            <w:rFonts w:ascii="Cambria Math" w:hAnsi="Cambria Math"/>
                          </w:rPr>
                          <m:t>k</m:t>
                        </w:ins>
                      </m:r>
                    </m:sup>
                  </m:sSup>
                </m:num>
                <m:den>
                  <m:sSup>
                    <m:sSupPr>
                      <m:ctrlPr>
                        <w:ins w:id="912" w:author="wei ganchao" w:date="2022-01-13T18:26:00Z">
                          <w:rPr>
                            <w:rFonts w:ascii="Cambria Math" w:hAnsi="Cambria Math"/>
                            <w:i/>
                          </w:rPr>
                        </w:ins>
                      </m:ctrlPr>
                    </m:sSupPr>
                    <m:e>
                      <m:d>
                        <m:dPr>
                          <m:ctrlPr>
                            <w:ins w:id="913" w:author="wei ganchao" w:date="2022-01-13T18:26:00Z">
                              <w:rPr>
                                <w:rFonts w:ascii="Cambria Math" w:hAnsi="Cambria Math"/>
                                <w:i/>
                              </w:rPr>
                            </w:ins>
                          </m:ctrlPr>
                        </m:dPr>
                        <m:e>
                          <m:r>
                            <w:ins w:id="914" w:author="wei ganchao" w:date="2022-01-13T18:26:00Z">
                              <w:rPr>
                                <w:rFonts w:ascii="Cambria Math" w:hAnsi="Cambria Math"/>
                              </w:rPr>
                              <m:t>k!</m:t>
                            </w:ins>
                          </m:r>
                        </m:e>
                      </m:d>
                    </m:e>
                    <m:sup>
                      <m:r>
                        <w:ins w:id="915" w:author="wei ganchao" w:date="2022-01-13T18:26:00Z">
                          <w:rPr>
                            <w:rFonts w:ascii="Cambria Math" w:hAnsi="Cambria Math"/>
                          </w:rPr>
                          <m:t>ν</m:t>
                        </w:ins>
                      </m:r>
                    </m:sup>
                  </m:sSup>
                </m:den>
              </m:f>
            </m:e>
          </m:nary>
          <m:r>
            <w:ins w:id="916" w:author="wei ganchao" w:date="2022-01-13T18:26:00Z">
              <w:rPr>
                <w:rFonts w:ascii="Cambria Math" w:hAnsi="Cambria Math"/>
              </w:rPr>
              <m:t xml:space="preserve"> </m:t>
            </w:ins>
          </m:r>
          <m:r>
            <w:ins w:id="917" w:author="wei ganchao" w:date="2022-01-13T18:26:00Z">
              <m:rPr>
                <m:sty m:val="p"/>
              </m:rPr>
              <w:rPr>
                <w:rFonts w:ascii="Cambria Math" w:hAnsi="Cambria Math"/>
              </w:rPr>
              <w:br/>
            </w:ins>
          </m:r>
        </m:oMath>
        <m:oMath>
          <m:r>
            <w:ins w:id="918" w:author="wei ganchao" w:date="2022-01-13T18:26:00Z">
              <w:rPr>
                <w:rFonts w:ascii="Cambria Math" w:hAnsi="Cambria Math"/>
              </w:rPr>
              <m:t>E</m:t>
            </w:ins>
          </m:r>
          <m:d>
            <m:dPr>
              <m:ctrlPr>
                <w:ins w:id="919" w:author="wei ganchao" w:date="2022-01-13T18:26:00Z">
                  <w:rPr>
                    <w:rFonts w:ascii="Cambria Math" w:hAnsi="Cambria Math"/>
                    <w:i/>
                  </w:rPr>
                </w:ins>
              </m:ctrlPr>
            </m:dPr>
            <m:e>
              <m:r>
                <w:ins w:id="920" w:author="wei ganchao" w:date="2022-01-13T18:26:00Z">
                  <w:rPr>
                    <w:rFonts w:ascii="Cambria Math" w:hAnsi="Cambria Math"/>
                  </w:rPr>
                  <m:t>Y</m:t>
                </w:ins>
              </m:r>
            </m:e>
          </m:d>
          <m:r>
            <w:ins w:id="921" w:author="wei ganchao" w:date="2022-01-13T18:26:00Z">
              <w:rPr>
                <w:rFonts w:ascii="Cambria Math" w:hAnsi="Cambria Math"/>
              </w:rPr>
              <m:t>=</m:t>
            </w:ins>
          </m:r>
          <m:f>
            <m:fPr>
              <m:ctrlPr>
                <w:ins w:id="922" w:author="wei ganchao" w:date="2022-01-13T18:27:00Z">
                  <w:rPr>
                    <w:rFonts w:ascii="Cambria Math" w:hAnsi="Cambria Math"/>
                    <w:i/>
                  </w:rPr>
                </w:ins>
              </m:ctrlPr>
            </m:fPr>
            <m:num>
              <m:r>
                <w:ins w:id="923" w:author="wei ganchao" w:date="2022-01-13T18:26:00Z">
                  <w:rPr>
                    <w:rFonts w:ascii="Cambria Math" w:hAnsi="Cambria Math"/>
                  </w:rPr>
                  <m:t>∂</m:t>
                </w:ins>
              </m:r>
              <m:func>
                <m:funcPr>
                  <m:ctrlPr>
                    <w:rPr>
                      <w:rFonts w:ascii="Cambria Math" w:hAnsi="Cambria Math"/>
                      <w:i/>
                    </w:rPr>
                  </m:ctrlPr>
                </m:funcPr>
                <m:fName>
                  <m:r>
                    <m:rPr>
                      <m:sty m:val="p"/>
                    </m:rPr>
                    <w:rPr>
                      <w:rFonts w:ascii="Cambria Math" w:hAnsi="Cambria Math"/>
                    </w:rPr>
                    <m:t>log</m:t>
                  </m:r>
                </m:fName>
                <m:e>
                  <m:r>
                    <w:ins w:id="924" w:author="wei ganchao" w:date="2022-01-13T18:27:00Z">
                      <w:rPr>
                        <w:rFonts w:ascii="Cambria Math" w:hAnsi="Cambria Math"/>
                      </w:rPr>
                      <m:t>Z</m:t>
                    </w:ins>
                  </m:r>
                </m:e>
              </m:func>
            </m:num>
            <m:den>
              <m:r>
                <w:ins w:id="925" w:author="wei ganchao" w:date="2022-01-13T18:27:00Z">
                  <w:rPr>
                    <w:rFonts w:ascii="Cambria Math" w:hAnsi="Cambria Math"/>
                  </w:rPr>
                  <m:t>∂</m:t>
                </w:ins>
              </m:r>
              <m:func>
                <m:funcPr>
                  <m:ctrlPr>
                    <w:ins w:id="926" w:author="wei ganchao" w:date="2022-01-13T18:27:00Z">
                      <w:rPr>
                        <w:rFonts w:ascii="Cambria Math" w:hAnsi="Cambria Math"/>
                        <w:i/>
                      </w:rPr>
                    </w:ins>
                  </m:ctrlPr>
                </m:funcPr>
                <m:fName>
                  <m:r>
                    <w:ins w:id="927" w:author="wei ganchao" w:date="2022-01-13T18:27:00Z">
                      <m:rPr>
                        <m:sty m:val="p"/>
                      </m:rPr>
                      <w:rPr>
                        <w:rFonts w:ascii="Cambria Math" w:hAnsi="Cambria Math"/>
                      </w:rPr>
                      <m:t>log</m:t>
                    </w:ins>
                  </m:r>
                </m:fName>
                <m:e>
                  <m:r>
                    <w:ins w:id="928" w:author="wei ganchao" w:date="2022-01-13T18:27:00Z">
                      <w:rPr>
                        <w:rFonts w:ascii="Cambria Math" w:hAnsi="Cambria Math"/>
                      </w:rPr>
                      <m:t>λ</m:t>
                    </w:ins>
                  </m:r>
                </m:e>
              </m:func>
            </m:den>
          </m:f>
          <m:r>
            <w:ins w:id="929" w:author="wei ganchao" w:date="2022-01-13T18:27:00Z">
              <w:rPr>
                <w:rFonts w:ascii="Cambria Math" w:hAnsi="Cambria Math"/>
              </w:rPr>
              <m:t>=</m:t>
            </w:ins>
          </m:r>
          <m:f>
            <m:fPr>
              <m:ctrlPr>
                <w:ins w:id="930" w:author="wei ganchao" w:date="2022-01-13T18:27:00Z">
                  <w:rPr>
                    <w:rFonts w:ascii="Cambria Math" w:hAnsi="Cambria Math"/>
                    <w:i/>
                  </w:rPr>
                </w:ins>
              </m:ctrlPr>
            </m:fPr>
            <m:num>
              <m:r>
                <w:ins w:id="931" w:author="wei ganchao" w:date="2022-01-13T18:27:00Z">
                  <w:rPr>
                    <w:rFonts w:ascii="Cambria Math" w:hAnsi="Cambria Math"/>
                  </w:rPr>
                  <m:t>1</m:t>
                </w:ins>
              </m:r>
            </m:num>
            <m:den>
              <m:r>
                <w:ins w:id="932" w:author="wei ganchao" w:date="2022-01-13T18:27:00Z">
                  <w:rPr>
                    <w:rFonts w:ascii="Cambria Math" w:hAnsi="Cambria Math"/>
                  </w:rPr>
                  <m:t>Z</m:t>
                </w:ins>
              </m:r>
            </m:den>
          </m:f>
          <m:nary>
            <m:naryPr>
              <m:chr m:val="∑"/>
              <m:limLoc m:val="undOvr"/>
              <m:ctrlPr>
                <w:ins w:id="933" w:author="wei ganchao" w:date="2022-01-13T18:27:00Z">
                  <w:rPr>
                    <w:rFonts w:ascii="Cambria Math" w:hAnsi="Cambria Math"/>
                    <w:i/>
                  </w:rPr>
                </w:ins>
              </m:ctrlPr>
            </m:naryPr>
            <m:sub>
              <m:r>
                <w:ins w:id="934" w:author="wei ganchao" w:date="2022-01-13T18:27:00Z">
                  <w:rPr>
                    <w:rFonts w:ascii="Cambria Math" w:hAnsi="Cambria Math"/>
                  </w:rPr>
                  <m:t>k=0</m:t>
                </w:ins>
              </m:r>
            </m:sub>
            <m:sup>
              <m:r>
                <w:ins w:id="935" w:author="wei ganchao" w:date="2022-01-13T18:27:00Z">
                  <w:rPr>
                    <w:rFonts w:ascii="Cambria Math" w:hAnsi="Cambria Math"/>
                  </w:rPr>
                  <m:t>∞</m:t>
                </w:ins>
              </m:r>
            </m:sup>
            <m:e>
              <m:f>
                <m:fPr>
                  <m:ctrlPr>
                    <w:ins w:id="936" w:author="wei ganchao" w:date="2022-01-13T18:27:00Z">
                      <w:rPr>
                        <w:rFonts w:ascii="Cambria Math" w:hAnsi="Cambria Math"/>
                        <w:i/>
                      </w:rPr>
                    </w:ins>
                  </m:ctrlPr>
                </m:fPr>
                <m:num>
                  <m:r>
                    <w:ins w:id="937" w:author="wei ganchao" w:date="2022-01-13T18:27:00Z">
                      <w:rPr>
                        <w:rFonts w:ascii="Cambria Math" w:hAnsi="Cambria Math"/>
                      </w:rPr>
                      <m:t>k</m:t>
                    </w:ins>
                  </m:r>
                  <m:sSup>
                    <m:sSupPr>
                      <m:ctrlPr>
                        <w:ins w:id="938" w:author="wei ganchao" w:date="2022-01-13T18:27:00Z">
                          <w:rPr>
                            <w:rFonts w:ascii="Cambria Math" w:hAnsi="Cambria Math"/>
                            <w:i/>
                          </w:rPr>
                        </w:ins>
                      </m:ctrlPr>
                    </m:sSupPr>
                    <m:e>
                      <m:r>
                        <w:ins w:id="939" w:author="wei ganchao" w:date="2022-01-13T18:27:00Z">
                          <w:rPr>
                            <w:rFonts w:ascii="Cambria Math" w:hAnsi="Cambria Math"/>
                          </w:rPr>
                          <m:t>λ</m:t>
                        </w:ins>
                      </m:r>
                    </m:e>
                    <m:sup>
                      <m:r>
                        <w:ins w:id="940" w:author="wei ganchao" w:date="2022-01-13T18:27:00Z">
                          <w:rPr>
                            <w:rFonts w:ascii="Cambria Math" w:hAnsi="Cambria Math"/>
                          </w:rPr>
                          <m:t>k</m:t>
                        </w:ins>
                      </m:r>
                    </m:sup>
                  </m:sSup>
                </m:num>
                <m:den>
                  <m:sSup>
                    <m:sSupPr>
                      <m:ctrlPr>
                        <w:ins w:id="941" w:author="wei ganchao" w:date="2022-01-13T18:27:00Z">
                          <w:rPr>
                            <w:rFonts w:ascii="Cambria Math" w:hAnsi="Cambria Math"/>
                            <w:i/>
                          </w:rPr>
                        </w:ins>
                      </m:ctrlPr>
                    </m:sSupPr>
                    <m:e>
                      <m:d>
                        <m:dPr>
                          <m:ctrlPr>
                            <w:ins w:id="942" w:author="wei ganchao" w:date="2022-01-13T18:27:00Z">
                              <w:rPr>
                                <w:rFonts w:ascii="Cambria Math" w:hAnsi="Cambria Math"/>
                                <w:i/>
                              </w:rPr>
                            </w:ins>
                          </m:ctrlPr>
                        </m:dPr>
                        <m:e>
                          <m:r>
                            <w:ins w:id="943" w:author="wei ganchao" w:date="2022-01-13T18:27:00Z">
                              <w:rPr>
                                <w:rFonts w:ascii="Cambria Math" w:hAnsi="Cambria Math"/>
                              </w:rPr>
                              <m:t>k!</m:t>
                            </w:ins>
                          </m:r>
                        </m:e>
                      </m:d>
                    </m:e>
                    <m:sup>
                      <m:r>
                        <w:ins w:id="944" w:author="wei ganchao" w:date="2022-01-13T18:27:00Z">
                          <w:rPr>
                            <w:rFonts w:ascii="Cambria Math" w:hAnsi="Cambria Math"/>
                          </w:rPr>
                          <m:t>ν</m:t>
                        </w:ins>
                      </m:r>
                    </m:sup>
                  </m:sSup>
                </m:den>
              </m:f>
            </m:e>
          </m:nary>
          <m:r>
            <w:ins w:id="945" w:author="wei ganchao" w:date="2022-01-13T18:27:00Z">
              <m:rPr>
                <m:sty m:val="p"/>
              </m:rPr>
              <w:rPr>
                <w:rFonts w:ascii="Cambria Math" w:hAnsi="Cambria Math"/>
              </w:rPr>
              <w:br/>
            </w:ins>
          </m:r>
        </m:oMath>
        <m:oMath>
          <m:r>
            <w:ins w:id="946" w:author="wei ganchao" w:date="2022-01-13T18:27:00Z">
              <w:rPr>
                <w:rFonts w:ascii="Cambria Math" w:hAnsi="Cambria Math"/>
              </w:rPr>
              <m:t>Var</m:t>
            </w:ins>
          </m:r>
          <m:d>
            <m:dPr>
              <m:ctrlPr>
                <w:ins w:id="947" w:author="wei ganchao" w:date="2022-01-13T18:27:00Z">
                  <w:rPr>
                    <w:rFonts w:ascii="Cambria Math" w:hAnsi="Cambria Math"/>
                    <w:i/>
                  </w:rPr>
                </w:ins>
              </m:ctrlPr>
            </m:dPr>
            <m:e>
              <m:r>
                <w:ins w:id="948" w:author="wei ganchao" w:date="2022-01-13T18:27:00Z">
                  <w:rPr>
                    <w:rFonts w:ascii="Cambria Math" w:hAnsi="Cambria Math"/>
                  </w:rPr>
                  <m:t>Y</m:t>
                </w:ins>
              </m:r>
            </m:e>
          </m:d>
          <m:r>
            <w:ins w:id="949" w:author="wei ganchao" w:date="2022-01-13T18:27:00Z">
              <w:rPr>
                <w:rFonts w:ascii="Cambria Math" w:hAnsi="Cambria Math"/>
              </w:rPr>
              <m:t>=</m:t>
            </w:ins>
          </m:r>
          <m:f>
            <m:fPr>
              <m:ctrlPr>
                <w:ins w:id="950" w:author="wei ganchao" w:date="2022-01-13T18:27:00Z">
                  <w:rPr>
                    <w:rFonts w:ascii="Cambria Math" w:hAnsi="Cambria Math"/>
                    <w:i/>
                  </w:rPr>
                </w:ins>
              </m:ctrlPr>
            </m:fPr>
            <m:num>
              <m:sSup>
                <m:sSupPr>
                  <m:ctrlPr>
                    <w:ins w:id="951" w:author="wei ganchao" w:date="2022-01-13T18:27:00Z">
                      <w:rPr>
                        <w:rFonts w:ascii="Cambria Math" w:hAnsi="Cambria Math"/>
                        <w:i/>
                      </w:rPr>
                    </w:ins>
                  </m:ctrlPr>
                </m:sSupPr>
                <m:e>
                  <m:r>
                    <w:ins w:id="952" w:author="wei ganchao" w:date="2022-01-13T18:27:00Z">
                      <w:rPr>
                        <w:rFonts w:ascii="Cambria Math" w:hAnsi="Cambria Math"/>
                      </w:rPr>
                      <m:t>∂</m:t>
                    </w:ins>
                  </m:r>
                </m:e>
                <m:sup>
                  <m:r>
                    <w:ins w:id="953" w:author="wei ganchao" w:date="2022-01-13T18:27:00Z">
                      <w:rPr>
                        <w:rFonts w:ascii="Cambria Math" w:hAnsi="Cambria Math"/>
                      </w:rPr>
                      <m:t>2</m:t>
                    </w:ins>
                  </m:r>
                </m:sup>
              </m:sSup>
              <m:func>
                <m:funcPr>
                  <m:ctrlPr>
                    <w:ins w:id="954" w:author="wei ganchao" w:date="2022-01-13T18:27:00Z">
                      <w:rPr>
                        <w:rFonts w:ascii="Cambria Math" w:hAnsi="Cambria Math"/>
                        <w:i/>
                      </w:rPr>
                    </w:ins>
                  </m:ctrlPr>
                </m:funcPr>
                <m:fName>
                  <m:r>
                    <w:ins w:id="955" w:author="wei ganchao" w:date="2022-01-13T18:27:00Z">
                      <m:rPr>
                        <m:sty m:val="p"/>
                      </m:rPr>
                      <w:rPr>
                        <w:rFonts w:ascii="Cambria Math" w:hAnsi="Cambria Math"/>
                      </w:rPr>
                      <m:t>log</m:t>
                    </w:ins>
                  </m:r>
                </m:fName>
                <m:e>
                  <m:r>
                    <w:ins w:id="956" w:author="wei ganchao" w:date="2022-01-13T18:27:00Z">
                      <w:rPr>
                        <w:rFonts w:ascii="Cambria Math" w:hAnsi="Cambria Math"/>
                      </w:rPr>
                      <m:t>Z</m:t>
                    </w:ins>
                  </m:r>
                </m:e>
              </m:func>
            </m:num>
            <m:den>
              <m:r>
                <w:ins w:id="957" w:author="wei ganchao" w:date="2022-01-13T18:27:00Z">
                  <w:rPr>
                    <w:rFonts w:ascii="Cambria Math" w:hAnsi="Cambria Math"/>
                  </w:rPr>
                  <m:t>∂</m:t>
                </w:ins>
              </m:r>
              <m:sSup>
                <m:sSupPr>
                  <m:ctrlPr>
                    <w:ins w:id="958" w:author="wei ganchao" w:date="2022-01-13T18:28:00Z">
                      <w:rPr>
                        <w:rFonts w:ascii="Cambria Math" w:hAnsi="Cambria Math"/>
                        <w:i/>
                      </w:rPr>
                    </w:ins>
                  </m:ctrlPr>
                </m:sSupPr>
                <m:e>
                  <m:d>
                    <m:dPr>
                      <m:ctrlPr>
                        <w:ins w:id="959" w:author="wei ganchao" w:date="2022-01-13T18:28:00Z">
                          <w:rPr>
                            <w:rFonts w:ascii="Cambria Math" w:hAnsi="Cambria Math"/>
                            <w:i/>
                          </w:rPr>
                        </w:ins>
                      </m:ctrlPr>
                    </m:dPr>
                    <m:e>
                      <m:func>
                        <m:funcPr>
                          <m:ctrlPr>
                            <w:ins w:id="960" w:author="wei ganchao" w:date="2022-01-13T18:27:00Z">
                              <w:rPr>
                                <w:rFonts w:ascii="Cambria Math" w:hAnsi="Cambria Math"/>
                                <w:i/>
                              </w:rPr>
                            </w:ins>
                          </m:ctrlPr>
                        </m:funcPr>
                        <m:fName>
                          <m:r>
                            <w:ins w:id="961" w:author="wei ganchao" w:date="2022-01-13T18:27:00Z">
                              <m:rPr>
                                <m:sty m:val="p"/>
                              </m:rPr>
                              <w:rPr>
                                <w:rFonts w:ascii="Cambria Math" w:hAnsi="Cambria Math"/>
                              </w:rPr>
                              <m:t>log</m:t>
                            </w:ins>
                          </m:r>
                        </m:fName>
                        <m:e>
                          <m:r>
                            <w:ins w:id="962" w:author="wei ganchao" w:date="2022-01-13T18:27:00Z">
                              <w:rPr>
                                <w:rFonts w:ascii="Cambria Math" w:hAnsi="Cambria Math"/>
                              </w:rPr>
                              <m:t>λ</m:t>
                            </w:ins>
                          </m:r>
                        </m:e>
                      </m:func>
                    </m:e>
                  </m:d>
                </m:e>
                <m:sup>
                  <m:r>
                    <w:ins w:id="963" w:author="wei ganchao" w:date="2022-01-13T18:28:00Z">
                      <w:rPr>
                        <w:rFonts w:ascii="Cambria Math" w:hAnsi="Cambria Math"/>
                      </w:rPr>
                      <m:t>2</m:t>
                    </w:ins>
                  </m:r>
                </m:sup>
              </m:sSup>
            </m:den>
          </m:f>
          <m:r>
            <w:ins w:id="964" w:author="wei ganchao" w:date="2022-01-13T18:28:00Z">
              <w:rPr>
                <w:rFonts w:ascii="Cambria Math" w:hAnsi="Cambria Math"/>
              </w:rPr>
              <m:t>=</m:t>
            </w:ins>
          </m:r>
          <m:f>
            <m:fPr>
              <m:ctrlPr>
                <w:ins w:id="965" w:author="wei ganchao" w:date="2022-01-13T18:28:00Z">
                  <w:rPr>
                    <w:rFonts w:ascii="Cambria Math" w:hAnsi="Cambria Math"/>
                    <w:i/>
                  </w:rPr>
                </w:ins>
              </m:ctrlPr>
            </m:fPr>
            <m:num>
              <m:r>
                <w:ins w:id="966" w:author="wei ganchao" w:date="2022-01-13T18:28:00Z">
                  <w:rPr>
                    <w:rFonts w:ascii="Cambria Math" w:hAnsi="Cambria Math"/>
                  </w:rPr>
                  <m:t>1</m:t>
                </w:ins>
              </m:r>
            </m:num>
            <m:den>
              <m:r>
                <w:ins w:id="967" w:author="wei ganchao" w:date="2022-01-13T18:28:00Z">
                  <w:rPr>
                    <w:rFonts w:ascii="Cambria Math" w:hAnsi="Cambria Math"/>
                  </w:rPr>
                  <m:t>Z</m:t>
                </w:ins>
              </m:r>
            </m:den>
          </m:f>
          <m:nary>
            <m:naryPr>
              <m:chr m:val="∑"/>
              <m:limLoc m:val="undOvr"/>
              <m:ctrlPr>
                <w:ins w:id="968" w:author="wei ganchao" w:date="2022-01-13T18:28:00Z">
                  <w:rPr>
                    <w:rFonts w:ascii="Cambria Math" w:hAnsi="Cambria Math"/>
                    <w:i/>
                  </w:rPr>
                </w:ins>
              </m:ctrlPr>
            </m:naryPr>
            <m:sub>
              <m:r>
                <w:ins w:id="969" w:author="wei ganchao" w:date="2022-01-13T18:28:00Z">
                  <w:rPr>
                    <w:rFonts w:ascii="Cambria Math" w:hAnsi="Cambria Math"/>
                  </w:rPr>
                  <m:t>k=0</m:t>
                </w:ins>
              </m:r>
            </m:sub>
            <m:sup>
              <m:r>
                <w:ins w:id="970" w:author="wei ganchao" w:date="2022-01-13T18:28:00Z">
                  <w:rPr>
                    <w:rFonts w:ascii="Cambria Math" w:hAnsi="Cambria Math"/>
                  </w:rPr>
                  <m:t>∞</m:t>
                </w:ins>
              </m:r>
            </m:sup>
            <m:e>
              <m:f>
                <m:fPr>
                  <m:ctrlPr>
                    <w:ins w:id="971" w:author="wei ganchao" w:date="2022-01-13T18:28:00Z">
                      <w:rPr>
                        <w:rFonts w:ascii="Cambria Math" w:hAnsi="Cambria Math"/>
                        <w:i/>
                      </w:rPr>
                    </w:ins>
                  </m:ctrlPr>
                </m:fPr>
                <m:num>
                  <m:sSup>
                    <m:sSupPr>
                      <m:ctrlPr>
                        <w:ins w:id="972" w:author="wei ganchao" w:date="2022-01-13T18:28:00Z">
                          <w:rPr>
                            <w:rFonts w:ascii="Cambria Math" w:hAnsi="Cambria Math"/>
                            <w:i/>
                          </w:rPr>
                        </w:ins>
                      </m:ctrlPr>
                    </m:sSupPr>
                    <m:e>
                      <m:r>
                        <w:ins w:id="973" w:author="wei ganchao" w:date="2022-01-13T18:28:00Z">
                          <w:rPr>
                            <w:rFonts w:ascii="Cambria Math" w:hAnsi="Cambria Math"/>
                          </w:rPr>
                          <m:t>k</m:t>
                        </w:ins>
                      </m:r>
                    </m:e>
                    <m:sup>
                      <m:r>
                        <w:ins w:id="974" w:author="wei ganchao" w:date="2022-01-13T18:28:00Z">
                          <w:rPr>
                            <w:rFonts w:ascii="Cambria Math" w:hAnsi="Cambria Math"/>
                          </w:rPr>
                          <m:t>2</m:t>
                        </w:ins>
                      </m:r>
                    </m:sup>
                  </m:sSup>
                  <m:sSup>
                    <m:sSupPr>
                      <m:ctrlPr>
                        <w:ins w:id="975" w:author="wei ganchao" w:date="2022-01-13T18:28:00Z">
                          <w:rPr>
                            <w:rFonts w:ascii="Cambria Math" w:hAnsi="Cambria Math"/>
                            <w:i/>
                          </w:rPr>
                        </w:ins>
                      </m:ctrlPr>
                    </m:sSupPr>
                    <m:e>
                      <m:r>
                        <w:ins w:id="976" w:author="wei ganchao" w:date="2022-01-13T18:28:00Z">
                          <w:rPr>
                            <w:rFonts w:ascii="Cambria Math" w:hAnsi="Cambria Math"/>
                          </w:rPr>
                          <m:t>λ</m:t>
                        </w:ins>
                      </m:r>
                    </m:e>
                    <m:sup>
                      <m:r>
                        <w:ins w:id="977" w:author="wei ganchao" w:date="2022-01-13T18:28:00Z">
                          <w:rPr>
                            <w:rFonts w:ascii="Cambria Math" w:hAnsi="Cambria Math"/>
                          </w:rPr>
                          <m:t>k</m:t>
                        </w:ins>
                      </m:r>
                    </m:sup>
                  </m:sSup>
                </m:num>
                <m:den>
                  <m:sSup>
                    <m:sSupPr>
                      <m:ctrlPr>
                        <w:ins w:id="978" w:author="wei ganchao" w:date="2022-01-13T18:28:00Z">
                          <w:rPr>
                            <w:rFonts w:ascii="Cambria Math" w:hAnsi="Cambria Math"/>
                            <w:i/>
                          </w:rPr>
                        </w:ins>
                      </m:ctrlPr>
                    </m:sSupPr>
                    <m:e>
                      <m:d>
                        <m:dPr>
                          <m:ctrlPr>
                            <w:ins w:id="979" w:author="wei ganchao" w:date="2022-01-13T18:28:00Z">
                              <w:rPr>
                                <w:rFonts w:ascii="Cambria Math" w:hAnsi="Cambria Math"/>
                                <w:i/>
                              </w:rPr>
                            </w:ins>
                          </m:ctrlPr>
                        </m:dPr>
                        <m:e>
                          <m:r>
                            <w:ins w:id="980" w:author="wei ganchao" w:date="2022-01-13T18:28:00Z">
                              <w:rPr>
                                <w:rFonts w:ascii="Cambria Math" w:hAnsi="Cambria Math"/>
                              </w:rPr>
                              <m:t>k!</m:t>
                            </w:ins>
                          </m:r>
                        </m:e>
                      </m:d>
                    </m:e>
                    <m:sup>
                      <m:r>
                        <w:ins w:id="981" w:author="wei ganchao" w:date="2022-01-13T18:28:00Z">
                          <w:rPr>
                            <w:rFonts w:ascii="Cambria Math" w:hAnsi="Cambria Math"/>
                          </w:rPr>
                          <m:t>ν</m:t>
                        </w:ins>
                      </m:r>
                    </m:sup>
                  </m:sSup>
                </m:den>
              </m:f>
            </m:e>
          </m:nary>
          <m:r>
            <w:ins w:id="982" w:author="wei ganchao" w:date="2022-01-13T18:28:00Z">
              <w:rPr>
                <w:rFonts w:ascii="Cambria Math" w:hAnsi="Cambria Math"/>
              </w:rPr>
              <m:t>-</m:t>
            </w:ins>
          </m:r>
          <m:sSup>
            <m:sSupPr>
              <m:ctrlPr>
                <w:ins w:id="983" w:author="wei ganchao" w:date="2022-01-13T18:28:00Z">
                  <w:rPr>
                    <w:rFonts w:ascii="Cambria Math" w:hAnsi="Cambria Math"/>
                    <w:i/>
                  </w:rPr>
                </w:ins>
              </m:ctrlPr>
            </m:sSupPr>
            <m:e>
              <m:r>
                <w:ins w:id="984" w:author="wei ganchao" w:date="2022-01-13T18:28:00Z">
                  <w:rPr>
                    <w:rFonts w:ascii="Cambria Math" w:hAnsi="Cambria Math"/>
                  </w:rPr>
                  <m:t>E</m:t>
                </w:ins>
              </m:r>
            </m:e>
            <m:sup>
              <m:r>
                <w:ins w:id="985" w:author="wei ganchao" w:date="2022-01-13T18:28:00Z">
                  <w:rPr>
                    <w:rFonts w:ascii="Cambria Math" w:hAnsi="Cambria Math"/>
                  </w:rPr>
                  <m:t>2</m:t>
                </w:ins>
              </m:r>
            </m:sup>
          </m:sSup>
          <m:d>
            <m:dPr>
              <m:ctrlPr>
                <w:ins w:id="986" w:author="wei ganchao" w:date="2022-01-13T18:28:00Z">
                  <w:rPr>
                    <w:rFonts w:ascii="Cambria Math" w:hAnsi="Cambria Math"/>
                    <w:i/>
                  </w:rPr>
                </w:ins>
              </m:ctrlPr>
            </m:dPr>
            <m:e>
              <m:r>
                <w:ins w:id="987" w:author="wei ganchao" w:date="2022-01-13T18:28:00Z">
                  <w:rPr>
                    <w:rFonts w:ascii="Cambria Math" w:hAnsi="Cambria Math"/>
                  </w:rPr>
                  <m:t>Y</m:t>
                </w:ins>
              </m:r>
            </m:e>
          </m:d>
          <m:r>
            <w:ins w:id="988" w:author="wei ganchao" w:date="2022-01-13T18:28:00Z">
              <m:rPr>
                <m:sty m:val="p"/>
              </m:rPr>
              <w:rPr>
                <w:rFonts w:ascii="Cambria Math" w:hAnsi="Cambria Math"/>
              </w:rPr>
              <w:br/>
            </w:ins>
          </m:r>
        </m:oMath>
        <m:oMath>
          <m:r>
            <w:ins w:id="989" w:author="wei ganchao" w:date="2022-01-13T18:28:00Z">
              <w:rPr>
                <w:rFonts w:ascii="Cambria Math" w:hAnsi="Cambria Math"/>
              </w:rPr>
              <m:t>E</m:t>
            </w:ins>
          </m:r>
          <m:d>
            <m:dPr>
              <m:ctrlPr>
                <w:ins w:id="990" w:author="wei ganchao" w:date="2022-01-13T18:28: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991" w:author="wei ganchao" w:date="2022-01-13T18:28:00Z">
                      <w:rPr>
                        <w:rFonts w:ascii="Cambria Math" w:hAnsi="Cambria Math"/>
                      </w:rPr>
                      <m:t>Y!</m:t>
                    </w:ins>
                  </m:r>
                </m:e>
              </m:func>
            </m:e>
          </m:d>
          <m:r>
            <w:ins w:id="992" w:author="wei ganchao" w:date="2022-01-13T18:28:00Z">
              <w:rPr>
                <w:rFonts w:ascii="Cambria Math" w:hAnsi="Cambria Math"/>
              </w:rPr>
              <m:t>=-</m:t>
            </w:ins>
          </m:r>
          <m:f>
            <m:fPr>
              <m:ctrlPr>
                <w:ins w:id="993" w:author="wei ganchao" w:date="2022-01-13T18:28:00Z">
                  <w:rPr>
                    <w:rFonts w:ascii="Cambria Math" w:hAnsi="Cambria Math"/>
                    <w:i/>
                  </w:rPr>
                </w:ins>
              </m:ctrlPr>
            </m:fPr>
            <m:num>
              <m:r>
                <w:ins w:id="994" w:author="wei ganchao" w:date="2022-01-13T18:28:00Z">
                  <w:rPr>
                    <w:rFonts w:ascii="Cambria Math" w:hAnsi="Cambria Math"/>
                  </w:rPr>
                  <m:t>∂</m:t>
                </w:ins>
              </m:r>
              <m:func>
                <m:funcPr>
                  <m:ctrlPr>
                    <w:ins w:id="995" w:author="wei ganchao" w:date="2022-01-13T18:28:00Z">
                      <w:rPr>
                        <w:rFonts w:ascii="Cambria Math" w:hAnsi="Cambria Math"/>
                        <w:i/>
                      </w:rPr>
                    </w:ins>
                  </m:ctrlPr>
                </m:funcPr>
                <m:fName>
                  <m:r>
                    <w:ins w:id="996" w:author="wei ganchao" w:date="2022-01-13T18:28:00Z">
                      <m:rPr>
                        <m:sty m:val="p"/>
                      </m:rPr>
                      <w:rPr>
                        <w:rFonts w:ascii="Cambria Math" w:hAnsi="Cambria Math"/>
                      </w:rPr>
                      <m:t>log</m:t>
                    </w:ins>
                  </m:r>
                </m:fName>
                <m:e>
                  <m:r>
                    <w:ins w:id="997" w:author="wei ganchao" w:date="2022-01-13T18:28:00Z">
                      <w:rPr>
                        <w:rFonts w:ascii="Cambria Math" w:hAnsi="Cambria Math"/>
                      </w:rPr>
                      <m:t>Z</m:t>
                    </w:ins>
                  </m:r>
                </m:e>
              </m:func>
            </m:num>
            <m:den>
              <m:r>
                <w:ins w:id="998" w:author="wei ganchao" w:date="2022-01-13T18:28:00Z">
                  <w:rPr>
                    <w:rFonts w:ascii="Cambria Math" w:hAnsi="Cambria Math"/>
                  </w:rPr>
                  <m:t>∂ν</m:t>
                </w:ins>
              </m:r>
            </m:den>
          </m:f>
          <m:r>
            <w:ins w:id="999" w:author="wei ganchao" w:date="2022-01-13T18:28:00Z">
              <w:rPr>
                <w:rFonts w:ascii="Cambria Math" w:hAnsi="Cambria Math"/>
              </w:rPr>
              <m:t>=</m:t>
            </w:ins>
          </m:r>
          <m:f>
            <m:fPr>
              <m:ctrlPr>
                <w:ins w:id="1000" w:author="wei ganchao" w:date="2022-01-13T18:29:00Z">
                  <w:rPr>
                    <w:rFonts w:ascii="Cambria Math" w:hAnsi="Cambria Math"/>
                    <w:i/>
                  </w:rPr>
                </w:ins>
              </m:ctrlPr>
            </m:fPr>
            <m:num>
              <m:r>
                <w:ins w:id="1001" w:author="wei ganchao" w:date="2022-01-13T18:29:00Z">
                  <w:rPr>
                    <w:rFonts w:ascii="Cambria Math" w:hAnsi="Cambria Math"/>
                  </w:rPr>
                  <m:t>1</m:t>
                </w:ins>
              </m:r>
            </m:num>
            <m:den>
              <m:r>
                <w:ins w:id="1002" w:author="wei ganchao" w:date="2022-01-13T18:29:00Z">
                  <w:rPr>
                    <w:rFonts w:ascii="Cambria Math" w:hAnsi="Cambria Math"/>
                  </w:rPr>
                  <m:t>Z</m:t>
                </w:ins>
              </m:r>
            </m:den>
          </m:f>
          <m:nary>
            <m:naryPr>
              <m:chr m:val="∑"/>
              <m:limLoc m:val="undOvr"/>
              <m:ctrlPr>
                <w:ins w:id="1003" w:author="wei ganchao" w:date="2022-01-13T18:29:00Z">
                  <w:rPr>
                    <w:rFonts w:ascii="Cambria Math" w:hAnsi="Cambria Math"/>
                    <w:i/>
                  </w:rPr>
                </w:ins>
              </m:ctrlPr>
            </m:naryPr>
            <m:sub>
              <m:r>
                <w:ins w:id="1004" w:author="wei ganchao" w:date="2022-01-13T18:29:00Z">
                  <w:rPr>
                    <w:rFonts w:ascii="Cambria Math" w:hAnsi="Cambria Math"/>
                  </w:rPr>
                  <m:t>k=0</m:t>
                </w:ins>
              </m:r>
            </m:sub>
            <m:sup>
              <m:r>
                <w:ins w:id="1005" w:author="wei ganchao" w:date="2022-01-13T18:29:00Z">
                  <w:rPr>
                    <w:rFonts w:ascii="Cambria Math" w:hAnsi="Cambria Math"/>
                  </w:rPr>
                  <m:t>∞</m:t>
                </w:ins>
              </m:r>
            </m:sup>
            <m:e>
              <m:f>
                <m:fPr>
                  <m:ctrlPr>
                    <w:ins w:id="1006" w:author="wei ganchao" w:date="2022-01-13T18:29:00Z">
                      <w:rPr>
                        <w:rFonts w:ascii="Cambria Math" w:hAnsi="Cambria Math"/>
                        <w:i/>
                      </w:rPr>
                    </w:ins>
                  </m:ctrlPr>
                </m:fPr>
                <m:num>
                  <m:d>
                    <m:dPr>
                      <m:ctrlPr>
                        <w:ins w:id="1007" w:author="wei ganchao" w:date="2022-01-13T18:29: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08" w:author="wei ganchao" w:date="2022-01-13T18:29:00Z">
                              <w:rPr>
                                <w:rFonts w:ascii="Cambria Math" w:hAnsi="Cambria Math"/>
                              </w:rPr>
                              <m:t>k!</m:t>
                            </w:ins>
                          </m:r>
                        </m:e>
                      </m:func>
                    </m:e>
                  </m:d>
                  <m:sSup>
                    <m:sSupPr>
                      <m:ctrlPr>
                        <w:ins w:id="1009" w:author="wei ganchao" w:date="2022-01-13T18:29:00Z">
                          <w:rPr>
                            <w:rFonts w:ascii="Cambria Math" w:hAnsi="Cambria Math"/>
                            <w:i/>
                          </w:rPr>
                        </w:ins>
                      </m:ctrlPr>
                    </m:sSupPr>
                    <m:e>
                      <m:r>
                        <w:ins w:id="1010" w:author="wei ganchao" w:date="2022-01-13T18:29:00Z">
                          <w:rPr>
                            <w:rFonts w:ascii="Cambria Math" w:hAnsi="Cambria Math"/>
                          </w:rPr>
                          <m:t>λ</m:t>
                        </w:ins>
                      </m:r>
                    </m:e>
                    <m:sup>
                      <m:r>
                        <w:ins w:id="1011" w:author="wei ganchao" w:date="2022-01-13T18:29:00Z">
                          <w:rPr>
                            <w:rFonts w:ascii="Cambria Math" w:hAnsi="Cambria Math"/>
                          </w:rPr>
                          <m:t>k</m:t>
                        </w:ins>
                      </m:r>
                    </m:sup>
                  </m:sSup>
                </m:num>
                <m:den>
                  <m:sSup>
                    <m:sSupPr>
                      <m:ctrlPr>
                        <w:ins w:id="1012" w:author="wei ganchao" w:date="2022-01-13T18:29:00Z">
                          <w:rPr>
                            <w:rFonts w:ascii="Cambria Math" w:hAnsi="Cambria Math"/>
                            <w:i/>
                          </w:rPr>
                        </w:ins>
                      </m:ctrlPr>
                    </m:sSupPr>
                    <m:e>
                      <m:d>
                        <m:dPr>
                          <m:ctrlPr>
                            <w:ins w:id="1013" w:author="wei ganchao" w:date="2022-01-13T18:29:00Z">
                              <w:rPr>
                                <w:rFonts w:ascii="Cambria Math" w:hAnsi="Cambria Math"/>
                                <w:i/>
                              </w:rPr>
                            </w:ins>
                          </m:ctrlPr>
                        </m:dPr>
                        <m:e>
                          <m:r>
                            <w:ins w:id="1014" w:author="wei ganchao" w:date="2022-01-13T18:29:00Z">
                              <w:rPr>
                                <w:rFonts w:ascii="Cambria Math" w:hAnsi="Cambria Math"/>
                              </w:rPr>
                              <m:t>k!</m:t>
                            </w:ins>
                          </m:r>
                        </m:e>
                      </m:d>
                    </m:e>
                    <m:sup>
                      <m:r>
                        <w:ins w:id="1015" w:author="wei ganchao" w:date="2022-01-13T18:29:00Z">
                          <w:rPr>
                            <w:rFonts w:ascii="Cambria Math" w:hAnsi="Cambria Math"/>
                          </w:rPr>
                          <m:t>ν</m:t>
                        </w:ins>
                      </m:r>
                    </m:sup>
                  </m:sSup>
                </m:den>
              </m:f>
            </m:e>
          </m:nary>
          <m:r>
            <w:ins w:id="1016" w:author="wei ganchao" w:date="2022-01-13T18:27:00Z">
              <w:rPr>
                <w:rFonts w:ascii="Cambria Math" w:hAnsi="Cambria Math"/>
              </w:rPr>
              <m:t xml:space="preserve"> </m:t>
            </w:ins>
          </m:r>
          <m:r>
            <w:ins w:id="1017" w:author="wei ganchao" w:date="2022-01-13T18:31:00Z">
              <m:rPr>
                <m:sty m:val="p"/>
              </m:rPr>
              <w:rPr>
                <w:rFonts w:ascii="Cambria Math" w:hAnsi="Cambria Math"/>
              </w:rPr>
              <w:br/>
            </w:ins>
          </m:r>
        </m:oMath>
        <m:oMath>
          <m:r>
            <w:ins w:id="1018" w:author="wei ganchao" w:date="2022-01-13T18:31:00Z">
              <w:rPr>
                <w:rFonts w:ascii="Cambria Math" w:hAnsi="Cambria Math"/>
              </w:rPr>
              <m:t>Var</m:t>
            </w:ins>
          </m:r>
          <m:d>
            <m:dPr>
              <m:ctrlPr>
                <w:ins w:id="1019" w:author="wei ganchao" w:date="2022-01-13T18:31: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20" w:author="wei ganchao" w:date="2022-01-13T18:31:00Z">
                      <w:rPr>
                        <w:rFonts w:ascii="Cambria Math" w:hAnsi="Cambria Math"/>
                      </w:rPr>
                      <m:t>Y!</m:t>
                    </w:ins>
                  </m:r>
                </m:e>
              </m:func>
            </m:e>
          </m:d>
          <m:r>
            <w:ins w:id="1021" w:author="wei ganchao" w:date="2022-01-13T18:32:00Z">
              <w:rPr>
                <w:rFonts w:ascii="Cambria Math" w:hAnsi="Cambria Math"/>
              </w:rPr>
              <m:t>=</m:t>
            </w:ins>
          </m:r>
          <m:f>
            <m:fPr>
              <m:ctrlPr>
                <w:ins w:id="1022" w:author="wei ganchao" w:date="2022-01-13T18:32:00Z">
                  <w:rPr>
                    <w:rFonts w:ascii="Cambria Math" w:hAnsi="Cambria Math"/>
                    <w:i/>
                  </w:rPr>
                </w:ins>
              </m:ctrlPr>
            </m:fPr>
            <m:num>
              <m:sSup>
                <m:sSupPr>
                  <m:ctrlPr>
                    <w:ins w:id="1023" w:author="wei ganchao" w:date="2022-01-13T18:32:00Z">
                      <w:rPr>
                        <w:rFonts w:ascii="Cambria Math" w:hAnsi="Cambria Math"/>
                        <w:i/>
                      </w:rPr>
                    </w:ins>
                  </m:ctrlPr>
                </m:sSupPr>
                <m:e>
                  <m:r>
                    <w:ins w:id="1024" w:author="wei ganchao" w:date="2022-01-13T18:32:00Z">
                      <w:rPr>
                        <w:rFonts w:ascii="Cambria Math" w:hAnsi="Cambria Math"/>
                      </w:rPr>
                      <m:t>∂</m:t>
                    </w:ins>
                  </m:r>
                </m:e>
                <m:sup>
                  <m:r>
                    <w:ins w:id="1025" w:author="wei ganchao" w:date="2022-01-13T18:32:00Z">
                      <w:rPr>
                        <w:rFonts w:ascii="Cambria Math" w:hAnsi="Cambria Math"/>
                      </w:rPr>
                      <m:t>2</m:t>
                    </w:ins>
                  </m:r>
                </m:sup>
              </m:sSup>
              <m:func>
                <m:funcPr>
                  <m:ctrlPr>
                    <w:ins w:id="1026" w:author="wei ganchao" w:date="2022-01-13T18:32:00Z">
                      <w:rPr>
                        <w:rFonts w:ascii="Cambria Math" w:hAnsi="Cambria Math"/>
                        <w:i/>
                      </w:rPr>
                    </w:ins>
                  </m:ctrlPr>
                </m:funcPr>
                <m:fName>
                  <m:r>
                    <w:ins w:id="1027" w:author="wei ganchao" w:date="2022-01-13T18:32:00Z">
                      <m:rPr>
                        <m:sty m:val="p"/>
                      </m:rPr>
                      <w:rPr>
                        <w:rFonts w:ascii="Cambria Math" w:hAnsi="Cambria Math"/>
                      </w:rPr>
                      <m:t>log</m:t>
                    </w:ins>
                  </m:r>
                </m:fName>
                <m:e>
                  <m:r>
                    <w:ins w:id="1028" w:author="wei ganchao" w:date="2022-01-13T18:32:00Z">
                      <w:rPr>
                        <w:rFonts w:ascii="Cambria Math" w:hAnsi="Cambria Math"/>
                      </w:rPr>
                      <m:t>Z</m:t>
                    </w:ins>
                  </m:r>
                </m:e>
              </m:func>
            </m:num>
            <m:den>
              <m:r>
                <w:ins w:id="1029" w:author="wei ganchao" w:date="2022-01-13T18:32:00Z">
                  <w:rPr>
                    <w:rFonts w:ascii="Cambria Math" w:hAnsi="Cambria Math"/>
                  </w:rPr>
                  <m:t>∂</m:t>
                </w:ins>
              </m:r>
              <m:sSup>
                <m:sSupPr>
                  <m:ctrlPr>
                    <w:ins w:id="1030" w:author="wei ganchao" w:date="2022-01-13T18:32:00Z">
                      <w:rPr>
                        <w:rFonts w:ascii="Cambria Math" w:hAnsi="Cambria Math"/>
                        <w:i/>
                      </w:rPr>
                    </w:ins>
                  </m:ctrlPr>
                </m:sSupPr>
                <m:e>
                  <m:r>
                    <w:ins w:id="1031" w:author="wei ganchao" w:date="2022-01-13T18:32:00Z">
                      <w:rPr>
                        <w:rFonts w:ascii="Cambria Math" w:hAnsi="Cambria Math"/>
                      </w:rPr>
                      <m:t>ν</m:t>
                    </w:ins>
                  </m:r>
                </m:e>
                <m:sup>
                  <m:r>
                    <w:ins w:id="1032" w:author="wei ganchao" w:date="2022-01-13T18:32:00Z">
                      <w:rPr>
                        <w:rFonts w:ascii="Cambria Math" w:hAnsi="Cambria Math"/>
                      </w:rPr>
                      <m:t>2</m:t>
                    </w:ins>
                  </m:r>
                </m:sup>
              </m:sSup>
            </m:den>
          </m:f>
          <m:r>
            <w:ins w:id="1033" w:author="wei ganchao" w:date="2022-01-13T18:32:00Z">
              <w:rPr>
                <w:rFonts w:ascii="Cambria Math" w:hAnsi="Cambria Math"/>
              </w:rPr>
              <m:t>=</m:t>
            </w:ins>
          </m:r>
          <m:f>
            <m:fPr>
              <m:ctrlPr>
                <w:ins w:id="1034" w:author="wei ganchao" w:date="2022-01-13T18:32:00Z">
                  <w:rPr>
                    <w:rFonts w:ascii="Cambria Math" w:hAnsi="Cambria Math"/>
                    <w:i/>
                  </w:rPr>
                </w:ins>
              </m:ctrlPr>
            </m:fPr>
            <m:num>
              <m:r>
                <w:ins w:id="1035" w:author="wei ganchao" w:date="2022-01-13T18:32:00Z">
                  <w:rPr>
                    <w:rFonts w:ascii="Cambria Math" w:hAnsi="Cambria Math"/>
                  </w:rPr>
                  <m:t>1</m:t>
                </w:ins>
              </m:r>
            </m:num>
            <m:den>
              <m:r>
                <w:ins w:id="1036" w:author="wei ganchao" w:date="2022-01-13T18:32:00Z">
                  <w:rPr>
                    <w:rFonts w:ascii="Cambria Math" w:hAnsi="Cambria Math"/>
                  </w:rPr>
                  <m:t>Z</m:t>
                </w:ins>
              </m:r>
            </m:den>
          </m:f>
          <m:nary>
            <m:naryPr>
              <m:chr m:val="∑"/>
              <m:limLoc m:val="undOvr"/>
              <m:ctrlPr>
                <w:ins w:id="1037" w:author="wei ganchao" w:date="2022-01-13T18:32:00Z">
                  <w:rPr>
                    <w:rFonts w:ascii="Cambria Math" w:hAnsi="Cambria Math"/>
                    <w:i/>
                  </w:rPr>
                </w:ins>
              </m:ctrlPr>
            </m:naryPr>
            <m:sub>
              <m:r>
                <w:ins w:id="1038" w:author="wei ganchao" w:date="2022-01-13T18:32:00Z">
                  <w:rPr>
                    <w:rFonts w:ascii="Cambria Math" w:hAnsi="Cambria Math"/>
                  </w:rPr>
                  <m:t>k=0</m:t>
                </w:ins>
              </m:r>
            </m:sub>
            <m:sup>
              <m:r>
                <w:ins w:id="1039" w:author="wei ganchao" w:date="2022-01-13T18:32:00Z">
                  <w:rPr>
                    <w:rFonts w:ascii="Cambria Math" w:hAnsi="Cambria Math"/>
                  </w:rPr>
                  <m:t>∞</m:t>
                </w:ins>
              </m:r>
            </m:sup>
            <m:e>
              <m:f>
                <m:fPr>
                  <m:ctrlPr>
                    <w:ins w:id="1040" w:author="wei ganchao" w:date="2022-01-13T18:32:00Z">
                      <w:rPr>
                        <w:rFonts w:ascii="Cambria Math" w:hAnsi="Cambria Math"/>
                        <w:i/>
                      </w:rPr>
                    </w:ins>
                  </m:ctrlPr>
                </m:fPr>
                <m:num>
                  <m:sSup>
                    <m:sSupPr>
                      <m:ctrlPr>
                        <w:ins w:id="1041" w:author="wei ganchao" w:date="2022-01-13T18:32:00Z">
                          <w:rPr>
                            <w:rFonts w:ascii="Cambria Math" w:hAnsi="Cambria Math"/>
                            <w:i/>
                          </w:rPr>
                        </w:ins>
                      </m:ctrlPr>
                    </m:sSupPr>
                    <m:e>
                      <m:d>
                        <m:dPr>
                          <m:ctrlPr>
                            <w:ins w:id="1042" w:author="wei ganchao" w:date="2022-01-13T18:32:00Z">
                              <w:rPr>
                                <w:rFonts w:ascii="Cambria Math" w:hAnsi="Cambria Math"/>
                                <w:i/>
                              </w:rPr>
                            </w:ins>
                          </m:ctrlPr>
                        </m:dPr>
                        <m:e>
                          <m:func>
                            <m:funcPr>
                              <m:ctrlPr>
                                <w:ins w:id="1043" w:author="wei ganchao" w:date="2022-01-13T18:32:00Z">
                                  <w:rPr>
                                    <w:rFonts w:ascii="Cambria Math" w:hAnsi="Cambria Math"/>
                                    <w:i/>
                                  </w:rPr>
                                </w:ins>
                              </m:ctrlPr>
                            </m:funcPr>
                            <m:fName>
                              <m:r>
                                <w:ins w:id="1044" w:author="wei ganchao" w:date="2022-01-13T18:32:00Z">
                                  <m:rPr>
                                    <m:sty m:val="p"/>
                                  </m:rPr>
                                  <w:rPr>
                                    <w:rFonts w:ascii="Cambria Math" w:hAnsi="Cambria Math"/>
                                  </w:rPr>
                                  <m:t>log</m:t>
                                </w:ins>
                              </m:r>
                            </m:fName>
                            <m:e>
                              <m:r>
                                <w:ins w:id="1045" w:author="wei ganchao" w:date="2022-01-13T18:32:00Z">
                                  <w:rPr>
                                    <w:rFonts w:ascii="Cambria Math" w:hAnsi="Cambria Math"/>
                                  </w:rPr>
                                  <m:t>k!</m:t>
                                </w:ins>
                              </m:r>
                            </m:e>
                          </m:func>
                        </m:e>
                      </m:d>
                    </m:e>
                    <m:sup>
                      <m:r>
                        <w:ins w:id="1046" w:author="wei ganchao" w:date="2022-01-13T18:32:00Z">
                          <w:rPr>
                            <w:rFonts w:ascii="Cambria Math" w:hAnsi="Cambria Math"/>
                          </w:rPr>
                          <m:t>2</m:t>
                        </w:ins>
                      </m:r>
                    </m:sup>
                  </m:sSup>
                  <m:sSup>
                    <m:sSupPr>
                      <m:ctrlPr>
                        <w:ins w:id="1047" w:author="wei ganchao" w:date="2022-01-13T18:32:00Z">
                          <w:rPr>
                            <w:rFonts w:ascii="Cambria Math" w:hAnsi="Cambria Math"/>
                            <w:i/>
                          </w:rPr>
                        </w:ins>
                      </m:ctrlPr>
                    </m:sSupPr>
                    <m:e>
                      <m:r>
                        <w:ins w:id="1048" w:author="wei ganchao" w:date="2022-01-13T18:32:00Z">
                          <w:rPr>
                            <w:rFonts w:ascii="Cambria Math" w:hAnsi="Cambria Math"/>
                          </w:rPr>
                          <m:t>λ</m:t>
                        </w:ins>
                      </m:r>
                    </m:e>
                    <m:sup>
                      <m:r>
                        <w:ins w:id="1049" w:author="wei ganchao" w:date="2022-01-13T18:32:00Z">
                          <w:rPr>
                            <w:rFonts w:ascii="Cambria Math" w:hAnsi="Cambria Math"/>
                          </w:rPr>
                          <m:t>k</m:t>
                        </w:ins>
                      </m:r>
                    </m:sup>
                  </m:sSup>
                </m:num>
                <m:den>
                  <m:sSup>
                    <m:sSupPr>
                      <m:ctrlPr>
                        <w:ins w:id="1050" w:author="wei ganchao" w:date="2022-01-13T18:32:00Z">
                          <w:rPr>
                            <w:rFonts w:ascii="Cambria Math" w:hAnsi="Cambria Math"/>
                            <w:i/>
                          </w:rPr>
                        </w:ins>
                      </m:ctrlPr>
                    </m:sSupPr>
                    <m:e>
                      <m:d>
                        <m:dPr>
                          <m:ctrlPr>
                            <w:ins w:id="1051" w:author="wei ganchao" w:date="2022-01-13T18:32:00Z">
                              <w:rPr>
                                <w:rFonts w:ascii="Cambria Math" w:hAnsi="Cambria Math"/>
                                <w:i/>
                              </w:rPr>
                            </w:ins>
                          </m:ctrlPr>
                        </m:dPr>
                        <m:e>
                          <m:r>
                            <w:ins w:id="1052" w:author="wei ganchao" w:date="2022-01-13T18:32:00Z">
                              <w:rPr>
                                <w:rFonts w:ascii="Cambria Math" w:hAnsi="Cambria Math"/>
                              </w:rPr>
                              <m:t>k!</m:t>
                            </w:ins>
                          </m:r>
                        </m:e>
                      </m:d>
                    </m:e>
                    <m:sup>
                      <m:r>
                        <w:ins w:id="1053" w:author="wei ganchao" w:date="2022-01-13T18:32:00Z">
                          <w:rPr>
                            <w:rFonts w:ascii="Cambria Math" w:hAnsi="Cambria Math"/>
                          </w:rPr>
                          <m:t>ν</m:t>
                        </w:ins>
                      </m:r>
                    </m:sup>
                  </m:sSup>
                </m:den>
              </m:f>
            </m:e>
          </m:nary>
          <m:r>
            <w:ins w:id="1054" w:author="wei ganchao" w:date="2022-01-13T18:32:00Z">
              <w:rPr>
                <w:rFonts w:ascii="Cambria Math" w:hAnsi="Cambria Math"/>
              </w:rPr>
              <m:t>-</m:t>
            </w:ins>
          </m:r>
          <m:sSup>
            <m:sSupPr>
              <m:ctrlPr>
                <w:ins w:id="1055" w:author="wei ganchao" w:date="2022-01-13T18:32:00Z">
                  <w:rPr>
                    <w:rFonts w:ascii="Cambria Math" w:hAnsi="Cambria Math"/>
                    <w:i/>
                  </w:rPr>
                </w:ins>
              </m:ctrlPr>
            </m:sSupPr>
            <m:e>
              <m:r>
                <w:ins w:id="1056" w:author="wei ganchao" w:date="2022-01-13T18:32:00Z">
                  <w:rPr>
                    <w:rFonts w:ascii="Cambria Math" w:hAnsi="Cambria Math"/>
                  </w:rPr>
                  <m:t>E</m:t>
                </w:ins>
              </m:r>
            </m:e>
            <m:sup>
              <m:r>
                <w:ins w:id="1057" w:author="wei ganchao" w:date="2022-01-13T18:32:00Z">
                  <w:rPr>
                    <w:rFonts w:ascii="Cambria Math" w:hAnsi="Cambria Math"/>
                  </w:rPr>
                  <m:t>2</m:t>
                </w:ins>
              </m:r>
            </m:sup>
          </m:sSup>
          <m:d>
            <m:dPr>
              <m:ctrlPr>
                <w:ins w:id="1058" w:author="wei ganchao" w:date="2022-01-13T18:32:00Z">
                  <w:rPr>
                    <w:rFonts w:ascii="Cambria Math" w:hAnsi="Cambria Math"/>
                    <w:i/>
                  </w:rPr>
                </w:ins>
              </m:ctrlPr>
            </m:dPr>
            <m:e>
              <m:func>
                <m:funcPr>
                  <m:ctrlPr>
                    <w:rPr>
                      <w:rFonts w:ascii="Cambria Math" w:hAnsi="Cambria Math"/>
                      <w:i/>
                    </w:rPr>
                  </m:ctrlPr>
                </m:funcPr>
                <m:fName>
                  <m:r>
                    <m:rPr>
                      <m:sty m:val="p"/>
                    </m:rPr>
                    <w:rPr>
                      <w:rFonts w:ascii="Cambria Math" w:hAnsi="Cambria Math"/>
                    </w:rPr>
                    <m:t>log</m:t>
                  </m:r>
                </m:fName>
                <m:e>
                  <m:r>
                    <w:ins w:id="1059" w:author="wei ganchao" w:date="2022-01-13T18:32:00Z">
                      <w:rPr>
                        <w:rFonts w:ascii="Cambria Math" w:hAnsi="Cambria Math"/>
                      </w:rPr>
                      <m:t>Y!</m:t>
                    </w:ins>
                  </m:r>
                </m:e>
              </m:func>
            </m:e>
          </m:d>
          <m:r>
            <w:ins w:id="1060" w:author="wei ganchao" w:date="2022-01-13T18:32:00Z">
              <m:rPr>
                <m:sty m:val="p"/>
              </m:rPr>
              <w:rPr>
                <w:rFonts w:ascii="Cambria Math" w:hAnsi="Cambria Math"/>
              </w:rPr>
              <w:br/>
            </w:ins>
          </m:r>
        </m:oMath>
        <m:oMath>
          <m:r>
            <w:ins w:id="1061" w:author="wei ganchao" w:date="2022-01-13T18:32:00Z">
              <w:rPr>
                <w:rFonts w:ascii="Cambria Math" w:hAnsi="Cambria Math"/>
              </w:rPr>
              <m:t>Cov</m:t>
            </w:ins>
          </m:r>
          <m:d>
            <m:dPr>
              <m:ctrlPr>
                <w:ins w:id="1062" w:author="wei ganchao" w:date="2022-01-13T18:32:00Z">
                  <w:rPr>
                    <w:rFonts w:ascii="Cambria Math" w:hAnsi="Cambria Math"/>
                    <w:i/>
                  </w:rPr>
                </w:ins>
              </m:ctrlPr>
            </m:dPr>
            <m:e>
              <m:r>
                <w:ins w:id="1063" w:author="wei ganchao" w:date="2022-01-13T18:32:00Z">
                  <w:rPr>
                    <w:rFonts w:ascii="Cambria Math" w:hAnsi="Cambria Math"/>
                  </w:rPr>
                  <m:t>Y,</m:t>
                </w:ins>
              </m:r>
              <m:func>
                <m:funcPr>
                  <m:ctrlPr>
                    <w:rPr>
                      <w:rFonts w:ascii="Cambria Math" w:hAnsi="Cambria Math"/>
                      <w:i/>
                    </w:rPr>
                  </m:ctrlPr>
                </m:funcPr>
                <m:fName>
                  <m:r>
                    <m:rPr>
                      <m:sty m:val="p"/>
                    </m:rPr>
                    <w:rPr>
                      <w:rFonts w:ascii="Cambria Math" w:hAnsi="Cambria Math"/>
                    </w:rPr>
                    <m:t>log</m:t>
                  </m:r>
                </m:fName>
                <m:e>
                  <m:r>
                    <w:ins w:id="1064" w:author="wei ganchao" w:date="2022-01-13T18:32:00Z">
                      <w:rPr>
                        <w:rFonts w:ascii="Cambria Math" w:hAnsi="Cambria Math"/>
                      </w:rPr>
                      <m:t>Y!</m:t>
                    </w:ins>
                  </m:r>
                </m:e>
              </m:func>
            </m:e>
          </m:d>
          <m:r>
            <w:ins w:id="1065" w:author="wei ganchao" w:date="2022-01-13T18:33:00Z">
              <w:rPr>
                <w:rFonts w:ascii="Cambria Math" w:hAnsi="Cambria Math"/>
              </w:rPr>
              <m:t>=-</m:t>
            </w:ins>
          </m:r>
          <m:f>
            <m:fPr>
              <m:ctrlPr>
                <w:ins w:id="1066" w:author="wei ganchao" w:date="2022-01-13T18:33:00Z">
                  <w:rPr>
                    <w:rFonts w:ascii="Cambria Math" w:hAnsi="Cambria Math"/>
                    <w:i/>
                  </w:rPr>
                </w:ins>
              </m:ctrlPr>
            </m:fPr>
            <m:num>
              <m:sSup>
                <m:sSupPr>
                  <m:ctrlPr>
                    <w:ins w:id="1067" w:author="wei ganchao" w:date="2022-01-13T18:33:00Z">
                      <w:rPr>
                        <w:rFonts w:ascii="Cambria Math" w:hAnsi="Cambria Math"/>
                        <w:i/>
                      </w:rPr>
                    </w:ins>
                  </m:ctrlPr>
                </m:sSupPr>
                <m:e>
                  <m:r>
                    <w:ins w:id="1068" w:author="wei ganchao" w:date="2022-01-13T18:33:00Z">
                      <w:rPr>
                        <w:rFonts w:ascii="Cambria Math" w:hAnsi="Cambria Math"/>
                      </w:rPr>
                      <m:t>∂</m:t>
                    </w:ins>
                  </m:r>
                </m:e>
                <m:sup>
                  <m:r>
                    <w:ins w:id="1069" w:author="wei ganchao" w:date="2022-01-13T18:33:00Z">
                      <w:rPr>
                        <w:rFonts w:ascii="Cambria Math" w:hAnsi="Cambria Math"/>
                      </w:rPr>
                      <m:t>2</m:t>
                    </w:ins>
                  </m:r>
                </m:sup>
              </m:sSup>
              <m:func>
                <m:funcPr>
                  <m:ctrlPr>
                    <w:ins w:id="1070" w:author="wei ganchao" w:date="2022-01-13T18:33:00Z">
                      <w:rPr>
                        <w:rFonts w:ascii="Cambria Math" w:hAnsi="Cambria Math"/>
                        <w:i/>
                      </w:rPr>
                    </w:ins>
                  </m:ctrlPr>
                </m:funcPr>
                <m:fName>
                  <m:r>
                    <w:ins w:id="1071" w:author="wei ganchao" w:date="2022-01-13T18:33:00Z">
                      <m:rPr>
                        <m:sty m:val="p"/>
                      </m:rPr>
                      <w:rPr>
                        <w:rFonts w:ascii="Cambria Math" w:hAnsi="Cambria Math"/>
                      </w:rPr>
                      <m:t>log</m:t>
                    </w:ins>
                  </m:r>
                </m:fName>
                <m:e>
                  <m:r>
                    <w:ins w:id="1072" w:author="wei ganchao" w:date="2022-01-13T18:33:00Z">
                      <w:rPr>
                        <w:rFonts w:ascii="Cambria Math" w:hAnsi="Cambria Math"/>
                      </w:rPr>
                      <m:t>Z</m:t>
                    </w:ins>
                  </m:r>
                </m:e>
              </m:func>
            </m:num>
            <m:den>
              <m:r>
                <w:ins w:id="1073" w:author="wei ganchao" w:date="2022-01-13T18:33:00Z">
                  <w:rPr>
                    <w:rFonts w:ascii="Cambria Math" w:hAnsi="Cambria Math"/>
                  </w:rPr>
                  <m:t>∂</m:t>
                </w:ins>
              </m:r>
              <m:func>
                <m:funcPr>
                  <m:ctrlPr>
                    <w:ins w:id="1074" w:author="wei ganchao" w:date="2022-01-13T18:33:00Z">
                      <w:rPr>
                        <w:rFonts w:ascii="Cambria Math" w:hAnsi="Cambria Math"/>
                        <w:i/>
                      </w:rPr>
                    </w:ins>
                  </m:ctrlPr>
                </m:funcPr>
                <m:fName>
                  <m:r>
                    <w:ins w:id="1075" w:author="wei ganchao" w:date="2022-01-13T18:33:00Z">
                      <m:rPr>
                        <m:sty m:val="p"/>
                      </m:rPr>
                      <w:rPr>
                        <w:rFonts w:ascii="Cambria Math" w:hAnsi="Cambria Math"/>
                      </w:rPr>
                      <m:t>log</m:t>
                    </w:ins>
                  </m:r>
                </m:fName>
                <m:e>
                  <m:r>
                    <w:ins w:id="1076" w:author="wei ganchao" w:date="2022-01-13T18:33:00Z">
                      <w:rPr>
                        <w:rFonts w:ascii="Cambria Math" w:hAnsi="Cambria Math"/>
                      </w:rPr>
                      <m:t>λ</m:t>
                    </w:ins>
                  </m:r>
                </m:e>
              </m:func>
              <m:r>
                <w:ins w:id="1077" w:author="wei ganchao" w:date="2022-01-13T18:33:00Z">
                  <w:rPr>
                    <w:rFonts w:ascii="Cambria Math" w:hAnsi="Cambria Math"/>
                  </w:rPr>
                  <m:t>∂ν</m:t>
                </w:ins>
              </m:r>
            </m:den>
          </m:f>
          <m:r>
            <w:ins w:id="1078" w:author="wei ganchao" w:date="2022-01-13T18:33:00Z">
              <w:rPr>
                <w:rFonts w:ascii="Cambria Math" w:hAnsi="Cambria Math"/>
              </w:rPr>
              <m:t>=</m:t>
            </w:ins>
          </m:r>
          <m:f>
            <m:fPr>
              <m:ctrlPr>
                <w:ins w:id="1079" w:author="wei ganchao" w:date="2022-01-13T18:33:00Z">
                  <w:rPr>
                    <w:rFonts w:ascii="Cambria Math" w:hAnsi="Cambria Math"/>
                    <w:i/>
                  </w:rPr>
                </w:ins>
              </m:ctrlPr>
            </m:fPr>
            <m:num>
              <m:r>
                <w:ins w:id="1080" w:author="wei ganchao" w:date="2022-01-13T18:33:00Z">
                  <w:rPr>
                    <w:rFonts w:ascii="Cambria Math" w:hAnsi="Cambria Math"/>
                  </w:rPr>
                  <m:t>1</m:t>
                </w:ins>
              </m:r>
            </m:num>
            <m:den>
              <m:r>
                <w:ins w:id="1081" w:author="wei ganchao" w:date="2022-01-13T18:33:00Z">
                  <w:rPr>
                    <w:rFonts w:ascii="Cambria Math" w:hAnsi="Cambria Math"/>
                  </w:rPr>
                  <m:t>Z</m:t>
                </w:ins>
              </m:r>
            </m:den>
          </m:f>
          <m:nary>
            <m:naryPr>
              <m:chr m:val="∑"/>
              <m:limLoc m:val="undOvr"/>
              <m:ctrlPr>
                <w:ins w:id="1082" w:author="wei ganchao" w:date="2022-01-13T18:33:00Z">
                  <w:rPr>
                    <w:rFonts w:ascii="Cambria Math" w:hAnsi="Cambria Math"/>
                    <w:i/>
                  </w:rPr>
                </w:ins>
              </m:ctrlPr>
            </m:naryPr>
            <m:sub>
              <m:r>
                <w:ins w:id="1083" w:author="wei ganchao" w:date="2022-01-13T18:33:00Z">
                  <w:rPr>
                    <w:rFonts w:ascii="Cambria Math" w:hAnsi="Cambria Math"/>
                  </w:rPr>
                  <m:t>k=0</m:t>
                </w:ins>
              </m:r>
            </m:sub>
            <m:sup>
              <m:r>
                <w:ins w:id="1084" w:author="wei ganchao" w:date="2022-01-13T18:33:00Z">
                  <w:rPr>
                    <w:rFonts w:ascii="Cambria Math" w:hAnsi="Cambria Math"/>
                  </w:rPr>
                  <m:t>∞</m:t>
                </w:ins>
              </m:r>
            </m:sup>
            <m:e>
              <m:f>
                <m:fPr>
                  <m:ctrlPr>
                    <w:ins w:id="1085" w:author="wei ganchao" w:date="2022-01-13T18:33:00Z">
                      <w:rPr>
                        <w:rFonts w:ascii="Cambria Math" w:hAnsi="Cambria Math"/>
                        <w:i/>
                      </w:rPr>
                    </w:ins>
                  </m:ctrlPr>
                </m:fPr>
                <m:num>
                  <m:d>
                    <m:dPr>
                      <m:ctrlPr>
                        <w:ins w:id="1086" w:author="wei ganchao" w:date="2022-01-13T18:33:00Z">
                          <w:rPr>
                            <w:rFonts w:ascii="Cambria Math" w:hAnsi="Cambria Math"/>
                            <w:i/>
                          </w:rPr>
                        </w:ins>
                      </m:ctrlPr>
                    </m:dPr>
                    <m:e>
                      <m:func>
                        <m:funcPr>
                          <m:ctrlPr>
                            <w:ins w:id="1087" w:author="wei ganchao" w:date="2022-01-13T18:33:00Z">
                              <w:rPr>
                                <w:rFonts w:ascii="Cambria Math" w:hAnsi="Cambria Math"/>
                                <w:i/>
                              </w:rPr>
                            </w:ins>
                          </m:ctrlPr>
                        </m:funcPr>
                        <m:fName>
                          <m:r>
                            <w:ins w:id="1088" w:author="wei ganchao" w:date="2022-01-13T18:33:00Z">
                              <m:rPr>
                                <m:sty m:val="p"/>
                              </m:rPr>
                              <w:rPr>
                                <w:rFonts w:ascii="Cambria Math" w:hAnsi="Cambria Math"/>
                              </w:rPr>
                              <m:t>log</m:t>
                            </w:ins>
                          </m:r>
                        </m:fName>
                        <m:e>
                          <m:r>
                            <w:ins w:id="1089" w:author="wei ganchao" w:date="2022-01-13T18:33:00Z">
                              <w:rPr>
                                <w:rFonts w:ascii="Cambria Math" w:hAnsi="Cambria Math"/>
                              </w:rPr>
                              <m:t>k!</m:t>
                            </w:ins>
                          </m:r>
                        </m:e>
                      </m:func>
                    </m:e>
                  </m:d>
                  <m:r>
                    <w:ins w:id="1090" w:author="wei ganchao" w:date="2022-01-13T18:33:00Z">
                      <w:rPr>
                        <w:rFonts w:ascii="Cambria Math" w:hAnsi="Cambria Math"/>
                      </w:rPr>
                      <m:t>k</m:t>
                    </w:ins>
                  </m:r>
                  <m:sSup>
                    <m:sSupPr>
                      <m:ctrlPr>
                        <w:ins w:id="1091" w:author="wei ganchao" w:date="2022-01-13T18:33:00Z">
                          <w:rPr>
                            <w:rFonts w:ascii="Cambria Math" w:hAnsi="Cambria Math"/>
                            <w:i/>
                          </w:rPr>
                        </w:ins>
                      </m:ctrlPr>
                    </m:sSupPr>
                    <m:e>
                      <m:r>
                        <w:ins w:id="1092" w:author="wei ganchao" w:date="2022-01-13T18:33:00Z">
                          <w:rPr>
                            <w:rFonts w:ascii="Cambria Math" w:hAnsi="Cambria Math"/>
                          </w:rPr>
                          <m:t>λ</m:t>
                        </w:ins>
                      </m:r>
                    </m:e>
                    <m:sup>
                      <m:r>
                        <w:ins w:id="1093" w:author="wei ganchao" w:date="2022-01-13T18:33:00Z">
                          <w:rPr>
                            <w:rFonts w:ascii="Cambria Math" w:hAnsi="Cambria Math"/>
                          </w:rPr>
                          <m:t>k</m:t>
                        </w:ins>
                      </m:r>
                    </m:sup>
                  </m:sSup>
                </m:num>
                <m:den>
                  <m:sSup>
                    <m:sSupPr>
                      <m:ctrlPr>
                        <w:ins w:id="1094" w:author="wei ganchao" w:date="2022-01-13T18:33:00Z">
                          <w:rPr>
                            <w:rFonts w:ascii="Cambria Math" w:hAnsi="Cambria Math"/>
                            <w:i/>
                          </w:rPr>
                        </w:ins>
                      </m:ctrlPr>
                    </m:sSupPr>
                    <m:e>
                      <m:d>
                        <m:dPr>
                          <m:ctrlPr>
                            <w:ins w:id="1095" w:author="wei ganchao" w:date="2022-01-13T18:33:00Z">
                              <w:rPr>
                                <w:rFonts w:ascii="Cambria Math" w:hAnsi="Cambria Math"/>
                                <w:i/>
                              </w:rPr>
                            </w:ins>
                          </m:ctrlPr>
                        </m:dPr>
                        <m:e>
                          <m:r>
                            <w:ins w:id="1096" w:author="wei ganchao" w:date="2022-01-13T18:33:00Z">
                              <w:rPr>
                                <w:rFonts w:ascii="Cambria Math" w:hAnsi="Cambria Math"/>
                              </w:rPr>
                              <m:t>k!</m:t>
                            </w:ins>
                          </m:r>
                        </m:e>
                      </m:d>
                    </m:e>
                    <m:sup>
                      <m:r>
                        <w:ins w:id="1097" w:author="wei ganchao" w:date="2022-01-13T18:33:00Z">
                          <w:rPr>
                            <w:rFonts w:ascii="Cambria Math" w:hAnsi="Cambria Math"/>
                          </w:rPr>
                          <m:t>ν</m:t>
                        </w:ins>
                      </m:r>
                    </m:sup>
                  </m:sSup>
                </m:den>
              </m:f>
            </m:e>
          </m:nary>
          <m:r>
            <w:ins w:id="1098" w:author="wei ganchao" w:date="2022-01-13T18:33:00Z">
              <w:rPr>
                <w:rFonts w:ascii="Cambria Math" w:hAnsi="Cambria Math"/>
              </w:rPr>
              <m:t>-E(</m:t>
            </w:ins>
          </m:r>
          <m:func>
            <m:funcPr>
              <m:ctrlPr>
                <w:rPr>
                  <w:rFonts w:ascii="Cambria Math" w:hAnsi="Cambria Math"/>
                  <w:i/>
                </w:rPr>
              </m:ctrlPr>
            </m:funcPr>
            <m:fName>
              <m:r>
                <m:rPr>
                  <m:sty m:val="p"/>
                </m:rPr>
                <w:rPr>
                  <w:rFonts w:ascii="Cambria Math" w:hAnsi="Cambria Math"/>
                </w:rPr>
                <m:t>log</m:t>
              </m:r>
            </m:fName>
            <m:e>
              <m:r>
                <w:ins w:id="1099" w:author="wei ganchao" w:date="2022-01-13T18:33:00Z">
                  <w:rPr>
                    <w:rFonts w:ascii="Cambria Math" w:hAnsi="Cambria Math"/>
                  </w:rPr>
                  <m:t>Y!</m:t>
                </w:ins>
              </m:r>
            </m:e>
          </m:func>
          <m:r>
            <w:ins w:id="1100" w:author="wei ganchao" w:date="2022-01-13T18:33:00Z">
              <w:rPr>
                <w:rFonts w:ascii="Cambria Math" w:hAnsi="Cambria Math"/>
              </w:rPr>
              <m:t>)E(</m:t>
            </w:ins>
          </m:r>
          <m:r>
            <w:ins w:id="1101" w:author="wei ganchao" w:date="2022-01-13T18:34:00Z">
              <w:rPr>
                <w:rFonts w:ascii="Cambria Math" w:hAnsi="Cambria Math"/>
              </w:rPr>
              <m:t>Y</m:t>
            </w:ins>
          </m:r>
          <m:r>
            <w:ins w:id="1102" w:author="wei ganchao" w:date="2022-01-13T18:33:00Z">
              <w:rPr>
                <w:rFonts w:ascii="Cambria Math" w:hAnsi="Cambria Math"/>
              </w:rPr>
              <m:t>)</m:t>
            </w:ins>
          </m:r>
        </m:oMath>
      </m:oMathPara>
    </w:p>
    <w:p w14:paraId="7AA8C98D" w14:textId="14C9AD63" w:rsidR="005713EA" w:rsidRDefault="00940C2D" w:rsidP="00D3079B">
      <w:pPr>
        <w:rPr>
          <w:ins w:id="1103" w:author="wei ganchao" w:date="2022-01-13T18:34:00Z"/>
        </w:rPr>
      </w:pPr>
      <w:ins w:id="1104" w:author="wei ganchao" w:date="2022-01-13T18:34:00Z">
        <w:r w:rsidRPr="00940C2D">
          <w:t>Generally, these moments can be calculated by truncated summation.</w:t>
        </w:r>
      </w:ins>
    </w:p>
    <w:p w14:paraId="6164A816" w14:textId="51F3C7BE" w:rsidR="00940C2D" w:rsidRDefault="00940C2D" w:rsidP="00D3079B">
      <w:pPr>
        <w:rPr>
          <w:ins w:id="1105" w:author="wei ganchao" w:date="2022-01-13T18:34:00Z"/>
        </w:rPr>
      </w:pPr>
    </w:p>
    <w:p w14:paraId="0ECD25A8" w14:textId="626E9B01" w:rsidR="00940C2D" w:rsidDel="00940C2D" w:rsidRDefault="00940C2D">
      <w:pPr>
        <w:rPr>
          <w:del w:id="1106" w:author="wei ganchao" w:date="2022-01-13T18:34:00Z"/>
        </w:rPr>
      </w:pPr>
      <w:ins w:id="1107" w:author="wei ganchao" w:date="2022-01-13T18:34:00Z">
        <w:r>
          <w:t xml:space="preserve">However, when </w:t>
        </w:r>
      </w:ins>
      <m:oMath>
        <m:r>
          <w:ins w:id="1108" w:author="wei ganchao" w:date="2022-01-13T18:34:00Z">
            <w:rPr>
              <w:rFonts w:ascii="Cambria Math" w:hAnsi="Cambria Math"/>
            </w:rPr>
            <m:t>λ≥2</m:t>
          </w:ins>
        </m:r>
      </m:oMath>
      <w:ins w:id="1109" w:author="wei ganchao" w:date="2022-01-13T18:34:00Z">
        <w:r>
          <w:t xml:space="preserve"> and </w:t>
        </w:r>
      </w:ins>
      <m:oMath>
        <m:r>
          <w:ins w:id="1110" w:author="wei ganchao" w:date="2022-01-13T18:34:00Z">
            <w:rPr>
              <w:rFonts w:ascii="Cambria Math" w:hAnsi="Cambria Math"/>
            </w:rPr>
            <m:t>ν≤1</m:t>
          </w:ins>
        </m:r>
      </m:oMath>
      <w:ins w:id="1111" w:author="wei ganchao" w:date="2022-01-13T18:34:00Z">
        <w:r>
          <w:t xml:space="preserve">, </w:t>
        </w:r>
        <w:r w:rsidRPr="00940C2D">
          <w:t>we need many steps for accurate approximation. In this case, we make use of a previous asymptotic results for efficient calculation.</w:t>
        </w:r>
        <w:r>
          <w:t xml:space="preserve"> Let</w:t>
        </w:r>
      </w:ins>
    </w:p>
    <w:p w14:paraId="6C13915D" w14:textId="06626A79" w:rsidR="00DF0933" w:rsidRDefault="00122A3F" w:rsidP="00940C2D">
      <w:del w:id="1112" w:author="wei ganchao" w:date="2022-01-13T18:34:00Z">
        <w:r w:rsidDel="00940C2D">
          <w:delText xml:space="preserve">In order to efficiently estimate the state-vector for the dynamical CMP model, we </w:delText>
        </w:r>
        <w:r w:rsidR="00480942" w:rsidDel="00940C2D">
          <w:delText>make use of a previous</w:delText>
        </w:r>
        <w:r w:rsidDel="00940C2D">
          <w:delText xml:space="preserve"> </w:delText>
        </w:r>
        <w:r w:rsidR="00480942" w:rsidDel="00940C2D">
          <w:delText>for the</w:delText>
        </w:r>
        <w:r w:rsidDel="00940C2D">
          <w:delText xml:space="preserve"> </w:delText>
        </w:r>
        <w:r w:rsidR="00480942" w:rsidDel="00940C2D">
          <w:delText xml:space="preserve">pmf . </w:delText>
        </w:r>
        <w:r w:rsidR="00DF0933" w:rsidDel="00940C2D">
          <w:delText xml:space="preserve">Assume </w:delText>
        </w:r>
      </w:del>
      <m:oMath>
        <m:r>
          <w:del w:id="1113" w:author="wei ganchao" w:date="2022-01-13T18:34:00Z">
            <w:rPr>
              <w:rFonts w:ascii="Cambria Math" w:hAnsi="Cambria Math"/>
            </w:rPr>
            <m:t>λ≥2</m:t>
          </w:del>
        </m:r>
      </m:oMath>
      <w:del w:id="1114" w:author="wei ganchao" w:date="2022-01-13T18:34:00Z">
        <w:r w:rsidR="00DF0933" w:rsidDel="00940C2D">
          <w:delText xml:space="preserve"> and </w:delText>
        </w:r>
      </w:del>
      <m:oMath>
        <m:r>
          <w:del w:id="1115" w:author="wei ganchao" w:date="2022-01-13T18:34:00Z">
            <w:rPr>
              <w:rFonts w:ascii="Cambria Math" w:hAnsi="Cambria Math"/>
            </w:rPr>
            <m:t>ν≤1</m:t>
          </w:del>
        </m:r>
      </m:oMath>
      <w:del w:id="1116" w:author="wei ganchao" w:date="2022-01-13T18:34:00Z">
        <w:r w:rsidR="00DF0933" w:rsidDel="00940C2D">
          <w:delText>, let</w:delText>
        </w:r>
      </w:del>
      <w:r w:rsidR="00DF0933">
        <w:t xml:space="preserve"> </w:t>
      </w:r>
      <m:oMath>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1/ν</m:t>
            </m:r>
          </m:sup>
        </m:sSup>
      </m:oMath>
      <w:r w:rsidR="00DF093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24</m:t>
            </m:r>
          </m:den>
        </m:f>
      </m:oMath>
      <w:r w:rsidR="00DF0933">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2</m:t>
                </m:r>
              </m:sup>
            </m:sSup>
            <m:r>
              <w:rPr>
                <w:rFonts w:ascii="Cambria Math" w:hAnsi="Cambria Math"/>
              </w:rPr>
              <m:t>-1</m:t>
            </m:r>
          </m:num>
          <m:den>
            <m:r>
              <w:rPr>
                <w:rFonts w:ascii="Cambria Math" w:hAnsi="Cambria Math"/>
              </w:rPr>
              <m:t>48</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2</m:t>
                </m:r>
              </m:sup>
            </m:sSubSup>
          </m:num>
          <m:den>
            <m:r>
              <w:rPr>
                <w:rFonts w:ascii="Cambria Math" w:hAnsi="Cambria Math"/>
              </w:rPr>
              <m:t>2</m:t>
            </m:r>
          </m:den>
        </m:f>
      </m:oMath>
    </w:p>
    <w:p w14:paraId="370F8F30" w14:textId="564983B3" w:rsidR="00DF0933" w:rsidRDefault="00DF0933" w:rsidP="00D3079B"/>
    <w:p w14:paraId="5D4E45AA" w14:textId="679E4CD4" w:rsidR="00DF0933" w:rsidRDefault="00DF0933" w:rsidP="00D3079B">
      <m:oMathPara>
        <m:oMath>
          <m:r>
            <w:rPr>
              <w:rFonts w:ascii="Cambria Math" w:hAnsi="Cambria Math"/>
            </w:rPr>
            <m:t>Z</m:t>
          </m:r>
          <m:d>
            <m:dPr>
              <m:ctrlPr>
                <w:rPr>
                  <w:rFonts w:ascii="Cambria Math" w:hAnsi="Cambria Math"/>
                  <w:i/>
                </w:rPr>
              </m:ctrlPr>
            </m:dPr>
            <m:e>
              <m:r>
                <w:rPr>
                  <w:rFonts w:ascii="Cambria Math" w:hAnsi="Cambria Math"/>
                </w:rPr>
                <m:t>λ,ν</m:t>
              </m:r>
            </m:e>
          </m:d>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να</m:t>
                  </m:r>
                </m:sup>
              </m:sSup>
            </m:num>
            <m:den>
              <m:sSup>
                <m:sSupPr>
                  <m:ctrlPr>
                    <w:rPr>
                      <w:rFonts w:ascii="Cambria Math" w:hAnsi="Cambria Math"/>
                      <w:i/>
                    </w:rPr>
                  </m:ctrlPr>
                </m:sSupPr>
                <m:e>
                  <m:r>
                    <w:rPr>
                      <w:rFonts w:ascii="Cambria Math" w:hAnsi="Cambria Math"/>
                    </w:rPr>
                    <m:t>λ</m:t>
                  </m:r>
                </m:e>
                <m:sup>
                  <m:f>
                    <m:fPr>
                      <m:ctrlPr>
                        <w:rPr>
                          <w:rFonts w:ascii="Cambria Math" w:hAnsi="Cambria Math"/>
                          <w:i/>
                        </w:rPr>
                      </m:ctrlPr>
                    </m:fPr>
                    <m:num>
                      <m:r>
                        <w:rPr>
                          <w:rFonts w:ascii="Cambria Math" w:hAnsi="Cambria Math"/>
                        </w:rPr>
                        <m:t>ν-1</m:t>
                      </m:r>
                    </m:num>
                    <m:den>
                      <m:r>
                        <w:rPr>
                          <w:rFonts w:ascii="Cambria Math" w:hAnsi="Cambria Math"/>
                        </w:rPr>
                        <m:t>2ν</m:t>
                      </m:r>
                    </m:den>
                  </m:f>
                </m:sup>
              </m:sSup>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ν-1</m:t>
                      </m:r>
                    </m:num>
                    <m:den>
                      <m:r>
                        <w:rPr>
                          <w:rFonts w:ascii="Cambria Math" w:hAnsi="Cambria Math"/>
                        </w:rPr>
                        <m:t>2</m:t>
                      </m:r>
                    </m:den>
                  </m:f>
                </m:sup>
              </m:sSup>
              <m:rad>
                <m:radPr>
                  <m:degHide m:val="1"/>
                  <m:ctrlPr>
                    <w:rPr>
                      <w:rFonts w:ascii="Cambria Math" w:hAnsi="Cambria Math"/>
                      <w:i/>
                    </w:rPr>
                  </m:ctrlPr>
                </m:radPr>
                <m:deg/>
                <m:e>
                  <m:r>
                    <w:rPr>
                      <w:rFonts w:ascii="Cambria Math" w:hAnsi="Cambria Math"/>
                    </w:rPr>
                    <m:t>ν</m:t>
                  </m:r>
                </m:e>
              </m:rad>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-1</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να</m:t>
                      </m:r>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ν</m:t>
                          </m:r>
                        </m:den>
                      </m:f>
                    </m:sup>
                  </m:sSup>
                </m:e>
              </m:d>
            </m:e>
          </m:d>
        </m:oMath>
      </m:oMathPara>
    </w:p>
    <w:p w14:paraId="21CB2246" w14:textId="7EDC099D" w:rsidR="00DF0933" w:rsidRDefault="00DF0933" w:rsidP="00D3079B"/>
    <w:p w14:paraId="5A69C63E" w14:textId="2B3382BE" w:rsidR="00DF0933" w:rsidRDefault="00DF0933" w:rsidP="00D3079B">
      <w:r>
        <w:t>Then the moments</w:t>
      </w:r>
      <w:r w:rsidR="00AC455B">
        <w:t xml:space="preserve"> are</w:t>
      </w:r>
      <w:r w:rsidR="00B20572">
        <w:t xml:space="preserve"> (</w:t>
      </w:r>
      <w:r w:rsidR="00B20572" w:rsidRPr="009668AF">
        <w:rPr>
          <w:color w:val="FF0000"/>
        </w:rPr>
        <w:t>The highlight</w:t>
      </w:r>
      <w:r w:rsidR="00D34C9E" w:rsidRPr="009668AF">
        <w:rPr>
          <w:color w:val="FF0000"/>
        </w:rPr>
        <w:t>s</w:t>
      </w:r>
      <w:r w:rsidR="00B20572" w:rsidRPr="009668AF">
        <w:rPr>
          <w:color w:val="FF0000"/>
        </w:rPr>
        <w:t xml:space="preserve"> can be found in the reference, the covariance is </w:t>
      </w:r>
      <w:r w:rsidR="007D1021" w:rsidRPr="009668AF">
        <w:rPr>
          <w:color w:val="FF0000"/>
        </w:rPr>
        <w:t>calculated</w:t>
      </w:r>
      <w:r w:rsidR="00B20572" w:rsidRPr="009668AF">
        <w:rPr>
          <w:color w:val="FF0000"/>
        </w:rPr>
        <w:t xml:space="preserve"> by myself</w:t>
      </w:r>
      <w:r w:rsidR="00B20572">
        <w:t>)</w:t>
      </w:r>
      <w:r>
        <w:t>:</w:t>
      </w:r>
    </w:p>
    <w:p w14:paraId="4C7AF020" w14:textId="6AA6E3E9" w:rsidR="00DF0933" w:rsidRDefault="00AC455B" w:rsidP="00AC455B">
      <m:oMathPara>
        <m:oMath>
          <m:r>
            <w:rPr>
              <w:rFonts w:ascii="Cambria Math" w:hAnsi="Cambria Math"/>
              <w:highlight w:val="yellow"/>
            </w:rPr>
            <w:lastRenderedPageBreak/>
            <m:t>E</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=α-</m:t>
          </m:r>
          <m:f>
            <m:fPr>
              <m:ctrlPr>
                <w:rPr>
                  <w:rFonts w:ascii="Cambria Math" w:hAnsi="Cambria Math"/>
                  <w:i/>
                  <w:highlight w:val="yellow"/>
                </w:rPr>
              </m:ctrlPr>
            </m:fPr>
            <m:num>
              <m:r>
                <w:rPr>
                  <w:rFonts w:ascii="Cambria Math" w:hAnsi="Cambria Math"/>
                  <w:highlight w:val="yellow"/>
                </w:rPr>
                <m:t>ν-1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r>
                <w:rPr>
                  <w:rFonts w:ascii="Cambria Math" w:hAnsi="Cambria Math"/>
                  <w:highlight w:val="yellow"/>
                </w:rPr>
                <m:t>Y</m:t>
              </m:r>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-1</m:t>
              </m:r>
            </m:num>
            <m:den>
              <m:r>
                <w:rPr>
                  <w:rFonts w:ascii="Cambria Math" w:hAnsi="Cambria Math"/>
                  <w:highlight w:val="yellow"/>
                </w:rPr>
                <m:t>12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E</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=α</m:t>
          </m:r>
          <m:d>
            <m:dPr>
              <m:ctrlPr>
                <w:rPr>
                  <w:rFonts w:ascii="Cambria Math" w:hAnsi="Cambria Math"/>
                  <w:i/>
                  <w:highlight w:val="yellow"/>
                </w:rPr>
              </m:ctrlPr>
            </m:dPr>
            <m:e>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-1</m:t>
              </m:r>
            </m:e>
          </m:d>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2π</m:t>
                  </m:r>
                </m:e>
              </m:func>
            </m:num>
            <m:den>
              <m:r>
                <w:rPr>
                  <w:rFonts w:ascii="Cambria Math" w:hAnsi="Cambria Math"/>
                  <w:highlight w:val="yellow"/>
                </w:rPr>
                <m:t>2</m:t>
              </m:r>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den>
          </m:f>
          <m:d>
            <m:dPr>
              <m:ctrlPr>
                <w:rPr>
                  <w:rFonts w:ascii="Cambria Math" w:hAnsi="Cambria Math"/>
                  <w:i/>
                  <w:highlight w:val="yellow"/>
                </w:rPr>
              </m:ctrlPr>
            </m:dPr>
            <m:e>
              <m:r>
                <w:rPr>
                  <w:rFonts w:ascii="Cambria Math" w:hAnsi="Cambria Math"/>
                  <w:highlight w:val="yellow"/>
                </w:rPr>
                <m:t>1+</m:t>
              </m:r>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r>
                    <w:rPr>
                      <w:rFonts w:ascii="Cambria Math" w:hAnsi="Cambria Math"/>
                      <w:highlight w:val="yellow"/>
                    </w:rPr>
                    <m:t>ν</m:t>
                  </m:r>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den>
          </m:f>
          <m:d>
            <m:dPr>
              <m:ctrlPr>
                <w:rPr>
                  <w:rFonts w:ascii="Cambria Math" w:hAnsi="Cambria Math"/>
                  <w:i/>
                  <w:highlight w:val="yellow"/>
                </w:rPr>
              </m:ctrlPr>
            </m:dPr>
            <m:e>
              <m:f>
                <m:fPr>
                  <m:ctrlPr>
                    <w:rPr>
                      <w:rFonts w:ascii="Cambria Math" w:hAnsi="Cambria Math"/>
                      <w:i/>
                      <w:highlight w:val="yellow"/>
                    </w:rPr>
                  </m:ctrlPr>
                </m:fPr>
                <m:num>
                  <m:r>
                    <w:rPr>
                      <w:rFonts w:ascii="Cambria Math" w:hAnsi="Cambria Math"/>
                      <w:highlight w:val="yellow"/>
                    </w:rPr>
                    <m:t>1</m:t>
                  </m:r>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4</m:t>
                      </m:r>
                    </m:sup>
                  </m:sSup>
                </m:den>
              </m:f>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highlight w:val="yellow"/>
            </w:rPr>
            <w:br/>
          </m:r>
        </m:oMath>
        <m:oMath>
          <m:r>
            <w:rPr>
              <w:rFonts w:ascii="Cambria Math" w:hAnsi="Cambria Math"/>
              <w:highlight w:val="yellow"/>
            </w:rPr>
            <m:t>Var</m:t>
          </m:r>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Y!</m:t>
                  </m:r>
                </m:e>
              </m:func>
            </m:e>
          </m:d>
          <m:r>
            <m:rPr>
              <m:aln/>
            </m:rP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α</m:t>
              </m:r>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num>
            <m:den>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den>
          </m:f>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-1</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5</m:t>
                  </m:r>
                </m:sup>
              </m:sSup>
            </m:den>
          </m:f>
          <m:d>
            <m:dPr>
              <m:ctrlPr>
                <w:rPr>
                  <w:rFonts w:ascii="Cambria Math" w:hAnsi="Cambria Math"/>
                  <w:i/>
                  <w:highlight w:val="yellow"/>
                </w:rPr>
              </m:ctrlPr>
            </m:dPr>
            <m:e>
              <m:r>
                <w:rPr>
                  <w:rFonts w:ascii="Cambria Math" w:hAnsi="Cambria Math"/>
                  <w:highlight w:val="yellow"/>
                </w:rPr>
                <m:t>-2</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+4ν</m:t>
              </m:r>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m:rPr>
              <m:sty m:val="p"/>
            </m:rPr>
            <w:rPr>
              <w:rFonts w:ascii="Cambria Math" w:hAnsi="Cambria Math"/>
              <w:highlight w:val="yellow"/>
            </w:rPr>
            <w:br/>
          </m:r>
        </m:oMath>
        <m:oMath>
          <m:r>
            <m:rPr>
              <m:aln/>
            </m:rP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-2</m:t>
                  </m:r>
                </m:sup>
              </m:sSup>
            </m:num>
            <m:den>
              <m:r>
                <w:rPr>
                  <w:rFonts w:ascii="Cambria Math" w:hAnsi="Cambria Math"/>
                  <w:highlight w:val="yellow"/>
                </w:rPr>
                <m:t>24</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6</m:t>
                  </m:r>
                </m:sup>
              </m:sSup>
            </m:den>
          </m:f>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r>
                <w:rPr>
                  <w:rFonts w:ascii="Cambria Math" w:hAnsi="Cambria Math"/>
                  <w:highlight w:val="yellow"/>
                </w:rPr>
                <m:t>-2ν</m:t>
              </m:r>
              <m:d>
                <m:dPr>
                  <m:ctrlPr>
                    <w:rPr>
                      <w:rFonts w:ascii="Cambria Math" w:hAnsi="Cambria Math"/>
                      <w:i/>
                      <w:highlight w:val="yellow"/>
                    </w:rPr>
                  </m:ctrlPr>
                </m:dPr>
                <m:e>
                  <m:r>
                    <w:rPr>
                      <w:rFonts w:ascii="Cambria Math" w:hAnsi="Cambria Math"/>
                      <w:highlight w:val="yellow"/>
                    </w:rPr>
                    <m:t>-3+</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r>
                <w:rPr>
                  <w:rFonts w:ascii="Cambria Math" w:hAnsi="Cambria Math"/>
                  <w:highlight w:val="yellow"/>
                </w:rPr>
                <m:t>+2</m:t>
              </m:r>
              <m:d>
                <m:dPr>
                  <m:ctrlPr>
                    <w:rPr>
                      <w:rFonts w:ascii="Cambria Math" w:hAnsi="Cambria Math"/>
                      <w:i/>
                      <w:highlight w:val="yellow"/>
                    </w:rPr>
                  </m:ctrlPr>
                </m:dPr>
                <m:e>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ν</m:t>
                      </m:r>
                    </m:e>
                    <m:sup>
                      <m:r>
                        <w:rPr>
                          <w:rFonts w:ascii="Cambria Math" w:hAnsi="Cambria Math"/>
                          <w:highlight w:val="yellow"/>
                        </w:rPr>
                        <m:t>2</m:t>
                      </m:r>
                    </m:sup>
                  </m:sSup>
                </m:e>
              </m:d>
              <m:sSup>
                <m:sSupPr>
                  <m:ctrlPr>
                    <w:rPr>
                      <w:rFonts w:ascii="Cambria Math" w:hAnsi="Cambria Math"/>
                      <w:i/>
                      <w:highlight w:val="yellow"/>
                    </w:rPr>
                  </m:ctrlPr>
                </m:sSupPr>
                <m:e>
                  <m:d>
                    <m:dPr>
                      <m:ctrlPr>
                        <w:rPr>
                          <w:rFonts w:ascii="Cambria Math" w:hAnsi="Cambria Math"/>
                          <w:i/>
                          <w:highlight w:val="yellow"/>
                        </w:rPr>
                      </m:ctrlPr>
                    </m:dPr>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λ</m:t>
                          </m:r>
                        </m:e>
                      </m:func>
                    </m:e>
                  </m:d>
                </m:e>
                <m:sup>
                  <m:r>
                    <w:rPr>
                      <w:rFonts w:ascii="Cambria Math" w:hAnsi="Cambria Math"/>
                      <w:highlight w:val="yellow"/>
                    </w:rPr>
                    <m:t>2</m:t>
                  </m:r>
                </m:sup>
              </m:sSup>
            </m:e>
          </m:d>
          <m:r>
            <w:rPr>
              <w:rFonts w:ascii="Cambria Math" w:hAnsi="Cambria Math"/>
              <w:highlight w:val="yellow"/>
            </w:rPr>
            <m:t>+O</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α</m:t>
                  </m:r>
                </m:e>
                <m:sup>
                  <m:r>
                    <w:rPr>
                      <w:rFonts w:ascii="Cambria Math" w:hAnsi="Cambria Math"/>
                      <w:highlight w:val="yellow"/>
                    </w:rPr>
                    <m:t>-3</m:t>
                  </m:r>
                </m:sup>
              </m:sSup>
            </m:e>
          </m:d>
          <m:r>
            <m:rPr>
              <m:sty m:val="p"/>
            </m:rPr>
            <w:rPr>
              <w:rFonts w:ascii="Cambria Math" w:hAnsi="Cambria Math"/>
            </w:rPr>
            <w:br/>
          </m:r>
        </m:oMath>
        <m:oMath>
          <m:r>
            <w:rPr>
              <w:rFonts w:ascii="Cambria Math" w:hAnsi="Cambria Math"/>
            </w:rPr>
            <m:t>Cov</m:t>
          </m:r>
          <m:d>
            <m:dPr>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aln/>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num>
            <m:den>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den>
          </m:f>
          <m:r>
            <w:rPr>
              <w:rFonts w:ascii="Cambria Math" w:hAnsi="Cambria Math"/>
            </w:rPr>
            <m:t>=</m:t>
          </m:r>
          <m:f>
            <m:fPr>
              <m:ctrlPr>
                <w:rPr>
                  <w:rFonts w:ascii="Cambria Math" w:hAnsi="Cambria Math"/>
                  <w:i/>
                </w:rPr>
              </m:ctrlPr>
            </m:fPr>
            <m:num>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ν</m:t>
                  </m:r>
                </m:e>
                <m:sup>
                  <m:r>
                    <w:rPr>
                      <w:rFonts w:ascii="Cambria Math" w:hAnsi="Cambria Math"/>
                    </w:rPr>
                    <m:t>2</m:t>
                  </m:r>
                </m:sup>
              </m:sSup>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24α</m:t>
              </m:r>
            </m:den>
          </m:f>
          <m:d>
            <m:dPr>
              <m:ctrlPr>
                <w:rPr>
                  <w:rFonts w:ascii="Cambria Math" w:hAnsi="Cambria Math"/>
                  <w:i/>
                </w:rPr>
              </m:ctrlPr>
            </m:dPr>
            <m:e>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logλ</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4</m:t>
                      </m:r>
                    </m:sup>
                  </m:sSup>
                </m:den>
              </m:f>
            </m:e>
          </m:d>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sSup>
                <m:sSupPr>
                  <m:ctrlPr>
                    <w:rPr>
                      <w:rFonts w:ascii="Cambria Math" w:hAnsi="Cambria Math"/>
                      <w:i/>
                    </w:rPr>
                  </m:ctrlPr>
                </m:sSupPr>
                <m:e>
                  <m:r>
                    <w:rPr>
                      <w:rFonts w:ascii="Cambria Math" w:hAnsi="Cambria Math"/>
                    </w:rPr>
                    <m:t>α</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ν</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3</m:t>
                  </m:r>
                </m:num>
                <m:den>
                  <m:sSup>
                    <m:sSupPr>
                      <m:ctrlPr>
                        <w:rPr>
                          <w:rFonts w:ascii="Cambria Math" w:hAnsi="Cambria Math"/>
                          <w:i/>
                        </w:rPr>
                      </m:ctrlPr>
                    </m:sSupPr>
                    <m:e>
                      <m:r>
                        <w:rPr>
                          <w:rFonts w:ascii="Cambria Math" w:hAnsi="Cambria Math"/>
                        </w:rPr>
                        <m:t>ν</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num>
                <m:den>
                  <m:sSup>
                    <m:sSupPr>
                      <m:ctrlPr>
                        <w:rPr>
                          <w:rFonts w:ascii="Cambria Math" w:hAnsi="Cambria Math"/>
                          <w:i/>
                        </w:rPr>
                      </m:ctrlPr>
                    </m:sSupPr>
                    <m:e>
                      <m:r>
                        <w:rPr>
                          <w:rFonts w:ascii="Cambria Math" w:hAnsi="Cambria Math"/>
                        </w:rPr>
                        <m:t>ν</m:t>
                      </m:r>
                    </m:e>
                    <m:sup>
                      <m:r>
                        <w:rPr>
                          <w:rFonts w:ascii="Cambria Math" w:hAnsi="Cambria Math"/>
                        </w:rPr>
                        <m:t>5</m:t>
                      </m:r>
                    </m:sup>
                  </m:sSup>
                </m:den>
              </m:f>
            </m:e>
          </m:d>
          <m:r>
            <w:rPr>
              <w:rFonts w:ascii="Cambria Math" w:hAnsi="Cambria Math"/>
            </w:rPr>
            <m:t>+O(</m:t>
          </m:r>
          <m:sSup>
            <m:sSupPr>
              <m:ctrlPr>
                <w:rPr>
                  <w:rFonts w:ascii="Cambria Math" w:hAnsi="Cambria Math"/>
                  <w:i/>
                </w:rPr>
              </m:ctrlPr>
            </m:sSupPr>
            <m:e>
              <m:r>
                <w:rPr>
                  <w:rFonts w:ascii="Cambria Math" w:hAnsi="Cambria Math"/>
                </w:rPr>
                <m:t>α</m:t>
              </m:r>
            </m:e>
            <m:sup>
              <m:r>
                <w:rPr>
                  <w:rFonts w:ascii="Cambria Math" w:hAnsi="Cambria Math"/>
                </w:rPr>
                <m:t>-3</m:t>
              </m:r>
            </m:sup>
          </m:sSup>
          <m:r>
            <w:rPr>
              <w:rFonts w:ascii="Cambria Math" w:hAnsi="Cambria Math"/>
            </w:rPr>
            <m:t>)</m:t>
          </m:r>
        </m:oMath>
      </m:oMathPara>
    </w:p>
    <w:p w14:paraId="3941F46A" w14:textId="2A70B4D1" w:rsidR="00AC455B" w:rsidRDefault="00AC455B" w:rsidP="00D3079B"/>
    <w:p w14:paraId="40D56F19" w14:textId="31C1EA9B" w:rsidR="00480942" w:rsidDel="00940C2D" w:rsidRDefault="00480942" w:rsidP="00D3079B">
      <w:pPr>
        <w:rPr>
          <w:del w:id="1117" w:author="wei ganchao" w:date="2022-01-13T18:35:00Z"/>
        </w:rPr>
      </w:pPr>
      <w:del w:id="1118" w:author="wei ganchao" w:date="2022-01-13T18:35:00Z">
        <w:r w:rsidDel="00940C2D">
          <w:delText>Here we use this approximation when … and use a truncated summation otherwise.</w:delText>
        </w:r>
      </w:del>
    </w:p>
    <w:p w14:paraId="50272C6F" w14:textId="010D4241" w:rsidR="00DF0933" w:rsidRDefault="00DF0933" w:rsidP="00D3079B"/>
    <w:p w14:paraId="60FC8EE3" w14:textId="5C042E02" w:rsidR="003A4CE2" w:rsidRDefault="00DF0933" w:rsidP="003A4CE2">
      <w:pPr>
        <w:pStyle w:val="Heading2"/>
      </w:pPr>
      <w:r>
        <w:t xml:space="preserve">Gradient and </w:t>
      </w:r>
      <w:r w:rsidR="00480942">
        <w:t xml:space="preserve">Hessian of the </w:t>
      </w:r>
      <w:r>
        <w:t>log-posterior</w:t>
      </w:r>
    </w:p>
    <w:p w14:paraId="6ECF3917" w14:textId="537D73CE" w:rsidR="005511DC" w:rsidRDefault="00480942" w:rsidP="00D3079B">
      <w:r>
        <w:t xml:space="preserve">We estimate the state vector by maximizing the log-posterior with Newton-Raphson updates. </w:t>
      </w:r>
      <w:r w:rsidR="0097421A">
        <w:t xml:space="preserve">Denote </w:t>
      </w:r>
      <m:oMath>
        <m:r>
          <w:rPr>
            <w:rFonts w:ascii="Cambria Math" w:hAnsi="Cambria Math"/>
          </w:rPr>
          <m:t>f=P</m:t>
        </m:r>
        <m:d>
          <m:dPr>
            <m:ctrlPr>
              <w:rPr>
                <w:rFonts w:ascii="Cambria Math" w:hAnsi="Cambria Math"/>
                <w:i/>
              </w:rPr>
            </m:ctrlPr>
          </m:dPr>
          <m:e>
            <m:r>
              <m:rPr>
                <m:sty m:val="b"/>
              </m:rPr>
              <w:rPr>
                <w:rFonts w:ascii="Cambria Math" w:hAnsi="Cambria Math"/>
              </w:rPr>
              <m:t>Θ</m:t>
            </m:r>
          </m:e>
          <m:e>
            <m:r>
              <m:rPr>
                <m:sty m:val="bi"/>
              </m:rPr>
              <w:rPr>
                <w:rFonts w:ascii="Cambria Math" w:hAnsi="Cambria Math"/>
              </w:rPr>
              <m:t>Y</m:t>
            </m:r>
          </m:e>
        </m:d>
      </m:oMath>
      <w:r w:rsidR="0097421A">
        <w:t>, t</w:t>
      </w:r>
      <w:r w:rsidR="005511DC">
        <w:t xml:space="preserve">he </w:t>
      </w:r>
      <m:oMath>
        <m:r>
          <w:rPr>
            <w:rFonts w:ascii="Cambria Math" w:hAnsi="Cambria Math"/>
          </w:rPr>
          <m:t>(k+1)</m:t>
        </m:r>
      </m:oMath>
      <w:r w:rsidR="005511DC">
        <w:t xml:space="preserve">-th update of NR algorithm is </w:t>
      </w:r>
      <m:oMath>
        <m:sSup>
          <m:sSupPr>
            <m:ctrlPr>
              <w:rPr>
                <w:rFonts w:ascii="Cambria Math" w:hAnsi="Cambria Math"/>
                <w:b/>
              </w:rPr>
            </m:ctrlPr>
          </m:sSupPr>
          <m:e>
            <m:r>
              <m:rPr>
                <m:sty m:val="b"/>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Cs/>
              </w:rPr>
            </m:ctrlPr>
          </m:sSupPr>
          <m:e>
            <m:r>
              <m:rPr>
                <m:sty m:val="b"/>
              </m:rPr>
              <w:rPr>
                <w:rFonts w:ascii="Cambria Math" w:hAnsi="Cambria Math"/>
              </w:rPr>
              <m:t>Θ</m:t>
            </m:r>
            <m:ctrlPr>
              <w:rPr>
                <w:rFonts w:ascii="Cambria Math" w:hAnsi="Cambria Math"/>
                <w:b/>
              </w:rPr>
            </m:ctrlPr>
          </m:e>
          <m:sup>
            <m:r>
              <w:rPr>
                <w:rFonts w:ascii="Cambria Math" w:hAnsi="Cambria Math"/>
              </w:rPr>
              <m:t>(k)</m:t>
            </m:r>
          </m:sup>
        </m:sSup>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e>
            </m:d>
            <m:ctrlPr>
              <w:rPr>
                <w:rFonts w:ascii="Cambria Math" w:hAnsi="Cambria Math"/>
                <w:i/>
              </w:rPr>
            </m:ctrlPr>
          </m:e>
          <m:sup>
            <m:r>
              <w:rPr>
                <w:rFonts w:ascii="Cambria Math" w:hAnsi="Cambria Math"/>
              </w:rPr>
              <m:t>-1</m:t>
            </m:r>
          </m:sup>
        </m:sSup>
        <m:sSub>
          <m:sSubPr>
            <m:ctrlPr>
              <w:rPr>
                <w:rFonts w:ascii="Cambria Math" w:hAnsi="Cambria Math"/>
              </w:rPr>
            </m:ctrlPr>
          </m:sSubPr>
          <m:e>
            <m:r>
              <m:rPr>
                <m:sty m:val="p"/>
              </m:rPr>
              <w:rPr>
                <w:rFonts w:ascii="Cambria Math" w:hAnsi="Cambria Math"/>
              </w:rPr>
              <m:t>∇</m:t>
            </m:r>
          </m:e>
          <m:sub>
            <m:sSup>
              <m:sSupPr>
                <m:ctrlPr>
                  <w:rPr>
                    <w:rFonts w:ascii="Cambria Math" w:hAnsi="Cambria Math"/>
                    <w:bCs/>
                  </w:rPr>
                </m:ctrlPr>
              </m:sSupPr>
              <m:e>
                <m:r>
                  <m:rPr>
                    <m:sty m:val="b"/>
                  </m:rPr>
                  <w:rPr>
                    <w:rFonts w:ascii="Cambria Math" w:hAnsi="Cambria Math"/>
                  </w:rPr>
                  <m:t>Θ</m:t>
                </m:r>
                <m:ctrlPr>
                  <w:rPr>
                    <w:rFonts w:ascii="Cambria Math" w:hAnsi="Cambria Math"/>
                    <w:b/>
                  </w:rPr>
                </m:ctrlPr>
              </m:e>
              <m:sup>
                <m:r>
                  <m:rPr>
                    <m:sty m:val="bi"/>
                  </m:rPr>
                  <w:rPr>
                    <w:rFonts w:ascii="Cambria Math" w:hAnsi="Cambria Math"/>
                  </w:rPr>
                  <m:t>(k)</m:t>
                </m:r>
              </m:sup>
            </m:sSup>
          </m:sub>
        </m:sSub>
        <m:r>
          <w:rPr>
            <w:rFonts w:ascii="Cambria Math" w:hAnsi="Cambria Math"/>
          </w:rPr>
          <m:t>f</m:t>
        </m:r>
      </m:oMath>
      <w:r w:rsidR="0097421A">
        <w:t>.</w:t>
      </w:r>
      <w:r w:rsidR="005511DC">
        <w:t xml:space="preserve"> </w:t>
      </w:r>
    </w:p>
    <w:p w14:paraId="583EA204" w14:textId="77777777" w:rsidR="00940C2D" w:rsidRDefault="00940C2D" w:rsidP="00D3079B">
      <w:pPr>
        <w:rPr>
          <w:ins w:id="1119" w:author="wei ganchao" w:date="2022-01-13T18:35:00Z"/>
        </w:rPr>
      </w:pPr>
    </w:p>
    <w:p w14:paraId="605D57CE" w14:textId="72FC686A" w:rsidR="00AC455B" w:rsidRDefault="00AC455B" w:rsidP="00D3079B">
      <w:r>
        <w:t>The gradient</w:t>
      </w:r>
      <w:ins w:id="1120" w:author="wei ganchao" w:date="2022-01-13T18:35:00Z">
        <w:r w:rsidR="00940C2D">
          <w:t xml:space="preserve"> is</w:t>
        </w:r>
      </w:ins>
      <w:r>
        <w:t>:</w:t>
      </w:r>
    </w:p>
    <w:p w14:paraId="01A22906" w14:textId="5AA02C7B" w:rsidR="00AC455B" w:rsidRPr="00BF3887" w:rsidRDefault="00405F94" w:rsidP="00AC455B">
      <w:pPr>
        <w:pStyle w:val="ListParagraph"/>
      </w:pPr>
      <m:oMathPara>
        <m:oMath>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e>
                      </m:d>
                    </m:e>
                    <m:sup>
                      <m:r>
                        <w:rPr>
                          <w:rFonts w:ascii="Cambria Math" w:hAnsi="Cambria Math"/>
                        </w:rPr>
                        <m:t>'</m:t>
                      </m:r>
                    </m:sup>
                  </m:sSup>
                  <m:r>
                    <w:rPr>
                      <w:rFonts w:ascii="Cambria Math" w:hAnsi="Cambria Math"/>
                    </w:rPr>
                    <m:t>,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e>
                      </m:d>
                    </m:e>
                    <m:sup>
                      <m:r>
                        <w:rPr>
                          <w:rFonts w:ascii="Cambria Math" w:hAnsi="Cambria Math"/>
                        </w:rPr>
                        <m:t>'</m:t>
                      </m:r>
                    </m:sup>
                  </m:sSup>
                </m:e>
              </m:d>
            </m:e>
            <m:sup>
              <m:r>
                <w:rPr>
                  <w:rFonts w:ascii="Cambria Math" w:hAnsi="Cambria Math"/>
                </w:rPr>
                <m:t>'</m:t>
              </m:r>
            </m:sup>
          </m:sSup>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1</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i/>
                </w:rPr>
              </m:ctrlPr>
            </m:e>
            <m:sup>
              <m:r>
                <w:rPr>
                  <w:rFonts w:ascii="Cambria Math" w:hAnsi="Cambria Math"/>
                </w:rPr>
                <m:t>-1</m:t>
              </m:r>
              <m:ctrlPr>
                <w:rPr>
                  <w:rFonts w:ascii="Cambria Math" w:hAnsi="Cambria Math"/>
                  <w:i/>
                </w:rPr>
              </m:ctrlP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d>
            <m:dPr>
              <m:ctrlPr>
                <w:rPr>
                  <w:rFonts w:ascii="Cambria Math" w:hAnsi="Cambria Math"/>
                  <w:b/>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m:t>
                  </m:r>
                </m:sub>
              </m:sSub>
            </m:e>
          </m:d>
          <m:r>
            <m:rPr>
              <m:sty m:val="p"/>
            </m:rPr>
            <w:rPr>
              <w:rFonts w:ascii="Cambria Math" w:hAnsi="Cambria Math"/>
            </w:rPr>
            <w:br/>
          </m:r>
        </m:oMath>
        <m:oMath>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T</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Fθ</m:t>
                  </m:r>
                </m:e>
                <m:sub>
                  <m:r>
                    <w:rPr>
                      <w:rFonts w:ascii="Cambria Math" w:hAnsi="Cambria Math"/>
                    </w:rPr>
                    <m:t>T-1</m:t>
                  </m:r>
                </m:sub>
              </m:sSub>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-E(</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e>
                    </m:mr>
                    <m:mr>
                      <m:e>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e>
                    </m:mr>
                  </m:m>
                </m:e>
              </m:d>
            </m:e>
          </m:nary>
        </m:oMath>
      </m:oMathPara>
    </w:p>
    <w:p w14:paraId="5B5DD4E6" w14:textId="3898133C" w:rsidR="00BF3887" w:rsidRPr="00E27AC5" w:rsidDel="00940C2D" w:rsidRDefault="00BF3887" w:rsidP="00BF3887">
      <w:pPr>
        <w:jc w:val="left"/>
        <w:rPr>
          <w:del w:id="1121" w:author="wei ganchao" w:date="2022-01-13T18:35:00Z"/>
        </w:rPr>
      </w:pPr>
      <w:del w:id="1122" w:author="wei ganchao" w:date="2022-01-13T18:35:00Z">
        <w:r w:rsidDel="00940C2D">
          <w:delText xml:space="preserve">, where </w:delText>
        </w:r>
      </w:del>
      <m:oMath>
        <m:r>
          <w:del w:id="1123" w:author="wei ganchao" w:date="2022-01-13T18:35:00Z">
            <w:rPr>
              <w:rFonts w:ascii="Cambria Math" w:hAnsi="Cambria Math"/>
            </w:rPr>
            <m:t>k=2,…,T-1</m:t>
          </w:del>
        </m:r>
      </m:oMath>
      <w:del w:id="1124" w:author="wei ganchao" w:date="2022-01-13T18:35:00Z">
        <w:r w:rsidDel="00940C2D">
          <w:delText xml:space="preserve">, </w:delText>
        </w:r>
      </w:del>
      <m:oMath>
        <m:sSub>
          <m:sSubPr>
            <m:ctrlPr>
              <w:del w:id="1125" w:author="wei ganchao" w:date="2022-01-13T18:35:00Z">
                <w:rPr>
                  <w:rFonts w:ascii="Cambria Math" w:hAnsi="Cambria Math"/>
                  <w:i/>
                </w:rPr>
              </w:del>
            </m:ctrlPr>
          </m:sSubPr>
          <m:e>
            <m:r>
              <w:del w:id="1126" w:author="wei ganchao" w:date="2022-01-13T18:35:00Z">
                <m:rPr>
                  <m:sty m:val="bi"/>
                </m:rPr>
                <w:rPr>
                  <w:rFonts w:ascii="Cambria Math" w:hAnsi="Cambria Math"/>
                </w:rPr>
                <m:t>X</m:t>
              </w:del>
            </m:r>
          </m:e>
          <m:sub>
            <m:r>
              <w:del w:id="1127" w:author="wei ganchao" w:date="2022-01-13T18:35:00Z">
                <w:rPr>
                  <w:rFonts w:ascii="Cambria Math" w:hAnsi="Cambria Math"/>
                </w:rPr>
                <m:t>t</m:t>
              </w:del>
            </m:r>
          </m:sub>
        </m:sSub>
        <m:r>
          <w:del w:id="1128" w:author="wei ganchao" w:date="2022-01-13T18:35:00Z">
            <w:rPr>
              <w:rFonts w:ascii="Cambria Math" w:hAnsi="Cambria Math"/>
            </w:rPr>
            <m:t>=</m:t>
          </w:del>
        </m:r>
        <m:sSup>
          <m:sSupPr>
            <m:ctrlPr>
              <w:del w:id="1129" w:author="wei ganchao" w:date="2022-01-13T18:35:00Z">
                <w:rPr>
                  <w:rFonts w:ascii="Cambria Math" w:hAnsi="Cambria Math"/>
                  <w:i/>
                </w:rPr>
              </w:del>
            </m:ctrlPr>
          </m:sSupPr>
          <m:e>
            <m:d>
              <m:dPr>
                <m:ctrlPr>
                  <w:del w:id="1130" w:author="wei ganchao" w:date="2022-01-13T18:35:00Z">
                    <w:rPr>
                      <w:rFonts w:ascii="Cambria Math" w:hAnsi="Cambria Math"/>
                      <w:i/>
                    </w:rPr>
                  </w:del>
                </m:ctrlPr>
              </m:dPr>
              <m:e>
                <m:sSub>
                  <m:sSubPr>
                    <m:ctrlPr>
                      <w:del w:id="1131" w:author="wei ganchao" w:date="2022-01-13T18:35:00Z">
                        <w:rPr>
                          <w:rFonts w:ascii="Cambria Math" w:hAnsi="Cambria Math"/>
                          <w:i/>
                        </w:rPr>
                      </w:del>
                    </m:ctrlPr>
                  </m:sSubPr>
                  <m:e>
                    <m:r>
                      <w:del w:id="1132" w:author="wei ganchao" w:date="2022-01-13T18:35:00Z">
                        <m:rPr>
                          <m:sty m:val="bi"/>
                        </m:rPr>
                        <w:rPr>
                          <w:rFonts w:ascii="Cambria Math" w:hAnsi="Cambria Math"/>
                        </w:rPr>
                        <m:t>x</m:t>
                      </w:del>
                    </m:r>
                  </m:e>
                  <m:sub>
                    <m:r>
                      <w:del w:id="1133" w:author="wei ganchao" w:date="2022-01-13T18:35:00Z">
                        <w:rPr>
                          <w:rFonts w:ascii="Cambria Math" w:hAnsi="Cambria Math"/>
                        </w:rPr>
                        <m:t>1t</m:t>
                      </w:del>
                    </m:r>
                  </m:sub>
                </m:sSub>
                <m:r>
                  <w:del w:id="1134" w:author="wei ganchao" w:date="2022-01-13T18:35:00Z">
                    <w:rPr>
                      <w:rFonts w:ascii="Cambria Math" w:hAnsi="Cambria Math"/>
                    </w:rPr>
                    <m:t>,…,</m:t>
                  </w:del>
                </m:r>
                <m:sSub>
                  <m:sSubPr>
                    <m:ctrlPr>
                      <w:del w:id="1135" w:author="wei ganchao" w:date="2022-01-13T18:35:00Z">
                        <w:rPr>
                          <w:rFonts w:ascii="Cambria Math" w:hAnsi="Cambria Math"/>
                          <w:i/>
                        </w:rPr>
                      </w:del>
                    </m:ctrlPr>
                  </m:sSubPr>
                  <m:e>
                    <m:r>
                      <w:del w:id="1136" w:author="wei ganchao" w:date="2022-01-13T18:35:00Z">
                        <m:rPr>
                          <m:sty m:val="bi"/>
                        </m:rPr>
                        <w:rPr>
                          <w:rFonts w:ascii="Cambria Math" w:hAnsi="Cambria Math"/>
                        </w:rPr>
                        <m:t>x</m:t>
                      </w:del>
                    </m:r>
                  </m:e>
                  <m:sub>
                    <m:r>
                      <w:del w:id="1137" w:author="wei ganchao" w:date="2022-01-13T18:35:00Z">
                        <w:rPr>
                          <w:rFonts w:ascii="Cambria Math" w:hAnsi="Cambria Math"/>
                        </w:rPr>
                        <m:t>nt</m:t>
                      </w:del>
                    </m:r>
                  </m:sub>
                </m:sSub>
              </m:e>
            </m:d>
          </m:e>
          <m:sup>
            <m:r>
              <w:del w:id="1138" w:author="wei ganchao" w:date="2022-01-13T18:35:00Z">
                <w:rPr>
                  <w:rFonts w:ascii="Cambria Math" w:hAnsi="Cambria Math"/>
                </w:rPr>
                <m:t>'</m:t>
              </w:del>
            </m:r>
          </m:sup>
        </m:sSup>
      </m:oMath>
      <w:del w:id="1139" w:author="wei ganchao" w:date="2022-01-13T18:35:00Z">
        <w:r w:rsidDel="00940C2D">
          <w:delText xml:space="preserve"> and </w:delText>
        </w:r>
      </w:del>
      <m:oMath>
        <m:sSub>
          <m:sSubPr>
            <m:ctrlPr>
              <w:del w:id="1140" w:author="wei ganchao" w:date="2022-01-13T18:35:00Z">
                <w:rPr>
                  <w:rFonts w:ascii="Cambria Math" w:hAnsi="Cambria Math"/>
                  <w:i/>
                </w:rPr>
              </w:del>
            </m:ctrlPr>
          </m:sSubPr>
          <m:e>
            <m:r>
              <w:del w:id="1141" w:author="wei ganchao" w:date="2022-01-13T18:35:00Z">
                <m:rPr>
                  <m:sty m:val="bi"/>
                </m:rPr>
                <w:rPr>
                  <w:rFonts w:ascii="Cambria Math" w:hAnsi="Cambria Math"/>
                </w:rPr>
                <m:t>G</m:t>
              </w:del>
            </m:r>
          </m:e>
          <m:sub>
            <m:r>
              <w:del w:id="1142" w:author="wei ganchao" w:date="2022-01-13T18:35:00Z">
                <w:rPr>
                  <w:rFonts w:ascii="Cambria Math" w:hAnsi="Cambria Math"/>
                </w:rPr>
                <m:t>t</m:t>
              </w:del>
            </m:r>
          </m:sub>
        </m:sSub>
        <m:r>
          <w:del w:id="1143" w:author="wei ganchao" w:date="2022-01-13T18:35:00Z">
            <w:rPr>
              <w:rFonts w:ascii="Cambria Math" w:hAnsi="Cambria Math"/>
            </w:rPr>
            <m:t>=</m:t>
          </w:del>
        </m:r>
        <m:sSup>
          <m:sSupPr>
            <m:ctrlPr>
              <w:del w:id="1144" w:author="wei ganchao" w:date="2022-01-13T18:35:00Z">
                <w:rPr>
                  <w:rFonts w:ascii="Cambria Math" w:hAnsi="Cambria Math"/>
                  <w:i/>
                </w:rPr>
              </w:del>
            </m:ctrlPr>
          </m:sSupPr>
          <m:e>
            <m:d>
              <m:dPr>
                <m:ctrlPr>
                  <w:del w:id="1145" w:author="wei ganchao" w:date="2022-01-13T18:35:00Z">
                    <w:rPr>
                      <w:rFonts w:ascii="Cambria Math" w:hAnsi="Cambria Math"/>
                      <w:i/>
                    </w:rPr>
                  </w:del>
                </m:ctrlPr>
              </m:dPr>
              <m:e>
                <m:sSub>
                  <m:sSubPr>
                    <m:ctrlPr>
                      <w:del w:id="1146" w:author="wei ganchao" w:date="2022-01-13T18:35:00Z">
                        <w:rPr>
                          <w:rFonts w:ascii="Cambria Math" w:hAnsi="Cambria Math"/>
                          <w:i/>
                        </w:rPr>
                      </w:del>
                    </m:ctrlPr>
                  </m:sSubPr>
                  <m:e>
                    <m:r>
                      <w:del w:id="1147" w:author="wei ganchao" w:date="2022-01-13T18:35:00Z">
                        <m:rPr>
                          <m:sty m:val="bi"/>
                        </m:rPr>
                        <w:rPr>
                          <w:rFonts w:ascii="Cambria Math" w:hAnsi="Cambria Math"/>
                        </w:rPr>
                        <m:t>g</m:t>
                      </w:del>
                    </m:r>
                  </m:e>
                  <m:sub>
                    <m:r>
                      <w:del w:id="1148" w:author="wei ganchao" w:date="2022-01-13T18:35:00Z">
                        <w:rPr>
                          <w:rFonts w:ascii="Cambria Math" w:hAnsi="Cambria Math"/>
                        </w:rPr>
                        <m:t>1t</m:t>
                      </w:del>
                    </m:r>
                  </m:sub>
                </m:sSub>
                <m:r>
                  <w:del w:id="1149" w:author="wei ganchao" w:date="2022-01-13T18:35:00Z">
                    <w:rPr>
                      <w:rFonts w:ascii="Cambria Math" w:hAnsi="Cambria Math"/>
                    </w:rPr>
                    <m:t>,…,</m:t>
                  </w:del>
                </m:r>
                <m:sSub>
                  <m:sSubPr>
                    <m:ctrlPr>
                      <w:del w:id="1150" w:author="wei ganchao" w:date="2022-01-13T18:35:00Z">
                        <w:rPr>
                          <w:rFonts w:ascii="Cambria Math" w:hAnsi="Cambria Math"/>
                          <w:i/>
                        </w:rPr>
                      </w:del>
                    </m:ctrlPr>
                  </m:sSubPr>
                  <m:e>
                    <m:r>
                      <w:del w:id="1151" w:author="wei ganchao" w:date="2022-01-13T18:35:00Z">
                        <m:rPr>
                          <m:sty m:val="bi"/>
                        </m:rPr>
                        <w:rPr>
                          <w:rFonts w:ascii="Cambria Math" w:hAnsi="Cambria Math"/>
                        </w:rPr>
                        <m:t>g</m:t>
                      </w:del>
                    </m:r>
                  </m:e>
                  <m:sub>
                    <m:r>
                      <w:del w:id="1152" w:author="wei ganchao" w:date="2022-01-13T18:35:00Z">
                        <w:rPr>
                          <w:rFonts w:ascii="Cambria Math" w:hAnsi="Cambria Math"/>
                        </w:rPr>
                        <m:t>nt</m:t>
                      </w:del>
                    </m:r>
                  </m:sub>
                </m:sSub>
              </m:e>
            </m:d>
          </m:e>
          <m:sup>
            <m:r>
              <w:del w:id="1153" w:author="wei ganchao" w:date="2022-01-13T18:35:00Z">
                <w:rPr>
                  <w:rFonts w:ascii="Cambria Math" w:hAnsi="Cambria Math"/>
                </w:rPr>
                <m:t>'</m:t>
              </w:del>
            </m:r>
          </m:sup>
        </m:sSup>
      </m:oMath>
      <w:del w:id="1154" w:author="wei ganchao" w:date="2022-01-13T18:35:00Z">
        <w:r w:rsidDel="00940C2D">
          <w:delText>.</w:delText>
        </w:r>
      </w:del>
    </w:p>
    <w:p w14:paraId="3611685B" w14:textId="77777777" w:rsidR="00AC455B" w:rsidRDefault="00AC455B" w:rsidP="00D3079B"/>
    <w:p w14:paraId="12610049" w14:textId="2765DF31" w:rsidR="00DF0933" w:rsidRDefault="00BF3887" w:rsidP="00D3079B">
      <w:r>
        <w:t xml:space="preserve">The </w:t>
      </w:r>
      <w:r w:rsidR="00EE299E">
        <w:t>H</w:t>
      </w:r>
      <w:r>
        <w:t>essian:</w:t>
      </w:r>
    </w:p>
    <w:p w14:paraId="6A317937" w14:textId="4B24EFC3" w:rsidR="00BF3887" w:rsidRDefault="00BF3887" w:rsidP="00D3079B">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2</m:t>
                            </m:r>
                          </m:sub>
                          <m:sup>
                            <m:r>
                              <w:rPr>
                                <w:rFonts w:ascii="Cambria Math" w:hAnsi="Cambria Math"/>
                              </w:rPr>
                              <m:t>'</m:t>
                            </m:r>
                          </m:sup>
                        </m:sSubSup>
                      </m:den>
                    </m:f>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3</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3</m:t>
                            </m:r>
                          </m:sub>
                          <m:sup>
                            <m:r>
                              <w:rPr>
                                <w:rFonts w:ascii="Cambria Math" w:hAnsi="Cambria Math"/>
                              </w:rPr>
                              <m:t>'</m:t>
                            </m:r>
                          </m:sup>
                        </m:sSubSup>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e>
                </m:mr>
              </m:m>
            </m:e>
          </m:d>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1</m:t>
                  </m:r>
                </m:sub>
                <m:sup>
                  <m: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1</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m:rPr>
                      <m:sty m:val="bi"/>
                    </m:rPr>
                    <w:rPr>
                      <w:rFonts w:ascii="Cambria Math" w:hAnsi="Cambria Math"/>
                    </w:rPr>
                    <m:t>'</m:t>
                  </m:r>
                </m:sup>
              </m:sSubSup>
            </m:den>
          </m:f>
          <m:r>
            <w:rPr>
              <w:rFonts w:ascii="Cambria Math" w:hAnsi="Cambria Math"/>
            </w:rPr>
            <m:t>-</m:t>
          </m:r>
          <m:sSubSup>
            <m:sSubSupPr>
              <m:ctrlPr>
                <w:rPr>
                  <w:rFonts w:ascii="Cambria Math" w:hAnsi="Cambria Math"/>
                  <w:i/>
                </w:rPr>
              </m:ctrlPr>
            </m:sSubSupPr>
            <m:e>
              <m:r>
                <m:rPr>
                  <m:sty m:val="bi"/>
                </m:rPr>
                <w:rPr>
                  <w:rFonts w:ascii="Cambria Math" w:hAnsi="Cambria Math"/>
                </w:rPr>
                <m:t>Q</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w:rPr>
              <w:rFonts w:ascii="Cambria Math" w:hAnsi="Cambria Math"/>
            </w:rPr>
            <m:t>-</m:t>
          </m:r>
          <m:sSup>
            <m:sSupPr>
              <m:ctrlPr>
                <w:rPr>
                  <w:rFonts w:ascii="Cambria Math" w:hAnsi="Cambria Math"/>
                  <w:b/>
                  <w:i/>
                </w:rPr>
              </m:ctrlPr>
            </m:sSupPr>
            <m:e>
              <m:r>
                <m:rPr>
                  <m:sty m:val="bi"/>
                </m:rPr>
                <w:rPr>
                  <w:rFonts w:ascii="Cambria Math" w:hAnsi="Cambria Math"/>
                </w:rPr>
                <m:t>F</m:t>
              </m:r>
              <m:ctrlPr>
                <w:rPr>
                  <w:rFonts w:ascii="Cambria Math" w:hAnsi="Cambria Math"/>
                  <w:b/>
                  <w:bCs/>
                  <w:i/>
                </w:rPr>
              </m:ctrlPr>
            </m:e>
            <m:sup>
              <m:r>
                <w:rPr>
                  <w:rFonts w:ascii="Cambria Math" w:hAnsi="Cambria Math"/>
                </w:rPr>
                <m:t>'</m:t>
              </m:r>
              <m:ctrlPr>
                <w:rPr>
                  <w:rFonts w:ascii="Cambria Math" w:hAnsi="Cambria Math"/>
                  <w:i/>
                </w:rPr>
              </m:ctrlPr>
            </m:sup>
          </m:sSup>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bi"/>
            </m:rPr>
            <w:rPr>
              <w:rFonts w:ascii="Cambria Math" w:hAnsi="Cambria Math"/>
            </w:rPr>
            <m:t>F</m:t>
          </m:r>
          <m:r>
            <m:rPr>
              <m:sty m:val="p"/>
            </m:rPr>
            <w:rPr>
              <w:rFonts w:ascii="Cambria Math" w:hAnsi="Cambria Math"/>
            </w:rPr>
            <w:br/>
          </m:r>
        </m:oMath>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l</m:t>
                  </m:r>
                </m:e>
                <m:sub>
                  <m:r>
                    <w:rPr>
                      <w:rFonts w:ascii="Cambria Math" w:hAnsi="Cambria Math"/>
                    </w:rPr>
                    <m:t>T</m:t>
                  </m:r>
                </m:sub>
              </m:sSub>
            </m:num>
            <m:den>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T</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T</m:t>
                  </m:r>
                  <m:ctrlPr>
                    <w:rPr>
                      <w:rFonts w:ascii="Cambria Math" w:hAnsi="Cambria Math"/>
                      <w:i/>
                    </w:rPr>
                  </m:ctrlPr>
                </m:sub>
                <m:sup>
                  <m:r>
                    <m:rPr>
                      <m:sty m:val="bi"/>
                    </m:rPr>
                    <w:rPr>
                      <w:rFonts w:ascii="Cambria Math" w:hAnsi="Cambria Math"/>
                    </w:rPr>
                    <m:t>'</m:t>
                  </m:r>
                </m:sup>
              </m:sSubSup>
            </m:den>
          </m:f>
          <m:r>
            <w:rPr>
              <w:rFonts w:ascii="Cambria Math" w:hAnsi="Cambria Math"/>
            </w:rPr>
            <m:t>-</m:t>
          </m:r>
          <m:sSup>
            <m:sSupPr>
              <m:ctrlPr>
                <w:rPr>
                  <w:rFonts w:ascii="Cambria Math" w:hAnsi="Cambria Math"/>
                  <w:b/>
                  <w:i/>
                </w:rPr>
              </m:ctrlPr>
            </m:sSupPr>
            <m:e>
              <m:r>
                <m:rPr>
                  <m:sty m:val="bi"/>
                </m:rPr>
                <w:rPr>
                  <w:rFonts w:ascii="Cambria Math" w:hAnsi="Cambria Math"/>
                </w:rPr>
                <m:t>Q</m:t>
              </m:r>
              <m:ctrlPr>
                <w:rPr>
                  <w:rFonts w:ascii="Cambria Math" w:hAnsi="Cambria Math"/>
                  <w:b/>
                  <w:bCs/>
                  <w:i/>
                </w:rPr>
              </m:ctrlPr>
            </m:e>
            <m:sup>
              <m:r>
                <w:rPr>
                  <w:rFonts w:ascii="Cambria Math" w:hAnsi="Cambria Math"/>
                </w:rPr>
                <m:t>-1</m:t>
              </m:r>
              <m:ctrlPr>
                <w:rPr>
                  <w:rFonts w:ascii="Cambria Math" w:hAnsi="Cambria Math"/>
                  <w:i/>
                </w:rPr>
              </m:ctrlPr>
            </m:sup>
          </m:sSup>
          <m:r>
            <m:rPr>
              <m:sty m:val="p"/>
            </m:rPr>
            <w:rPr>
              <w:rFonts w:ascii="Cambria Math" w:hAnsi="Cambria Math"/>
            </w:rPr>
            <w:br/>
          </m:r>
        </m:oMath>
        <w:moveFromRangeStart w:id="1155" w:author="wei ganchao" w:date="2022-01-13T18:36:00Z" w:name="move92991394"/>
        <m:oMath>
          <m:f>
            <m:fPr>
              <m:ctrlPr>
                <w:rPr>
                  <w:rFonts w:ascii="Cambria Math" w:hAnsi="Cambria Math"/>
                  <w:i/>
                </w:rPr>
              </m:ctrlPr>
            </m:fPr>
            <m:num>
              <m:sSup>
                <m:sSupPr>
                  <m:ctrlPr>
                    <w:rPr>
                      <w:rFonts w:ascii="Cambria Math" w:hAnsi="Cambria Math"/>
                      <w:i/>
                    </w:rPr>
                  </m:ctrlPr>
                </m:sSupPr>
                <m:e>
                  <w:moveFrom w:id="1156" w:author="wei ganchao" w:date="2022-01-13T18:36:00Z">
                    <m:r>
                      <w:rPr>
                        <w:rFonts w:ascii="Cambria Math" w:hAnsi="Cambria Math"/>
                      </w:rPr>
                      <m:t>∂</m:t>
                    </m:r>
                  </w:moveFrom>
                </m:e>
                <m:sup>
                  <w:moveFrom w:id="1157" w:author="wei ganchao" w:date="2022-01-13T18:36:00Z">
                    <m:r>
                      <w:rPr>
                        <w:rFonts w:ascii="Cambria Math" w:hAnsi="Cambria Math"/>
                      </w:rPr>
                      <m:t>2</m:t>
                    </m:r>
                  </w:moveFrom>
                </m:sup>
              </m:sSup>
              <m:sSub>
                <m:sSubPr>
                  <m:ctrlPr>
                    <w:rPr>
                      <w:rFonts w:ascii="Cambria Math" w:hAnsi="Cambria Math"/>
                      <w:i/>
                    </w:rPr>
                  </m:ctrlPr>
                </m:sSubPr>
                <m:e>
                  <w:moveFrom w:id="1158" w:author="wei ganchao" w:date="2022-01-13T18:36:00Z">
                    <m:r>
                      <w:rPr>
                        <w:rFonts w:ascii="Cambria Math" w:hAnsi="Cambria Math"/>
                      </w:rPr>
                      <m:t>l</m:t>
                    </m:r>
                  </w:moveFrom>
                </m:e>
                <m:sub>
                  <w:moveFrom w:id="1159" w:author="wei ganchao" w:date="2022-01-13T18:36:00Z">
                    <m:r>
                      <w:rPr>
                        <w:rFonts w:ascii="Cambria Math" w:hAnsi="Cambria Math"/>
                      </w:rPr>
                      <m:t>t</m:t>
                    </m:r>
                  </w:moveFrom>
                </m:sub>
              </m:sSub>
            </m:num>
            <m:den>
              <w:moveFrom w:id="1160" w:author="wei ganchao" w:date="2022-01-13T18:36:00Z">
                <m:r>
                  <w:rPr>
                    <w:rFonts w:ascii="Cambria Math" w:hAnsi="Cambria Math"/>
                  </w:rPr>
                  <m:t>∂</m:t>
                </m:r>
              </w:moveFrom>
              <m:sSub>
                <m:sSubPr>
                  <m:ctrlPr>
                    <w:rPr>
                      <w:rFonts w:ascii="Cambria Math" w:hAnsi="Cambria Math"/>
                      <w:i/>
                    </w:rPr>
                  </m:ctrlPr>
                </m:sSubPr>
                <m:e>
                  <w:moveFrom w:id="1161" w:author="wei ganchao" w:date="2022-01-13T18:36:00Z">
                    <m:r>
                      <m:rPr>
                        <m:sty m:val="bi"/>
                      </m:rPr>
                      <w:rPr>
                        <w:rFonts w:ascii="Cambria Math" w:hAnsi="Cambria Math"/>
                      </w:rPr>
                      <m:t>θ</m:t>
                    </m:r>
                  </w:moveFrom>
                </m:e>
                <m:sub>
                  <w:moveFrom w:id="1162" w:author="wei ganchao" w:date="2022-01-13T18:36:00Z">
                    <m:r>
                      <w:rPr>
                        <w:rFonts w:ascii="Cambria Math" w:hAnsi="Cambria Math"/>
                      </w:rPr>
                      <m:t>t</m:t>
                    </m:r>
                  </w:moveFrom>
                </m:sub>
              </m:sSub>
              <w:moveFrom w:id="1163" w:author="wei ganchao" w:date="2022-01-13T18:36:00Z">
                <m:r>
                  <w:rPr>
                    <w:rFonts w:ascii="Cambria Math" w:hAnsi="Cambria Math"/>
                  </w:rPr>
                  <m:t>∂</m:t>
                </m:r>
              </w:moveFrom>
              <m:sSubSup>
                <m:sSubSupPr>
                  <m:ctrlPr>
                    <w:rPr>
                      <w:rFonts w:ascii="Cambria Math" w:hAnsi="Cambria Math"/>
                      <w:b/>
                      <w:bCs/>
                      <w:i/>
                    </w:rPr>
                  </m:ctrlPr>
                </m:sSubSupPr>
                <m:e>
                  <w:moveFrom w:id="1164" w:author="wei ganchao" w:date="2022-01-13T18:36:00Z">
                    <m:r>
                      <m:rPr>
                        <m:sty m:val="bi"/>
                      </m:rPr>
                      <w:rPr>
                        <w:rFonts w:ascii="Cambria Math" w:hAnsi="Cambria Math"/>
                      </w:rPr>
                      <m:t>θ</m:t>
                    </m:r>
                  </w:moveFrom>
                </m:e>
                <m:sub>
                  <w:moveFrom w:id="1165" w:author="wei ganchao" w:date="2022-01-13T18:36:00Z">
                    <m:r>
                      <w:rPr>
                        <w:rFonts w:ascii="Cambria Math" w:hAnsi="Cambria Math"/>
                      </w:rPr>
                      <m:t>t</m:t>
                    </m:r>
                  </w:moveFrom>
                  <m:ctrlPr>
                    <w:rPr>
                      <w:rFonts w:ascii="Cambria Math" w:hAnsi="Cambria Math"/>
                      <w:i/>
                    </w:rPr>
                  </m:ctrlPr>
                </m:sub>
                <m:sup>
                  <w:moveFrom w:id="1166" w:author="wei ganchao" w:date="2022-01-13T18:36:00Z">
                    <m:r>
                      <m:rPr>
                        <m:sty m:val="bi"/>
                      </m:rPr>
                      <w:rPr>
                        <w:rFonts w:ascii="Cambria Math" w:hAnsi="Cambria Math"/>
                      </w:rPr>
                      <m:t>'</m:t>
                    </m:r>
                  </w:moveFrom>
                </m:sup>
              </m:sSubSup>
            </m:den>
          </m:f>
          <w:moveFrom w:id="1167" w:author="wei ganchao" w:date="2022-01-13T18:36:00Z">
            <m:r>
              <w:rPr>
                <w:rFonts w:ascii="Cambria Math" w:hAnsi="Cambria Math"/>
              </w:rPr>
              <m:t>=-</m:t>
            </m:r>
          </w:moveFrom>
          <m:nary>
            <m:naryPr>
              <m:chr m:val="∑"/>
              <m:limLoc m:val="undOvr"/>
              <m:ctrlPr>
                <w:rPr>
                  <w:rFonts w:ascii="Cambria Math" w:hAnsi="Cambria Math"/>
                  <w:i/>
                </w:rPr>
              </m:ctrlPr>
            </m:naryPr>
            <m:sub>
              <w:moveFrom w:id="1168" w:author="wei ganchao" w:date="2022-01-13T18:36:00Z">
                <m:r>
                  <w:rPr>
                    <w:rFonts w:ascii="Cambria Math" w:hAnsi="Cambria Math"/>
                  </w:rPr>
                  <m:t>i=1</m:t>
                </m:r>
              </w:moveFrom>
            </m:sub>
            <m:sup>
              <w:moveFrom w:id="1169" w:author="wei ganchao" w:date="2022-01-13T18:36:00Z">
                <m:r>
                  <w:rPr>
                    <w:rFonts w:ascii="Cambria Math" w:hAnsi="Cambria Math"/>
                  </w:rPr>
                  <m:t>n</m:t>
                </m:r>
              </w:moveFrom>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From w:id="1170" w:author="wei ganchao" w:date="2022-01-13T18:36:00Z">
                              <m:r>
                                <m:rPr>
                                  <m:sty m:val="bi"/>
                                </m:rPr>
                                <w:rPr>
                                  <w:rFonts w:ascii="Cambria Math" w:hAnsi="Cambria Math"/>
                                </w:rPr>
                                <m:t>A</m:t>
                              </m:r>
                            </w:moveFrom>
                          </m:e>
                          <m:sub>
                            <w:moveFrom w:id="1171" w:author="wei ganchao" w:date="2022-01-13T18:36:00Z">
                              <m:r>
                                <w:rPr>
                                  <w:rFonts w:ascii="Cambria Math" w:hAnsi="Cambria Math"/>
                                </w:rPr>
                                <m:t>it</m:t>
                              </m:r>
                            </w:moveFrom>
                          </m:sub>
                        </m:sSub>
                      </m:e>
                      <m:e>
                        <m:sSub>
                          <m:sSubPr>
                            <m:ctrlPr>
                              <w:rPr>
                                <w:rFonts w:ascii="Cambria Math" w:hAnsi="Cambria Math"/>
                                <w:i/>
                              </w:rPr>
                            </m:ctrlPr>
                          </m:sSubPr>
                          <m:e>
                            <w:moveFrom w:id="1172" w:author="wei ganchao" w:date="2022-01-13T18:36:00Z">
                              <m:r>
                                <m:rPr>
                                  <m:sty m:val="bi"/>
                                </m:rPr>
                                <w:rPr>
                                  <w:rFonts w:ascii="Cambria Math" w:hAnsi="Cambria Math"/>
                                </w:rPr>
                                <m:t>B</m:t>
                              </m:r>
                            </w:moveFrom>
                          </m:e>
                          <m:sub>
                            <w:moveFrom w:id="1173" w:author="wei ganchao" w:date="2022-01-13T18:36:00Z">
                              <m:r>
                                <w:rPr>
                                  <w:rFonts w:ascii="Cambria Math" w:hAnsi="Cambria Math"/>
                                </w:rPr>
                                <m:t>it</m:t>
                              </m:r>
                            </w:moveFrom>
                          </m:sub>
                        </m:sSub>
                      </m:e>
                    </m:mr>
                    <m:mr>
                      <m:e>
                        <m:sSubSup>
                          <m:sSubSupPr>
                            <m:ctrlPr>
                              <w:rPr>
                                <w:rFonts w:ascii="Cambria Math" w:hAnsi="Cambria Math"/>
                                <w:i/>
                              </w:rPr>
                            </m:ctrlPr>
                          </m:sSubSupPr>
                          <m:e>
                            <w:moveFrom w:id="1174" w:author="wei ganchao" w:date="2022-01-13T18:36:00Z">
                              <m:r>
                                <m:rPr>
                                  <m:sty m:val="bi"/>
                                </m:rPr>
                                <w:rPr>
                                  <w:rFonts w:ascii="Cambria Math" w:hAnsi="Cambria Math"/>
                                </w:rPr>
                                <m:t>B</m:t>
                              </m:r>
                            </w:moveFrom>
                          </m:e>
                          <m:sub>
                            <w:moveFrom w:id="1175" w:author="wei ganchao" w:date="2022-01-13T18:36:00Z">
                              <m:r>
                                <w:rPr>
                                  <w:rFonts w:ascii="Cambria Math" w:hAnsi="Cambria Math"/>
                                </w:rPr>
                                <m:t>it</m:t>
                              </m:r>
                            </w:moveFrom>
                          </m:sub>
                          <m:sup>
                            <w:moveFrom w:id="1176" w:author="wei ganchao" w:date="2022-01-13T18:36:00Z">
                              <m:r>
                                <w:rPr>
                                  <w:rFonts w:ascii="Cambria Math" w:hAnsi="Cambria Math"/>
                                </w:rPr>
                                <m:t>'</m:t>
                              </m:r>
                            </w:moveFrom>
                          </m:sup>
                        </m:sSubSup>
                      </m:e>
                      <m:e>
                        <m:sSub>
                          <m:sSubPr>
                            <m:ctrlPr>
                              <w:rPr>
                                <w:rFonts w:ascii="Cambria Math" w:hAnsi="Cambria Math"/>
                                <w:i/>
                              </w:rPr>
                            </m:ctrlPr>
                          </m:sSubPr>
                          <m:e>
                            <w:moveFrom w:id="1177" w:author="wei ganchao" w:date="2022-01-13T18:36:00Z">
                              <m:r>
                                <m:rPr>
                                  <m:sty m:val="bi"/>
                                </m:rPr>
                                <w:rPr>
                                  <w:rFonts w:ascii="Cambria Math" w:hAnsi="Cambria Math"/>
                                </w:rPr>
                                <m:t>C</m:t>
                              </m:r>
                            </w:moveFrom>
                          </m:e>
                          <m:sub>
                            <w:moveFrom w:id="1178" w:author="wei ganchao" w:date="2022-01-13T18:36:00Z">
                              <m:r>
                                <w:rPr>
                                  <w:rFonts w:ascii="Cambria Math" w:hAnsi="Cambria Math"/>
                                </w:rPr>
                                <m:t>it</m:t>
                              </m:r>
                            </w:moveFrom>
                          </m:sub>
                        </m:sSub>
                      </m:e>
                    </m:mr>
                  </m:m>
                </m:e>
              </m:d>
            </m:e>
          </m:nary>
        </m:oMath>
      </m:oMathPara>
      <w:moveFromRangeEnd w:id="1155"/>
    </w:p>
    <w:p w14:paraId="4A8F9A73" w14:textId="6F49AF0A" w:rsidR="00BF3887" w:rsidRDefault="006614C7" w:rsidP="00D3079B">
      <w:pPr>
        <w:rPr>
          <w:ins w:id="1179" w:author="wei ganchao" w:date="2022-01-13T18:36:00Z"/>
        </w:rPr>
      </w:pPr>
      <w:r>
        <w:lastRenderedPageBreak/>
        <w:t>, where</w:t>
      </w:r>
    </w:p>
    <w:p w14:paraId="78CCF8AF" w14:textId="0D69C8AA" w:rsidR="00940C2D" w:rsidRDefault="00405F94" w:rsidP="00D3079B">
      <w:moveTo w:id="1180" w:author="wei ganchao" w:date="2022-01-13T18:36:00Z">
        <w:moveToRangeStart w:id="1181" w:author="wei ganchao" w:date="2022-01-13T18:36:00Z" w:name="move92991394"/>
        <m:oMathPara>
          <m:oMath>
            <m:f>
              <m:fPr>
                <m:ctrlPr>
                  <w:rPr>
                    <w:rFonts w:ascii="Cambria Math" w:hAnsi="Cambria Math"/>
                    <w:i/>
                  </w:rPr>
                </m:ctrlPr>
              </m:fPr>
              <m:num>
                <w:moveTo w:id="1182" w:author="wei ganchao" w:date="2022-01-13T18:36:00Z"/>
                <m:sSup>
                  <m:sSupPr>
                    <m:ctrlPr>
                      <w:rPr>
                        <w:rFonts w:ascii="Cambria Math" w:hAnsi="Cambria Math"/>
                        <w:i/>
                      </w:rPr>
                    </m:ctrlPr>
                  </m:sSupPr>
                  <m:e>
                    <w:moveTo w:id="1183" w:author="wei ganchao" w:date="2022-01-13T18:36:00Z">
                      <m:r>
                        <w:rPr>
                          <w:rFonts w:ascii="Cambria Math" w:hAnsi="Cambria Math"/>
                        </w:rPr>
                        <m:t>∂</m:t>
                      </m:r>
                    </w:moveTo>
                  </m:e>
                  <m:sup>
                    <w:moveTo w:id="1184" w:author="wei ganchao" w:date="2022-01-13T18:36:00Z">
                      <m:r>
                        <w:rPr>
                          <w:rFonts w:ascii="Cambria Math" w:hAnsi="Cambria Math"/>
                        </w:rPr>
                        <m:t>2</m:t>
                      </m:r>
                    </w:moveTo>
                  </m:sup>
                </m:sSup>
                <m:sSub>
                  <m:sSubPr>
                    <m:ctrlPr>
                      <w:rPr>
                        <w:rFonts w:ascii="Cambria Math" w:hAnsi="Cambria Math"/>
                        <w:i/>
                      </w:rPr>
                    </m:ctrlPr>
                  </m:sSubPr>
                  <m:e>
                    <w:moveTo w:id="1185" w:author="wei ganchao" w:date="2022-01-13T18:36:00Z">
                      <m:r>
                        <w:rPr>
                          <w:rFonts w:ascii="Cambria Math" w:hAnsi="Cambria Math"/>
                        </w:rPr>
                        <m:t>l</m:t>
                      </m:r>
                    </w:moveTo>
                  </m:e>
                  <m:sub>
                    <w:moveTo w:id="1186" w:author="wei ganchao" w:date="2022-01-13T18:36:00Z">
                      <m:r>
                        <w:rPr>
                          <w:rFonts w:ascii="Cambria Math" w:hAnsi="Cambria Math"/>
                        </w:rPr>
                        <m:t>t</m:t>
                      </m:r>
                    </w:moveTo>
                  </m:sub>
                </m:sSub>
                <w:moveTo w:id="1187" w:author="wei ganchao" w:date="2022-01-13T18:36:00Z"/>
              </m:num>
              <m:den>
                <w:moveTo w:id="1188" w:author="wei ganchao" w:date="2022-01-13T18:36:00Z">
                  <m:r>
                    <w:rPr>
                      <w:rFonts w:ascii="Cambria Math" w:hAnsi="Cambria Math"/>
                    </w:rPr>
                    <m:t>∂</m:t>
                  </m:r>
                </w:moveTo>
                <m:sSub>
                  <m:sSubPr>
                    <m:ctrlPr>
                      <w:rPr>
                        <w:rFonts w:ascii="Cambria Math" w:hAnsi="Cambria Math"/>
                        <w:i/>
                      </w:rPr>
                    </m:ctrlPr>
                  </m:sSubPr>
                  <m:e>
                    <w:moveTo w:id="1189" w:author="wei ganchao" w:date="2022-01-13T18:36:00Z">
                      <m:r>
                        <m:rPr>
                          <m:sty m:val="bi"/>
                        </m:rPr>
                        <w:rPr>
                          <w:rFonts w:ascii="Cambria Math" w:hAnsi="Cambria Math"/>
                        </w:rPr>
                        <m:t>θ</m:t>
                      </m:r>
                    </w:moveTo>
                  </m:e>
                  <m:sub>
                    <w:moveTo w:id="1190" w:author="wei ganchao" w:date="2022-01-13T18:36:00Z">
                      <m:r>
                        <w:rPr>
                          <w:rFonts w:ascii="Cambria Math" w:hAnsi="Cambria Math"/>
                        </w:rPr>
                        <m:t>t</m:t>
                      </m:r>
                    </w:moveTo>
                  </m:sub>
                </m:sSub>
                <w:moveTo w:id="1191" w:author="wei ganchao" w:date="2022-01-13T18:36:00Z">
                  <m:r>
                    <w:rPr>
                      <w:rFonts w:ascii="Cambria Math" w:hAnsi="Cambria Math"/>
                    </w:rPr>
                    <m:t>∂</m:t>
                  </m:r>
                </w:moveTo>
                <m:sSubSup>
                  <m:sSubSupPr>
                    <m:ctrlPr>
                      <w:rPr>
                        <w:rFonts w:ascii="Cambria Math" w:hAnsi="Cambria Math"/>
                        <w:b/>
                        <w:bCs/>
                        <w:i/>
                      </w:rPr>
                    </m:ctrlPr>
                  </m:sSubSupPr>
                  <m:e>
                    <w:moveTo w:id="1192" w:author="wei ganchao" w:date="2022-01-13T18:36:00Z">
                      <m:r>
                        <m:rPr>
                          <m:sty m:val="bi"/>
                        </m:rPr>
                        <w:rPr>
                          <w:rFonts w:ascii="Cambria Math" w:hAnsi="Cambria Math"/>
                        </w:rPr>
                        <m:t>θ</m:t>
                      </m:r>
                    </w:moveTo>
                  </m:e>
                  <m:sub>
                    <w:moveTo w:id="1193" w:author="wei ganchao" w:date="2022-01-13T18:36:00Z">
                      <m:r>
                        <w:rPr>
                          <w:rFonts w:ascii="Cambria Math" w:hAnsi="Cambria Math"/>
                        </w:rPr>
                        <m:t>t</m:t>
                      </m:r>
                    </w:moveTo>
                    <m:ctrlPr>
                      <w:rPr>
                        <w:rFonts w:ascii="Cambria Math" w:hAnsi="Cambria Math"/>
                        <w:i/>
                      </w:rPr>
                    </m:ctrlPr>
                  </m:sub>
                  <m:sup>
                    <w:moveTo w:id="1194" w:author="wei ganchao" w:date="2022-01-13T18:36:00Z">
                      <m:r>
                        <m:rPr>
                          <m:sty m:val="bi"/>
                        </m:rPr>
                        <w:rPr>
                          <w:rFonts w:ascii="Cambria Math" w:hAnsi="Cambria Math"/>
                        </w:rPr>
                        <m:t>'</m:t>
                      </m:r>
                    </w:moveTo>
                  </m:sup>
                </m:sSubSup>
                <w:moveTo w:id="1195" w:author="wei ganchao" w:date="2022-01-13T18:36:00Z"/>
              </m:den>
            </m:f>
            <w:moveTo w:id="1196" w:author="wei ganchao" w:date="2022-01-13T18:36:00Z">
              <m:r>
                <w:rPr>
                  <w:rFonts w:ascii="Cambria Math" w:hAnsi="Cambria Math"/>
                </w:rPr>
                <m:t>=-</m:t>
              </m:r>
            </w:moveTo>
            <m:nary>
              <m:naryPr>
                <m:chr m:val="∑"/>
                <m:limLoc m:val="undOvr"/>
                <m:ctrlPr>
                  <w:rPr>
                    <w:rFonts w:ascii="Cambria Math" w:hAnsi="Cambria Math"/>
                    <w:i/>
                  </w:rPr>
                </m:ctrlPr>
              </m:naryPr>
              <m:sub>
                <w:moveTo w:id="1197" w:author="wei ganchao" w:date="2022-01-13T18:36:00Z">
                  <m:r>
                    <w:rPr>
                      <w:rFonts w:ascii="Cambria Math" w:hAnsi="Cambria Math"/>
                    </w:rPr>
                    <m:t>i=1</m:t>
                  </m:r>
                </w:moveTo>
              </m:sub>
              <m:sup>
                <w:moveTo w:id="1198" w:author="wei ganchao" w:date="2022-01-13T18:36:00Z">
                  <m:r>
                    <w:rPr>
                      <w:rFonts w:ascii="Cambria Math" w:hAnsi="Cambria Math"/>
                    </w:rPr>
                    <m:t>n</m:t>
                  </m:r>
                </w:moveTo>
              </m:sup>
              <m:e>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w:moveTo w:id="1199" w:author="wei ganchao" w:date="2022-01-13T18:36:00Z">
                                <m:r>
                                  <m:rPr>
                                    <m:sty m:val="bi"/>
                                  </m:rPr>
                                  <w:rPr>
                                    <w:rFonts w:ascii="Cambria Math" w:hAnsi="Cambria Math"/>
                                  </w:rPr>
                                  <m:t>A</m:t>
                                </m:r>
                              </w:moveTo>
                            </m:e>
                            <m:sub>
                              <w:moveTo w:id="1200" w:author="wei ganchao" w:date="2022-01-13T18:36:00Z">
                                <m:r>
                                  <w:rPr>
                                    <w:rFonts w:ascii="Cambria Math" w:hAnsi="Cambria Math"/>
                                  </w:rPr>
                                  <m:t>it</m:t>
                                </m:r>
                              </w:moveTo>
                            </m:sub>
                          </m:sSub>
                        </m:e>
                        <m:e>
                          <m:sSub>
                            <m:sSubPr>
                              <m:ctrlPr>
                                <w:rPr>
                                  <w:rFonts w:ascii="Cambria Math" w:hAnsi="Cambria Math"/>
                                  <w:i/>
                                </w:rPr>
                              </m:ctrlPr>
                            </m:sSubPr>
                            <m:e>
                              <w:moveTo w:id="1201" w:author="wei ganchao" w:date="2022-01-13T18:36:00Z">
                                <m:r>
                                  <m:rPr>
                                    <m:sty m:val="bi"/>
                                  </m:rPr>
                                  <w:rPr>
                                    <w:rFonts w:ascii="Cambria Math" w:hAnsi="Cambria Math"/>
                                  </w:rPr>
                                  <m:t>B</m:t>
                                </m:r>
                              </w:moveTo>
                            </m:e>
                            <m:sub>
                              <w:moveTo w:id="1202" w:author="wei ganchao" w:date="2022-01-13T18:36:00Z">
                                <m:r>
                                  <w:rPr>
                                    <w:rFonts w:ascii="Cambria Math" w:hAnsi="Cambria Math"/>
                                  </w:rPr>
                                  <m:t>it</m:t>
                                </m:r>
                              </w:moveTo>
                            </m:sub>
                          </m:sSub>
                        </m:e>
                      </m:mr>
                      <m:mr>
                        <m:e>
                          <m:sSubSup>
                            <m:sSubSupPr>
                              <m:ctrlPr>
                                <w:rPr>
                                  <w:rFonts w:ascii="Cambria Math" w:hAnsi="Cambria Math"/>
                                  <w:i/>
                                </w:rPr>
                              </m:ctrlPr>
                            </m:sSubSupPr>
                            <m:e>
                              <w:moveTo w:id="1203" w:author="wei ganchao" w:date="2022-01-13T18:36:00Z">
                                <m:r>
                                  <m:rPr>
                                    <m:sty m:val="bi"/>
                                  </m:rPr>
                                  <w:rPr>
                                    <w:rFonts w:ascii="Cambria Math" w:hAnsi="Cambria Math"/>
                                  </w:rPr>
                                  <m:t>B</m:t>
                                </m:r>
                              </w:moveTo>
                            </m:e>
                            <m:sub>
                              <w:moveTo w:id="1204" w:author="wei ganchao" w:date="2022-01-13T18:36:00Z">
                                <m:r>
                                  <w:rPr>
                                    <w:rFonts w:ascii="Cambria Math" w:hAnsi="Cambria Math"/>
                                  </w:rPr>
                                  <m:t>it</m:t>
                                </m:r>
                              </w:moveTo>
                            </m:sub>
                            <m:sup>
                              <w:moveTo w:id="1205" w:author="wei ganchao" w:date="2022-01-13T18:36:00Z">
                                <m:r>
                                  <w:rPr>
                                    <w:rFonts w:ascii="Cambria Math" w:hAnsi="Cambria Math"/>
                                  </w:rPr>
                                  <m:t>'</m:t>
                                </m:r>
                              </w:moveTo>
                            </m:sup>
                          </m:sSubSup>
                        </m:e>
                        <m:e>
                          <m:sSub>
                            <m:sSubPr>
                              <m:ctrlPr>
                                <w:rPr>
                                  <w:rFonts w:ascii="Cambria Math" w:hAnsi="Cambria Math"/>
                                  <w:i/>
                                </w:rPr>
                              </m:ctrlPr>
                            </m:sSubPr>
                            <m:e>
                              <w:moveTo w:id="1206" w:author="wei ganchao" w:date="2022-01-13T18:36:00Z">
                                <m:r>
                                  <m:rPr>
                                    <m:sty m:val="bi"/>
                                  </m:rPr>
                                  <w:rPr>
                                    <w:rFonts w:ascii="Cambria Math" w:hAnsi="Cambria Math"/>
                                  </w:rPr>
                                  <m:t>C</m:t>
                                </m:r>
                              </w:moveTo>
                            </m:e>
                            <m:sub>
                              <w:moveTo w:id="1207" w:author="wei ganchao" w:date="2022-01-13T18:36:00Z">
                                <m:r>
                                  <w:rPr>
                                    <w:rFonts w:ascii="Cambria Math" w:hAnsi="Cambria Math"/>
                                  </w:rPr>
                                  <m:t>it</m:t>
                                </m:r>
                              </w:moveTo>
                            </m:sub>
                          </m:sSub>
                        </m:e>
                      </m:mr>
                    </m:m>
                  </m:e>
                </m:d>
              </m:e>
            </m:nary>
          </m:oMath>
        </m:oMathPara>
        <w:moveToRangeEnd w:id="1181"/>
      </w:moveTo>
    </w:p>
    <w:p w14:paraId="3FA1783A" w14:textId="21A464DD" w:rsidR="006614C7" w:rsidRDefault="00405F94" w:rsidP="006614C7">
      <m:oMathPara>
        <m:oMath>
          <m:sSub>
            <m:sSubPr>
              <m:ctrlPr>
                <w:rPr>
                  <w:rFonts w:ascii="Cambria Math" w:hAnsi="Cambria Math"/>
                  <w:i/>
                </w:rPr>
              </m:ctrlPr>
            </m:sSubPr>
            <m:e>
              <m:r>
                <m:rPr>
                  <m:sty m:val="bi"/>
                </m:rPr>
                <w:rPr>
                  <w:rFonts w:ascii="Cambria Math" w:hAnsi="Cambria Math"/>
                </w:rPr>
                <m:t>A</m:t>
              </m:r>
            </m:e>
            <m:sub>
              <m:r>
                <w:rPr>
                  <w:rFonts w:ascii="Cambria Math" w:hAnsi="Cambria Math"/>
                </w:rPr>
                <m:t>it</m:t>
              </m:r>
            </m:sub>
          </m:sSub>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B</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x</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r>
            <m:rPr>
              <m:sty m:val="p"/>
            </m:rPr>
            <w:rPr>
              <w:rFonts w:ascii="Cambria Math" w:hAnsi="Cambria Math"/>
            </w:rPr>
            <w:br/>
          </m:r>
        </m:oMath>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it</m:t>
              </m:r>
            </m:sub>
          </m:sSub>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it</m:t>
                  </m:r>
                </m:sub>
              </m:sSub>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m:oMathPara>
    </w:p>
    <w:p w14:paraId="167DC202" w14:textId="613F56B7" w:rsidR="00DF0933" w:rsidRDefault="00DF0933" w:rsidP="00D3079B"/>
    <w:p w14:paraId="55EEA6EF" w14:textId="62DDBB00" w:rsidR="00ED7060" w:rsidRPr="00C63DA0" w:rsidRDefault="00ED7060">
      <w:pPr>
        <w:jc w:val="left"/>
        <w:rPr>
          <w:iCs/>
        </w:rPr>
        <w:pPrChange w:id="1208" w:author="wei ganchao" w:date="2022-01-13T18:36:00Z">
          <w:pPr/>
        </w:pPrChange>
      </w:pPr>
      <w:r>
        <w:rPr>
          <w:bCs/>
        </w:rPr>
        <w:t xml:space="preserve">When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oMath>
      <w:r>
        <w:t xml:space="preserve">, the </w:t>
      </w:r>
      <w:r w:rsidR="00480942">
        <w:t>H</w:t>
      </w:r>
      <w:r>
        <w:t xml:space="preserve">essian </w:t>
      </w:r>
      <w:r w:rsidR="0092326F">
        <w:t>may</w:t>
      </w:r>
      <w:r>
        <w:t xml:space="preserve"> be ill-conditioned or even positive-definite.</w:t>
      </w:r>
      <w:del w:id="1209" w:author="wei ganchao" w:date="2022-01-13T18:36:00Z">
        <w:r w:rsidDel="004D3B38">
          <w:delText xml:space="preserve"> Because of the factorial, the “outliers” are common.</w:delText>
        </w:r>
      </w:del>
      <w:r w:rsidR="00C63DA0">
        <w:t xml:space="preserve"> To ensure the robustness, do </w:t>
      </w:r>
      <w:r w:rsidR="00480942">
        <w:t xml:space="preserve">Fisher </w:t>
      </w:r>
      <w:r w:rsidR="00C63DA0">
        <w:t>scoring, i.e. replac</w:t>
      </w:r>
      <w:r w:rsidR="00936F8F">
        <w:t>e</w:t>
      </w:r>
      <w:r w:rsidR="00C63DA0">
        <w:t xml:space="preserve"> the observed information </w:t>
      </w:r>
      <m:oMath>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oMath>
      <w:r w:rsidR="00C63DA0">
        <w:t xml:space="preserve"> by the expected information </w:t>
      </w:r>
      <m:oMath>
        <m:r>
          <w:rPr>
            <w:rFonts w:ascii="Cambria Math" w:hAnsi="Cambria Math"/>
          </w:rPr>
          <m:t>E</m:t>
        </m:r>
        <m:d>
          <m:dPr>
            <m:ctrlPr>
              <w:rPr>
                <w:rFonts w:ascii="Cambria Math" w:hAnsi="Cambria Math"/>
                <w:i/>
              </w:rPr>
            </m:ctrlPr>
          </m:dPr>
          <m:e>
            <m: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Θ</m:t>
                </m:r>
              </m:sub>
            </m:sSub>
            <m:r>
              <w:rPr>
                <w:rFonts w:ascii="Cambria Math" w:hAnsi="Cambria Math"/>
              </w:rPr>
              <m:t>f</m:t>
            </m:r>
            <m:r>
              <m:rPr>
                <m:sty m:val="p"/>
              </m:rPr>
              <w:rPr>
                <w:rFonts w:ascii="Cambria Math" w:hAnsi="Cambria Math"/>
              </w:rPr>
              <m:t xml:space="preserve"> </m:t>
            </m:r>
          </m:e>
        </m:d>
      </m:oMath>
      <w:ins w:id="1210" w:author="wei ganchao" w:date="2022-01-13T18:36:00Z">
        <w:r w:rsidR="004D3B38">
          <w:t>,</w:t>
        </w:r>
      </w:ins>
      <w:del w:id="1211" w:author="wei ganchao" w:date="2022-01-13T18:36:00Z">
        <w:r w:rsidR="00C63DA0" w:rsidDel="004D3B38">
          <w:delText>,</w:delText>
        </w:r>
      </w:del>
      <w:r w:rsidR="00C63DA0">
        <w:t xml:space="preserve"> so that </w:t>
      </w:r>
      <w:del w:id="1212" w:author="wei ganchao" w:date="2022-01-13T18:36:00Z">
        <w:r w:rsidR="00C63DA0" w:rsidRPr="00C63DA0" w:rsidDel="004D3B38">
          <w:rPr>
            <w:rFonts w:ascii="Cambria Math" w:hAnsi="Cambria Math"/>
            <w:i/>
          </w:rPr>
          <w:br/>
        </w:r>
      </w:del>
      <m:oMath>
        <m:sSub>
          <m:sSubPr>
            <m:ctrlPr>
              <w:rPr>
                <w:rFonts w:ascii="Cambria Math" w:hAnsi="Cambria Math"/>
                <w:i/>
              </w:rPr>
            </m:ctrlPr>
          </m:sSubPr>
          <m:e>
            <m:r>
              <m:rPr>
                <m:sty m:val="bi"/>
              </m:rPr>
              <w:rPr>
                <w:rFonts w:ascii="Cambria Math" w:hAnsi="Cambria Math"/>
              </w:rPr>
              <m:t>C</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ν</m:t>
            </m:r>
          </m:e>
          <m:sub>
            <m:r>
              <w:rPr>
                <w:rFonts w:ascii="Cambria Math" w:hAnsi="Cambria Math"/>
              </w:rPr>
              <m:t>it</m:t>
            </m:r>
          </m:sub>
          <m:sup>
            <m:r>
              <w:rPr>
                <w:rFonts w:ascii="Cambria Math" w:hAnsi="Cambria Math"/>
              </w:rPr>
              <m:t>2</m:t>
            </m:r>
          </m:sup>
        </m:sSubSup>
        <m:r>
          <w:rPr>
            <w:rFonts w:ascii="Cambria Math" w:hAnsi="Cambria Math"/>
          </w:rPr>
          <m:t>Var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e>
            </m:func>
          </m:e>
        </m:d>
        <m:sSub>
          <m:sSubPr>
            <m:ctrlPr>
              <w:rPr>
                <w:rFonts w:ascii="Cambria Math" w:hAnsi="Cambria Math"/>
                <w:i/>
              </w:rPr>
            </m:ctrlPr>
          </m:sSubPr>
          <m:e>
            <m:r>
              <m:rPr>
                <m:sty m:val="bi"/>
              </m:rPr>
              <w:rPr>
                <w:rFonts w:ascii="Cambria Math" w:hAnsi="Cambria Math"/>
              </w:rPr>
              <m:t>g</m:t>
            </m:r>
          </m:e>
          <m:sub>
            <m:r>
              <w:rPr>
                <w:rFonts w:ascii="Cambria Math" w:hAnsi="Cambria Math"/>
              </w:rPr>
              <m:t>it</m:t>
            </m:r>
          </m:sub>
        </m:sSub>
        <m:sSubSup>
          <m:sSubSupPr>
            <m:ctrlPr>
              <w:rPr>
                <w:rFonts w:ascii="Cambria Math" w:hAnsi="Cambria Math"/>
                <w:i/>
              </w:rPr>
            </m:ctrlPr>
          </m:sSubSupPr>
          <m:e>
            <m:r>
              <m:rPr>
                <m:sty m:val="bi"/>
              </m:rPr>
              <w:rPr>
                <w:rFonts w:ascii="Cambria Math" w:hAnsi="Cambria Math"/>
              </w:rPr>
              <m:t>g</m:t>
            </m:r>
          </m:e>
          <m:sub>
            <m:r>
              <w:rPr>
                <w:rFonts w:ascii="Cambria Math" w:hAnsi="Cambria Math"/>
              </w:rPr>
              <m:t>it</m:t>
            </m:r>
          </m:sub>
          <m:sup>
            <m:r>
              <w:rPr>
                <w:rFonts w:ascii="Cambria Math" w:hAnsi="Cambria Math"/>
              </w:rPr>
              <m:t>'</m:t>
            </m:r>
          </m:sup>
        </m:sSubSup>
      </m:oMath>
      <w:r w:rsidR="00C63DA0">
        <w:rPr>
          <w:rFonts w:ascii="Cambria Math" w:hAnsi="Cambria Math"/>
          <w:iCs/>
        </w:rPr>
        <w:t>.</w:t>
      </w:r>
    </w:p>
    <w:p w14:paraId="7FFEC62A" w14:textId="77777777" w:rsidR="00ED7060" w:rsidRDefault="00ED7060" w:rsidP="00D3079B"/>
    <w:p w14:paraId="2449D353" w14:textId="4BEEF2BA" w:rsidR="00583AB8" w:rsidRPr="001D2909" w:rsidDel="00FF27D1" w:rsidRDefault="00583AB8">
      <w:pPr>
        <w:pStyle w:val="Heading2"/>
        <w:rPr>
          <w:del w:id="1213" w:author="wei ganchao" w:date="2022-01-13T18:16:00Z"/>
          <w:color w:val="auto"/>
        </w:rPr>
      </w:pPr>
      <w:del w:id="1214" w:author="wei ganchao" w:date="2022-01-13T18:16:00Z">
        <w:r w:rsidDel="00FF27D1">
          <w:rPr>
            <w:color w:val="auto"/>
          </w:rPr>
          <w:delText>Quantifying Uncertainties</w:delText>
        </w:r>
      </w:del>
    </w:p>
    <w:p w14:paraId="27D881DF" w14:textId="00E63763" w:rsidR="00F6320F" w:rsidDel="00FF27D1" w:rsidRDefault="00EE299E">
      <w:pPr>
        <w:keepNext/>
        <w:keepLines/>
        <w:spacing w:before="40"/>
        <w:outlineLvl w:val="1"/>
        <w:rPr>
          <w:del w:id="1215" w:author="wei ganchao" w:date="2022-01-13T18:16:00Z"/>
        </w:rPr>
        <w:pPrChange w:id="1216" w:author="wei ganchao" w:date="2022-01-13T18:16:00Z">
          <w:pPr/>
        </w:pPrChange>
      </w:pPr>
      <w:del w:id="1217" w:author="wei ganchao" w:date="2022-01-13T18:16:00Z">
        <w:r w:rsidDel="00FF27D1">
          <w:delText>After convergence, we have an approximation of the log-posterior</w:delText>
        </w:r>
        <w:r w:rsidR="00583AB8" w:rsidDel="00FF27D1">
          <w:delText xml:space="preserve"> </w:delText>
        </w:r>
      </w:del>
      <m:oMath>
        <m:r>
          <w:del w:id="1218" w:author="wei ganchao" w:date="2022-01-13T18:16:00Z">
            <w:rPr>
              <w:rFonts w:ascii="Cambria Math" w:hAnsi="Cambria Math"/>
            </w:rPr>
            <m:t>P</m:t>
          </w:del>
        </m:r>
        <m:d>
          <m:dPr>
            <m:ctrlPr>
              <w:del w:id="1219" w:author="wei ganchao" w:date="2022-01-13T18:16:00Z">
                <w:rPr>
                  <w:rFonts w:ascii="Cambria Math" w:hAnsi="Cambria Math"/>
                  <w:i/>
                </w:rPr>
              </w:del>
            </m:ctrlPr>
          </m:dPr>
          <m:e>
            <m:sSub>
              <m:sSubPr>
                <m:ctrlPr>
                  <w:del w:id="1220" w:author="wei ganchao" w:date="2022-01-13T18:16:00Z">
                    <w:rPr>
                      <w:rFonts w:ascii="Cambria Math" w:hAnsi="Cambria Math"/>
                      <w:i/>
                    </w:rPr>
                  </w:del>
                </m:ctrlPr>
              </m:sSubPr>
              <m:e>
                <m:r>
                  <w:del w:id="1221" w:author="wei ganchao" w:date="2022-01-13T18:16:00Z">
                    <m:rPr>
                      <m:sty m:val="bi"/>
                    </m:rPr>
                    <w:rPr>
                      <w:rFonts w:ascii="Cambria Math" w:hAnsi="Cambria Math"/>
                    </w:rPr>
                    <m:t>θ</m:t>
                  </w:del>
                </m:r>
              </m:e>
              <m:sub>
                <m:r>
                  <w:del w:id="1222" w:author="wei ganchao" w:date="2022-01-13T18:16:00Z">
                    <w:rPr>
                      <w:rFonts w:ascii="Cambria Math" w:hAnsi="Cambria Math"/>
                    </w:rPr>
                    <m:t>t</m:t>
                  </w:del>
                </m:r>
              </m:sub>
            </m:sSub>
          </m:e>
          <m:e>
            <m:r>
              <w:del w:id="1223" w:author="wei ganchao" w:date="2022-01-13T18:16:00Z">
                <m:rPr>
                  <m:sty m:val="bi"/>
                </m:rPr>
                <w:rPr>
                  <w:rFonts w:ascii="Cambria Math" w:hAnsi="Cambria Math"/>
                </w:rPr>
                <m:t>Y</m:t>
              </w:del>
            </m:r>
          </m:e>
        </m:d>
        <m:r>
          <w:del w:id="1224" w:author="wei ganchao" w:date="2022-01-13T18:16:00Z">
            <w:rPr>
              <w:rFonts w:ascii="Cambria Math" w:hAnsi="Cambria Math"/>
            </w:rPr>
            <m:t>≈N(</m:t>
          </w:del>
        </m:r>
        <m:sSub>
          <m:sSubPr>
            <m:ctrlPr>
              <w:del w:id="1225" w:author="wei ganchao" w:date="2022-01-13T18:16:00Z">
                <w:rPr>
                  <w:rFonts w:ascii="Cambria Math" w:hAnsi="Cambria Math"/>
                  <w:i/>
                </w:rPr>
              </w:del>
            </m:ctrlPr>
          </m:sSubPr>
          <m:e>
            <m:r>
              <w:del w:id="1226" w:author="wei ganchao" w:date="2022-01-13T18:16:00Z">
                <m:rPr>
                  <m:sty m:val="bi"/>
                </m:rPr>
                <w:rPr>
                  <w:rFonts w:ascii="Cambria Math" w:hAnsi="Cambria Math"/>
                </w:rPr>
                <m:t>θ</m:t>
              </w:del>
            </m:r>
          </m:e>
          <m:sub>
            <m:r>
              <w:del w:id="1227" w:author="wei ganchao" w:date="2022-01-13T18:16:00Z">
                <w:rPr>
                  <w:rFonts w:ascii="Cambria Math" w:hAnsi="Cambria Math"/>
                </w:rPr>
                <m:t>t</m:t>
              </w:del>
            </m:r>
          </m:sub>
        </m:sSub>
        <m:r>
          <w:del w:id="1228" w:author="wei ganchao" w:date="2022-01-13T18:16:00Z">
            <w:rPr>
              <w:rFonts w:ascii="Cambria Math" w:hAnsi="Cambria Math"/>
            </w:rPr>
            <m:t>|</m:t>
          </w:del>
        </m:r>
        <m:sSub>
          <m:sSubPr>
            <m:ctrlPr>
              <w:del w:id="1229" w:author="wei ganchao" w:date="2022-01-13T18:16:00Z">
                <w:rPr>
                  <w:rFonts w:ascii="Cambria Math" w:hAnsi="Cambria Math"/>
                  <w:i/>
                </w:rPr>
              </w:del>
            </m:ctrlPr>
          </m:sSubPr>
          <m:e>
            <m:r>
              <w:del w:id="1230" w:author="wei ganchao" w:date="2022-01-13T18:16:00Z">
                <m:rPr>
                  <m:sty m:val="bi"/>
                </m:rPr>
                <w:rPr>
                  <w:rFonts w:ascii="Cambria Math" w:hAnsi="Cambria Math"/>
                </w:rPr>
                <m:t>μ</m:t>
              </w:del>
            </m:r>
          </m:e>
          <m:sub>
            <m:r>
              <w:del w:id="1231" w:author="wei ganchao" w:date="2022-01-13T18:16:00Z">
                <w:rPr>
                  <w:rFonts w:ascii="Cambria Math" w:hAnsi="Cambria Math"/>
                </w:rPr>
                <m:t>t</m:t>
              </w:del>
            </m:r>
          </m:sub>
        </m:sSub>
        <m:r>
          <w:del w:id="1232" w:author="wei ganchao" w:date="2022-01-13T18:16:00Z">
            <w:rPr>
              <w:rFonts w:ascii="Cambria Math" w:hAnsi="Cambria Math"/>
            </w:rPr>
            <m:t>,</m:t>
          </w:del>
        </m:r>
        <m:sSub>
          <m:sSubPr>
            <m:ctrlPr>
              <w:del w:id="1233" w:author="wei ganchao" w:date="2022-01-13T18:16:00Z">
                <w:rPr>
                  <w:rFonts w:ascii="Cambria Math" w:hAnsi="Cambria Math"/>
                  <w:i/>
                </w:rPr>
              </w:del>
            </m:ctrlPr>
          </m:sSubPr>
          <m:e>
            <m:r>
              <w:del w:id="1234" w:author="wei ganchao" w:date="2022-01-13T18:16:00Z">
                <m:rPr>
                  <m:sty m:val="b"/>
                </m:rPr>
                <w:rPr>
                  <w:rFonts w:ascii="Cambria Math" w:hAnsi="Cambria Math"/>
                </w:rPr>
                <m:t>Σ</m:t>
              </w:del>
            </m:r>
          </m:e>
          <m:sub>
            <m:r>
              <w:del w:id="1235" w:author="wei ganchao" w:date="2022-01-13T18:16:00Z">
                <w:rPr>
                  <w:rFonts w:ascii="Cambria Math" w:hAnsi="Cambria Math"/>
                </w:rPr>
                <m:t>t</m:t>
              </w:del>
            </m:r>
          </m:sub>
        </m:sSub>
        <m:r>
          <w:del w:id="1236" w:author="wei ganchao" w:date="2022-01-13T18:16:00Z">
            <w:rPr>
              <w:rFonts w:ascii="Cambria Math" w:hAnsi="Cambria Math"/>
            </w:rPr>
            <m:t>)</m:t>
          </w:del>
        </m:r>
      </m:oMath>
      <w:del w:id="1237" w:author="wei ganchao" w:date="2022-01-13T18:16:00Z">
        <w:r w:rsidDel="00FF27D1">
          <w:delText xml:space="preserve">, and we can use this approximation to quantify the </w:delText>
        </w:r>
        <w:commentRangeStart w:id="1238"/>
        <w:r w:rsidDel="00FF27D1">
          <w:delText>state</w:delText>
        </w:r>
        <w:commentRangeEnd w:id="1238"/>
        <w:r w:rsidR="00A13D6F" w:rsidDel="00FF27D1">
          <w:rPr>
            <w:rStyle w:val="CommentReference"/>
          </w:rPr>
          <w:commentReference w:id="1238"/>
        </w:r>
        <w:r w:rsidDel="00FF27D1">
          <w:delText xml:space="preserve"> uncertainty as well as uncertainty about the </w:delText>
        </w:r>
        <w:r w:rsidR="00F6320F" w:rsidDel="00FF27D1">
          <w:delText xml:space="preserve">mean </w:delText>
        </w:r>
        <w:r w:rsidDel="00FF27D1">
          <w:delText>rate</w:delText>
        </w:r>
        <w:r w:rsidR="00F6320F" w:rsidDel="00FF27D1">
          <w:delText xml:space="preserve"> at each time</w:delText>
        </w:r>
        <w:r w:rsidR="00583AB8" w:rsidDel="00FF27D1">
          <w:delText>.</w:delText>
        </w:r>
        <w:r w:rsidR="009668AF" w:rsidDel="00FF27D1">
          <w:delText xml:space="preserve"> </w:delText>
        </w:r>
      </w:del>
    </w:p>
    <w:p w14:paraId="40BE12C0" w14:textId="2BC31E1A" w:rsidR="00A13D6F" w:rsidDel="00FF27D1" w:rsidRDefault="00F6320F">
      <w:pPr>
        <w:keepNext/>
        <w:keepLines/>
        <w:spacing w:before="40"/>
        <w:outlineLvl w:val="1"/>
        <w:rPr>
          <w:del w:id="1239" w:author="wei ganchao" w:date="2022-01-13T18:16:00Z"/>
          <w:bCs/>
        </w:rPr>
        <w:pPrChange w:id="1240" w:author="wei ganchao" w:date="2022-01-13T18:16:00Z">
          <w:pPr/>
        </w:pPrChange>
      </w:pPr>
      <w:del w:id="1241" w:author="wei ganchao" w:date="2022-01-13T18:16:00Z">
        <w:r w:rsidDel="00FF27D1">
          <w:delText>To find the uncertainty</w:delText>
        </w:r>
        <w:r w:rsidR="0050402A" w:rsidDel="00FF27D1">
          <w:delText xml:space="preserve"> in CMP parameters</w:delText>
        </w:r>
        <w:r w:rsidDel="00FF27D1">
          <w:delText>, l</w:delText>
        </w:r>
        <w:r w:rsidR="009668AF" w:rsidDel="00FF27D1">
          <w:delText xml:space="preserve">et </w:delText>
        </w:r>
      </w:del>
      <m:oMath>
        <m:sSub>
          <m:sSubPr>
            <m:ctrlPr>
              <w:del w:id="1242" w:author="wei ganchao" w:date="2022-01-13T18:16:00Z">
                <w:rPr>
                  <w:rFonts w:ascii="Cambria Math" w:hAnsi="Cambria Math"/>
                  <w:i/>
                </w:rPr>
              </w:del>
            </m:ctrlPr>
          </m:sSubPr>
          <m:e>
            <m:r>
              <w:del w:id="1243" w:author="wei ganchao" w:date="2022-01-13T18:16:00Z">
                <m:rPr>
                  <m:sty m:val="bi"/>
                </m:rPr>
                <w:rPr>
                  <w:rFonts w:ascii="Cambria Math" w:hAnsi="Cambria Math"/>
                </w:rPr>
                <m:t>Z</m:t>
              </w:del>
            </m:r>
          </m:e>
          <m:sub>
            <m:r>
              <w:del w:id="1244" w:author="wei ganchao" w:date="2022-01-13T18:16:00Z">
                <w:rPr>
                  <w:rFonts w:ascii="Cambria Math" w:hAnsi="Cambria Math"/>
                </w:rPr>
                <m:t>it</m:t>
              </w:del>
            </m:r>
          </m:sub>
        </m:sSub>
        <m:r>
          <w:del w:id="1245" w:author="wei ganchao" w:date="2022-01-13T18:16:00Z">
            <w:rPr>
              <w:rFonts w:ascii="Cambria Math" w:hAnsi="Cambria Math"/>
            </w:rPr>
            <m:t>=</m:t>
          </w:del>
        </m:r>
        <m:d>
          <m:dPr>
            <m:ctrlPr>
              <w:del w:id="1246" w:author="wei ganchao" w:date="2022-01-13T18:16:00Z">
                <w:rPr>
                  <w:rFonts w:ascii="Cambria Math" w:hAnsi="Cambria Math"/>
                  <w:i/>
                </w:rPr>
              </w:del>
            </m:ctrlPr>
          </m:dPr>
          <m:e>
            <m:m>
              <m:mPr>
                <m:mcs>
                  <m:mc>
                    <m:mcPr>
                      <m:count m:val="2"/>
                      <m:mcJc m:val="center"/>
                    </m:mcPr>
                  </m:mc>
                </m:mcs>
                <m:ctrlPr>
                  <w:del w:id="1247" w:author="wei ganchao" w:date="2022-01-13T18:16:00Z">
                    <w:rPr>
                      <w:rFonts w:ascii="Cambria Math" w:hAnsi="Cambria Math"/>
                      <w:i/>
                    </w:rPr>
                  </w:del>
                </m:ctrlPr>
              </m:mPr>
              <m:mr>
                <m:e>
                  <m:sSubSup>
                    <m:sSubSupPr>
                      <m:ctrlPr>
                        <w:del w:id="1248" w:author="wei ganchao" w:date="2022-01-13T18:16:00Z">
                          <w:rPr>
                            <w:rFonts w:ascii="Cambria Math" w:hAnsi="Cambria Math"/>
                            <w:i/>
                          </w:rPr>
                        </w:del>
                      </m:ctrlPr>
                    </m:sSubSupPr>
                    <m:e>
                      <m:r>
                        <w:del w:id="1249" w:author="wei ganchao" w:date="2022-01-13T18:16:00Z">
                          <m:rPr>
                            <m:sty m:val="bi"/>
                          </m:rPr>
                          <w:rPr>
                            <w:rFonts w:ascii="Cambria Math" w:hAnsi="Cambria Math"/>
                          </w:rPr>
                          <m:t>x</m:t>
                        </w:del>
                      </m:r>
                    </m:e>
                    <m:sub>
                      <m:r>
                        <w:del w:id="1250" w:author="wei ganchao" w:date="2022-01-13T18:16:00Z">
                          <w:rPr>
                            <w:rFonts w:ascii="Cambria Math" w:hAnsi="Cambria Math"/>
                          </w:rPr>
                          <m:t>it</m:t>
                        </w:del>
                      </m:r>
                    </m:sub>
                    <m:sup>
                      <m:r>
                        <w:del w:id="1251" w:author="wei ganchao" w:date="2022-01-13T18:16:00Z">
                          <w:rPr>
                            <w:rFonts w:ascii="Cambria Math" w:hAnsi="Cambria Math"/>
                          </w:rPr>
                          <m:t>'</m:t>
                        </w:del>
                      </m:r>
                    </m:sup>
                  </m:sSubSup>
                </m:e>
                <m:e>
                  <m:r>
                    <w:del w:id="1252" w:author="wei ganchao" w:date="2022-01-13T18:16:00Z">
                      <m:rPr>
                        <m:sty m:val="bi"/>
                      </m:rPr>
                      <w:rPr>
                        <w:rFonts w:ascii="Cambria Math" w:hAnsi="Cambria Math"/>
                      </w:rPr>
                      <m:t>0</m:t>
                    </w:del>
                  </m:r>
                </m:e>
              </m:mr>
              <m:mr>
                <m:e>
                  <m:r>
                    <w:del w:id="1253" w:author="wei ganchao" w:date="2022-01-13T18:16:00Z">
                      <m:rPr>
                        <m:sty m:val="bi"/>
                      </m:rPr>
                      <w:rPr>
                        <w:rFonts w:ascii="Cambria Math" w:hAnsi="Cambria Math"/>
                      </w:rPr>
                      <m:t>0</m:t>
                    </w:del>
                  </m:r>
                </m:e>
                <m:e>
                  <m:sSubSup>
                    <m:sSubSupPr>
                      <m:ctrlPr>
                        <w:del w:id="1254" w:author="wei ganchao" w:date="2022-01-13T18:16:00Z">
                          <w:rPr>
                            <w:rFonts w:ascii="Cambria Math" w:hAnsi="Cambria Math"/>
                            <w:i/>
                          </w:rPr>
                        </w:del>
                      </m:ctrlPr>
                    </m:sSubSupPr>
                    <m:e>
                      <m:r>
                        <w:del w:id="1255" w:author="wei ganchao" w:date="2022-01-13T18:16:00Z">
                          <m:rPr>
                            <m:sty m:val="bi"/>
                          </m:rPr>
                          <w:rPr>
                            <w:rFonts w:ascii="Cambria Math" w:hAnsi="Cambria Math"/>
                          </w:rPr>
                          <m:t>g</m:t>
                        </w:del>
                      </m:r>
                    </m:e>
                    <m:sub>
                      <m:r>
                        <w:del w:id="1256" w:author="wei ganchao" w:date="2022-01-13T18:16:00Z">
                          <w:rPr>
                            <w:rFonts w:ascii="Cambria Math" w:hAnsi="Cambria Math"/>
                          </w:rPr>
                          <m:t>it</m:t>
                        </w:del>
                      </m:r>
                    </m:sub>
                    <m:sup>
                      <m:r>
                        <w:del w:id="1257" w:author="wei ganchao" w:date="2022-01-13T18:16:00Z">
                          <w:rPr>
                            <w:rFonts w:ascii="Cambria Math" w:hAnsi="Cambria Math"/>
                          </w:rPr>
                          <m:t>'</m:t>
                        </w:del>
                      </m:r>
                    </m:sup>
                  </m:sSubSup>
                </m:e>
              </m:mr>
            </m:m>
          </m:e>
        </m:d>
      </m:oMath>
      <w:del w:id="1258" w:author="wei ganchao" w:date="2022-01-13T18:16:00Z">
        <w:r w:rsidR="009668AF" w:rsidDel="00FF27D1">
          <w:delText xml:space="preserve">, </w:delText>
        </w:r>
        <w:r w:rsidR="006D0686" w:rsidDel="00FF27D1">
          <w:delText>t</w:delText>
        </w:r>
        <w:r w:rsidR="00583AB8" w:rsidDel="00FF27D1">
          <w:delText xml:space="preserve">hen </w:delText>
        </w:r>
      </w:del>
      <m:oMath>
        <m:d>
          <m:dPr>
            <m:ctrlPr>
              <w:del w:id="1259" w:author="wei ganchao" w:date="2022-01-13T18:16:00Z">
                <w:rPr>
                  <w:rFonts w:ascii="Cambria Math" w:hAnsi="Cambria Math"/>
                  <w:i/>
                </w:rPr>
              </w:del>
            </m:ctrlPr>
          </m:dPr>
          <m:e>
            <m:m>
              <m:mPr>
                <m:mcs>
                  <m:mc>
                    <m:mcPr>
                      <m:count m:val="1"/>
                      <m:mcJc m:val="center"/>
                    </m:mcPr>
                  </m:mc>
                </m:mcs>
                <m:ctrlPr>
                  <w:del w:id="1260" w:author="wei ganchao" w:date="2022-01-13T18:16:00Z">
                    <w:rPr>
                      <w:rFonts w:ascii="Cambria Math" w:hAnsi="Cambria Math"/>
                      <w:i/>
                    </w:rPr>
                  </w:del>
                </m:ctrlPr>
              </m:mPr>
              <m:mr>
                <m:e>
                  <m:sSub>
                    <m:sSubPr>
                      <m:ctrlPr>
                        <w:del w:id="1261" w:author="wei ganchao" w:date="2022-01-13T18:16:00Z">
                          <w:rPr>
                            <w:rFonts w:ascii="Cambria Math" w:hAnsi="Cambria Math"/>
                            <w:i/>
                          </w:rPr>
                        </w:del>
                      </m:ctrlPr>
                    </m:sSubPr>
                    <m:e>
                      <m:r>
                        <w:del w:id="1262" w:author="wei ganchao" w:date="2022-01-13T18:16:00Z">
                          <w:rPr>
                            <w:rFonts w:ascii="Cambria Math" w:hAnsi="Cambria Math"/>
                          </w:rPr>
                          <m:t>λ</m:t>
                        </w:del>
                      </m:r>
                    </m:e>
                    <m:sub>
                      <m:r>
                        <w:del w:id="1263" w:author="wei ganchao" w:date="2022-01-13T18:16:00Z">
                          <w:rPr>
                            <w:rFonts w:ascii="Cambria Math" w:hAnsi="Cambria Math"/>
                          </w:rPr>
                          <m:t>it</m:t>
                        </w:del>
                      </m:r>
                    </m:sub>
                  </m:sSub>
                </m:e>
              </m:mr>
              <m:mr>
                <m:e>
                  <m:sSub>
                    <m:sSubPr>
                      <m:ctrlPr>
                        <w:del w:id="1264" w:author="wei ganchao" w:date="2022-01-13T18:16:00Z">
                          <w:rPr>
                            <w:rFonts w:ascii="Cambria Math" w:hAnsi="Cambria Math"/>
                            <w:i/>
                          </w:rPr>
                        </w:del>
                      </m:ctrlPr>
                    </m:sSubPr>
                    <m:e>
                      <m:r>
                        <w:del w:id="1265" w:author="wei ganchao" w:date="2022-01-13T18:16:00Z">
                          <w:rPr>
                            <w:rFonts w:ascii="Cambria Math" w:hAnsi="Cambria Math"/>
                          </w:rPr>
                          <m:t>ν</m:t>
                        </w:del>
                      </m:r>
                    </m:e>
                    <m:sub>
                      <m:r>
                        <w:del w:id="1266" w:author="wei ganchao" w:date="2022-01-13T18:16:00Z">
                          <w:rPr>
                            <w:rFonts w:ascii="Cambria Math" w:hAnsi="Cambria Math"/>
                          </w:rPr>
                          <m:t>it</m:t>
                        </w:del>
                      </m:r>
                    </m:sub>
                  </m:sSub>
                </m:e>
              </m:mr>
            </m:m>
          </m:e>
        </m:d>
        <m:r>
          <w:del w:id="1267" w:author="wei ganchao" w:date="2022-01-13T18:16:00Z">
            <w:rPr>
              <w:rFonts w:ascii="Cambria Math" w:hAnsi="Cambria Math"/>
            </w:rPr>
            <m:t xml:space="preserve"> =</m:t>
          </w:del>
        </m:r>
        <m:func>
          <m:funcPr>
            <m:ctrlPr>
              <w:del w:id="1268" w:author="wei ganchao" w:date="2022-01-13T18:16:00Z">
                <w:rPr>
                  <w:rFonts w:ascii="Cambria Math" w:hAnsi="Cambria Math"/>
                  <w:i/>
                </w:rPr>
              </w:del>
            </m:ctrlPr>
          </m:funcPr>
          <m:fName>
            <m:r>
              <w:del w:id="1269" w:author="wei ganchao" w:date="2022-01-13T18:16:00Z">
                <m:rPr>
                  <m:sty m:val="p"/>
                </m:rPr>
                <w:rPr>
                  <w:rFonts w:ascii="Cambria Math" w:hAnsi="Cambria Math"/>
                </w:rPr>
                <m:t>exp</m:t>
              </w:del>
            </m:r>
          </m:fName>
          <m:e>
            <m:r>
              <w:del w:id="1270" w:author="wei ganchao" w:date="2022-01-13T18:16:00Z">
                <w:rPr>
                  <w:rFonts w:ascii="Cambria Math" w:hAnsi="Cambria Math"/>
                </w:rPr>
                <m:t>(</m:t>
              </w:del>
            </m:r>
            <m:sSub>
              <m:sSubPr>
                <m:ctrlPr>
                  <w:del w:id="1271" w:author="wei ganchao" w:date="2022-01-13T18:16:00Z">
                    <w:rPr>
                      <w:rFonts w:ascii="Cambria Math" w:hAnsi="Cambria Math"/>
                      <w:i/>
                    </w:rPr>
                  </w:del>
                </m:ctrlPr>
              </m:sSubPr>
              <m:e>
                <m:r>
                  <w:del w:id="1272" w:author="wei ganchao" w:date="2022-01-13T18:16:00Z">
                    <m:rPr>
                      <m:sty m:val="bi"/>
                    </m:rPr>
                    <w:rPr>
                      <w:rFonts w:ascii="Cambria Math" w:hAnsi="Cambria Math"/>
                    </w:rPr>
                    <m:t>Z</m:t>
                  </w:del>
                </m:r>
              </m:e>
              <m:sub>
                <m:r>
                  <w:del w:id="1273" w:author="wei ganchao" w:date="2022-01-13T18:16:00Z">
                    <w:rPr>
                      <w:rFonts w:ascii="Cambria Math" w:hAnsi="Cambria Math"/>
                    </w:rPr>
                    <m:t>it</m:t>
                  </w:del>
                </m:r>
              </m:sub>
            </m:sSub>
            <m:sSub>
              <m:sSubPr>
                <m:ctrlPr>
                  <w:del w:id="1274" w:author="wei ganchao" w:date="2022-01-13T18:16:00Z">
                    <w:rPr>
                      <w:rFonts w:ascii="Cambria Math" w:hAnsi="Cambria Math"/>
                      <w:i/>
                    </w:rPr>
                  </w:del>
                </m:ctrlPr>
              </m:sSubPr>
              <m:e>
                <m:r>
                  <w:del w:id="1275" w:author="wei ganchao" w:date="2022-01-13T18:16:00Z">
                    <m:rPr>
                      <m:sty m:val="bi"/>
                    </m:rPr>
                    <w:rPr>
                      <w:rFonts w:ascii="Cambria Math" w:hAnsi="Cambria Math"/>
                    </w:rPr>
                    <m:t>θ</m:t>
                  </w:del>
                </m:r>
              </m:e>
              <m:sub>
                <m:r>
                  <w:del w:id="1276" w:author="wei ganchao" w:date="2022-01-13T18:16:00Z">
                    <w:rPr>
                      <w:rFonts w:ascii="Cambria Math" w:hAnsi="Cambria Math"/>
                    </w:rPr>
                    <m:t>t</m:t>
                  </w:del>
                </m:r>
              </m:sub>
            </m:sSub>
            <m:r>
              <w:del w:id="1277" w:author="wei ganchao" w:date="2022-01-13T18:16:00Z">
                <w:rPr>
                  <w:rFonts w:ascii="Cambria Math" w:hAnsi="Cambria Math"/>
                </w:rPr>
                <m:t>)</m:t>
              </w:del>
            </m:r>
          </m:e>
        </m:func>
        <m:r>
          <w:del w:id="1278" w:author="wei ganchao" w:date="2022-01-13T18:16:00Z">
            <w:rPr>
              <w:rFonts w:ascii="Cambria Math" w:hAnsi="Cambria Math"/>
            </w:rPr>
            <m:t>∼Lognorma</m:t>
          </w:del>
        </m:r>
        <m:sSub>
          <m:sSubPr>
            <m:ctrlPr>
              <w:del w:id="1279" w:author="wei ganchao" w:date="2022-01-13T18:16:00Z">
                <w:rPr>
                  <w:rFonts w:ascii="Cambria Math" w:hAnsi="Cambria Math"/>
                  <w:i/>
                </w:rPr>
              </w:del>
            </m:ctrlPr>
          </m:sSubPr>
          <m:e>
            <m:r>
              <w:del w:id="1280" w:author="wei ganchao" w:date="2022-01-13T18:16:00Z">
                <w:rPr>
                  <w:rFonts w:ascii="Cambria Math" w:hAnsi="Cambria Math"/>
                </w:rPr>
                <m:t>l</m:t>
              </w:del>
            </m:r>
          </m:e>
          <m:sub>
            <m:r>
              <w:del w:id="1281" w:author="wei ganchao" w:date="2022-01-13T18:16:00Z">
                <w:rPr>
                  <w:rFonts w:ascii="Cambria Math" w:hAnsi="Cambria Math"/>
                </w:rPr>
                <m:t>2</m:t>
              </w:del>
            </m:r>
          </m:sub>
        </m:sSub>
        <m:d>
          <m:dPr>
            <m:ctrlPr>
              <w:del w:id="1282" w:author="wei ganchao" w:date="2022-01-13T18:16:00Z">
                <w:rPr>
                  <w:rFonts w:ascii="Cambria Math" w:hAnsi="Cambria Math"/>
                  <w:i/>
                </w:rPr>
              </w:del>
            </m:ctrlPr>
          </m:dPr>
          <m:e>
            <m:sSub>
              <m:sSubPr>
                <m:ctrlPr>
                  <w:del w:id="1283" w:author="wei ganchao" w:date="2022-01-13T18:16:00Z">
                    <w:rPr>
                      <w:rFonts w:ascii="Cambria Math" w:hAnsi="Cambria Math"/>
                      <w:i/>
                    </w:rPr>
                  </w:del>
                </m:ctrlPr>
              </m:sSubPr>
              <m:e>
                <m:r>
                  <w:del w:id="1284" w:author="wei ganchao" w:date="2022-01-13T18:16:00Z">
                    <m:rPr>
                      <m:sty m:val="bi"/>
                    </m:rPr>
                    <w:rPr>
                      <w:rFonts w:ascii="Cambria Math" w:hAnsi="Cambria Math"/>
                    </w:rPr>
                    <m:t>Z</m:t>
                  </w:del>
                </m:r>
              </m:e>
              <m:sub>
                <m:r>
                  <w:del w:id="1285" w:author="wei ganchao" w:date="2022-01-13T18:16:00Z">
                    <w:rPr>
                      <w:rFonts w:ascii="Cambria Math" w:hAnsi="Cambria Math"/>
                    </w:rPr>
                    <m:t>it</m:t>
                  </w:del>
                </m:r>
              </m:sub>
            </m:sSub>
            <m:sSub>
              <m:sSubPr>
                <m:ctrlPr>
                  <w:del w:id="1286" w:author="wei ganchao" w:date="2022-01-13T18:16:00Z">
                    <w:rPr>
                      <w:rFonts w:ascii="Cambria Math" w:hAnsi="Cambria Math"/>
                      <w:i/>
                    </w:rPr>
                  </w:del>
                </m:ctrlPr>
              </m:sSubPr>
              <m:e>
                <m:r>
                  <w:del w:id="1287" w:author="wei ganchao" w:date="2022-01-13T18:16:00Z">
                    <m:rPr>
                      <m:sty m:val="bi"/>
                    </m:rPr>
                    <w:rPr>
                      <w:rFonts w:ascii="Cambria Math" w:hAnsi="Cambria Math"/>
                    </w:rPr>
                    <m:t>μ</m:t>
                  </w:del>
                </m:r>
              </m:e>
              <m:sub>
                <m:r>
                  <w:del w:id="1288" w:author="wei ganchao" w:date="2022-01-13T18:16:00Z">
                    <w:rPr>
                      <w:rFonts w:ascii="Cambria Math" w:hAnsi="Cambria Math"/>
                    </w:rPr>
                    <m:t>t</m:t>
                  </w:del>
                </m:r>
              </m:sub>
            </m:sSub>
            <m:r>
              <w:del w:id="1289" w:author="wei ganchao" w:date="2022-01-13T18:16:00Z">
                <w:rPr>
                  <w:rFonts w:ascii="Cambria Math" w:hAnsi="Cambria Math"/>
                </w:rPr>
                <m:t>,</m:t>
              </w:del>
            </m:r>
            <m:sSub>
              <m:sSubPr>
                <m:ctrlPr>
                  <w:del w:id="1290" w:author="wei ganchao" w:date="2022-01-13T18:16:00Z">
                    <w:rPr>
                      <w:rFonts w:ascii="Cambria Math" w:hAnsi="Cambria Math"/>
                      <w:i/>
                    </w:rPr>
                  </w:del>
                </m:ctrlPr>
              </m:sSubPr>
              <m:e>
                <m:r>
                  <w:del w:id="1291" w:author="wei ganchao" w:date="2022-01-13T18:16:00Z">
                    <m:rPr>
                      <m:sty m:val="bi"/>
                    </m:rPr>
                    <w:rPr>
                      <w:rFonts w:ascii="Cambria Math" w:hAnsi="Cambria Math"/>
                    </w:rPr>
                    <m:t>Z</m:t>
                  </w:del>
                </m:r>
              </m:e>
              <m:sub>
                <m:r>
                  <w:del w:id="1292" w:author="wei ganchao" w:date="2022-01-13T18:16:00Z">
                    <w:rPr>
                      <w:rFonts w:ascii="Cambria Math" w:hAnsi="Cambria Math"/>
                    </w:rPr>
                    <m:t>it</m:t>
                  </w:del>
                </m:r>
              </m:sub>
            </m:sSub>
            <m:sSub>
              <m:sSubPr>
                <m:ctrlPr>
                  <w:del w:id="1293" w:author="wei ganchao" w:date="2022-01-13T18:16:00Z">
                    <w:rPr>
                      <w:rFonts w:ascii="Cambria Math" w:hAnsi="Cambria Math"/>
                      <w:i/>
                    </w:rPr>
                  </w:del>
                </m:ctrlPr>
              </m:sSubPr>
              <m:e>
                <m:r>
                  <w:del w:id="1294" w:author="wei ganchao" w:date="2022-01-13T18:16:00Z">
                    <m:rPr>
                      <m:sty m:val="b"/>
                    </m:rPr>
                    <w:rPr>
                      <w:rFonts w:ascii="Cambria Math" w:hAnsi="Cambria Math"/>
                    </w:rPr>
                    <m:t>Σ</m:t>
                  </w:del>
                </m:r>
              </m:e>
              <m:sub>
                <m:r>
                  <w:del w:id="1295" w:author="wei ganchao" w:date="2022-01-13T18:16:00Z">
                    <w:rPr>
                      <w:rFonts w:ascii="Cambria Math" w:hAnsi="Cambria Math"/>
                    </w:rPr>
                    <m:t>t</m:t>
                  </w:del>
                </m:r>
              </m:sub>
            </m:sSub>
            <m:sSubSup>
              <m:sSubSupPr>
                <m:ctrlPr>
                  <w:del w:id="1296" w:author="wei ganchao" w:date="2022-01-13T18:16:00Z">
                    <w:rPr>
                      <w:rFonts w:ascii="Cambria Math" w:hAnsi="Cambria Math"/>
                      <w:i/>
                    </w:rPr>
                  </w:del>
                </m:ctrlPr>
              </m:sSubSupPr>
              <m:e>
                <m:r>
                  <w:del w:id="1297" w:author="wei ganchao" w:date="2022-01-13T18:16:00Z">
                    <m:rPr>
                      <m:sty m:val="bi"/>
                    </m:rPr>
                    <w:rPr>
                      <w:rFonts w:ascii="Cambria Math" w:hAnsi="Cambria Math"/>
                    </w:rPr>
                    <m:t>Z</m:t>
                  </w:del>
                </m:r>
                <m:ctrlPr>
                  <w:del w:id="1298" w:author="wei ganchao" w:date="2022-01-13T18:16:00Z">
                    <w:rPr>
                      <w:rFonts w:ascii="Cambria Math" w:hAnsi="Cambria Math"/>
                      <w:b/>
                      <w:bCs/>
                      <w:i/>
                    </w:rPr>
                  </w:del>
                </m:ctrlPr>
              </m:e>
              <m:sub>
                <m:r>
                  <w:del w:id="1299" w:author="wei ganchao" w:date="2022-01-13T18:16:00Z">
                    <w:rPr>
                      <w:rFonts w:ascii="Cambria Math" w:hAnsi="Cambria Math"/>
                    </w:rPr>
                    <m:t>it</m:t>
                  </w:del>
                </m:r>
              </m:sub>
              <m:sup>
                <m:r>
                  <w:del w:id="1300" w:author="wei ganchao" w:date="2022-01-13T18:16:00Z">
                    <w:rPr>
                      <w:rFonts w:ascii="Cambria Math" w:hAnsi="Cambria Math"/>
                    </w:rPr>
                    <m:t>'</m:t>
                  </w:del>
                </m:r>
              </m:sup>
            </m:sSubSup>
          </m:e>
        </m:d>
        <m:r>
          <w:del w:id="1301" w:author="wei ganchao" w:date="2022-01-13T18:16:00Z">
            <w:rPr>
              <w:rFonts w:ascii="Cambria Math" w:hAnsi="Cambria Math"/>
            </w:rPr>
            <m:t>=</m:t>
          </w:del>
        </m:r>
        <w:commentRangeStart w:id="1302"/>
        <m:r>
          <w:del w:id="1303" w:author="wei ganchao" w:date="2022-01-13T18:16:00Z">
            <w:rPr>
              <w:rFonts w:ascii="Cambria Math" w:hAnsi="Cambria Math"/>
            </w:rPr>
            <m:t>lognormal(</m:t>
          </w:del>
        </m:r>
        <m:sSup>
          <m:sSupPr>
            <m:ctrlPr>
              <w:del w:id="1304" w:author="wei ganchao" w:date="2022-01-13T18:16:00Z">
                <w:rPr>
                  <w:rFonts w:ascii="Cambria Math" w:hAnsi="Cambria Math"/>
                  <w:b/>
                  <w:bCs/>
                  <w:i/>
                </w:rPr>
              </w:del>
            </m:ctrlPr>
          </m:sSupPr>
          <m:e>
            <m:r>
              <w:del w:id="1305" w:author="wei ganchao" w:date="2022-01-13T18:16:00Z">
                <m:rPr>
                  <m:sty m:val="bi"/>
                </m:rPr>
                <w:rPr>
                  <w:rFonts w:ascii="Cambria Math" w:hAnsi="Cambria Math"/>
                </w:rPr>
                <m:t>a</m:t>
              </w:del>
            </m:r>
            <m:ctrlPr>
              <w:del w:id="1306" w:author="wei ganchao" w:date="2022-01-13T18:16:00Z">
                <w:rPr>
                  <w:rFonts w:ascii="Cambria Math" w:hAnsi="Cambria Math"/>
                  <w:i/>
                </w:rPr>
              </w:del>
            </m:ctrlPr>
          </m:e>
          <m:sup>
            <m:r>
              <w:del w:id="1307" w:author="wei ganchao" w:date="2022-01-13T18:16:00Z">
                <w:rPr>
                  <w:rFonts w:ascii="Cambria Math" w:hAnsi="Cambria Math"/>
                </w:rPr>
                <m:t>it</m:t>
              </w:del>
            </m:r>
          </m:sup>
        </m:sSup>
        <m:r>
          <w:del w:id="1308" w:author="wei ganchao" w:date="2022-01-13T18:16:00Z">
            <w:rPr>
              <w:rFonts w:ascii="Cambria Math" w:hAnsi="Cambria Math"/>
            </w:rPr>
            <m:t>,</m:t>
          </w:del>
        </m:r>
        <m:sSup>
          <m:sSupPr>
            <m:ctrlPr>
              <w:del w:id="1309" w:author="wei ganchao" w:date="2022-01-13T18:16:00Z">
                <w:rPr>
                  <w:rFonts w:ascii="Cambria Math" w:hAnsi="Cambria Math"/>
                  <w:b/>
                  <w:bCs/>
                  <w:i/>
                </w:rPr>
              </w:del>
            </m:ctrlPr>
          </m:sSupPr>
          <m:e>
            <m:r>
              <w:del w:id="1310" w:author="wei ganchao" w:date="2022-01-13T18:16:00Z">
                <m:rPr>
                  <m:sty m:val="bi"/>
                </m:rPr>
                <w:rPr>
                  <w:rFonts w:ascii="Cambria Math" w:hAnsi="Cambria Math"/>
                </w:rPr>
                <m:t>S</m:t>
              </w:del>
            </m:r>
            <m:ctrlPr>
              <w:del w:id="1311" w:author="wei ganchao" w:date="2022-01-13T18:16:00Z">
                <w:rPr>
                  <w:rFonts w:ascii="Cambria Math" w:hAnsi="Cambria Math"/>
                  <w:i/>
                </w:rPr>
              </w:del>
            </m:ctrlPr>
          </m:e>
          <m:sup>
            <m:r>
              <w:del w:id="1312" w:author="wei ganchao" w:date="2022-01-13T18:16:00Z">
                <w:rPr>
                  <w:rFonts w:ascii="Cambria Math" w:hAnsi="Cambria Math"/>
                </w:rPr>
                <m:t>it</m:t>
              </w:del>
            </m:r>
          </m:sup>
        </m:sSup>
        <m:r>
          <w:del w:id="1313" w:author="wei ganchao" w:date="2022-01-13T18:16:00Z">
            <w:rPr>
              <w:rFonts w:ascii="Cambria Math" w:hAnsi="Cambria Math"/>
            </w:rPr>
            <m:t>)</m:t>
          </w:del>
        </m:r>
      </m:oMath>
      <w:del w:id="1314" w:author="wei ganchao" w:date="2022-01-13T18:16:00Z">
        <w:r w:rsidR="00583AB8" w:rsidDel="00FF27D1">
          <w:delText>.</w:delText>
        </w:r>
        <w:r w:rsidR="00C8327E" w:rsidDel="00FF27D1">
          <w:delText xml:space="preserve"> Denote the variance of CMP parameters as </w:delText>
        </w:r>
      </w:del>
      <m:oMath>
        <m:sSub>
          <m:sSubPr>
            <m:ctrlPr>
              <w:del w:id="1315" w:author="wei ganchao" w:date="2022-01-13T18:16:00Z">
                <w:rPr>
                  <w:rFonts w:ascii="Cambria Math" w:hAnsi="Cambria Math"/>
                  <w:b/>
                  <w:i/>
                </w:rPr>
              </w:del>
            </m:ctrlPr>
          </m:sSubPr>
          <m:e>
            <m:r>
              <w:del w:id="1316" w:author="wei ganchao" w:date="2022-01-13T18:16:00Z">
                <m:rPr>
                  <m:sty m:val="bi"/>
                </m:rPr>
                <w:rPr>
                  <w:rFonts w:ascii="Cambria Math" w:hAnsi="Cambria Math"/>
                </w:rPr>
                <m:t>V</m:t>
              </w:del>
            </m:r>
          </m:e>
          <m:sub>
            <m:r>
              <w:del w:id="1317" w:author="wei ganchao" w:date="2022-01-13T18:16:00Z">
                <w:rPr>
                  <w:rFonts w:ascii="Cambria Math" w:hAnsi="Cambria Math"/>
                </w:rPr>
                <m:t>it</m:t>
              </w:del>
            </m:r>
          </m:sub>
        </m:sSub>
      </m:oMath>
      <w:del w:id="1318" w:author="wei ganchao" w:date="2022-01-13T18:16:00Z">
        <w:r w:rsidR="00C8327E" w:rsidDel="00FF27D1">
          <w:rPr>
            <w:bCs/>
          </w:rPr>
          <w:delText xml:space="preserve">, </w:delText>
        </w:r>
        <w:r w:rsidR="00C45B17" w:rsidDel="00FF27D1">
          <w:rPr>
            <w:bCs/>
          </w:rPr>
          <w:delText xml:space="preserve">and </w:delText>
        </w:r>
      </w:del>
      <m:oMath>
        <m:sSub>
          <m:sSubPr>
            <m:ctrlPr>
              <w:del w:id="1319" w:author="wei ganchao" w:date="2022-01-13T18:16:00Z">
                <w:rPr>
                  <w:rFonts w:ascii="Cambria Math" w:hAnsi="Cambria Math"/>
                  <w:bCs/>
                  <w:i/>
                </w:rPr>
              </w:del>
            </m:ctrlPr>
          </m:sSubPr>
          <m:e>
            <m:d>
              <m:dPr>
                <m:begChr m:val="["/>
                <m:endChr m:val="]"/>
                <m:ctrlPr>
                  <w:del w:id="1320" w:author="wei ganchao" w:date="2022-01-13T18:16:00Z">
                    <w:rPr>
                      <w:rFonts w:ascii="Cambria Math" w:hAnsi="Cambria Math"/>
                      <w:bCs/>
                      <w:i/>
                    </w:rPr>
                  </w:del>
                </m:ctrlPr>
              </m:dPr>
              <m:e>
                <m:sSub>
                  <m:sSubPr>
                    <m:ctrlPr>
                      <w:del w:id="1321" w:author="wei ganchao" w:date="2022-01-13T18:16:00Z">
                        <w:rPr>
                          <w:rFonts w:ascii="Cambria Math" w:hAnsi="Cambria Math"/>
                          <w:bCs/>
                          <w:i/>
                        </w:rPr>
                      </w:del>
                    </m:ctrlPr>
                  </m:sSubPr>
                  <m:e>
                    <m:r>
                      <w:del w:id="1322" w:author="wei ganchao" w:date="2022-01-13T18:16:00Z">
                        <w:rPr>
                          <w:rFonts w:ascii="Cambria Math" w:hAnsi="Cambria Math"/>
                        </w:rPr>
                        <m:t>V</m:t>
                      </w:del>
                    </m:r>
                  </m:e>
                  <m:sub>
                    <m:r>
                      <w:del w:id="1323" w:author="wei ganchao" w:date="2022-01-13T18:16:00Z">
                        <w:rPr>
                          <w:rFonts w:ascii="Cambria Math" w:hAnsi="Cambria Math"/>
                        </w:rPr>
                        <m:t>it</m:t>
                      </w:del>
                    </m:r>
                  </m:sub>
                </m:sSub>
              </m:e>
            </m:d>
          </m:e>
          <m:sub>
            <m:r>
              <w:del w:id="1324" w:author="wei ganchao" w:date="2022-01-13T18:16:00Z">
                <w:rPr>
                  <w:rFonts w:ascii="Cambria Math" w:hAnsi="Cambria Math"/>
                </w:rPr>
                <m:t>mn</m:t>
              </w:del>
            </m:r>
          </m:sub>
        </m:sSub>
        <m:r>
          <w:del w:id="1325" w:author="wei ganchao" w:date="2022-01-13T18:16:00Z">
            <w:rPr>
              <w:rFonts w:ascii="Cambria Math" w:hAnsi="Cambria Math"/>
            </w:rPr>
            <m:t>=</m:t>
          </w:del>
        </m:r>
        <m:sSup>
          <m:sSupPr>
            <m:ctrlPr>
              <w:del w:id="1326" w:author="wei ganchao" w:date="2022-01-13T18:16:00Z">
                <w:rPr>
                  <w:rFonts w:ascii="Cambria Math" w:hAnsi="Cambria Math"/>
                  <w:bCs/>
                  <w:i/>
                </w:rPr>
              </w:del>
            </m:ctrlPr>
          </m:sSupPr>
          <m:e>
            <m:r>
              <w:del w:id="1327" w:author="wei ganchao" w:date="2022-01-13T18:16:00Z">
                <w:rPr>
                  <w:rFonts w:ascii="Cambria Math" w:hAnsi="Cambria Math"/>
                </w:rPr>
                <m:t>e</m:t>
              </w:del>
            </m:r>
          </m:e>
          <m:sup>
            <m:sSubSup>
              <m:sSubSupPr>
                <m:ctrlPr>
                  <w:del w:id="1328" w:author="wei ganchao" w:date="2022-01-13T18:16:00Z">
                    <w:rPr>
                      <w:rFonts w:ascii="Cambria Math" w:hAnsi="Cambria Math"/>
                      <w:bCs/>
                      <w:i/>
                    </w:rPr>
                  </w:del>
                </m:ctrlPr>
              </m:sSubSupPr>
              <m:e>
                <m:r>
                  <w:del w:id="1329" w:author="wei ganchao" w:date="2022-01-13T18:16:00Z">
                    <m:rPr>
                      <m:sty m:val="bi"/>
                    </m:rPr>
                    <w:rPr>
                      <w:rFonts w:ascii="Cambria Math" w:hAnsi="Cambria Math"/>
                    </w:rPr>
                    <m:t>a</m:t>
                  </w:del>
                </m:r>
              </m:e>
              <m:sub>
                <m:r>
                  <w:del w:id="1330" w:author="wei ganchao" w:date="2022-01-13T18:16:00Z">
                    <w:rPr>
                      <w:rFonts w:ascii="Cambria Math" w:hAnsi="Cambria Math"/>
                    </w:rPr>
                    <m:t>m</m:t>
                  </w:del>
                </m:r>
              </m:sub>
              <m:sup>
                <m:r>
                  <w:del w:id="1331" w:author="wei ganchao" w:date="2022-01-13T18:16:00Z">
                    <w:rPr>
                      <w:rFonts w:ascii="Cambria Math" w:hAnsi="Cambria Math"/>
                    </w:rPr>
                    <m:t>it</m:t>
                  </w:del>
                </m:r>
                <m:ctrlPr>
                  <w:del w:id="1332" w:author="wei ganchao" w:date="2022-01-13T18:16:00Z">
                    <w:rPr>
                      <w:rFonts w:ascii="Cambria Math" w:hAnsi="Cambria Math"/>
                      <w:i/>
                    </w:rPr>
                  </w:del>
                </m:ctrlPr>
              </m:sup>
            </m:sSubSup>
            <m:r>
              <w:del w:id="1333" w:author="wei ganchao" w:date="2022-01-13T18:16:00Z">
                <w:rPr>
                  <w:rFonts w:ascii="Cambria Math" w:hAnsi="Cambria Math"/>
                </w:rPr>
                <m:t>+</m:t>
              </w:del>
            </m:r>
            <m:sSubSup>
              <m:sSubSupPr>
                <m:ctrlPr>
                  <w:del w:id="1334" w:author="wei ganchao" w:date="2022-01-13T18:16:00Z">
                    <w:rPr>
                      <w:rFonts w:ascii="Cambria Math" w:hAnsi="Cambria Math"/>
                      <w:bCs/>
                      <w:i/>
                    </w:rPr>
                  </w:del>
                </m:ctrlPr>
              </m:sSubSupPr>
              <m:e>
                <m:r>
                  <w:del w:id="1335" w:author="wei ganchao" w:date="2022-01-13T18:16:00Z">
                    <m:rPr>
                      <m:sty m:val="bi"/>
                    </m:rPr>
                    <w:rPr>
                      <w:rFonts w:ascii="Cambria Math" w:hAnsi="Cambria Math"/>
                    </w:rPr>
                    <m:t>a</m:t>
                  </w:del>
                </m:r>
              </m:e>
              <m:sub>
                <m:r>
                  <w:del w:id="1336" w:author="wei ganchao" w:date="2022-01-13T18:16:00Z">
                    <w:rPr>
                      <w:rFonts w:ascii="Cambria Math" w:hAnsi="Cambria Math"/>
                    </w:rPr>
                    <m:t>n</m:t>
                  </w:del>
                </m:r>
              </m:sub>
              <m:sup>
                <m:r>
                  <w:del w:id="1337" w:author="wei ganchao" w:date="2022-01-13T18:16:00Z">
                    <w:rPr>
                      <w:rFonts w:ascii="Cambria Math" w:hAnsi="Cambria Math"/>
                    </w:rPr>
                    <m:t>it</m:t>
                  </w:del>
                </m:r>
                <m:ctrlPr>
                  <w:del w:id="1338" w:author="wei ganchao" w:date="2022-01-13T18:16:00Z">
                    <w:rPr>
                      <w:rFonts w:ascii="Cambria Math" w:hAnsi="Cambria Math"/>
                      <w:i/>
                    </w:rPr>
                  </w:del>
                </m:ctrlPr>
              </m:sup>
            </m:sSubSup>
            <m:r>
              <w:del w:id="1339" w:author="wei ganchao" w:date="2022-01-13T18:16:00Z">
                <w:rPr>
                  <w:rFonts w:ascii="Cambria Math" w:hAnsi="Cambria Math"/>
                </w:rPr>
                <m:t>+</m:t>
              </w:del>
            </m:r>
            <m:f>
              <m:fPr>
                <m:ctrlPr>
                  <w:del w:id="1340" w:author="wei ganchao" w:date="2022-01-13T18:16:00Z">
                    <w:rPr>
                      <w:rFonts w:ascii="Cambria Math" w:hAnsi="Cambria Math"/>
                      <w:bCs/>
                      <w:i/>
                    </w:rPr>
                  </w:del>
                </m:ctrlPr>
              </m:fPr>
              <m:num>
                <m:r>
                  <w:del w:id="1341" w:author="wei ganchao" w:date="2022-01-13T18:16:00Z">
                    <w:rPr>
                      <w:rFonts w:ascii="Cambria Math" w:hAnsi="Cambria Math"/>
                    </w:rPr>
                    <m:t>1</m:t>
                  </w:del>
                </m:r>
              </m:num>
              <m:den>
                <m:r>
                  <w:del w:id="1342" w:author="wei ganchao" w:date="2022-01-13T18:16:00Z">
                    <w:rPr>
                      <w:rFonts w:ascii="Cambria Math" w:hAnsi="Cambria Math"/>
                    </w:rPr>
                    <m:t>2</m:t>
                  </w:del>
                </m:r>
              </m:den>
            </m:f>
            <m:d>
              <m:dPr>
                <m:ctrlPr>
                  <w:del w:id="1343" w:author="wei ganchao" w:date="2022-01-13T18:16:00Z">
                    <w:rPr>
                      <w:rFonts w:ascii="Cambria Math" w:hAnsi="Cambria Math"/>
                      <w:bCs/>
                      <w:i/>
                    </w:rPr>
                  </w:del>
                </m:ctrlPr>
              </m:dPr>
              <m:e>
                <m:sSubSup>
                  <m:sSubSupPr>
                    <m:ctrlPr>
                      <w:del w:id="1344" w:author="wei ganchao" w:date="2022-01-13T18:16:00Z">
                        <w:rPr>
                          <w:rFonts w:ascii="Cambria Math" w:hAnsi="Cambria Math"/>
                          <w:i/>
                        </w:rPr>
                      </w:del>
                    </m:ctrlPr>
                  </m:sSubSupPr>
                  <m:e>
                    <m:r>
                      <w:del w:id="1345" w:author="wei ganchao" w:date="2022-01-13T18:16:00Z">
                        <m:rPr>
                          <m:sty m:val="bi"/>
                        </m:rPr>
                        <w:rPr>
                          <w:rFonts w:ascii="Cambria Math" w:hAnsi="Cambria Math"/>
                        </w:rPr>
                        <m:t>S</m:t>
                      </w:del>
                    </m:r>
                    <m:ctrlPr>
                      <w:del w:id="1346" w:author="wei ganchao" w:date="2022-01-13T18:16:00Z">
                        <w:rPr>
                          <w:rFonts w:ascii="Cambria Math" w:hAnsi="Cambria Math"/>
                          <w:b/>
                          <w:bCs/>
                          <w:i/>
                        </w:rPr>
                      </w:del>
                    </m:ctrlPr>
                  </m:e>
                  <m:sub>
                    <m:r>
                      <w:del w:id="1347" w:author="wei ganchao" w:date="2022-01-13T18:16:00Z">
                        <w:rPr>
                          <w:rFonts w:ascii="Cambria Math" w:hAnsi="Cambria Math"/>
                        </w:rPr>
                        <m:t>mm</m:t>
                      </w:del>
                    </m:r>
                  </m:sub>
                  <m:sup>
                    <m:r>
                      <w:del w:id="1348" w:author="wei ganchao" w:date="2022-01-13T18:16:00Z">
                        <w:rPr>
                          <w:rFonts w:ascii="Cambria Math" w:hAnsi="Cambria Math"/>
                        </w:rPr>
                        <m:t>it</m:t>
                      </w:del>
                    </m:r>
                  </m:sup>
                </m:sSubSup>
                <m:r>
                  <w:del w:id="1349" w:author="wei ganchao" w:date="2022-01-13T18:16:00Z">
                    <w:rPr>
                      <w:rFonts w:ascii="Cambria Math" w:hAnsi="Cambria Math"/>
                    </w:rPr>
                    <m:t>+</m:t>
                  </w:del>
                </m:r>
                <m:sSubSup>
                  <m:sSubSupPr>
                    <m:ctrlPr>
                      <w:del w:id="1350" w:author="wei ganchao" w:date="2022-01-13T18:16:00Z">
                        <w:rPr>
                          <w:rFonts w:ascii="Cambria Math" w:hAnsi="Cambria Math"/>
                          <w:i/>
                        </w:rPr>
                      </w:del>
                    </m:ctrlPr>
                  </m:sSubSupPr>
                  <m:e>
                    <m:r>
                      <w:del w:id="1351" w:author="wei ganchao" w:date="2022-01-13T18:16:00Z">
                        <m:rPr>
                          <m:sty m:val="bi"/>
                        </m:rPr>
                        <w:rPr>
                          <w:rFonts w:ascii="Cambria Math" w:hAnsi="Cambria Math"/>
                        </w:rPr>
                        <m:t>S</m:t>
                      </w:del>
                    </m:r>
                    <m:ctrlPr>
                      <w:del w:id="1352" w:author="wei ganchao" w:date="2022-01-13T18:16:00Z">
                        <w:rPr>
                          <w:rFonts w:ascii="Cambria Math" w:hAnsi="Cambria Math"/>
                          <w:b/>
                          <w:bCs/>
                          <w:i/>
                        </w:rPr>
                      </w:del>
                    </m:ctrlPr>
                  </m:e>
                  <m:sub>
                    <m:r>
                      <w:del w:id="1353" w:author="wei ganchao" w:date="2022-01-13T18:16:00Z">
                        <w:rPr>
                          <w:rFonts w:ascii="Cambria Math" w:hAnsi="Cambria Math"/>
                        </w:rPr>
                        <m:t>nn</m:t>
                      </w:del>
                    </m:r>
                  </m:sub>
                  <m:sup>
                    <m:r>
                      <w:del w:id="1354" w:author="wei ganchao" w:date="2022-01-13T18:16:00Z">
                        <w:rPr>
                          <w:rFonts w:ascii="Cambria Math" w:hAnsi="Cambria Math"/>
                        </w:rPr>
                        <m:t>it</m:t>
                      </w:del>
                    </m:r>
                  </m:sup>
                </m:sSubSup>
              </m:e>
            </m:d>
          </m:sup>
        </m:sSup>
        <m:d>
          <m:dPr>
            <m:ctrlPr>
              <w:del w:id="1355" w:author="wei ganchao" w:date="2022-01-13T18:16:00Z">
                <w:rPr>
                  <w:rFonts w:ascii="Cambria Math" w:hAnsi="Cambria Math"/>
                  <w:bCs/>
                  <w:i/>
                </w:rPr>
              </w:del>
            </m:ctrlPr>
          </m:dPr>
          <m:e>
            <m:sSup>
              <m:sSupPr>
                <m:ctrlPr>
                  <w:del w:id="1356" w:author="wei ganchao" w:date="2022-01-13T18:16:00Z">
                    <w:rPr>
                      <w:rFonts w:ascii="Cambria Math" w:hAnsi="Cambria Math"/>
                      <w:bCs/>
                      <w:i/>
                    </w:rPr>
                  </w:del>
                </m:ctrlPr>
              </m:sSupPr>
              <m:e>
                <m:r>
                  <w:del w:id="1357" w:author="wei ganchao" w:date="2022-01-13T18:16:00Z">
                    <w:rPr>
                      <w:rFonts w:ascii="Cambria Math" w:hAnsi="Cambria Math"/>
                    </w:rPr>
                    <m:t>e</m:t>
                  </w:del>
                </m:r>
              </m:e>
              <m:sup>
                <m:sSubSup>
                  <m:sSubSupPr>
                    <m:ctrlPr>
                      <w:del w:id="1358" w:author="wei ganchao" w:date="2022-01-13T18:16:00Z">
                        <w:rPr>
                          <w:rFonts w:ascii="Cambria Math" w:hAnsi="Cambria Math"/>
                          <w:b/>
                          <w:bCs/>
                          <w:i/>
                        </w:rPr>
                      </w:del>
                    </m:ctrlPr>
                  </m:sSubSupPr>
                  <m:e>
                    <m:r>
                      <w:del w:id="1359" w:author="wei ganchao" w:date="2022-01-13T18:16:00Z">
                        <m:rPr>
                          <m:sty m:val="bi"/>
                        </m:rPr>
                        <w:rPr>
                          <w:rFonts w:ascii="Cambria Math" w:hAnsi="Cambria Math"/>
                        </w:rPr>
                        <m:t>S</m:t>
                      </w:del>
                    </m:r>
                  </m:e>
                  <m:sub>
                    <m:r>
                      <w:del w:id="1360" w:author="wei ganchao" w:date="2022-01-13T18:16:00Z">
                        <w:rPr>
                          <w:rFonts w:ascii="Cambria Math" w:hAnsi="Cambria Math"/>
                        </w:rPr>
                        <m:t>mn</m:t>
                      </w:del>
                    </m:r>
                  </m:sub>
                  <m:sup>
                    <m:r>
                      <w:del w:id="1361" w:author="wei ganchao" w:date="2022-01-13T18:16:00Z">
                        <w:rPr>
                          <w:rFonts w:ascii="Cambria Math" w:hAnsi="Cambria Math"/>
                        </w:rPr>
                        <m:t>it</m:t>
                      </w:del>
                    </m:r>
                    <m:ctrlPr>
                      <w:del w:id="1362" w:author="wei ganchao" w:date="2022-01-13T18:16:00Z">
                        <w:rPr>
                          <w:rFonts w:ascii="Cambria Math" w:hAnsi="Cambria Math"/>
                          <w:i/>
                        </w:rPr>
                      </w:del>
                    </m:ctrlPr>
                  </m:sup>
                </m:sSubSup>
              </m:sup>
            </m:sSup>
            <m:r>
              <w:del w:id="1363" w:author="wei ganchao" w:date="2022-01-13T18:16:00Z">
                <w:rPr>
                  <w:rFonts w:ascii="Cambria Math" w:hAnsi="Cambria Math"/>
                </w:rPr>
                <m:t>-1</m:t>
              </w:del>
            </m:r>
          </m:e>
        </m:d>
      </m:oMath>
      <w:del w:id="1364" w:author="wei ganchao" w:date="2022-01-13T18:16:00Z">
        <w:r w:rsidR="00C45B17" w:rsidDel="00FF27D1">
          <w:rPr>
            <w:bCs/>
          </w:rPr>
          <w:delText>.</w:delText>
        </w:r>
        <w:commentRangeEnd w:id="1302"/>
        <w:r w:rsidR="00C45B17" w:rsidDel="00FF27D1">
          <w:rPr>
            <w:rStyle w:val="CommentReference"/>
          </w:rPr>
          <w:commentReference w:id="1302"/>
        </w:r>
      </w:del>
    </w:p>
    <w:p w14:paraId="0316FFA4" w14:textId="77668D9B" w:rsidR="00C45B17" w:rsidRPr="00C45B17" w:rsidDel="00FF27D1" w:rsidRDefault="00C45B17">
      <w:pPr>
        <w:keepNext/>
        <w:keepLines/>
        <w:spacing w:before="40"/>
        <w:outlineLvl w:val="1"/>
        <w:rPr>
          <w:del w:id="1365" w:author="wei ganchao" w:date="2022-01-13T18:16:00Z"/>
          <w:bCs/>
        </w:rPr>
        <w:pPrChange w:id="1366" w:author="wei ganchao" w:date="2022-01-13T18:16:00Z">
          <w:pPr/>
        </w:pPrChange>
      </w:pPr>
    </w:p>
    <w:p w14:paraId="05DB6E7E" w14:textId="05613777" w:rsidR="00583AB8" w:rsidDel="00FF27D1" w:rsidRDefault="00583AB8">
      <w:pPr>
        <w:keepNext/>
        <w:keepLines/>
        <w:spacing w:before="40"/>
        <w:outlineLvl w:val="1"/>
        <w:rPr>
          <w:del w:id="1367" w:author="wei ganchao" w:date="2022-01-13T18:16:00Z"/>
        </w:rPr>
        <w:pPrChange w:id="1368" w:author="wei ganchao" w:date="2022-01-13T18:16:00Z">
          <w:pPr/>
        </w:pPrChange>
      </w:pPr>
      <w:del w:id="1369" w:author="wei ganchao" w:date="2022-01-13T18:16:00Z">
        <w:r w:rsidDel="00FF27D1">
          <w:delText xml:space="preserve">The conditional mean firing rate is </w:delText>
        </w:r>
      </w:del>
      <m:oMath>
        <m:sSub>
          <m:sSubPr>
            <m:ctrlPr>
              <w:del w:id="1370" w:author="wei ganchao" w:date="2022-01-13T18:16:00Z">
                <w:rPr>
                  <w:rFonts w:ascii="Cambria Math" w:hAnsi="Cambria Math"/>
                  <w:i/>
                </w:rPr>
              </w:del>
            </m:ctrlPr>
          </m:sSubPr>
          <m:e>
            <m:r>
              <w:del w:id="1371" w:author="wei ganchao" w:date="2022-01-13T18:16:00Z">
                <w:rPr>
                  <w:rFonts w:ascii="Cambria Math" w:hAnsi="Cambria Math"/>
                </w:rPr>
                <m:t>δ</m:t>
              </w:del>
            </m:r>
          </m:e>
          <m:sub>
            <m:r>
              <w:del w:id="1372" w:author="wei ganchao" w:date="2022-01-13T18:16:00Z">
                <w:rPr>
                  <w:rFonts w:ascii="Cambria Math" w:hAnsi="Cambria Math"/>
                </w:rPr>
                <m:t>it</m:t>
              </w:del>
            </m:r>
          </m:sub>
        </m:sSub>
        <m:r>
          <w:del w:id="1373" w:author="wei ganchao" w:date="2022-01-13T18:16:00Z">
            <w:rPr>
              <w:rFonts w:ascii="Cambria Math" w:hAnsi="Cambria Math"/>
            </w:rPr>
            <m:t>=E</m:t>
          </w:del>
        </m:r>
        <m:d>
          <m:dPr>
            <m:ctrlPr>
              <w:del w:id="1374" w:author="wei ganchao" w:date="2022-01-13T18:16:00Z">
                <w:rPr>
                  <w:rFonts w:ascii="Cambria Math" w:hAnsi="Cambria Math"/>
                  <w:i/>
                </w:rPr>
              </w:del>
            </m:ctrlPr>
          </m:dPr>
          <m:e>
            <m:sSub>
              <m:sSubPr>
                <m:ctrlPr>
                  <w:del w:id="1375" w:author="wei ganchao" w:date="2022-01-13T18:16:00Z">
                    <w:rPr>
                      <w:rFonts w:ascii="Cambria Math" w:hAnsi="Cambria Math"/>
                      <w:i/>
                    </w:rPr>
                  </w:del>
                </m:ctrlPr>
              </m:sSubPr>
              <m:e>
                <m:r>
                  <w:del w:id="1376" w:author="wei ganchao" w:date="2022-01-13T18:16:00Z">
                    <w:rPr>
                      <w:rFonts w:ascii="Cambria Math" w:hAnsi="Cambria Math"/>
                    </w:rPr>
                    <m:t>Y</m:t>
                  </w:del>
                </m:r>
              </m:e>
              <m:sub>
                <m:r>
                  <w:del w:id="1377" w:author="wei ganchao" w:date="2022-01-13T18:16:00Z">
                    <w:rPr>
                      <w:rFonts w:ascii="Cambria Math" w:hAnsi="Cambria Math"/>
                    </w:rPr>
                    <m:t>it</m:t>
                  </w:del>
                </m:r>
              </m:sub>
            </m:sSub>
          </m:e>
        </m:d>
      </m:oMath>
      <w:del w:id="1378" w:author="wei ganchao" w:date="2022-01-13T18:16:00Z">
        <w:r w:rsidR="00946536" w:rsidDel="00FF27D1">
          <w:delText>, whose variance can be calculated by the Delta method</w:delText>
        </w:r>
        <w:r w:rsidDel="00FF27D1">
          <w:delText>:</w:delText>
        </w:r>
      </w:del>
    </w:p>
    <w:p w14:paraId="4E2A937E" w14:textId="3D461581" w:rsidR="00583AB8" w:rsidRPr="00714ABC" w:rsidDel="00FF27D1" w:rsidRDefault="00405F94">
      <w:pPr>
        <w:keepNext/>
        <w:keepLines/>
        <w:spacing w:before="40"/>
        <w:outlineLvl w:val="1"/>
        <w:rPr>
          <w:del w:id="1379" w:author="wei ganchao" w:date="2022-01-13T18:16:00Z"/>
        </w:rPr>
        <w:pPrChange w:id="1380" w:author="wei ganchao" w:date="2022-01-13T18:16:00Z">
          <w:pPr/>
        </w:pPrChange>
      </w:pPr>
      <m:oMathPara>
        <m:oMath>
          <m:acc>
            <m:accPr>
              <m:ctrlPr>
                <w:del w:id="1381" w:author="wei ganchao" w:date="2022-01-13T18:16:00Z">
                  <w:rPr>
                    <w:rFonts w:ascii="Cambria Math" w:hAnsi="Cambria Math"/>
                    <w:i/>
                  </w:rPr>
                </w:del>
              </m:ctrlPr>
            </m:accPr>
            <m:e>
              <m:r>
                <w:del w:id="1382" w:author="wei ganchao" w:date="2022-01-13T18:16:00Z">
                  <w:rPr>
                    <w:rFonts w:ascii="Cambria Math" w:hAnsi="Cambria Math"/>
                  </w:rPr>
                  <m:t>Var</m:t>
                </w:del>
              </m:r>
            </m:e>
          </m:acc>
          <m:d>
            <m:dPr>
              <m:ctrlPr>
                <w:del w:id="1383" w:author="wei ganchao" w:date="2022-01-13T18:16:00Z">
                  <w:rPr>
                    <w:rFonts w:ascii="Cambria Math" w:hAnsi="Cambria Math"/>
                    <w:i/>
                  </w:rPr>
                </w:del>
              </m:ctrlPr>
            </m:dPr>
            <m:e>
              <m:sSub>
                <m:sSubPr>
                  <m:ctrlPr>
                    <w:del w:id="1384" w:author="wei ganchao" w:date="2022-01-13T18:16:00Z">
                      <w:rPr>
                        <w:rFonts w:ascii="Cambria Math" w:hAnsi="Cambria Math"/>
                        <w:i/>
                      </w:rPr>
                    </w:del>
                  </m:ctrlPr>
                </m:sSubPr>
                <m:e>
                  <m:r>
                    <w:del w:id="1385" w:author="wei ganchao" w:date="2022-01-13T18:16:00Z">
                      <w:rPr>
                        <w:rFonts w:ascii="Cambria Math" w:hAnsi="Cambria Math"/>
                      </w:rPr>
                      <m:t>δ</m:t>
                    </w:del>
                  </m:r>
                </m:e>
                <m:sub>
                  <m:r>
                    <w:del w:id="1386" w:author="wei ganchao" w:date="2022-01-13T18:16:00Z">
                      <w:rPr>
                        <w:rFonts w:ascii="Cambria Math" w:hAnsi="Cambria Math"/>
                      </w:rPr>
                      <m:t>it</m:t>
                    </w:del>
                  </m:r>
                </m:sub>
              </m:sSub>
            </m:e>
          </m:d>
          <m:r>
            <w:del w:id="1387" w:author="wei ganchao" w:date="2022-01-13T18:16:00Z">
              <w:rPr>
                <w:rFonts w:ascii="Cambria Math" w:hAnsi="Cambria Math"/>
              </w:rPr>
              <m:t>=</m:t>
            </w:del>
          </m:r>
          <m:d>
            <m:dPr>
              <m:ctrlPr>
                <w:del w:id="1388" w:author="wei ganchao" w:date="2022-01-13T18:16:00Z">
                  <w:rPr>
                    <w:rFonts w:ascii="Cambria Math" w:hAnsi="Cambria Math"/>
                    <w:i/>
                  </w:rPr>
                </w:del>
              </m:ctrlPr>
            </m:dPr>
            <m:e>
              <m:m>
                <m:mPr>
                  <m:mcs>
                    <m:mc>
                      <m:mcPr>
                        <m:count m:val="2"/>
                        <m:mcJc m:val="center"/>
                      </m:mcPr>
                    </m:mc>
                  </m:mcs>
                  <m:ctrlPr>
                    <w:del w:id="1389" w:author="wei ganchao" w:date="2022-01-13T18:16:00Z">
                      <w:rPr>
                        <w:rFonts w:ascii="Cambria Math" w:hAnsi="Cambria Math"/>
                        <w:i/>
                      </w:rPr>
                    </w:del>
                  </m:ctrlPr>
                </m:mPr>
                <m:mr>
                  <m:e>
                    <m:f>
                      <m:fPr>
                        <m:ctrlPr>
                          <w:del w:id="1390" w:author="wei ganchao" w:date="2022-01-13T18:16:00Z">
                            <w:rPr>
                              <w:rFonts w:ascii="Cambria Math" w:hAnsi="Cambria Math"/>
                              <w:i/>
                            </w:rPr>
                          </w:del>
                        </m:ctrlPr>
                      </m:fPr>
                      <m:num>
                        <m:r>
                          <w:del w:id="1391" w:author="wei ganchao" w:date="2022-01-13T18:16:00Z">
                            <w:rPr>
                              <w:rFonts w:ascii="Cambria Math" w:hAnsi="Cambria Math"/>
                            </w:rPr>
                            <m:t>∂</m:t>
                          </w:del>
                        </m:r>
                        <m:sSub>
                          <m:sSubPr>
                            <m:ctrlPr>
                              <w:del w:id="1392" w:author="wei ganchao" w:date="2022-01-13T18:16:00Z">
                                <w:rPr>
                                  <w:rFonts w:ascii="Cambria Math" w:hAnsi="Cambria Math"/>
                                  <w:i/>
                                </w:rPr>
                              </w:del>
                            </m:ctrlPr>
                          </m:sSubPr>
                          <m:e>
                            <m:r>
                              <w:del w:id="1393" w:author="wei ganchao" w:date="2022-01-13T18:16:00Z">
                                <w:rPr>
                                  <w:rFonts w:ascii="Cambria Math" w:hAnsi="Cambria Math"/>
                                </w:rPr>
                                <m:t>δ</m:t>
                              </w:del>
                            </m:r>
                          </m:e>
                          <m:sub>
                            <m:r>
                              <w:del w:id="1394" w:author="wei ganchao" w:date="2022-01-13T18:16:00Z">
                                <w:rPr>
                                  <w:rFonts w:ascii="Cambria Math" w:hAnsi="Cambria Math"/>
                                </w:rPr>
                                <m:t>it</m:t>
                              </w:del>
                            </m:r>
                          </m:sub>
                        </m:sSub>
                      </m:num>
                      <m:den>
                        <m:r>
                          <w:del w:id="1395" w:author="wei ganchao" w:date="2022-01-13T18:16:00Z">
                            <w:rPr>
                              <w:rFonts w:ascii="Cambria Math" w:hAnsi="Cambria Math"/>
                            </w:rPr>
                            <m:t>∂</m:t>
                          </w:del>
                        </m:r>
                        <m:sSub>
                          <m:sSubPr>
                            <m:ctrlPr>
                              <w:del w:id="1396" w:author="wei ganchao" w:date="2022-01-13T18:16:00Z">
                                <w:rPr>
                                  <w:rFonts w:ascii="Cambria Math" w:hAnsi="Cambria Math"/>
                                  <w:i/>
                                </w:rPr>
                              </w:del>
                            </m:ctrlPr>
                          </m:sSubPr>
                          <m:e>
                            <m:r>
                              <w:del w:id="1397" w:author="wei ganchao" w:date="2022-01-13T18:16:00Z">
                                <w:rPr>
                                  <w:rFonts w:ascii="Cambria Math" w:hAnsi="Cambria Math"/>
                                </w:rPr>
                                <m:t>λ</m:t>
                              </w:del>
                            </m:r>
                          </m:e>
                          <m:sub>
                            <m:r>
                              <w:del w:id="1398" w:author="wei ganchao" w:date="2022-01-13T18:16:00Z">
                                <w:rPr>
                                  <w:rFonts w:ascii="Cambria Math" w:hAnsi="Cambria Math"/>
                                </w:rPr>
                                <m:t>it</m:t>
                              </w:del>
                            </m:r>
                          </m:sub>
                        </m:sSub>
                      </m:den>
                    </m:f>
                  </m:e>
                  <m:e>
                    <m:f>
                      <m:fPr>
                        <m:ctrlPr>
                          <w:del w:id="1399" w:author="wei ganchao" w:date="2022-01-13T18:16:00Z">
                            <w:rPr>
                              <w:rFonts w:ascii="Cambria Math" w:hAnsi="Cambria Math"/>
                              <w:i/>
                            </w:rPr>
                          </w:del>
                        </m:ctrlPr>
                      </m:fPr>
                      <m:num>
                        <m:r>
                          <w:del w:id="1400" w:author="wei ganchao" w:date="2022-01-13T18:16:00Z">
                            <w:rPr>
                              <w:rFonts w:ascii="Cambria Math" w:hAnsi="Cambria Math"/>
                            </w:rPr>
                            <m:t>∂</m:t>
                          </w:del>
                        </m:r>
                        <m:sSub>
                          <m:sSubPr>
                            <m:ctrlPr>
                              <w:del w:id="1401" w:author="wei ganchao" w:date="2022-01-13T18:16:00Z">
                                <w:rPr>
                                  <w:rFonts w:ascii="Cambria Math" w:hAnsi="Cambria Math"/>
                                  <w:i/>
                                </w:rPr>
                              </w:del>
                            </m:ctrlPr>
                          </m:sSubPr>
                          <m:e>
                            <m:r>
                              <w:del w:id="1402" w:author="wei ganchao" w:date="2022-01-13T18:16:00Z">
                                <w:rPr>
                                  <w:rFonts w:ascii="Cambria Math" w:hAnsi="Cambria Math"/>
                                </w:rPr>
                                <m:t>δ</m:t>
                              </w:del>
                            </m:r>
                          </m:e>
                          <m:sub>
                            <m:r>
                              <w:del w:id="1403" w:author="wei ganchao" w:date="2022-01-13T18:16:00Z">
                                <w:rPr>
                                  <w:rFonts w:ascii="Cambria Math" w:hAnsi="Cambria Math"/>
                                </w:rPr>
                                <m:t>it</m:t>
                              </w:del>
                            </m:r>
                          </m:sub>
                        </m:sSub>
                      </m:num>
                      <m:den>
                        <m:r>
                          <w:del w:id="1404" w:author="wei ganchao" w:date="2022-01-13T18:16:00Z">
                            <w:rPr>
                              <w:rFonts w:ascii="Cambria Math" w:hAnsi="Cambria Math"/>
                            </w:rPr>
                            <m:t>∂</m:t>
                          </w:del>
                        </m:r>
                        <m:sSub>
                          <m:sSubPr>
                            <m:ctrlPr>
                              <w:del w:id="1405" w:author="wei ganchao" w:date="2022-01-13T18:16:00Z">
                                <w:rPr>
                                  <w:rFonts w:ascii="Cambria Math" w:hAnsi="Cambria Math"/>
                                  <w:i/>
                                </w:rPr>
                              </w:del>
                            </m:ctrlPr>
                          </m:sSubPr>
                          <m:e>
                            <m:r>
                              <w:del w:id="1406" w:author="wei ganchao" w:date="2022-01-13T18:16:00Z">
                                <w:rPr>
                                  <w:rFonts w:ascii="Cambria Math" w:hAnsi="Cambria Math"/>
                                </w:rPr>
                                <m:t>ν</m:t>
                              </w:del>
                            </m:r>
                          </m:e>
                          <m:sub>
                            <m:r>
                              <w:del w:id="1407" w:author="wei ganchao" w:date="2022-01-13T18:16:00Z">
                                <w:rPr>
                                  <w:rFonts w:ascii="Cambria Math" w:hAnsi="Cambria Math"/>
                                </w:rPr>
                                <m:t>it</m:t>
                              </w:del>
                            </m:r>
                          </m:sub>
                        </m:sSub>
                      </m:den>
                    </m:f>
                  </m:e>
                </m:mr>
              </m:m>
            </m:e>
          </m:d>
          <m:sSub>
            <m:sSubPr>
              <m:ctrlPr>
                <w:del w:id="1408" w:author="wei ganchao" w:date="2022-01-13T18:16:00Z">
                  <w:rPr>
                    <w:rFonts w:ascii="Cambria Math" w:hAnsi="Cambria Math"/>
                    <w:bCs/>
                    <w:i/>
                  </w:rPr>
                </w:del>
              </m:ctrlPr>
            </m:sSubPr>
            <m:e>
              <m:r>
                <w:del w:id="1409" w:author="wei ganchao" w:date="2022-01-13T18:16:00Z">
                  <m:rPr>
                    <m:sty m:val="bi"/>
                  </m:rPr>
                  <w:rPr>
                    <w:rFonts w:ascii="Cambria Math" w:hAnsi="Cambria Math"/>
                  </w:rPr>
                  <m:t>V</m:t>
                </w:del>
              </m:r>
              <m:ctrlPr>
                <w:del w:id="1410" w:author="wei ganchao" w:date="2022-01-13T18:16:00Z">
                  <w:rPr>
                    <w:rFonts w:ascii="Cambria Math" w:hAnsi="Cambria Math"/>
                    <w:b/>
                    <w:i/>
                  </w:rPr>
                </w:del>
              </m:ctrlPr>
            </m:e>
            <m:sub>
              <m:r>
                <w:del w:id="1411" w:author="wei ganchao" w:date="2022-01-13T18:16:00Z">
                  <w:rPr>
                    <w:rFonts w:ascii="Cambria Math" w:hAnsi="Cambria Math"/>
                  </w:rPr>
                  <m:t>it</m:t>
                </w:del>
              </m:r>
            </m:sub>
          </m:sSub>
          <m:d>
            <m:dPr>
              <m:ctrlPr>
                <w:del w:id="1412" w:author="wei ganchao" w:date="2022-01-13T18:16:00Z">
                  <w:rPr>
                    <w:rFonts w:ascii="Cambria Math" w:hAnsi="Cambria Math"/>
                    <w:i/>
                  </w:rPr>
                </w:del>
              </m:ctrlPr>
            </m:dPr>
            <m:e>
              <m:m>
                <m:mPr>
                  <m:mcs>
                    <m:mc>
                      <m:mcPr>
                        <m:count m:val="1"/>
                        <m:mcJc m:val="center"/>
                      </m:mcPr>
                    </m:mc>
                  </m:mcs>
                  <m:ctrlPr>
                    <w:del w:id="1413" w:author="wei ganchao" w:date="2022-01-13T18:16:00Z">
                      <w:rPr>
                        <w:rFonts w:ascii="Cambria Math" w:hAnsi="Cambria Math"/>
                        <w:i/>
                      </w:rPr>
                    </w:del>
                  </m:ctrlPr>
                </m:mPr>
                <m:mr>
                  <m:e>
                    <m:f>
                      <m:fPr>
                        <m:ctrlPr>
                          <w:del w:id="1414" w:author="wei ganchao" w:date="2022-01-13T18:16:00Z">
                            <w:rPr>
                              <w:rFonts w:ascii="Cambria Math" w:hAnsi="Cambria Math"/>
                              <w:i/>
                            </w:rPr>
                          </w:del>
                        </m:ctrlPr>
                      </m:fPr>
                      <m:num>
                        <m:r>
                          <w:del w:id="1415" w:author="wei ganchao" w:date="2022-01-13T18:16:00Z">
                            <w:rPr>
                              <w:rFonts w:ascii="Cambria Math" w:hAnsi="Cambria Math"/>
                            </w:rPr>
                            <m:t>∂</m:t>
                          </w:del>
                        </m:r>
                        <m:sSub>
                          <m:sSubPr>
                            <m:ctrlPr>
                              <w:del w:id="1416" w:author="wei ganchao" w:date="2022-01-13T18:16:00Z">
                                <w:rPr>
                                  <w:rFonts w:ascii="Cambria Math" w:hAnsi="Cambria Math"/>
                                  <w:i/>
                                </w:rPr>
                              </w:del>
                            </m:ctrlPr>
                          </m:sSubPr>
                          <m:e>
                            <m:r>
                              <w:del w:id="1417" w:author="wei ganchao" w:date="2022-01-13T18:16:00Z">
                                <w:rPr>
                                  <w:rFonts w:ascii="Cambria Math" w:hAnsi="Cambria Math"/>
                                </w:rPr>
                                <m:t>δ</m:t>
                              </w:del>
                            </m:r>
                          </m:e>
                          <m:sub>
                            <m:r>
                              <w:del w:id="1418" w:author="wei ganchao" w:date="2022-01-13T18:16:00Z">
                                <w:rPr>
                                  <w:rFonts w:ascii="Cambria Math" w:hAnsi="Cambria Math"/>
                                </w:rPr>
                                <m:t>it</m:t>
                              </w:del>
                            </m:r>
                          </m:sub>
                        </m:sSub>
                      </m:num>
                      <m:den>
                        <m:r>
                          <w:del w:id="1419" w:author="wei ganchao" w:date="2022-01-13T18:16:00Z">
                            <w:rPr>
                              <w:rFonts w:ascii="Cambria Math" w:hAnsi="Cambria Math"/>
                            </w:rPr>
                            <m:t>∂</m:t>
                          </w:del>
                        </m:r>
                        <m:sSub>
                          <m:sSubPr>
                            <m:ctrlPr>
                              <w:del w:id="1420" w:author="wei ganchao" w:date="2022-01-13T18:16:00Z">
                                <w:rPr>
                                  <w:rFonts w:ascii="Cambria Math" w:hAnsi="Cambria Math"/>
                                  <w:i/>
                                </w:rPr>
                              </w:del>
                            </m:ctrlPr>
                          </m:sSubPr>
                          <m:e>
                            <m:r>
                              <w:del w:id="1421" w:author="wei ganchao" w:date="2022-01-13T18:16:00Z">
                                <w:rPr>
                                  <w:rFonts w:ascii="Cambria Math" w:hAnsi="Cambria Math"/>
                                </w:rPr>
                                <m:t>λ</m:t>
                              </w:del>
                            </m:r>
                          </m:e>
                          <m:sub>
                            <m:r>
                              <w:del w:id="1422" w:author="wei ganchao" w:date="2022-01-13T18:16:00Z">
                                <w:rPr>
                                  <w:rFonts w:ascii="Cambria Math" w:hAnsi="Cambria Math"/>
                                </w:rPr>
                                <m:t>it</m:t>
                              </w:del>
                            </m:r>
                          </m:sub>
                        </m:sSub>
                      </m:den>
                    </m:f>
                  </m:e>
                </m:mr>
                <m:mr>
                  <m:e>
                    <m:f>
                      <m:fPr>
                        <m:ctrlPr>
                          <w:del w:id="1423" w:author="wei ganchao" w:date="2022-01-13T18:16:00Z">
                            <w:rPr>
                              <w:rFonts w:ascii="Cambria Math" w:hAnsi="Cambria Math"/>
                              <w:i/>
                            </w:rPr>
                          </w:del>
                        </m:ctrlPr>
                      </m:fPr>
                      <m:num>
                        <m:r>
                          <w:del w:id="1424" w:author="wei ganchao" w:date="2022-01-13T18:16:00Z">
                            <w:rPr>
                              <w:rFonts w:ascii="Cambria Math" w:hAnsi="Cambria Math"/>
                            </w:rPr>
                            <m:t>∂</m:t>
                          </w:del>
                        </m:r>
                        <m:sSub>
                          <m:sSubPr>
                            <m:ctrlPr>
                              <w:del w:id="1425" w:author="wei ganchao" w:date="2022-01-13T18:16:00Z">
                                <w:rPr>
                                  <w:rFonts w:ascii="Cambria Math" w:hAnsi="Cambria Math"/>
                                  <w:i/>
                                </w:rPr>
                              </w:del>
                            </m:ctrlPr>
                          </m:sSubPr>
                          <m:e>
                            <m:r>
                              <w:del w:id="1426" w:author="wei ganchao" w:date="2022-01-13T18:16:00Z">
                                <w:rPr>
                                  <w:rFonts w:ascii="Cambria Math" w:hAnsi="Cambria Math"/>
                                </w:rPr>
                                <m:t>δ</m:t>
                              </w:del>
                            </m:r>
                          </m:e>
                          <m:sub>
                            <m:r>
                              <w:del w:id="1427" w:author="wei ganchao" w:date="2022-01-13T18:16:00Z">
                                <w:rPr>
                                  <w:rFonts w:ascii="Cambria Math" w:hAnsi="Cambria Math"/>
                                </w:rPr>
                                <m:t>it</m:t>
                              </w:del>
                            </m:r>
                          </m:sub>
                        </m:sSub>
                      </m:num>
                      <m:den>
                        <m:r>
                          <w:del w:id="1428" w:author="wei ganchao" w:date="2022-01-13T18:16:00Z">
                            <w:rPr>
                              <w:rFonts w:ascii="Cambria Math" w:hAnsi="Cambria Math"/>
                            </w:rPr>
                            <m:t>∂</m:t>
                          </w:del>
                        </m:r>
                        <m:sSub>
                          <m:sSubPr>
                            <m:ctrlPr>
                              <w:del w:id="1429" w:author="wei ganchao" w:date="2022-01-13T18:16:00Z">
                                <w:rPr>
                                  <w:rFonts w:ascii="Cambria Math" w:hAnsi="Cambria Math"/>
                                  <w:i/>
                                </w:rPr>
                              </w:del>
                            </m:ctrlPr>
                          </m:sSubPr>
                          <m:e>
                            <m:r>
                              <w:del w:id="1430" w:author="wei ganchao" w:date="2022-01-13T18:16:00Z">
                                <w:rPr>
                                  <w:rFonts w:ascii="Cambria Math" w:hAnsi="Cambria Math"/>
                                </w:rPr>
                                <m:t>ν</m:t>
                              </w:del>
                            </m:r>
                          </m:e>
                          <m:sub>
                            <m:r>
                              <w:del w:id="1431" w:author="wei ganchao" w:date="2022-01-13T18:16:00Z">
                                <w:rPr>
                                  <w:rFonts w:ascii="Cambria Math" w:hAnsi="Cambria Math"/>
                                </w:rPr>
                                <m:t>it</m:t>
                              </w:del>
                            </m:r>
                          </m:sub>
                        </m:sSub>
                      </m:den>
                    </m:f>
                  </m:e>
                </m:mr>
              </m:m>
            </m:e>
          </m:d>
          <m:r>
            <w:del w:id="1432" w:author="wei ganchao" w:date="2022-01-13T18:16:00Z">
              <m:rPr>
                <m:sty m:val="p"/>
              </m:rPr>
              <w:rPr>
                <w:rFonts w:ascii="Cambria Math" w:hAnsi="Cambria Math"/>
              </w:rPr>
              <w:br/>
            </w:del>
          </m:r>
        </m:oMath>
        <m:oMath>
          <m:f>
            <m:fPr>
              <m:ctrlPr>
                <w:del w:id="1433" w:author="wei ganchao" w:date="2022-01-13T18:16:00Z">
                  <w:rPr>
                    <w:rFonts w:ascii="Cambria Math" w:hAnsi="Cambria Math"/>
                    <w:i/>
                  </w:rPr>
                </w:del>
              </m:ctrlPr>
            </m:fPr>
            <m:num>
              <m:r>
                <w:del w:id="1434" w:author="wei ganchao" w:date="2022-01-13T18:16:00Z">
                  <w:rPr>
                    <w:rFonts w:ascii="Cambria Math" w:hAnsi="Cambria Math"/>
                  </w:rPr>
                  <m:t>∂</m:t>
                </w:del>
              </m:r>
              <m:sSub>
                <m:sSubPr>
                  <m:ctrlPr>
                    <w:del w:id="1435" w:author="wei ganchao" w:date="2022-01-13T18:16:00Z">
                      <w:rPr>
                        <w:rFonts w:ascii="Cambria Math" w:hAnsi="Cambria Math"/>
                        <w:i/>
                      </w:rPr>
                    </w:del>
                  </m:ctrlPr>
                </m:sSubPr>
                <m:e>
                  <m:r>
                    <w:del w:id="1436" w:author="wei ganchao" w:date="2022-01-13T18:16:00Z">
                      <w:rPr>
                        <w:rFonts w:ascii="Cambria Math" w:hAnsi="Cambria Math"/>
                      </w:rPr>
                      <m:t>δ</m:t>
                    </w:del>
                  </m:r>
                </m:e>
                <m:sub>
                  <m:r>
                    <w:del w:id="1437" w:author="wei ganchao" w:date="2022-01-13T18:16:00Z">
                      <w:rPr>
                        <w:rFonts w:ascii="Cambria Math" w:hAnsi="Cambria Math"/>
                      </w:rPr>
                      <m:t>it</m:t>
                    </w:del>
                  </m:r>
                </m:sub>
              </m:sSub>
            </m:num>
            <m:den>
              <m:r>
                <w:del w:id="1438" w:author="wei ganchao" w:date="2022-01-13T18:16:00Z">
                  <w:rPr>
                    <w:rFonts w:ascii="Cambria Math" w:hAnsi="Cambria Math"/>
                  </w:rPr>
                  <m:t>∂</m:t>
                </w:del>
              </m:r>
              <m:sSub>
                <m:sSubPr>
                  <m:ctrlPr>
                    <w:del w:id="1439" w:author="wei ganchao" w:date="2022-01-13T18:16:00Z">
                      <w:rPr>
                        <w:rFonts w:ascii="Cambria Math" w:hAnsi="Cambria Math"/>
                        <w:i/>
                      </w:rPr>
                    </w:del>
                  </m:ctrlPr>
                </m:sSubPr>
                <m:e>
                  <m:r>
                    <w:del w:id="1440" w:author="wei ganchao" w:date="2022-01-13T18:16:00Z">
                      <w:rPr>
                        <w:rFonts w:ascii="Cambria Math" w:hAnsi="Cambria Math"/>
                      </w:rPr>
                      <m:t>λ</m:t>
                    </w:del>
                  </m:r>
                </m:e>
                <m:sub>
                  <m:r>
                    <w:del w:id="1441" w:author="wei ganchao" w:date="2022-01-13T18:16:00Z">
                      <w:rPr>
                        <w:rFonts w:ascii="Cambria Math" w:hAnsi="Cambria Math"/>
                      </w:rPr>
                      <m:t>it</m:t>
                    </w:del>
                  </m:r>
                </m:sub>
              </m:sSub>
            </m:den>
          </m:f>
          <m:r>
            <w:del w:id="1442" w:author="wei ganchao" w:date="2022-01-13T18:16:00Z">
              <w:rPr>
                <w:rFonts w:ascii="Cambria Math" w:hAnsi="Cambria Math"/>
              </w:rPr>
              <m:t>=</m:t>
            </w:del>
          </m:r>
          <m:f>
            <m:fPr>
              <m:ctrlPr>
                <w:del w:id="1443" w:author="wei ganchao" w:date="2022-01-13T18:16:00Z">
                  <w:rPr>
                    <w:rFonts w:ascii="Cambria Math" w:hAnsi="Cambria Math"/>
                    <w:i/>
                  </w:rPr>
                </w:del>
              </m:ctrlPr>
            </m:fPr>
            <m:num>
              <m:sSup>
                <m:sSupPr>
                  <m:ctrlPr>
                    <w:del w:id="1444" w:author="wei ganchao" w:date="2022-01-13T18:16:00Z">
                      <w:rPr>
                        <w:rFonts w:ascii="Cambria Math" w:hAnsi="Cambria Math"/>
                        <w:i/>
                      </w:rPr>
                    </w:del>
                  </m:ctrlPr>
                </m:sSupPr>
                <m:e>
                  <m:r>
                    <w:del w:id="1445" w:author="wei ganchao" w:date="2022-01-13T18:16:00Z">
                      <w:rPr>
                        <w:rFonts w:ascii="Cambria Math" w:hAnsi="Cambria Math"/>
                      </w:rPr>
                      <m:t>∂</m:t>
                    </w:del>
                  </m:r>
                </m:e>
                <m:sup>
                  <m:r>
                    <w:del w:id="1446" w:author="wei ganchao" w:date="2022-01-13T18:16:00Z">
                      <w:rPr>
                        <w:rFonts w:ascii="Cambria Math" w:hAnsi="Cambria Math"/>
                      </w:rPr>
                      <m:t>2</m:t>
                    </w:del>
                  </m:r>
                </m:sup>
              </m:sSup>
              <m:func>
                <m:funcPr>
                  <m:ctrlPr>
                    <w:del w:id="1447" w:author="wei ganchao" w:date="2022-01-13T18:16:00Z">
                      <w:rPr>
                        <w:rFonts w:ascii="Cambria Math" w:hAnsi="Cambria Math"/>
                        <w:i/>
                        <w:iCs/>
                      </w:rPr>
                    </w:del>
                  </m:ctrlPr>
                </m:funcPr>
                <m:fName>
                  <m:r>
                    <w:del w:id="1448" w:author="wei ganchao" w:date="2022-01-13T18:16:00Z">
                      <m:rPr>
                        <m:sty m:val="p"/>
                      </m:rPr>
                      <w:rPr>
                        <w:rFonts w:ascii="Cambria Math" w:hAnsi="Cambria Math"/>
                      </w:rPr>
                      <m:t>log</m:t>
                    </w:del>
                  </m:r>
                </m:fName>
                <m:e>
                  <m:sSub>
                    <m:sSubPr>
                      <m:ctrlPr>
                        <w:del w:id="1449" w:author="wei ganchao" w:date="2022-01-13T18:16:00Z">
                          <w:rPr>
                            <w:rFonts w:ascii="Cambria Math" w:hAnsi="Cambria Math"/>
                            <w:i/>
                            <w:iCs/>
                          </w:rPr>
                        </w:del>
                      </m:ctrlPr>
                    </m:sSubPr>
                    <m:e>
                      <m:r>
                        <w:del w:id="1450" w:author="wei ganchao" w:date="2022-01-13T18:16:00Z">
                          <w:rPr>
                            <w:rFonts w:ascii="Cambria Math" w:hAnsi="Cambria Math"/>
                          </w:rPr>
                          <m:t>Z</m:t>
                        </w:del>
                      </m:r>
                    </m:e>
                    <m:sub>
                      <m:r>
                        <w:del w:id="1451" w:author="wei ganchao" w:date="2022-01-13T18:16:00Z">
                          <w:rPr>
                            <w:rFonts w:ascii="Cambria Math" w:hAnsi="Cambria Math"/>
                          </w:rPr>
                          <m:t>it</m:t>
                        </w:del>
                      </m:r>
                    </m:sub>
                  </m:sSub>
                </m:e>
              </m:func>
            </m:num>
            <m:den>
              <m:r>
                <w:del w:id="1452" w:author="wei ganchao" w:date="2022-01-13T18:16:00Z">
                  <w:rPr>
                    <w:rFonts w:ascii="Cambria Math" w:hAnsi="Cambria Math"/>
                  </w:rPr>
                  <m:t>∂</m:t>
                </w:del>
              </m:r>
              <m:func>
                <m:funcPr>
                  <m:ctrlPr>
                    <w:del w:id="1453" w:author="wei ganchao" w:date="2022-01-13T18:16:00Z">
                      <w:rPr>
                        <w:rFonts w:ascii="Cambria Math" w:hAnsi="Cambria Math"/>
                        <w:i/>
                      </w:rPr>
                    </w:del>
                  </m:ctrlPr>
                </m:funcPr>
                <m:fName>
                  <m:r>
                    <w:del w:id="1454" w:author="wei ganchao" w:date="2022-01-13T18:16:00Z">
                      <m:rPr>
                        <m:sty m:val="p"/>
                      </m:rPr>
                      <w:rPr>
                        <w:rFonts w:ascii="Cambria Math" w:hAnsi="Cambria Math"/>
                      </w:rPr>
                      <m:t>log</m:t>
                    </w:del>
                  </m:r>
                </m:fName>
                <m:e>
                  <m:sSub>
                    <m:sSubPr>
                      <m:ctrlPr>
                        <w:del w:id="1455" w:author="wei ganchao" w:date="2022-01-13T18:16:00Z">
                          <w:rPr>
                            <w:rFonts w:ascii="Cambria Math" w:hAnsi="Cambria Math"/>
                            <w:i/>
                          </w:rPr>
                        </w:del>
                      </m:ctrlPr>
                    </m:sSubPr>
                    <m:e>
                      <m:r>
                        <w:del w:id="1456" w:author="wei ganchao" w:date="2022-01-13T18:16:00Z">
                          <w:rPr>
                            <w:rFonts w:ascii="Cambria Math" w:hAnsi="Cambria Math"/>
                          </w:rPr>
                          <m:t>λ</m:t>
                        </w:del>
                      </m:r>
                    </m:e>
                    <m:sub>
                      <m:r>
                        <w:del w:id="1457" w:author="wei ganchao" w:date="2022-01-13T18:16:00Z">
                          <w:rPr>
                            <w:rFonts w:ascii="Cambria Math" w:hAnsi="Cambria Math"/>
                          </w:rPr>
                          <m:t>it</m:t>
                        </w:del>
                      </m:r>
                    </m:sub>
                  </m:sSub>
                </m:e>
              </m:func>
              <m:r>
                <w:del w:id="1458" w:author="wei ganchao" w:date="2022-01-13T18:16:00Z">
                  <w:rPr>
                    <w:rFonts w:ascii="Cambria Math" w:hAnsi="Cambria Math"/>
                  </w:rPr>
                  <m:t>∂</m:t>
                </w:del>
              </m:r>
              <m:sSub>
                <m:sSubPr>
                  <m:ctrlPr>
                    <w:del w:id="1459" w:author="wei ganchao" w:date="2022-01-13T18:16:00Z">
                      <w:rPr>
                        <w:rFonts w:ascii="Cambria Math" w:hAnsi="Cambria Math"/>
                        <w:i/>
                      </w:rPr>
                    </w:del>
                  </m:ctrlPr>
                </m:sSubPr>
                <m:e>
                  <m:r>
                    <w:del w:id="1460" w:author="wei ganchao" w:date="2022-01-13T18:16:00Z">
                      <w:rPr>
                        <w:rFonts w:ascii="Cambria Math" w:hAnsi="Cambria Math"/>
                      </w:rPr>
                      <m:t>λ</m:t>
                    </w:del>
                  </m:r>
                </m:e>
                <m:sub>
                  <m:r>
                    <w:del w:id="1461" w:author="wei ganchao" w:date="2022-01-13T18:16:00Z">
                      <w:rPr>
                        <w:rFonts w:ascii="Cambria Math" w:hAnsi="Cambria Math"/>
                      </w:rPr>
                      <m:t>it</m:t>
                    </w:del>
                  </m:r>
                </m:sub>
              </m:sSub>
            </m:den>
          </m:f>
          <m:r>
            <w:del w:id="1462" w:author="wei ganchao" w:date="2022-01-13T18:16:00Z">
              <w:rPr>
                <w:rFonts w:ascii="Cambria Math" w:hAnsi="Cambria Math"/>
              </w:rPr>
              <m:t>=</m:t>
            </w:del>
          </m:r>
          <m:f>
            <m:fPr>
              <m:ctrlPr>
                <w:del w:id="1463" w:author="wei ganchao" w:date="2022-01-13T18:16:00Z">
                  <w:rPr>
                    <w:rFonts w:ascii="Cambria Math" w:hAnsi="Cambria Math"/>
                    <w:i/>
                  </w:rPr>
                </w:del>
              </m:ctrlPr>
            </m:fPr>
            <m:num>
              <m:r>
                <w:del w:id="1464" w:author="wei ganchao" w:date="2022-01-13T18:16:00Z">
                  <w:rPr>
                    <w:rFonts w:ascii="Cambria Math" w:hAnsi="Cambria Math"/>
                  </w:rPr>
                  <m:t>Var</m:t>
                </w:del>
              </m:r>
              <m:d>
                <m:dPr>
                  <m:ctrlPr>
                    <w:del w:id="1465" w:author="wei ganchao" w:date="2022-01-13T18:16:00Z">
                      <w:rPr>
                        <w:rFonts w:ascii="Cambria Math" w:hAnsi="Cambria Math"/>
                        <w:i/>
                      </w:rPr>
                    </w:del>
                  </m:ctrlPr>
                </m:dPr>
                <m:e>
                  <m:sSub>
                    <m:sSubPr>
                      <m:ctrlPr>
                        <w:del w:id="1466" w:author="wei ganchao" w:date="2022-01-13T18:16:00Z">
                          <w:rPr>
                            <w:rFonts w:ascii="Cambria Math" w:hAnsi="Cambria Math"/>
                            <w:i/>
                          </w:rPr>
                        </w:del>
                      </m:ctrlPr>
                    </m:sSubPr>
                    <m:e>
                      <m:r>
                        <w:del w:id="1467" w:author="wei ganchao" w:date="2022-01-13T18:16:00Z">
                          <w:rPr>
                            <w:rFonts w:ascii="Cambria Math" w:hAnsi="Cambria Math"/>
                          </w:rPr>
                          <m:t>Y</m:t>
                        </w:del>
                      </m:r>
                    </m:e>
                    <m:sub>
                      <m:r>
                        <w:del w:id="1468" w:author="wei ganchao" w:date="2022-01-13T18:16:00Z">
                          <w:rPr>
                            <w:rFonts w:ascii="Cambria Math" w:hAnsi="Cambria Math"/>
                          </w:rPr>
                          <m:t>it</m:t>
                        </w:del>
                      </m:r>
                    </m:sub>
                  </m:sSub>
                </m:e>
              </m:d>
            </m:num>
            <m:den>
              <m:sSub>
                <m:sSubPr>
                  <m:ctrlPr>
                    <w:del w:id="1469" w:author="wei ganchao" w:date="2022-01-13T18:16:00Z">
                      <w:rPr>
                        <w:rFonts w:ascii="Cambria Math" w:hAnsi="Cambria Math"/>
                      </w:rPr>
                    </w:del>
                  </m:ctrlPr>
                </m:sSubPr>
                <m:e>
                  <m:r>
                    <w:del w:id="1470" w:author="wei ganchao" w:date="2022-01-13T18:16:00Z">
                      <w:rPr>
                        <w:rFonts w:ascii="Cambria Math" w:hAnsi="Cambria Math"/>
                      </w:rPr>
                      <m:t>λ</m:t>
                    </w:del>
                  </m:r>
                  <m:ctrlPr>
                    <w:del w:id="1471" w:author="wei ganchao" w:date="2022-01-13T18:16:00Z">
                      <w:rPr>
                        <w:rFonts w:ascii="Cambria Math" w:hAnsi="Cambria Math"/>
                        <w:i/>
                      </w:rPr>
                    </w:del>
                  </m:ctrlPr>
                </m:e>
                <m:sub>
                  <m:r>
                    <w:del w:id="1472" w:author="wei ganchao" w:date="2022-01-13T18:16:00Z">
                      <w:rPr>
                        <w:rFonts w:ascii="Cambria Math" w:hAnsi="Cambria Math"/>
                      </w:rPr>
                      <m:t>it</m:t>
                    </w:del>
                  </m:r>
                </m:sub>
              </m:sSub>
            </m:den>
          </m:f>
          <m:r>
            <w:del w:id="1473" w:author="wei ganchao" w:date="2022-01-13T18:16:00Z">
              <m:rPr>
                <m:sty m:val="p"/>
              </m:rPr>
              <w:rPr>
                <w:rFonts w:ascii="Cambria Math" w:hAnsi="Cambria Math"/>
              </w:rPr>
              <w:br/>
            </w:del>
          </m:r>
        </m:oMath>
        <m:oMath>
          <m:f>
            <m:fPr>
              <m:ctrlPr>
                <w:del w:id="1474" w:author="wei ganchao" w:date="2022-01-13T18:16:00Z">
                  <w:rPr>
                    <w:rFonts w:ascii="Cambria Math" w:hAnsi="Cambria Math"/>
                    <w:i/>
                  </w:rPr>
                </w:del>
              </m:ctrlPr>
            </m:fPr>
            <m:num>
              <m:r>
                <w:del w:id="1475" w:author="wei ganchao" w:date="2022-01-13T18:16:00Z">
                  <w:rPr>
                    <w:rFonts w:ascii="Cambria Math" w:hAnsi="Cambria Math"/>
                  </w:rPr>
                  <m:t>∂</m:t>
                </w:del>
              </m:r>
              <m:sSub>
                <m:sSubPr>
                  <m:ctrlPr>
                    <w:del w:id="1476" w:author="wei ganchao" w:date="2022-01-13T18:16:00Z">
                      <w:rPr>
                        <w:rFonts w:ascii="Cambria Math" w:hAnsi="Cambria Math"/>
                        <w:i/>
                      </w:rPr>
                    </w:del>
                  </m:ctrlPr>
                </m:sSubPr>
                <m:e>
                  <m:r>
                    <w:del w:id="1477" w:author="wei ganchao" w:date="2022-01-13T18:16:00Z">
                      <w:rPr>
                        <w:rFonts w:ascii="Cambria Math" w:hAnsi="Cambria Math"/>
                      </w:rPr>
                      <m:t>δ</m:t>
                    </w:del>
                  </m:r>
                </m:e>
                <m:sub>
                  <m:r>
                    <w:del w:id="1478" w:author="wei ganchao" w:date="2022-01-13T18:16:00Z">
                      <w:rPr>
                        <w:rFonts w:ascii="Cambria Math" w:hAnsi="Cambria Math"/>
                      </w:rPr>
                      <m:t>it</m:t>
                    </w:del>
                  </m:r>
                </m:sub>
              </m:sSub>
            </m:num>
            <m:den>
              <m:r>
                <w:del w:id="1479" w:author="wei ganchao" w:date="2022-01-13T18:16:00Z">
                  <w:rPr>
                    <w:rFonts w:ascii="Cambria Math" w:hAnsi="Cambria Math"/>
                  </w:rPr>
                  <m:t>∂</m:t>
                </w:del>
              </m:r>
              <m:sSub>
                <m:sSubPr>
                  <m:ctrlPr>
                    <w:del w:id="1480" w:author="wei ganchao" w:date="2022-01-13T18:16:00Z">
                      <w:rPr>
                        <w:rFonts w:ascii="Cambria Math" w:hAnsi="Cambria Math"/>
                        <w:i/>
                      </w:rPr>
                    </w:del>
                  </m:ctrlPr>
                </m:sSubPr>
                <m:e>
                  <m:r>
                    <w:del w:id="1481" w:author="wei ganchao" w:date="2022-01-13T18:16:00Z">
                      <w:rPr>
                        <w:rFonts w:ascii="Cambria Math" w:hAnsi="Cambria Math"/>
                      </w:rPr>
                      <m:t>ν</m:t>
                    </w:del>
                  </m:r>
                </m:e>
                <m:sub>
                  <m:r>
                    <w:del w:id="1482" w:author="wei ganchao" w:date="2022-01-13T18:16:00Z">
                      <w:rPr>
                        <w:rFonts w:ascii="Cambria Math" w:hAnsi="Cambria Math"/>
                      </w:rPr>
                      <m:t>it</m:t>
                    </w:del>
                  </m:r>
                </m:sub>
              </m:sSub>
            </m:den>
          </m:f>
          <m:r>
            <w:del w:id="1483" w:author="wei ganchao" w:date="2022-01-13T18:16:00Z">
              <w:rPr>
                <w:rFonts w:ascii="Cambria Math" w:hAnsi="Cambria Math"/>
              </w:rPr>
              <m:t>=</m:t>
            </w:del>
          </m:r>
          <m:f>
            <m:fPr>
              <m:ctrlPr>
                <w:del w:id="1484" w:author="wei ganchao" w:date="2022-01-13T18:16:00Z">
                  <w:rPr>
                    <w:rFonts w:ascii="Cambria Math" w:hAnsi="Cambria Math"/>
                    <w:i/>
                  </w:rPr>
                </w:del>
              </m:ctrlPr>
            </m:fPr>
            <m:num>
              <m:sSup>
                <m:sSupPr>
                  <m:ctrlPr>
                    <w:del w:id="1485" w:author="wei ganchao" w:date="2022-01-13T18:16:00Z">
                      <w:rPr>
                        <w:rFonts w:ascii="Cambria Math" w:hAnsi="Cambria Math"/>
                        <w:i/>
                      </w:rPr>
                    </w:del>
                  </m:ctrlPr>
                </m:sSupPr>
                <m:e>
                  <m:r>
                    <w:del w:id="1486" w:author="wei ganchao" w:date="2022-01-13T18:16:00Z">
                      <w:rPr>
                        <w:rFonts w:ascii="Cambria Math" w:hAnsi="Cambria Math"/>
                      </w:rPr>
                      <m:t>∂</m:t>
                    </w:del>
                  </m:r>
                </m:e>
                <m:sup>
                  <m:r>
                    <w:del w:id="1487" w:author="wei ganchao" w:date="2022-01-13T18:16:00Z">
                      <w:rPr>
                        <w:rFonts w:ascii="Cambria Math" w:hAnsi="Cambria Math"/>
                      </w:rPr>
                      <m:t>2</m:t>
                    </w:del>
                  </m:r>
                </m:sup>
              </m:sSup>
              <m:func>
                <m:funcPr>
                  <m:ctrlPr>
                    <w:del w:id="1488" w:author="wei ganchao" w:date="2022-01-13T18:16:00Z">
                      <w:rPr>
                        <w:rFonts w:ascii="Cambria Math" w:hAnsi="Cambria Math"/>
                        <w:i/>
                        <w:iCs/>
                      </w:rPr>
                    </w:del>
                  </m:ctrlPr>
                </m:funcPr>
                <m:fName>
                  <m:r>
                    <w:del w:id="1489" w:author="wei ganchao" w:date="2022-01-13T18:16:00Z">
                      <m:rPr>
                        <m:sty m:val="p"/>
                      </m:rPr>
                      <w:rPr>
                        <w:rFonts w:ascii="Cambria Math" w:hAnsi="Cambria Math"/>
                      </w:rPr>
                      <m:t>log</m:t>
                    </w:del>
                  </m:r>
                </m:fName>
                <m:e>
                  <m:sSub>
                    <m:sSubPr>
                      <m:ctrlPr>
                        <w:del w:id="1490" w:author="wei ganchao" w:date="2022-01-13T18:16:00Z">
                          <w:rPr>
                            <w:rFonts w:ascii="Cambria Math" w:hAnsi="Cambria Math"/>
                            <w:i/>
                            <w:iCs/>
                          </w:rPr>
                        </w:del>
                      </m:ctrlPr>
                    </m:sSubPr>
                    <m:e>
                      <m:r>
                        <w:del w:id="1491" w:author="wei ganchao" w:date="2022-01-13T18:16:00Z">
                          <w:rPr>
                            <w:rFonts w:ascii="Cambria Math" w:hAnsi="Cambria Math"/>
                          </w:rPr>
                          <m:t>Z</m:t>
                        </w:del>
                      </m:r>
                    </m:e>
                    <m:sub>
                      <m:r>
                        <w:del w:id="1492" w:author="wei ganchao" w:date="2022-01-13T18:16:00Z">
                          <w:rPr>
                            <w:rFonts w:ascii="Cambria Math" w:hAnsi="Cambria Math"/>
                          </w:rPr>
                          <m:t>it</m:t>
                        </w:del>
                      </m:r>
                    </m:sub>
                  </m:sSub>
                </m:e>
              </m:func>
            </m:num>
            <m:den>
              <m:r>
                <w:del w:id="1493" w:author="wei ganchao" w:date="2022-01-13T18:16:00Z">
                  <w:rPr>
                    <w:rFonts w:ascii="Cambria Math" w:hAnsi="Cambria Math"/>
                  </w:rPr>
                  <m:t>∂</m:t>
                </w:del>
              </m:r>
              <m:func>
                <m:funcPr>
                  <m:ctrlPr>
                    <w:del w:id="1494" w:author="wei ganchao" w:date="2022-01-13T18:16:00Z">
                      <w:rPr>
                        <w:rFonts w:ascii="Cambria Math" w:hAnsi="Cambria Math"/>
                        <w:i/>
                      </w:rPr>
                    </w:del>
                  </m:ctrlPr>
                </m:funcPr>
                <m:fName>
                  <m:r>
                    <w:del w:id="1495" w:author="wei ganchao" w:date="2022-01-13T18:16:00Z">
                      <m:rPr>
                        <m:sty m:val="p"/>
                      </m:rPr>
                      <w:rPr>
                        <w:rFonts w:ascii="Cambria Math" w:hAnsi="Cambria Math"/>
                      </w:rPr>
                      <m:t>log</m:t>
                    </w:del>
                  </m:r>
                </m:fName>
                <m:e>
                  <m:sSub>
                    <m:sSubPr>
                      <m:ctrlPr>
                        <w:del w:id="1496" w:author="wei ganchao" w:date="2022-01-13T18:16:00Z">
                          <w:rPr>
                            <w:rFonts w:ascii="Cambria Math" w:hAnsi="Cambria Math"/>
                            <w:i/>
                          </w:rPr>
                        </w:del>
                      </m:ctrlPr>
                    </m:sSubPr>
                    <m:e>
                      <m:r>
                        <w:del w:id="1497" w:author="wei ganchao" w:date="2022-01-13T18:16:00Z">
                          <w:rPr>
                            <w:rFonts w:ascii="Cambria Math" w:hAnsi="Cambria Math"/>
                          </w:rPr>
                          <m:t>λ</m:t>
                        </w:del>
                      </m:r>
                    </m:e>
                    <m:sub>
                      <m:r>
                        <w:del w:id="1498" w:author="wei ganchao" w:date="2022-01-13T18:16:00Z">
                          <w:rPr>
                            <w:rFonts w:ascii="Cambria Math" w:hAnsi="Cambria Math"/>
                          </w:rPr>
                          <m:t>it</m:t>
                        </w:del>
                      </m:r>
                    </m:sub>
                  </m:sSub>
                </m:e>
              </m:func>
              <m:r>
                <w:del w:id="1499" w:author="wei ganchao" w:date="2022-01-13T18:16:00Z">
                  <w:rPr>
                    <w:rFonts w:ascii="Cambria Math" w:hAnsi="Cambria Math"/>
                  </w:rPr>
                  <m:t>∂</m:t>
                </w:del>
              </m:r>
              <m:sSub>
                <m:sSubPr>
                  <m:ctrlPr>
                    <w:del w:id="1500" w:author="wei ganchao" w:date="2022-01-13T18:16:00Z">
                      <w:rPr>
                        <w:rFonts w:ascii="Cambria Math" w:hAnsi="Cambria Math"/>
                        <w:i/>
                      </w:rPr>
                    </w:del>
                  </m:ctrlPr>
                </m:sSubPr>
                <m:e>
                  <m:r>
                    <w:del w:id="1501" w:author="wei ganchao" w:date="2022-01-13T18:16:00Z">
                      <w:rPr>
                        <w:rFonts w:ascii="Cambria Math" w:hAnsi="Cambria Math"/>
                      </w:rPr>
                      <m:t>ν</m:t>
                    </w:del>
                  </m:r>
                </m:e>
                <m:sub>
                  <m:r>
                    <w:del w:id="1502" w:author="wei ganchao" w:date="2022-01-13T18:16:00Z">
                      <w:rPr>
                        <w:rFonts w:ascii="Cambria Math" w:hAnsi="Cambria Math"/>
                      </w:rPr>
                      <m:t>it</m:t>
                    </w:del>
                  </m:r>
                </m:sub>
              </m:sSub>
            </m:den>
          </m:f>
          <m:r>
            <w:del w:id="1503" w:author="wei ganchao" w:date="2022-01-13T18:16:00Z">
              <w:rPr>
                <w:rFonts w:ascii="Cambria Math" w:hAnsi="Cambria Math"/>
              </w:rPr>
              <m:t>=-Cov(</m:t>
            </w:del>
          </m:r>
          <m:sSub>
            <m:sSubPr>
              <m:ctrlPr>
                <w:del w:id="1504" w:author="wei ganchao" w:date="2022-01-13T18:16:00Z">
                  <w:rPr>
                    <w:rFonts w:ascii="Cambria Math" w:hAnsi="Cambria Math"/>
                    <w:i/>
                  </w:rPr>
                </w:del>
              </m:ctrlPr>
            </m:sSubPr>
            <m:e>
              <m:r>
                <w:del w:id="1505" w:author="wei ganchao" w:date="2022-01-13T18:16:00Z">
                  <w:rPr>
                    <w:rFonts w:ascii="Cambria Math" w:hAnsi="Cambria Math"/>
                  </w:rPr>
                  <m:t>Y</m:t>
                </w:del>
              </m:r>
            </m:e>
            <m:sub>
              <m:r>
                <w:del w:id="1506" w:author="wei ganchao" w:date="2022-01-13T18:16:00Z">
                  <w:rPr>
                    <w:rFonts w:ascii="Cambria Math" w:hAnsi="Cambria Math"/>
                  </w:rPr>
                  <m:t>it</m:t>
                </w:del>
              </m:r>
            </m:sub>
          </m:sSub>
          <m:r>
            <w:del w:id="1507" w:author="wei ganchao" w:date="2022-01-13T18:16:00Z">
              <w:rPr>
                <w:rFonts w:ascii="Cambria Math" w:hAnsi="Cambria Math"/>
              </w:rPr>
              <m:t>,</m:t>
            </w:del>
          </m:r>
          <m:func>
            <m:funcPr>
              <m:ctrlPr>
                <w:del w:id="1508" w:author="wei ganchao" w:date="2022-01-13T18:16:00Z">
                  <w:rPr>
                    <w:rFonts w:ascii="Cambria Math" w:hAnsi="Cambria Math"/>
                    <w:i/>
                  </w:rPr>
                </w:del>
              </m:ctrlPr>
            </m:funcPr>
            <m:fName>
              <m:r>
                <w:del w:id="1509" w:author="wei ganchao" w:date="2022-01-13T18:16:00Z">
                  <m:rPr>
                    <m:sty m:val="p"/>
                  </m:rPr>
                  <w:rPr>
                    <w:rFonts w:ascii="Cambria Math" w:hAnsi="Cambria Math"/>
                  </w:rPr>
                  <m:t>log</m:t>
                </w:del>
              </m:r>
            </m:fName>
            <m:e>
              <m:sSub>
                <m:sSubPr>
                  <m:ctrlPr>
                    <w:del w:id="1510" w:author="wei ganchao" w:date="2022-01-13T18:16:00Z">
                      <w:rPr>
                        <w:rFonts w:ascii="Cambria Math" w:hAnsi="Cambria Math"/>
                        <w:i/>
                      </w:rPr>
                    </w:del>
                  </m:ctrlPr>
                </m:sSubPr>
                <m:e>
                  <m:r>
                    <w:del w:id="1511" w:author="wei ganchao" w:date="2022-01-13T18:16:00Z">
                      <w:rPr>
                        <w:rFonts w:ascii="Cambria Math" w:hAnsi="Cambria Math"/>
                      </w:rPr>
                      <m:t>Y</m:t>
                    </w:del>
                  </m:r>
                </m:e>
                <m:sub>
                  <m:r>
                    <w:del w:id="1512" w:author="wei ganchao" w:date="2022-01-13T18:16:00Z">
                      <w:rPr>
                        <w:rFonts w:ascii="Cambria Math" w:hAnsi="Cambria Math"/>
                      </w:rPr>
                      <m:t>it</m:t>
                    </w:del>
                  </m:r>
                </m:sub>
              </m:sSub>
              <m:r>
                <w:del w:id="1513" w:author="wei ganchao" w:date="2022-01-13T18:16:00Z">
                  <w:rPr>
                    <w:rFonts w:ascii="Cambria Math" w:hAnsi="Cambria Math"/>
                  </w:rPr>
                  <m:t>!</m:t>
                </w:del>
              </m:r>
            </m:e>
          </m:func>
          <m:r>
            <w:del w:id="1514" w:author="wei ganchao" w:date="2022-01-13T18:16:00Z">
              <w:rPr>
                <w:rFonts w:ascii="Cambria Math" w:hAnsi="Cambria Math"/>
              </w:rPr>
              <m:t xml:space="preserve">) </m:t>
            </w:del>
          </m:r>
        </m:oMath>
      </m:oMathPara>
    </w:p>
    <w:p w14:paraId="03394639" w14:textId="44B3CD01" w:rsidR="00817235" w:rsidDel="00FF27D1" w:rsidRDefault="00817235">
      <w:pPr>
        <w:keepNext/>
        <w:keepLines/>
        <w:spacing w:before="40"/>
        <w:outlineLvl w:val="1"/>
        <w:rPr>
          <w:del w:id="1515" w:author="wei ganchao" w:date="2022-01-13T18:16:00Z"/>
        </w:rPr>
        <w:pPrChange w:id="1516" w:author="wei ganchao" w:date="2022-01-13T18:16:00Z">
          <w:pPr/>
        </w:pPrChange>
      </w:pPr>
    </w:p>
    <w:p w14:paraId="29AF388C" w14:textId="03DAD307" w:rsidR="00245114" w:rsidRPr="00946536" w:rsidDel="00CE6C00" w:rsidRDefault="00817235">
      <w:pPr>
        <w:keepNext/>
        <w:keepLines/>
        <w:spacing w:before="40"/>
        <w:jc w:val="left"/>
        <w:outlineLvl w:val="1"/>
        <w:rPr>
          <w:del w:id="1517" w:author="wei ganchao" w:date="2022-01-08T15:04:00Z"/>
          <w:lang w:eastAsia="zh-CN"/>
        </w:rPr>
        <w:pPrChange w:id="1518" w:author="wei ganchao" w:date="2022-01-13T18:16:00Z">
          <w:pPr>
            <w:jc w:val="left"/>
          </w:pPr>
        </w:pPrChange>
      </w:pPr>
      <w:del w:id="1519" w:author="wei ganchao" w:date="2022-01-13T18:16:00Z">
        <w:r w:rsidDel="00FF27D1">
          <w:delText>We can calculate the moments as in the first section of the appendix, or we can use a simpler approximation</w:delText>
        </w:r>
        <w:r w:rsidR="00946536" w:rsidDel="00FF27D1">
          <w:delText xml:space="preserve"> </w:delText>
        </w:r>
      </w:del>
      <m:oMath>
        <m:r>
          <w:del w:id="1520" w:author="wei ganchao" w:date="2022-01-13T18:16:00Z">
            <w:rPr>
              <w:rFonts w:ascii="Cambria Math" w:hAnsi="Cambria Math"/>
            </w:rPr>
            <m:t>E</m:t>
          </w:del>
        </m:r>
        <m:d>
          <m:dPr>
            <m:ctrlPr>
              <w:del w:id="1521" w:author="wei ganchao" w:date="2022-01-13T18:16:00Z">
                <w:rPr>
                  <w:rFonts w:ascii="Cambria Math" w:hAnsi="Cambria Math"/>
                  <w:i/>
                </w:rPr>
              </w:del>
            </m:ctrlPr>
          </m:dPr>
          <m:e>
            <m:r>
              <w:del w:id="1522" w:author="wei ganchao" w:date="2022-01-13T18:16:00Z">
                <w:rPr>
                  <w:rFonts w:ascii="Cambria Math" w:hAnsi="Cambria Math"/>
                </w:rPr>
                <m:t>Y</m:t>
              </w:del>
            </m:r>
          </m:e>
        </m:d>
        <m:r>
          <w:del w:id="1523" w:author="wei ganchao" w:date="2022-01-13T18:16:00Z">
            <w:rPr>
              <w:rFonts w:ascii="Cambria Math" w:hAnsi="Cambria Math"/>
            </w:rPr>
            <m:t>≈</m:t>
          </w:del>
        </m:r>
        <m:sSup>
          <m:sSupPr>
            <m:ctrlPr>
              <w:del w:id="1524" w:author="wei ganchao" w:date="2022-01-13T18:16:00Z">
                <w:rPr>
                  <w:rFonts w:ascii="Cambria Math" w:hAnsi="Cambria Math"/>
                  <w:i/>
                </w:rPr>
              </w:del>
            </m:ctrlPr>
          </m:sSupPr>
          <m:e>
            <m:r>
              <w:del w:id="1525" w:author="wei ganchao" w:date="2022-01-13T18:16:00Z">
                <w:rPr>
                  <w:rFonts w:ascii="Cambria Math" w:hAnsi="Cambria Math"/>
                </w:rPr>
                <m:t>λ</m:t>
              </w:del>
            </m:r>
          </m:e>
          <m:sup>
            <m:r>
              <w:del w:id="1526" w:author="wei ganchao" w:date="2022-01-13T18:16:00Z">
                <w:rPr>
                  <w:rFonts w:ascii="Cambria Math" w:hAnsi="Cambria Math"/>
                </w:rPr>
                <m:t>1/ν</m:t>
              </w:del>
            </m:r>
          </m:sup>
        </m:sSup>
        <m:r>
          <w:del w:id="1527" w:author="wei ganchao" w:date="2022-01-13T18:16:00Z">
            <w:rPr>
              <w:rFonts w:ascii="Cambria Math" w:hAnsi="Cambria Math"/>
            </w:rPr>
            <m:t>-</m:t>
          </w:del>
        </m:r>
        <m:f>
          <m:fPr>
            <m:ctrlPr>
              <w:del w:id="1528" w:author="wei ganchao" w:date="2022-01-13T18:16:00Z">
                <w:rPr>
                  <w:rFonts w:ascii="Cambria Math" w:hAnsi="Cambria Math"/>
                  <w:i/>
                </w:rPr>
              </w:del>
            </m:ctrlPr>
          </m:fPr>
          <m:num>
            <m:r>
              <w:del w:id="1529" w:author="wei ganchao" w:date="2022-01-13T18:16:00Z">
                <w:rPr>
                  <w:rFonts w:ascii="Cambria Math" w:hAnsi="Cambria Math"/>
                </w:rPr>
                <m:t>ν-1</m:t>
              </w:del>
            </m:r>
          </m:num>
          <m:den>
            <m:r>
              <w:del w:id="1530" w:author="wei ganchao" w:date="2022-01-13T18:16:00Z">
                <w:rPr>
                  <w:rFonts w:ascii="Cambria Math" w:hAnsi="Cambria Math"/>
                </w:rPr>
                <m:t>2ν</m:t>
              </w:del>
            </m:r>
          </m:den>
        </m:f>
      </m:oMath>
      <w:del w:id="1531" w:author="wei ganchao" w:date="2022-01-13T18:16:00Z">
        <w:r w:rsidR="00946536" w:rsidDel="00FF27D1">
          <w:delText xml:space="preserve"> when </w:delText>
        </w:r>
      </w:del>
      <m:oMath>
        <m:r>
          <w:del w:id="1532" w:author="wei ganchao" w:date="2022-01-13T18:16:00Z">
            <w:rPr>
              <w:rFonts w:ascii="Cambria Math" w:hAnsi="Cambria Math"/>
            </w:rPr>
            <m:t>ν≤1</m:t>
          </w:del>
        </m:r>
      </m:oMath>
      <w:del w:id="1533" w:author="wei ganchao" w:date="2022-01-13T18:16:00Z">
        <w:r w:rsidR="00946536" w:rsidDel="00FF27D1">
          <w:delText xml:space="preserve"> or </w:delText>
        </w:r>
      </w:del>
      <m:oMath>
        <m:r>
          <w:del w:id="1534" w:author="wei ganchao" w:date="2022-01-13T18:16:00Z">
            <w:rPr>
              <w:rFonts w:ascii="Cambria Math" w:hAnsi="Cambria Math"/>
            </w:rPr>
            <m:t>λ&gt;</m:t>
          </w:del>
        </m:r>
        <m:sSup>
          <m:sSupPr>
            <m:ctrlPr>
              <w:del w:id="1535" w:author="wei ganchao" w:date="2022-01-13T18:16:00Z">
                <w:rPr>
                  <w:rFonts w:ascii="Cambria Math" w:hAnsi="Cambria Math"/>
                  <w:i/>
                </w:rPr>
              </w:del>
            </m:ctrlPr>
          </m:sSupPr>
          <m:e>
            <m:r>
              <w:del w:id="1536" w:author="wei ganchao" w:date="2022-01-13T18:16:00Z">
                <w:rPr>
                  <w:rFonts w:ascii="Cambria Math" w:hAnsi="Cambria Math"/>
                </w:rPr>
                <m:t>10</m:t>
              </w:del>
            </m:r>
          </m:e>
          <m:sup>
            <m:r>
              <w:del w:id="1537" w:author="wei ganchao" w:date="2022-01-13T18:16:00Z">
                <w:rPr>
                  <w:rFonts w:ascii="Cambria Math" w:hAnsi="Cambria Math"/>
                </w:rPr>
                <m:t>ν</m:t>
              </w:del>
            </m:r>
          </m:sup>
        </m:sSup>
      </m:oMath>
      <w:del w:id="1538" w:author="wei ganchao" w:date="2022-01-13T18:16:00Z">
        <w:r w:rsidR="00946536" w:rsidDel="00FF27D1">
          <w:delText xml:space="preserve">. Then </w:delText>
        </w:r>
      </w:del>
      <m:oMath>
        <m:f>
          <m:fPr>
            <m:ctrlPr>
              <w:del w:id="1539" w:author="wei ganchao" w:date="2022-01-13T18:16:00Z">
                <w:rPr>
                  <w:rFonts w:ascii="Cambria Math" w:hAnsi="Cambria Math"/>
                  <w:i/>
                </w:rPr>
              </w:del>
            </m:ctrlPr>
          </m:fPr>
          <m:num>
            <m:r>
              <w:del w:id="1540" w:author="wei ganchao" w:date="2022-01-13T18:16:00Z">
                <w:rPr>
                  <w:rFonts w:ascii="Cambria Math" w:hAnsi="Cambria Math"/>
                </w:rPr>
                <m:t>∂</m:t>
              </w:del>
            </m:r>
            <m:sSub>
              <m:sSubPr>
                <m:ctrlPr>
                  <w:del w:id="1541" w:author="wei ganchao" w:date="2022-01-13T18:16:00Z">
                    <w:rPr>
                      <w:rFonts w:ascii="Cambria Math" w:hAnsi="Cambria Math"/>
                      <w:i/>
                    </w:rPr>
                  </w:del>
                </m:ctrlPr>
              </m:sSubPr>
              <m:e>
                <m:r>
                  <w:del w:id="1542" w:author="wei ganchao" w:date="2022-01-13T18:16:00Z">
                    <w:rPr>
                      <w:rFonts w:ascii="Cambria Math" w:hAnsi="Cambria Math"/>
                    </w:rPr>
                    <m:t>δ</m:t>
                  </w:del>
                </m:r>
              </m:e>
              <m:sub>
                <m:r>
                  <w:del w:id="1543" w:author="wei ganchao" w:date="2022-01-13T18:16:00Z">
                    <w:rPr>
                      <w:rFonts w:ascii="Cambria Math" w:hAnsi="Cambria Math"/>
                    </w:rPr>
                    <m:t>it</m:t>
                  </w:del>
                </m:r>
              </m:sub>
            </m:sSub>
          </m:num>
          <m:den>
            <m:r>
              <w:del w:id="1544" w:author="wei ganchao" w:date="2022-01-13T18:16:00Z">
                <w:rPr>
                  <w:rFonts w:ascii="Cambria Math" w:hAnsi="Cambria Math"/>
                </w:rPr>
                <m:t>∂</m:t>
              </w:del>
            </m:r>
            <m:sSub>
              <m:sSubPr>
                <m:ctrlPr>
                  <w:del w:id="1545" w:author="wei ganchao" w:date="2022-01-13T18:16:00Z">
                    <w:rPr>
                      <w:rFonts w:ascii="Cambria Math" w:hAnsi="Cambria Math"/>
                      <w:i/>
                    </w:rPr>
                  </w:del>
                </m:ctrlPr>
              </m:sSubPr>
              <m:e>
                <m:r>
                  <w:del w:id="1546" w:author="wei ganchao" w:date="2022-01-13T18:16:00Z">
                    <w:rPr>
                      <w:rFonts w:ascii="Cambria Math" w:hAnsi="Cambria Math"/>
                    </w:rPr>
                    <m:t>λ</m:t>
                  </w:del>
                </m:r>
              </m:e>
              <m:sub>
                <m:r>
                  <w:del w:id="1547" w:author="wei ganchao" w:date="2022-01-13T18:16:00Z">
                    <w:rPr>
                      <w:rFonts w:ascii="Cambria Math" w:hAnsi="Cambria Math"/>
                    </w:rPr>
                    <m:t>it</m:t>
                  </w:del>
                </m:r>
              </m:sub>
            </m:sSub>
          </m:den>
        </m:f>
        <m:r>
          <w:del w:id="1548" w:author="wei ganchao" w:date="2022-01-13T18:16:00Z">
            <w:rPr>
              <w:rFonts w:ascii="Cambria Math" w:hAnsi="Cambria Math"/>
            </w:rPr>
            <m:t>≈</m:t>
          </w:del>
        </m:r>
        <m:f>
          <m:fPr>
            <m:ctrlPr>
              <w:del w:id="1549" w:author="wei ganchao" w:date="2022-01-13T18:16:00Z">
                <w:rPr>
                  <w:rFonts w:ascii="Cambria Math" w:hAnsi="Cambria Math"/>
                  <w:i/>
                </w:rPr>
              </w:del>
            </m:ctrlPr>
          </m:fPr>
          <m:num>
            <m:r>
              <w:del w:id="1550" w:author="wei ganchao" w:date="2022-01-13T18:16:00Z">
                <w:rPr>
                  <w:rFonts w:ascii="Cambria Math" w:hAnsi="Cambria Math"/>
                </w:rPr>
                <m:t>1</m:t>
              </w:del>
            </m:r>
          </m:num>
          <m:den>
            <m:sSub>
              <m:sSubPr>
                <m:ctrlPr>
                  <w:del w:id="1551" w:author="wei ganchao" w:date="2022-01-13T18:16:00Z">
                    <w:rPr>
                      <w:rFonts w:ascii="Cambria Math" w:hAnsi="Cambria Math"/>
                      <w:i/>
                    </w:rPr>
                  </w:del>
                </m:ctrlPr>
              </m:sSubPr>
              <m:e>
                <m:r>
                  <w:del w:id="1552" w:author="wei ganchao" w:date="2022-01-13T18:16:00Z">
                    <w:rPr>
                      <w:rFonts w:ascii="Cambria Math" w:hAnsi="Cambria Math"/>
                    </w:rPr>
                    <m:t>ν</m:t>
                  </w:del>
                </m:r>
              </m:e>
              <m:sub>
                <m:r>
                  <w:del w:id="1553" w:author="wei ganchao" w:date="2022-01-13T18:16:00Z">
                    <w:rPr>
                      <w:rFonts w:ascii="Cambria Math" w:hAnsi="Cambria Math"/>
                    </w:rPr>
                    <m:t>it</m:t>
                  </w:del>
                </m:r>
              </m:sub>
            </m:sSub>
          </m:den>
        </m:f>
        <m:sSubSup>
          <m:sSubSupPr>
            <m:ctrlPr>
              <w:del w:id="1554" w:author="wei ganchao" w:date="2022-01-13T18:16:00Z">
                <w:rPr>
                  <w:rFonts w:ascii="Cambria Math" w:hAnsi="Cambria Math"/>
                  <w:i/>
                </w:rPr>
              </w:del>
            </m:ctrlPr>
          </m:sSubSupPr>
          <m:e>
            <m:r>
              <w:del w:id="1555" w:author="wei ganchao" w:date="2022-01-13T18:16:00Z">
                <w:rPr>
                  <w:rFonts w:ascii="Cambria Math" w:hAnsi="Cambria Math"/>
                </w:rPr>
                <m:t>λ</m:t>
              </w:del>
            </m:r>
          </m:e>
          <m:sub>
            <m:r>
              <w:del w:id="1556" w:author="wei ganchao" w:date="2022-01-13T18:16:00Z">
                <w:rPr>
                  <w:rFonts w:ascii="Cambria Math" w:hAnsi="Cambria Math"/>
                </w:rPr>
                <m:t>it</m:t>
              </w:del>
            </m:r>
          </m:sub>
          <m:sup>
            <m:r>
              <w:del w:id="1557" w:author="wei ganchao" w:date="2022-01-13T18:16:00Z">
                <w:rPr>
                  <w:rFonts w:ascii="Cambria Math" w:hAnsi="Cambria Math"/>
                </w:rPr>
                <m:t>1/</m:t>
              </w:del>
            </m:r>
            <m:sSub>
              <m:sSubPr>
                <m:ctrlPr>
                  <w:del w:id="1558" w:author="wei ganchao" w:date="2022-01-13T18:16:00Z">
                    <w:rPr>
                      <w:rFonts w:ascii="Cambria Math" w:hAnsi="Cambria Math"/>
                      <w:i/>
                    </w:rPr>
                  </w:del>
                </m:ctrlPr>
              </m:sSubPr>
              <m:e>
                <m:r>
                  <w:del w:id="1559" w:author="wei ganchao" w:date="2022-01-13T18:16:00Z">
                    <w:rPr>
                      <w:rFonts w:ascii="Cambria Math" w:hAnsi="Cambria Math"/>
                    </w:rPr>
                    <m:t>ν</m:t>
                  </w:del>
                </m:r>
              </m:e>
              <m:sub>
                <m:r>
                  <w:del w:id="1560" w:author="wei ganchao" w:date="2022-01-13T18:16:00Z">
                    <w:rPr>
                      <w:rFonts w:ascii="Cambria Math" w:hAnsi="Cambria Math"/>
                    </w:rPr>
                    <m:t>it</m:t>
                  </w:del>
                </m:r>
              </m:sub>
            </m:sSub>
            <m:r>
              <w:del w:id="1561" w:author="wei ganchao" w:date="2022-01-13T18:16:00Z">
                <w:rPr>
                  <w:rFonts w:ascii="Cambria Math" w:hAnsi="Cambria Math"/>
                </w:rPr>
                <m:t>-1</m:t>
              </w:del>
            </m:r>
          </m:sup>
        </m:sSubSup>
      </m:oMath>
      <w:del w:id="1562" w:author="wei ganchao" w:date="2022-01-13T18:16:00Z">
        <w:r w:rsidR="00946536" w:rsidDel="00FF27D1">
          <w:delText xml:space="preserve"> and </w:delText>
        </w:r>
      </w:del>
      <m:oMath>
        <m:f>
          <m:fPr>
            <m:ctrlPr>
              <w:del w:id="1563" w:author="wei ganchao" w:date="2022-01-13T18:16:00Z">
                <w:rPr>
                  <w:rFonts w:ascii="Cambria Math" w:hAnsi="Cambria Math"/>
                  <w:i/>
                </w:rPr>
              </w:del>
            </m:ctrlPr>
          </m:fPr>
          <m:num>
            <m:r>
              <w:del w:id="1564" w:author="wei ganchao" w:date="2022-01-13T18:16:00Z">
                <w:rPr>
                  <w:rFonts w:ascii="Cambria Math" w:hAnsi="Cambria Math"/>
                </w:rPr>
                <m:t>∂</m:t>
              </w:del>
            </m:r>
            <m:sSub>
              <m:sSubPr>
                <m:ctrlPr>
                  <w:del w:id="1565" w:author="wei ganchao" w:date="2022-01-13T18:16:00Z">
                    <w:rPr>
                      <w:rFonts w:ascii="Cambria Math" w:hAnsi="Cambria Math"/>
                      <w:i/>
                    </w:rPr>
                  </w:del>
                </m:ctrlPr>
              </m:sSubPr>
              <m:e>
                <m:r>
                  <w:del w:id="1566" w:author="wei ganchao" w:date="2022-01-13T18:16:00Z">
                    <w:rPr>
                      <w:rFonts w:ascii="Cambria Math" w:hAnsi="Cambria Math"/>
                    </w:rPr>
                    <m:t>δ</m:t>
                  </w:del>
                </m:r>
              </m:e>
              <m:sub>
                <m:r>
                  <w:del w:id="1567" w:author="wei ganchao" w:date="2022-01-13T18:16:00Z">
                    <w:rPr>
                      <w:rFonts w:ascii="Cambria Math" w:hAnsi="Cambria Math"/>
                    </w:rPr>
                    <m:t>it</m:t>
                  </w:del>
                </m:r>
              </m:sub>
            </m:sSub>
          </m:num>
          <m:den>
            <m:r>
              <w:del w:id="1568" w:author="wei ganchao" w:date="2022-01-13T18:16:00Z">
                <w:rPr>
                  <w:rFonts w:ascii="Cambria Math" w:hAnsi="Cambria Math"/>
                </w:rPr>
                <m:t>∂</m:t>
              </w:del>
            </m:r>
            <m:sSub>
              <m:sSubPr>
                <m:ctrlPr>
                  <w:del w:id="1569" w:author="wei ganchao" w:date="2022-01-13T18:16:00Z">
                    <w:rPr>
                      <w:rFonts w:ascii="Cambria Math" w:hAnsi="Cambria Math"/>
                      <w:i/>
                    </w:rPr>
                  </w:del>
                </m:ctrlPr>
              </m:sSubPr>
              <m:e>
                <m:r>
                  <w:del w:id="1570" w:author="wei ganchao" w:date="2022-01-13T18:16:00Z">
                    <w:rPr>
                      <w:rFonts w:ascii="Cambria Math" w:hAnsi="Cambria Math"/>
                    </w:rPr>
                    <m:t>ν</m:t>
                  </w:del>
                </m:r>
              </m:e>
              <m:sub>
                <m:r>
                  <w:del w:id="1571" w:author="wei ganchao" w:date="2022-01-13T18:16:00Z">
                    <w:rPr>
                      <w:rFonts w:ascii="Cambria Math" w:hAnsi="Cambria Math"/>
                    </w:rPr>
                    <m:t>it</m:t>
                  </w:del>
                </m:r>
              </m:sub>
            </m:sSub>
          </m:den>
        </m:f>
        <m:r>
          <w:del w:id="1572" w:author="wei ganchao" w:date="2022-01-13T18:16:00Z">
            <w:rPr>
              <w:rFonts w:ascii="Cambria Math" w:hAnsi="Cambria Math"/>
            </w:rPr>
            <m:t>≈-</m:t>
          </w:del>
        </m:r>
        <m:f>
          <m:fPr>
            <m:ctrlPr>
              <w:del w:id="1573" w:author="wei ganchao" w:date="2022-01-13T18:16:00Z">
                <w:rPr>
                  <w:rFonts w:ascii="Cambria Math" w:hAnsi="Cambria Math"/>
                  <w:i/>
                </w:rPr>
              </w:del>
            </m:ctrlPr>
          </m:fPr>
          <m:num>
            <m:sSubSup>
              <m:sSubSupPr>
                <m:ctrlPr>
                  <w:del w:id="1574" w:author="wei ganchao" w:date="2022-01-13T18:16:00Z">
                    <w:rPr>
                      <w:rFonts w:ascii="Cambria Math" w:hAnsi="Cambria Math"/>
                      <w:i/>
                    </w:rPr>
                  </w:del>
                </m:ctrlPr>
              </m:sSubSupPr>
              <m:e>
                <m:r>
                  <w:del w:id="1575" w:author="wei ganchao" w:date="2022-01-13T18:16:00Z">
                    <w:rPr>
                      <w:rFonts w:ascii="Cambria Math" w:hAnsi="Cambria Math"/>
                    </w:rPr>
                    <m:t>λ</m:t>
                  </w:del>
                </m:r>
              </m:e>
              <m:sub>
                <m:r>
                  <w:del w:id="1576" w:author="wei ganchao" w:date="2022-01-13T18:16:00Z">
                    <w:rPr>
                      <w:rFonts w:ascii="Cambria Math" w:hAnsi="Cambria Math"/>
                    </w:rPr>
                    <m:t>it</m:t>
                  </w:del>
                </m:r>
              </m:sub>
              <m:sup>
                <m:r>
                  <w:del w:id="1577" w:author="wei ganchao" w:date="2022-01-13T18:16:00Z">
                    <w:rPr>
                      <w:rFonts w:ascii="Cambria Math" w:hAnsi="Cambria Math"/>
                    </w:rPr>
                    <m:t>1/</m:t>
                  </w:del>
                </m:r>
                <m:sSub>
                  <m:sSubPr>
                    <m:ctrlPr>
                      <w:del w:id="1578" w:author="wei ganchao" w:date="2022-01-13T18:16:00Z">
                        <w:rPr>
                          <w:rFonts w:ascii="Cambria Math" w:hAnsi="Cambria Math"/>
                          <w:i/>
                        </w:rPr>
                      </w:del>
                    </m:ctrlPr>
                  </m:sSubPr>
                  <m:e>
                    <m:r>
                      <w:del w:id="1579" w:author="wei ganchao" w:date="2022-01-13T18:16:00Z">
                        <w:rPr>
                          <w:rFonts w:ascii="Cambria Math" w:hAnsi="Cambria Math"/>
                        </w:rPr>
                        <m:t>ν</m:t>
                      </w:del>
                    </m:r>
                  </m:e>
                  <m:sub>
                    <m:r>
                      <w:del w:id="1580" w:author="wei ganchao" w:date="2022-01-13T18:16:00Z">
                        <w:rPr>
                          <w:rFonts w:ascii="Cambria Math" w:hAnsi="Cambria Math"/>
                        </w:rPr>
                        <m:t>it</m:t>
                      </w:del>
                    </m:r>
                  </m:sub>
                </m:sSub>
              </m:sup>
            </m:sSubSup>
            <m:func>
              <m:funcPr>
                <m:ctrlPr>
                  <w:del w:id="1581" w:author="wei ganchao" w:date="2022-01-13T18:16:00Z">
                    <w:rPr>
                      <w:rFonts w:ascii="Cambria Math" w:hAnsi="Cambria Math"/>
                      <w:i/>
                    </w:rPr>
                  </w:del>
                </m:ctrlPr>
              </m:funcPr>
              <m:fName>
                <m:r>
                  <w:del w:id="1582" w:author="wei ganchao" w:date="2022-01-13T18:16:00Z">
                    <m:rPr>
                      <m:sty m:val="p"/>
                    </m:rPr>
                    <w:rPr>
                      <w:rFonts w:ascii="Cambria Math" w:hAnsi="Cambria Math"/>
                    </w:rPr>
                    <m:t>log</m:t>
                  </w:del>
                </m:r>
              </m:fName>
              <m:e>
                <m:sSub>
                  <m:sSubPr>
                    <m:ctrlPr>
                      <w:del w:id="1583" w:author="wei ganchao" w:date="2022-01-13T18:16:00Z">
                        <w:rPr>
                          <w:rFonts w:ascii="Cambria Math" w:hAnsi="Cambria Math"/>
                          <w:i/>
                        </w:rPr>
                      </w:del>
                    </m:ctrlPr>
                  </m:sSubPr>
                  <m:e>
                    <m:r>
                      <w:del w:id="1584" w:author="wei ganchao" w:date="2022-01-13T18:16:00Z">
                        <w:rPr>
                          <w:rFonts w:ascii="Cambria Math" w:hAnsi="Cambria Math"/>
                        </w:rPr>
                        <m:t>λ</m:t>
                      </w:del>
                    </m:r>
                  </m:e>
                  <m:sub>
                    <m:r>
                      <w:del w:id="1585" w:author="wei ganchao" w:date="2022-01-13T18:16:00Z">
                        <w:rPr>
                          <w:rFonts w:ascii="Cambria Math" w:hAnsi="Cambria Math"/>
                        </w:rPr>
                        <m:t>it</m:t>
                      </w:del>
                    </m:r>
                  </m:sub>
                </m:sSub>
              </m:e>
            </m:func>
          </m:num>
          <m:den>
            <m:sSubSup>
              <m:sSubSupPr>
                <m:ctrlPr>
                  <w:del w:id="1586" w:author="wei ganchao" w:date="2022-01-13T18:16:00Z">
                    <w:rPr>
                      <w:rFonts w:ascii="Cambria Math" w:hAnsi="Cambria Math"/>
                      <w:i/>
                    </w:rPr>
                  </w:del>
                </m:ctrlPr>
              </m:sSubSupPr>
              <m:e>
                <m:r>
                  <w:del w:id="1587" w:author="wei ganchao" w:date="2022-01-13T18:16:00Z">
                    <w:rPr>
                      <w:rFonts w:ascii="Cambria Math" w:hAnsi="Cambria Math"/>
                    </w:rPr>
                    <m:t>ν</m:t>
                  </w:del>
                </m:r>
              </m:e>
              <m:sub>
                <m:r>
                  <w:del w:id="1588" w:author="wei ganchao" w:date="2022-01-13T18:16:00Z">
                    <w:rPr>
                      <w:rFonts w:ascii="Cambria Math" w:hAnsi="Cambria Math"/>
                    </w:rPr>
                    <m:t>it</m:t>
                  </w:del>
                </m:r>
              </m:sub>
              <m:sup>
                <m:r>
                  <w:del w:id="1589" w:author="wei ganchao" w:date="2022-01-13T18:16:00Z">
                    <w:rPr>
                      <w:rFonts w:ascii="Cambria Math" w:hAnsi="Cambria Math"/>
                    </w:rPr>
                    <m:t>2</m:t>
                  </w:del>
                </m:r>
              </m:sup>
            </m:sSubSup>
          </m:den>
        </m:f>
        <m:r>
          <w:del w:id="1590" w:author="wei ganchao" w:date="2022-01-13T18:16:00Z">
            <w:rPr>
              <w:rFonts w:ascii="Cambria Math" w:hAnsi="Cambria Math"/>
            </w:rPr>
            <m:t>-</m:t>
          </w:del>
        </m:r>
        <m:f>
          <m:fPr>
            <m:ctrlPr>
              <w:del w:id="1591" w:author="wei ganchao" w:date="2022-01-13T18:16:00Z">
                <w:rPr>
                  <w:rFonts w:ascii="Cambria Math" w:hAnsi="Cambria Math"/>
                  <w:i/>
                </w:rPr>
              </w:del>
            </m:ctrlPr>
          </m:fPr>
          <m:num>
            <m:r>
              <w:del w:id="1592" w:author="wei ganchao" w:date="2022-01-13T18:16:00Z">
                <w:rPr>
                  <w:rFonts w:ascii="Cambria Math" w:hAnsi="Cambria Math"/>
                </w:rPr>
                <m:t>1</m:t>
              </w:del>
            </m:r>
          </m:num>
          <m:den>
            <m:r>
              <w:del w:id="1593" w:author="wei ganchao" w:date="2022-01-13T18:16:00Z">
                <w:rPr>
                  <w:rFonts w:ascii="Cambria Math" w:hAnsi="Cambria Math"/>
                </w:rPr>
                <m:t>2</m:t>
              </w:del>
            </m:r>
            <m:sSubSup>
              <m:sSubSupPr>
                <m:ctrlPr>
                  <w:del w:id="1594" w:author="wei ganchao" w:date="2022-01-13T18:16:00Z">
                    <w:rPr>
                      <w:rFonts w:ascii="Cambria Math" w:hAnsi="Cambria Math"/>
                      <w:i/>
                    </w:rPr>
                  </w:del>
                </m:ctrlPr>
              </m:sSubSupPr>
              <m:e>
                <m:r>
                  <w:del w:id="1595" w:author="wei ganchao" w:date="2022-01-13T18:16:00Z">
                    <w:rPr>
                      <w:rFonts w:ascii="Cambria Math" w:hAnsi="Cambria Math"/>
                    </w:rPr>
                    <m:t>ν</m:t>
                  </w:del>
                </m:r>
              </m:e>
              <m:sub>
                <m:r>
                  <w:del w:id="1596" w:author="wei ganchao" w:date="2022-01-13T18:16:00Z">
                    <w:rPr>
                      <w:rFonts w:ascii="Cambria Math" w:hAnsi="Cambria Math"/>
                    </w:rPr>
                    <m:t>it</m:t>
                  </w:del>
                </m:r>
              </m:sub>
              <m:sup>
                <m:r>
                  <w:del w:id="1597" w:author="wei ganchao" w:date="2022-01-13T18:16:00Z">
                    <w:rPr>
                      <w:rFonts w:ascii="Cambria Math" w:hAnsi="Cambria Math"/>
                    </w:rPr>
                    <m:t>2</m:t>
                  </w:del>
                </m:r>
              </m:sup>
            </m:sSubSup>
          </m:den>
        </m:f>
      </m:oMath>
      <w:del w:id="1598" w:author="wei ganchao" w:date="2022-01-13T18:16:00Z">
        <w:r w:rsidR="00946536" w:rsidDel="00FF27D1">
          <w:delText>.</w:delText>
        </w:r>
      </w:del>
    </w:p>
    <w:p w14:paraId="2756C8D8" w14:textId="462CCB87" w:rsidR="00CE6C00" w:rsidRPr="00D3079B" w:rsidRDefault="00CE6C00">
      <w:pPr>
        <w:keepNext/>
        <w:keepLines/>
        <w:spacing w:before="40"/>
        <w:outlineLvl w:val="1"/>
        <w:pPrChange w:id="1599" w:author="wei ganchao" w:date="2022-01-13T18:16:00Z">
          <w:pPr/>
        </w:pPrChange>
      </w:pPr>
    </w:p>
    <w:sectPr w:rsidR="00CE6C00" w:rsidRPr="00D3079B" w:rsidSect="00DD52B2">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venson, Ian" w:date="2022-01-06T11:46:00Z" w:initials="IS">
    <w:p w14:paraId="617E2233" w14:textId="77777777" w:rsidR="00122A3F" w:rsidRDefault="00122A3F" w:rsidP="00FF2ABA">
      <w:pPr>
        <w:pStyle w:val="CommentText"/>
        <w:jc w:val="left"/>
      </w:pPr>
      <w:r>
        <w:rPr>
          <w:rStyle w:val="CommentReference"/>
        </w:rPr>
        <w:annotationRef/>
      </w:r>
      <w:r>
        <w:t>Should we just change this "Conway-Maxwell Poisson variability"?</w:t>
      </w:r>
    </w:p>
  </w:comment>
  <w:comment w:id="2" w:author="Stevenson, Ian" w:date="2022-01-06T11:31:00Z" w:initials="IS">
    <w:p w14:paraId="64C82903" w14:textId="36C43B1A" w:rsidR="001C7C1D" w:rsidRDefault="001C7C1D" w:rsidP="00F57586">
      <w:pPr>
        <w:pStyle w:val="CommentText"/>
        <w:jc w:val="left"/>
      </w:pPr>
      <w:r>
        <w:rPr>
          <w:rStyle w:val="CommentReference"/>
        </w:rPr>
        <w:annotationRef/>
      </w:r>
      <w:r>
        <w:t>It might be good to add a sentence here saying something like… "previous work has examined the CMP-GLM here we focus on the dynamic version of this GLM…" cite Shmueli/Sellers</w:t>
      </w:r>
    </w:p>
  </w:comment>
  <w:comment w:id="23" w:author="Stevenson, Ian [2]" w:date="2022-01-13T14:32:00Z" w:initials="IS">
    <w:p w14:paraId="1C6B861F" w14:textId="77777777" w:rsidR="00427C0A" w:rsidRDefault="00427C0A" w:rsidP="004409A8">
      <w:pPr>
        <w:pStyle w:val="CommentText"/>
        <w:jc w:val="left"/>
      </w:pPr>
      <w:r>
        <w:rPr>
          <w:rStyle w:val="CommentReference"/>
        </w:rPr>
        <w:annotationRef/>
      </w:r>
      <w:r>
        <w:t>add</w:t>
      </w:r>
    </w:p>
  </w:comment>
  <w:comment w:id="31" w:author="Stevenson, Ian [2]" w:date="2022-01-13T14:34:00Z" w:initials="IS">
    <w:p w14:paraId="74D81C5E" w14:textId="77777777" w:rsidR="00427C0A" w:rsidRDefault="00427C0A" w:rsidP="00E418FA">
      <w:pPr>
        <w:pStyle w:val="CommentText"/>
        <w:jc w:val="left"/>
        <w:rPr>
          <w:lang w:eastAsia="zh-CN"/>
        </w:rPr>
      </w:pPr>
      <w:r>
        <w:rPr>
          <w:rStyle w:val="CommentReference"/>
        </w:rPr>
        <w:annotationRef/>
      </w:r>
      <w:r>
        <w:t>Ok - let's see how it goes. We should definitely make it clear that we weren’t the ones collecting the data. Personally, I think it’s sometimes valuable to put some details here that could impact the results but aren’t essential to the results themselves. We need to add to... for V1: if/how animals were anesthetized, details about the stimulus and spike window, for HC: how position was tracked, dimensions of maze, and for both HC and V1: how data was spike sorted, if we’re using a subset of the spike sorted neurons.</w:t>
      </w:r>
    </w:p>
  </w:comment>
  <w:comment w:id="32" w:author="wei ganchao" w:date="2022-01-15T19:30:00Z" w:initials="wg">
    <w:p w14:paraId="7602BA65" w14:textId="77777777" w:rsidR="00914064" w:rsidRDefault="00F8729C">
      <w:pPr>
        <w:pStyle w:val="CommentText"/>
        <w:jc w:val="left"/>
      </w:pPr>
      <w:r>
        <w:rPr>
          <w:rStyle w:val="CommentReference"/>
        </w:rPr>
        <w:annotationRef/>
      </w:r>
      <w:r w:rsidR="00914064">
        <w:t>I view these information as detailed background of the data, and I'm still not very comfortable putting them in the "method" section.</w:t>
      </w:r>
    </w:p>
    <w:p w14:paraId="61B5A502" w14:textId="77777777" w:rsidR="00914064" w:rsidRDefault="00914064">
      <w:pPr>
        <w:pStyle w:val="CommentText"/>
        <w:jc w:val="left"/>
      </w:pPr>
    </w:p>
    <w:p w14:paraId="1088225C" w14:textId="77777777" w:rsidR="00914064" w:rsidRDefault="00914064">
      <w:pPr>
        <w:pStyle w:val="CommentText"/>
        <w:jc w:val="left"/>
      </w:pPr>
      <w:r>
        <w:t>Let's discuss later.</w:t>
      </w:r>
    </w:p>
    <w:p w14:paraId="519AD4B9" w14:textId="77777777" w:rsidR="00914064" w:rsidRDefault="00914064">
      <w:pPr>
        <w:pStyle w:val="CommentText"/>
        <w:jc w:val="left"/>
      </w:pPr>
    </w:p>
    <w:p w14:paraId="3BDFAAFA" w14:textId="77777777" w:rsidR="00914064" w:rsidRDefault="00914064" w:rsidP="003136E3">
      <w:pPr>
        <w:pStyle w:val="CommentText"/>
        <w:jc w:val="left"/>
      </w:pPr>
      <w:r>
        <w:t xml:space="preserve">Currently, I put these info in the application part. For the HC data, I didn't find a reference paper. So, I just write the info I can get from the description document (in "data/hc_data/ref").  </w:t>
      </w:r>
    </w:p>
  </w:comment>
  <w:comment w:id="33" w:author="Stevenson, Ian [2]" w:date="2022-01-13T14:42:00Z" w:initials="IS">
    <w:p w14:paraId="7CC58893" w14:textId="0EAF16A2" w:rsidR="00D00AE7" w:rsidRDefault="00D00AE7" w:rsidP="00377B26">
      <w:pPr>
        <w:pStyle w:val="CommentText"/>
        <w:jc w:val="left"/>
      </w:pPr>
      <w:r>
        <w:rPr>
          <w:rStyle w:val="CommentReference"/>
        </w:rPr>
        <w:annotationRef/>
      </w:r>
      <w:r>
        <w:t>Add labels for "observed", "model", and "true"? Labels for "Stimulus A" and "Stimulus B"?</w:t>
      </w:r>
    </w:p>
  </w:comment>
  <w:comment w:id="93" w:author="Stevenson, Ian [2]" w:date="2022-01-13T14:38:00Z" w:initials="IS">
    <w:p w14:paraId="32674B79" w14:textId="411558AD" w:rsidR="00E86BEB" w:rsidRDefault="00E86BEB" w:rsidP="00871A4C">
      <w:pPr>
        <w:pStyle w:val="CommentText"/>
        <w:jc w:val="left"/>
      </w:pPr>
      <w:r>
        <w:rPr>
          <w:rStyle w:val="CommentReference"/>
        </w:rPr>
        <w:annotationRef/>
      </w:r>
      <w:r>
        <w:t>Is this overall or at a specific orientation?</w:t>
      </w:r>
    </w:p>
  </w:comment>
  <w:comment w:id="94" w:author="wei ganchao" w:date="2022-01-13T18:50:00Z" w:initials="wg">
    <w:p w14:paraId="6E480865" w14:textId="77777777" w:rsidR="000C7F82" w:rsidRDefault="000C7F82" w:rsidP="002077EB">
      <w:pPr>
        <w:pStyle w:val="CommentText"/>
        <w:jc w:val="left"/>
      </w:pPr>
      <w:r>
        <w:rPr>
          <w:rStyle w:val="CommentReference"/>
        </w:rPr>
        <w:annotationRef/>
      </w:r>
      <w:r>
        <w:t>overall</w:t>
      </w:r>
    </w:p>
  </w:comment>
  <w:comment w:id="181" w:author="Stevenson, Ian [2]" w:date="2022-01-13T14:52:00Z" w:initials="IS">
    <w:p w14:paraId="07D15582" w14:textId="5C76EA86" w:rsidR="00D71989" w:rsidRDefault="00D71989" w:rsidP="000C7F82">
      <w:pPr>
        <w:pStyle w:val="CommentText"/>
      </w:pPr>
      <w:r>
        <w:rPr>
          <w:rStyle w:val="CommentReference"/>
        </w:rPr>
        <w:annotationRef/>
      </w:r>
      <w:r>
        <w:t>Delete probably, it's not that important</w:t>
      </w:r>
    </w:p>
  </w:comment>
  <w:comment w:id="429" w:author="Stevenson, Ian" w:date="2022-01-06T11:45:00Z" w:initials="IS">
    <w:p w14:paraId="4C28284C" w14:textId="04CA1C98" w:rsidR="005744B6" w:rsidRDefault="005744B6" w:rsidP="003F79DF">
      <w:pPr>
        <w:pStyle w:val="CommentText"/>
        <w:jc w:val="left"/>
      </w:pPr>
      <w:r>
        <w:rPr>
          <w:rStyle w:val="CommentReference"/>
        </w:rPr>
        <w:annotationRef/>
      </w:r>
      <w:r>
        <w:t>Definitely we should include direction when modeling, since most of the cells respond very differently with direction. We don't necessarily have to visualize it as -200 to 200, though. The right plot more clearly shows that there are two "place fields". We can make the heatmaps align with these 0 to 250 plots.</w:t>
      </w:r>
    </w:p>
  </w:comment>
  <w:comment w:id="430" w:author="wei ganchao" w:date="2022-01-06T16:59:00Z" w:initials="wg">
    <w:p w14:paraId="4D45A2A9" w14:textId="77777777" w:rsidR="00ED7FBA" w:rsidRDefault="00ED7FBA" w:rsidP="00006C02">
      <w:pPr>
        <w:pStyle w:val="CommentText"/>
        <w:jc w:val="left"/>
      </w:pPr>
      <w:r>
        <w:rPr>
          <w:rStyle w:val="CommentReference"/>
        </w:rPr>
        <w:annotationRef/>
      </w:r>
      <w:r>
        <w:t>Maybe in the right plot, the middle &amp; bottom panel should also be separated by direction? It seems like the mean and FF are calculated ignoring the direction.</w:t>
      </w:r>
    </w:p>
  </w:comment>
  <w:comment w:id="1238" w:author="wei ganchao" w:date="2022-01-07T09:20:00Z" w:initials="wg">
    <w:p w14:paraId="6B77C772" w14:textId="77777777" w:rsidR="00A13D6F" w:rsidRDefault="00A13D6F" w:rsidP="00A87597">
      <w:pPr>
        <w:pStyle w:val="CommentText"/>
        <w:jc w:val="left"/>
      </w:pPr>
      <w:r>
        <w:rPr>
          <w:rStyle w:val="CommentReference"/>
        </w:rPr>
        <w:annotationRef/>
      </w:r>
      <w:r>
        <w:t>I prefer to say CMP-parameter uncertainty. Since "state vectors" refer to \beta and \gamma in previous writing</w:t>
      </w:r>
    </w:p>
  </w:comment>
  <w:comment w:id="1302" w:author="wei ganchao" w:date="2022-01-07T09:57:00Z" w:initials="wg">
    <w:p w14:paraId="2F443D01" w14:textId="77777777" w:rsidR="00C45B17" w:rsidRDefault="00C45B17" w:rsidP="00FA541E">
      <w:pPr>
        <w:pStyle w:val="CommentText"/>
        <w:jc w:val="left"/>
      </w:pPr>
      <w:r>
        <w:rPr>
          <w:rStyle w:val="CommentReference"/>
        </w:rPr>
        <w:annotationRef/>
      </w:r>
      <w:r>
        <w:t>If I write the V_it out, the notation will be very nasty. Since this can be found in Wiki, I didn't include it in the previous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2233" w15:done="1"/>
  <w15:commentEx w15:paraId="64C82903" w15:done="1"/>
  <w15:commentEx w15:paraId="1C6B861F" w15:done="0"/>
  <w15:commentEx w15:paraId="74D81C5E" w15:done="0"/>
  <w15:commentEx w15:paraId="3BDFAAFA" w15:paraIdParent="74D81C5E" w15:done="0"/>
  <w15:commentEx w15:paraId="7CC58893" w15:done="0"/>
  <w15:commentEx w15:paraId="32674B79" w15:done="0"/>
  <w15:commentEx w15:paraId="6E480865" w15:paraIdParent="32674B79" w15:done="0"/>
  <w15:commentEx w15:paraId="07D15582" w15:done="0"/>
  <w15:commentEx w15:paraId="4C28284C" w15:done="0"/>
  <w15:commentEx w15:paraId="4D45A2A9" w15:paraIdParent="4C28284C" w15:done="0"/>
  <w15:commentEx w15:paraId="6B77C772" w15:done="0"/>
  <w15:commentEx w15:paraId="2F443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551D" w16cex:dateUtc="2022-01-06T16:46:00Z"/>
  <w16cex:commentExtensible w16cex:durableId="2581519D" w16cex:dateUtc="2022-01-06T16:31:00Z"/>
  <w16cex:commentExtensible w16cex:durableId="258AB67E" w16cex:dateUtc="2022-01-13T19:32:00Z"/>
  <w16cex:commentExtensible w16cex:durableId="258AB70D" w16cex:dateUtc="2022-01-13T19:34:00Z"/>
  <w16cex:commentExtensible w16cex:durableId="258D9F56" w16cex:dateUtc="2022-01-16T00:30:00Z"/>
  <w16cex:commentExtensible w16cex:durableId="258AB8F1" w16cex:dateUtc="2022-01-13T19:42:00Z"/>
  <w16cex:commentExtensible w16cex:durableId="258AB7C9" w16cex:dateUtc="2022-01-13T19:38:00Z"/>
  <w16cex:commentExtensible w16cex:durableId="258AF2F5" w16cex:dateUtc="2022-01-13T23:50:00Z"/>
  <w16cex:commentExtensible w16cex:durableId="258ABB16" w16cex:dateUtc="2022-01-13T19:52:00Z"/>
  <w16cex:commentExtensible w16cex:durableId="258154D5" w16cex:dateUtc="2022-01-06T16:45:00Z"/>
  <w16cex:commentExtensible w16cex:durableId="25819E55" w16cex:dateUtc="2022-01-06T21:59:00Z"/>
  <w16cex:commentExtensible w16cex:durableId="25828471" w16cex:dateUtc="2022-01-07T14:20:00Z"/>
  <w16cex:commentExtensible w16cex:durableId="25828D15" w16cex:dateUtc="2022-01-07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2233" w16cid:durableId="2581551D"/>
  <w16cid:commentId w16cid:paraId="64C82903" w16cid:durableId="2581519D"/>
  <w16cid:commentId w16cid:paraId="1C6B861F" w16cid:durableId="258AB67E"/>
  <w16cid:commentId w16cid:paraId="74D81C5E" w16cid:durableId="258AB70D"/>
  <w16cid:commentId w16cid:paraId="3BDFAAFA" w16cid:durableId="258D9F56"/>
  <w16cid:commentId w16cid:paraId="7CC58893" w16cid:durableId="258AB8F1"/>
  <w16cid:commentId w16cid:paraId="32674B79" w16cid:durableId="258AB7C9"/>
  <w16cid:commentId w16cid:paraId="6E480865" w16cid:durableId="258AF2F5"/>
  <w16cid:commentId w16cid:paraId="07D15582" w16cid:durableId="258ABB16"/>
  <w16cid:commentId w16cid:paraId="4C28284C" w16cid:durableId="258154D5"/>
  <w16cid:commentId w16cid:paraId="4D45A2A9" w16cid:durableId="25819E55"/>
  <w16cid:commentId w16cid:paraId="6B77C772" w16cid:durableId="25828471"/>
  <w16cid:commentId w16cid:paraId="2F443D01" w16cid:durableId="25828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83EBD" w14:textId="77777777" w:rsidR="00405F94" w:rsidRDefault="00405F94" w:rsidP="009B10EC">
      <w:pPr>
        <w:spacing w:line="240" w:lineRule="auto"/>
      </w:pPr>
      <w:r>
        <w:separator/>
      </w:r>
    </w:p>
  </w:endnote>
  <w:endnote w:type="continuationSeparator" w:id="0">
    <w:p w14:paraId="3CCA0546" w14:textId="77777777" w:rsidR="00405F94" w:rsidRDefault="00405F94" w:rsidP="009B1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XITS Math">
    <w:altName w:val="Cambria Math"/>
    <w:panose1 w:val="00000000000000000000"/>
    <w:charset w:val="00"/>
    <w:family w:val="auto"/>
    <w:notTrueType/>
    <w:pitch w:val="variable"/>
    <w:sig w:usb0="00000001" w:usb1="0203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E67D8" w14:textId="77777777" w:rsidR="00405F94" w:rsidRDefault="00405F94" w:rsidP="009B10EC">
      <w:pPr>
        <w:spacing w:line="240" w:lineRule="auto"/>
      </w:pPr>
      <w:r>
        <w:separator/>
      </w:r>
    </w:p>
  </w:footnote>
  <w:footnote w:type="continuationSeparator" w:id="0">
    <w:p w14:paraId="3177EBFA" w14:textId="77777777" w:rsidR="00405F94" w:rsidRDefault="00405F94" w:rsidP="009B10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7D38"/>
    <w:multiLevelType w:val="hybridMultilevel"/>
    <w:tmpl w:val="4F3AB336"/>
    <w:lvl w:ilvl="0" w:tplc="5868E302">
      <w:start w:val="1"/>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C27FBD"/>
    <w:multiLevelType w:val="hybridMultilevel"/>
    <w:tmpl w:val="5566936C"/>
    <w:lvl w:ilvl="0" w:tplc="34589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750AB0"/>
    <w:multiLevelType w:val="hybridMultilevel"/>
    <w:tmpl w:val="B9D0F58A"/>
    <w:lvl w:ilvl="0" w:tplc="F9340686">
      <w:numFmt w:val="bullet"/>
      <w:lvlText w:val="-"/>
      <w:lvlJc w:val="left"/>
      <w:pPr>
        <w:ind w:left="720" w:hanging="360"/>
      </w:pPr>
      <w:rPr>
        <w:rFonts w:ascii="Times New Roman" w:eastAsia="Songti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nson, Ian">
    <w15:presenceInfo w15:providerId="AD" w15:userId="S::ian.stevenson@uconn.edu::30ee5e27-584b-4064-bb15-2919848031ce"/>
  </w15:person>
  <w15:person w15:author="Stevenson, Ian [2]">
    <w15:presenceInfo w15:providerId="AD" w15:userId="S::ian.stevenson@uconn.edu::30ee5e27-584b-4064-bb15-2919848031ce"/>
  </w15:person>
  <w15:person w15:author="wei ganchao">
    <w15:presenceInfo w15:providerId="Windows Live" w15:userId="c1a04c3a62a720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E0F"/>
    <w:rsid w:val="00002047"/>
    <w:rsid w:val="0001339B"/>
    <w:rsid w:val="00017F6D"/>
    <w:rsid w:val="000224F3"/>
    <w:rsid w:val="00022801"/>
    <w:rsid w:val="00025328"/>
    <w:rsid w:val="000254BF"/>
    <w:rsid w:val="000335A0"/>
    <w:rsid w:val="000440BB"/>
    <w:rsid w:val="00050A61"/>
    <w:rsid w:val="0005220C"/>
    <w:rsid w:val="00052A6C"/>
    <w:rsid w:val="00056609"/>
    <w:rsid w:val="0006649A"/>
    <w:rsid w:val="0007107F"/>
    <w:rsid w:val="00073801"/>
    <w:rsid w:val="00074C38"/>
    <w:rsid w:val="00075888"/>
    <w:rsid w:val="00081D0C"/>
    <w:rsid w:val="00092349"/>
    <w:rsid w:val="00093A72"/>
    <w:rsid w:val="000968C2"/>
    <w:rsid w:val="000A4075"/>
    <w:rsid w:val="000A62FC"/>
    <w:rsid w:val="000B3A74"/>
    <w:rsid w:val="000B5BE0"/>
    <w:rsid w:val="000B60F7"/>
    <w:rsid w:val="000C0010"/>
    <w:rsid w:val="000C09D2"/>
    <w:rsid w:val="000C18B3"/>
    <w:rsid w:val="000C23DB"/>
    <w:rsid w:val="000C3BCC"/>
    <w:rsid w:val="000C646B"/>
    <w:rsid w:val="000C7F82"/>
    <w:rsid w:val="000D2C87"/>
    <w:rsid w:val="000D4E77"/>
    <w:rsid w:val="000D7D76"/>
    <w:rsid w:val="000E2D95"/>
    <w:rsid w:val="000E3875"/>
    <w:rsid w:val="000E5175"/>
    <w:rsid w:val="000E736A"/>
    <w:rsid w:val="000F0CE2"/>
    <w:rsid w:val="000F1F2D"/>
    <w:rsid w:val="000F7FB1"/>
    <w:rsid w:val="0010187F"/>
    <w:rsid w:val="00102D28"/>
    <w:rsid w:val="001107D3"/>
    <w:rsid w:val="00115B37"/>
    <w:rsid w:val="00122A3F"/>
    <w:rsid w:val="0013053A"/>
    <w:rsid w:val="00133180"/>
    <w:rsid w:val="001377C1"/>
    <w:rsid w:val="001441CA"/>
    <w:rsid w:val="00150ECA"/>
    <w:rsid w:val="001510F1"/>
    <w:rsid w:val="001522A4"/>
    <w:rsid w:val="001527F5"/>
    <w:rsid w:val="0015688E"/>
    <w:rsid w:val="00156EE5"/>
    <w:rsid w:val="00157B13"/>
    <w:rsid w:val="00162C3C"/>
    <w:rsid w:val="001675A7"/>
    <w:rsid w:val="00177D99"/>
    <w:rsid w:val="001806E5"/>
    <w:rsid w:val="001843DA"/>
    <w:rsid w:val="00185594"/>
    <w:rsid w:val="001A2F66"/>
    <w:rsid w:val="001A5BF5"/>
    <w:rsid w:val="001B274E"/>
    <w:rsid w:val="001B2A2E"/>
    <w:rsid w:val="001B3C0C"/>
    <w:rsid w:val="001B57EA"/>
    <w:rsid w:val="001B5D3F"/>
    <w:rsid w:val="001B5D84"/>
    <w:rsid w:val="001B75C9"/>
    <w:rsid w:val="001B7796"/>
    <w:rsid w:val="001C7C1D"/>
    <w:rsid w:val="001D1345"/>
    <w:rsid w:val="001D2909"/>
    <w:rsid w:val="001D3F7C"/>
    <w:rsid w:val="001D5E31"/>
    <w:rsid w:val="001D7913"/>
    <w:rsid w:val="001E1726"/>
    <w:rsid w:val="001E4623"/>
    <w:rsid w:val="001E4DA9"/>
    <w:rsid w:val="001E569C"/>
    <w:rsid w:val="001E6EAF"/>
    <w:rsid w:val="001F0231"/>
    <w:rsid w:val="001F3FD6"/>
    <w:rsid w:val="001F6135"/>
    <w:rsid w:val="0020650E"/>
    <w:rsid w:val="00206642"/>
    <w:rsid w:val="00215DCE"/>
    <w:rsid w:val="002163FA"/>
    <w:rsid w:val="00220F3F"/>
    <w:rsid w:val="0022469B"/>
    <w:rsid w:val="00231D36"/>
    <w:rsid w:val="0023354F"/>
    <w:rsid w:val="00245114"/>
    <w:rsid w:val="00246B01"/>
    <w:rsid w:val="002501CF"/>
    <w:rsid w:val="0025301C"/>
    <w:rsid w:val="00253076"/>
    <w:rsid w:val="00253CE6"/>
    <w:rsid w:val="0025676C"/>
    <w:rsid w:val="0026011E"/>
    <w:rsid w:val="0026702D"/>
    <w:rsid w:val="00270F65"/>
    <w:rsid w:val="00271C13"/>
    <w:rsid w:val="002749D6"/>
    <w:rsid w:val="00274A57"/>
    <w:rsid w:val="00282DF1"/>
    <w:rsid w:val="002876D8"/>
    <w:rsid w:val="00287C33"/>
    <w:rsid w:val="00295B55"/>
    <w:rsid w:val="002A5267"/>
    <w:rsid w:val="002B0AB7"/>
    <w:rsid w:val="002B1076"/>
    <w:rsid w:val="002B2D79"/>
    <w:rsid w:val="002B71AF"/>
    <w:rsid w:val="002C23AD"/>
    <w:rsid w:val="002C68ED"/>
    <w:rsid w:val="002D3074"/>
    <w:rsid w:val="002D4B7C"/>
    <w:rsid w:val="002D5583"/>
    <w:rsid w:val="002D57CD"/>
    <w:rsid w:val="002E0B30"/>
    <w:rsid w:val="002E1370"/>
    <w:rsid w:val="002E1B34"/>
    <w:rsid w:val="002E514F"/>
    <w:rsid w:val="002F1A35"/>
    <w:rsid w:val="002F370F"/>
    <w:rsid w:val="002F5346"/>
    <w:rsid w:val="003154D7"/>
    <w:rsid w:val="00323EA1"/>
    <w:rsid w:val="003246AB"/>
    <w:rsid w:val="00332EEB"/>
    <w:rsid w:val="0034545D"/>
    <w:rsid w:val="00345C02"/>
    <w:rsid w:val="003519C3"/>
    <w:rsid w:val="00352650"/>
    <w:rsid w:val="00353A4B"/>
    <w:rsid w:val="00357863"/>
    <w:rsid w:val="00360633"/>
    <w:rsid w:val="003616AB"/>
    <w:rsid w:val="00362C12"/>
    <w:rsid w:val="00365F9E"/>
    <w:rsid w:val="0036622C"/>
    <w:rsid w:val="0036712B"/>
    <w:rsid w:val="0037119A"/>
    <w:rsid w:val="00372013"/>
    <w:rsid w:val="00373B1E"/>
    <w:rsid w:val="00374ECA"/>
    <w:rsid w:val="00375553"/>
    <w:rsid w:val="003771A5"/>
    <w:rsid w:val="00380037"/>
    <w:rsid w:val="00381BED"/>
    <w:rsid w:val="00383D57"/>
    <w:rsid w:val="0039656E"/>
    <w:rsid w:val="003A4CE2"/>
    <w:rsid w:val="003A67DB"/>
    <w:rsid w:val="003B5886"/>
    <w:rsid w:val="003C1FC7"/>
    <w:rsid w:val="003C3470"/>
    <w:rsid w:val="003D0F47"/>
    <w:rsid w:val="003D1FBB"/>
    <w:rsid w:val="003D582F"/>
    <w:rsid w:val="003E3203"/>
    <w:rsid w:val="003E4657"/>
    <w:rsid w:val="003F3B77"/>
    <w:rsid w:val="00402D57"/>
    <w:rsid w:val="00405F94"/>
    <w:rsid w:val="004144D0"/>
    <w:rsid w:val="0041742D"/>
    <w:rsid w:val="00417F97"/>
    <w:rsid w:val="004233EC"/>
    <w:rsid w:val="00424FB1"/>
    <w:rsid w:val="00427C0A"/>
    <w:rsid w:val="0043029A"/>
    <w:rsid w:val="00432C49"/>
    <w:rsid w:val="00434A8B"/>
    <w:rsid w:val="004413C0"/>
    <w:rsid w:val="004430EE"/>
    <w:rsid w:val="004435A2"/>
    <w:rsid w:val="00446D63"/>
    <w:rsid w:val="00453196"/>
    <w:rsid w:val="00461A59"/>
    <w:rsid w:val="004622C7"/>
    <w:rsid w:val="00463D54"/>
    <w:rsid w:val="004715DC"/>
    <w:rsid w:val="00471B64"/>
    <w:rsid w:val="0047722C"/>
    <w:rsid w:val="004773C1"/>
    <w:rsid w:val="00480942"/>
    <w:rsid w:val="004832E9"/>
    <w:rsid w:val="00486406"/>
    <w:rsid w:val="00487CCC"/>
    <w:rsid w:val="004A2188"/>
    <w:rsid w:val="004A666A"/>
    <w:rsid w:val="004C24E0"/>
    <w:rsid w:val="004C7526"/>
    <w:rsid w:val="004D3B32"/>
    <w:rsid w:val="004D3B38"/>
    <w:rsid w:val="004D4359"/>
    <w:rsid w:val="004E7FA2"/>
    <w:rsid w:val="004F1861"/>
    <w:rsid w:val="004F1D5F"/>
    <w:rsid w:val="004F2EE7"/>
    <w:rsid w:val="004F6CAE"/>
    <w:rsid w:val="004F7273"/>
    <w:rsid w:val="005014C9"/>
    <w:rsid w:val="00503ACD"/>
    <w:rsid w:val="00503CD6"/>
    <w:rsid w:val="0050402A"/>
    <w:rsid w:val="0051308F"/>
    <w:rsid w:val="00516050"/>
    <w:rsid w:val="00522AE4"/>
    <w:rsid w:val="00531F87"/>
    <w:rsid w:val="005440FC"/>
    <w:rsid w:val="00544A22"/>
    <w:rsid w:val="00547D81"/>
    <w:rsid w:val="005511DC"/>
    <w:rsid w:val="0055435D"/>
    <w:rsid w:val="00560F5D"/>
    <w:rsid w:val="00570BBD"/>
    <w:rsid w:val="005713EA"/>
    <w:rsid w:val="005744B6"/>
    <w:rsid w:val="0057550F"/>
    <w:rsid w:val="00583AB8"/>
    <w:rsid w:val="00584A4C"/>
    <w:rsid w:val="00591A5E"/>
    <w:rsid w:val="005924E8"/>
    <w:rsid w:val="00594E9D"/>
    <w:rsid w:val="00595013"/>
    <w:rsid w:val="005974DC"/>
    <w:rsid w:val="005976BA"/>
    <w:rsid w:val="005A6FAE"/>
    <w:rsid w:val="005C7784"/>
    <w:rsid w:val="005C79AE"/>
    <w:rsid w:val="005D4FB7"/>
    <w:rsid w:val="005D6238"/>
    <w:rsid w:val="005D6491"/>
    <w:rsid w:val="005E165E"/>
    <w:rsid w:val="005E3BDD"/>
    <w:rsid w:val="005E5113"/>
    <w:rsid w:val="005F239B"/>
    <w:rsid w:val="006044CC"/>
    <w:rsid w:val="00605B64"/>
    <w:rsid w:val="00606001"/>
    <w:rsid w:val="00607D35"/>
    <w:rsid w:val="0061064A"/>
    <w:rsid w:val="00610CEA"/>
    <w:rsid w:val="00611C09"/>
    <w:rsid w:val="006120B3"/>
    <w:rsid w:val="0062459C"/>
    <w:rsid w:val="00640263"/>
    <w:rsid w:val="006406C6"/>
    <w:rsid w:val="00644EC3"/>
    <w:rsid w:val="00645ADA"/>
    <w:rsid w:val="00645CCD"/>
    <w:rsid w:val="00646D6A"/>
    <w:rsid w:val="006507D3"/>
    <w:rsid w:val="006614C7"/>
    <w:rsid w:val="00661BC0"/>
    <w:rsid w:val="006633E9"/>
    <w:rsid w:val="00664944"/>
    <w:rsid w:val="006704FB"/>
    <w:rsid w:val="00675624"/>
    <w:rsid w:val="00676CE8"/>
    <w:rsid w:val="00682CAF"/>
    <w:rsid w:val="00684621"/>
    <w:rsid w:val="00684A23"/>
    <w:rsid w:val="00685C09"/>
    <w:rsid w:val="00694027"/>
    <w:rsid w:val="006942EB"/>
    <w:rsid w:val="00697709"/>
    <w:rsid w:val="006B24FE"/>
    <w:rsid w:val="006B3C17"/>
    <w:rsid w:val="006B4AA2"/>
    <w:rsid w:val="006C0592"/>
    <w:rsid w:val="006C20E7"/>
    <w:rsid w:val="006C2652"/>
    <w:rsid w:val="006C6060"/>
    <w:rsid w:val="006D0686"/>
    <w:rsid w:val="006D2659"/>
    <w:rsid w:val="006D31C5"/>
    <w:rsid w:val="006E2203"/>
    <w:rsid w:val="006E26BB"/>
    <w:rsid w:val="006E61ED"/>
    <w:rsid w:val="006F1048"/>
    <w:rsid w:val="006F1D90"/>
    <w:rsid w:val="006F3DF7"/>
    <w:rsid w:val="00705EC1"/>
    <w:rsid w:val="00714ABC"/>
    <w:rsid w:val="00716D51"/>
    <w:rsid w:val="007210FA"/>
    <w:rsid w:val="00733525"/>
    <w:rsid w:val="00733917"/>
    <w:rsid w:val="00737007"/>
    <w:rsid w:val="0073744D"/>
    <w:rsid w:val="00741176"/>
    <w:rsid w:val="00741F9A"/>
    <w:rsid w:val="00744B81"/>
    <w:rsid w:val="00745E0F"/>
    <w:rsid w:val="007515AF"/>
    <w:rsid w:val="00755569"/>
    <w:rsid w:val="00755C62"/>
    <w:rsid w:val="00760AB4"/>
    <w:rsid w:val="00763735"/>
    <w:rsid w:val="007648AE"/>
    <w:rsid w:val="007656E1"/>
    <w:rsid w:val="0077034C"/>
    <w:rsid w:val="00775A3A"/>
    <w:rsid w:val="007762D5"/>
    <w:rsid w:val="007772BC"/>
    <w:rsid w:val="00777CE8"/>
    <w:rsid w:val="007873D3"/>
    <w:rsid w:val="00787531"/>
    <w:rsid w:val="00787D89"/>
    <w:rsid w:val="00791872"/>
    <w:rsid w:val="00795C92"/>
    <w:rsid w:val="007A6193"/>
    <w:rsid w:val="007A6572"/>
    <w:rsid w:val="007B6297"/>
    <w:rsid w:val="007C08A2"/>
    <w:rsid w:val="007C1A37"/>
    <w:rsid w:val="007C2BB7"/>
    <w:rsid w:val="007D1021"/>
    <w:rsid w:val="007E3A6A"/>
    <w:rsid w:val="007E409C"/>
    <w:rsid w:val="007E6723"/>
    <w:rsid w:val="007E7CE1"/>
    <w:rsid w:val="008024F1"/>
    <w:rsid w:val="0080306A"/>
    <w:rsid w:val="00816911"/>
    <w:rsid w:val="00817235"/>
    <w:rsid w:val="0082447E"/>
    <w:rsid w:val="008438F4"/>
    <w:rsid w:val="00844C49"/>
    <w:rsid w:val="008531BA"/>
    <w:rsid w:val="00854B87"/>
    <w:rsid w:val="0086008E"/>
    <w:rsid w:val="00861A8A"/>
    <w:rsid w:val="0087120C"/>
    <w:rsid w:val="00882AB0"/>
    <w:rsid w:val="00883A37"/>
    <w:rsid w:val="00886357"/>
    <w:rsid w:val="008A410E"/>
    <w:rsid w:val="008B692F"/>
    <w:rsid w:val="008C3A8C"/>
    <w:rsid w:val="008C4335"/>
    <w:rsid w:val="008D542F"/>
    <w:rsid w:val="008D72C1"/>
    <w:rsid w:val="008E51A0"/>
    <w:rsid w:val="008E6A03"/>
    <w:rsid w:val="008F764F"/>
    <w:rsid w:val="008F7EED"/>
    <w:rsid w:val="009008C8"/>
    <w:rsid w:val="00902BB4"/>
    <w:rsid w:val="00914064"/>
    <w:rsid w:val="00914E8A"/>
    <w:rsid w:val="00916F1D"/>
    <w:rsid w:val="00920285"/>
    <w:rsid w:val="009229B8"/>
    <w:rsid w:val="00922AC4"/>
    <w:rsid w:val="0092326F"/>
    <w:rsid w:val="00923B91"/>
    <w:rsid w:val="00936F8F"/>
    <w:rsid w:val="00937201"/>
    <w:rsid w:val="00937DF4"/>
    <w:rsid w:val="00940C2D"/>
    <w:rsid w:val="00941AE9"/>
    <w:rsid w:val="00942B5B"/>
    <w:rsid w:val="00946536"/>
    <w:rsid w:val="00946BEA"/>
    <w:rsid w:val="00950493"/>
    <w:rsid w:val="00952FB1"/>
    <w:rsid w:val="009530A1"/>
    <w:rsid w:val="009668AF"/>
    <w:rsid w:val="0097421A"/>
    <w:rsid w:val="00986D6A"/>
    <w:rsid w:val="0099346E"/>
    <w:rsid w:val="00993E45"/>
    <w:rsid w:val="00996C17"/>
    <w:rsid w:val="00997EAF"/>
    <w:rsid w:val="009A67EB"/>
    <w:rsid w:val="009A7B80"/>
    <w:rsid w:val="009B10EC"/>
    <w:rsid w:val="009B22F1"/>
    <w:rsid w:val="009B5928"/>
    <w:rsid w:val="009B61C5"/>
    <w:rsid w:val="009C1731"/>
    <w:rsid w:val="009D07DC"/>
    <w:rsid w:val="009D1475"/>
    <w:rsid w:val="009E06DA"/>
    <w:rsid w:val="009F4668"/>
    <w:rsid w:val="009F4DA1"/>
    <w:rsid w:val="00A02EEB"/>
    <w:rsid w:val="00A031E4"/>
    <w:rsid w:val="00A03B94"/>
    <w:rsid w:val="00A05D01"/>
    <w:rsid w:val="00A07841"/>
    <w:rsid w:val="00A12EDE"/>
    <w:rsid w:val="00A13D6F"/>
    <w:rsid w:val="00A16019"/>
    <w:rsid w:val="00A24C73"/>
    <w:rsid w:val="00A253E4"/>
    <w:rsid w:val="00A32406"/>
    <w:rsid w:val="00A33C4B"/>
    <w:rsid w:val="00A43DD4"/>
    <w:rsid w:val="00A44714"/>
    <w:rsid w:val="00A449E9"/>
    <w:rsid w:val="00A44BE0"/>
    <w:rsid w:val="00A471E3"/>
    <w:rsid w:val="00A47D2A"/>
    <w:rsid w:val="00A508AF"/>
    <w:rsid w:val="00A5511E"/>
    <w:rsid w:val="00A56562"/>
    <w:rsid w:val="00A6091C"/>
    <w:rsid w:val="00A62EA5"/>
    <w:rsid w:val="00A650DA"/>
    <w:rsid w:val="00A77AAA"/>
    <w:rsid w:val="00A80A0D"/>
    <w:rsid w:val="00A91A92"/>
    <w:rsid w:val="00A92917"/>
    <w:rsid w:val="00A93FB6"/>
    <w:rsid w:val="00AA00FB"/>
    <w:rsid w:val="00AA76D6"/>
    <w:rsid w:val="00AA7FA4"/>
    <w:rsid w:val="00AB1217"/>
    <w:rsid w:val="00AB5731"/>
    <w:rsid w:val="00AC16A0"/>
    <w:rsid w:val="00AC455B"/>
    <w:rsid w:val="00AD359C"/>
    <w:rsid w:val="00AD414D"/>
    <w:rsid w:val="00AD4F7B"/>
    <w:rsid w:val="00AD5C48"/>
    <w:rsid w:val="00AD6BAA"/>
    <w:rsid w:val="00AE4031"/>
    <w:rsid w:val="00AE5074"/>
    <w:rsid w:val="00AF2098"/>
    <w:rsid w:val="00B11B24"/>
    <w:rsid w:val="00B13DA3"/>
    <w:rsid w:val="00B14018"/>
    <w:rsid w:val="00B16DBD"/>
    <w:rsid w:val="00B17CA8"/>
    <w:rsid w:val="00B20572"/>
    <w:rsid w:val="00B216C1"/>
    <w:rsid w:val="00B248AB"/>
    <w:rsid w:val="00B3447E"/>
    <w:rsid w:val="00B3599F"/>
    <w:rsid w:val="00B4177C"/>
    <w:rsid w:val="00B57F42"/>
    <w:rsid w:val="00B600C2"/>
    <w:rsid w:val="00B60239"/>
    <w:rsid w:val="00B607DD"/>
    <w:rsid w:val="00B63D17"/>
    <w:rsid w:val="00B65F7C"/>
    <w:rsid w:val="00B660CD"/>
    <w:rsid w:val="00B70F6E"/>
    <w:rsid w:val="00B710D5"/>
    <w:rsid w:val="00B7292E"/>
    <w:rsid w:val="00B77175"/>
    <w:rsid w:val="00B77CC3"/>
    <w:rsid w:val="00B858D8"/>
    <w:rsid w:val="00B91D3B"/>
    <w:rsid w:val="00B9418E"/>
    <w:rsid w:val="00B94B85"/>
    <w:rsid w:val="00B9579D"/>
    <w:rsid w:val="00B970FA"/>
    <w:rsid w:val="00BA27A9"/>
    <w:rsid w:val="00BA49BB"/>
    <w:rsid w:val="00BB029C"/>
    <w:rsid w:val="00BB570A"/>
    <w:rsid w:val="00BC5AEF"/>
    <w:rsid w:val="00BC6174"/>
    <w:rsid w:val="00BE0CCE"/>
    <w:rsid w:val="00BE461A"/>
    <w:rsid w:val="00BE6663"/>
    <w:rsid w:val="00BE7D30"/>
    <w:rsid w:val="00BF025E"/>
    <w:rsid w:val="00BF14B1"/>
    <w:rsid w:val="00BF2C08"/>
    <w:rsid w:val="00BF3887"/>
    <w:rsid w:val="00C009AE"/>
    <w:rsid w:val="00C05D37"/>
    <w:rsid w:val="00C1027C"/>
    <w:rsid w:val="00C1620F"/>
    <w:rsid w:val="00C20B61"/>
    <w:rsid w:val="00C231B5"/>
    <w:rsid w:val="00C2412A"/>
    <w:rsid w:val="00C40401"/>
    <w:rsid w:val="00C40E86"/>
    <w:rsid w:val="00C45B17"/>
    <w:rsid w:val="00C51C1F"/>
    <w:rsid w:val="00C54010"/>
    <w:rsid w:val="00C54C1F"/>
    <w:rsid w:val="00C5653A"/>
    <w:rsid w:val="00C57962"/>
    <w:rsid w:val="00C62A69"/>
    <w:rsid w:val="00C62C68"/>
    <w:rsid w:val="00C63DA0"/>
    <w:rsid w:val="00C71C1E"/>
    <w:rsid w:val="00C756EE"/>
    <w:rsid w:val="00C80F49"/>
    <w:rsid w:val="00C8327E"/>
    <w:rsid w:val="00C91055"/>
    <w:rsid w:val="00C919C5"/>
    <w:rsid w:val="00C9305C"/>
    <w:rsid w:val="00C97469"/>
    <w:rsid w:val="00CA3603"/>
    <w:rsid w:val="00CA3B36"/>
    <w:rsid w:val="00CB1EE2"/>
    <w:rsid w:val="00CC050A"/>
    <w:rsid w:val="00CC3ADA"/>
    <w:rsid w:val="00CC7D75"/>
    <w:rsid w:val="00CD06DF"/>
    <w:rsid w:val="00CD190D"/>
    <w:rsid w:val="00CD4D84"/>
    <w:rsid w:val="00CE6C00"/>
    <w:rsid w:val="00CF19DE"/>
    <w:rsid w:val="00CF1BE1"/>
    <w:rsid w:val="00D00308"/>
    <w:rsid w:val="00D0081A"/>
    <w:rsid w:val="00D00AE7"/>
    <w:rsid w:val="00D072B0"/>
    <w:rsid w:val="00D12651"/>
    <w:rsid w:val="00D15F48"/>
    <w:rsid w:val="00D20A81"/>
    <w:rsid w:val="00D24769"/>
    <w:rsid w:val="00D255BE"/>
    <w:rsid w:val="00D27569"/>
    <w:rsid w:val="00D3079B"/>
    <w:rsid w:val="00D30DD2"/>
    <w:rsid w:val="00D316B2"/>
    <w:rsid w:val="00D31ED6"/>
    <w:rsid w:val="00D31F22"/>
    <w:rsid w:val="00D34C9E"/>
    <w:rsid w:val="00D43DB5"/>
    <w:rsid w:val="00D45622"/>
    <w:rsid w:val="00D46735"/>
    <w:rsid w:val="00D54D25"/>
    <w:rsid w:val="00D565E1"/>
    <w:rsid w:val="00D569A8"/>
    <w:rsid w:val="00D56C97"/>
    <w:rsid w:val="00D57D38"/>
    <w:rsid w:val="00D57E50"/>
    <w:rsid w:val="00D604A2"/>
    <w:rsid w:val="00D62AAC"/>
    <w:rsid w:val="00D62B20"/>
    <w:rsid w:val="00D64510"/>
    <w:rsid w:val="00D65853"/>
    <w:rsid w:val="00D67220"/>
    <w:rsid w:val="00D70083"/>
    <w:rsid w:val="00D71989"/>
    <w:rsid w:val="00D753AF"/>
    <w:rsid w:val="00D80AC1"/>
    <w:rsid w:val="00D971CF"/>
    <w:rsid w:val="00DA135D"/>
    <w:rsid w:val="00DA18D4"/>
    <w:rsid w:val="00DA5B54"/>
    <w:rsid w:val="00DA74B1"/>
    <w:rsid w:val="00DB2B64"/>
    <w:rsid w:val="00DB4154"/>
    <w:rsid w:val="00DB4220"/>
    <w:rsid w:val="00DB43F0"/>
    <w:rsid w:val="00DB5B34"/>
    <w:rsid w:val="00DB76EC"/>
    <w:rsid w:val="00DC5909"/>
    <w:rsid w:val="00DC6712"/>
    <w:rsid w:val="00DC75C2"/>
    <w:rsid w:val="00DD3A37"/>
    <w:rsid w:val="00DD52B2"/>
    <w:rsid w:val="00DD561C"/>
    <w:rsid w:val="00DF0933"/>
    <w:rsid w:val="00DF2D31"/>
    <w:rsid w:val="00DF3AB8"/>
    <w:rsid w:val="00E06C0A"/>
    <w:rsid w:val="00E10417"/>
    <w:rsid w:val="00E173B0"/>
    <w:rsid w:val="00E24EAF"/>
    <w:rsid w:val="00E25A8C"/>
    <w:rsid w:val="00E52F24"/>
    <w:rsid w:val="00E560DE"/>
    <w:rsid w:val="00E6163C"/>
    <w:rsid w:val="00E66ED6"/>
    <w:rsid w:val="00E705AB"/>
    <w:rsid w:val="00E71E3B"/>
    <w:rsid w:val="00E83647"/>
    <w:rsid w:val="00E86BEB"/>
    <w:rsid w:val="00E87446"/>
    <w:rsid w:val="00E87D30"/>
    <w:rsid w:val="00E90A1B"/>
    <w:rsid w:val="00E973BC"/>
    <w:rsid w:val="00EA20EF"/>
    <w:rsid w:val="00EA442D"/>
    <w:rsid w:val="00EC10EA"/>
    <w:rsid w:val="00EC2B2F"/>
    <w:rsid w:val="00EC5E64"/>
    <w:rsid w:val="00ED0D7B"/>
    <w:rsid w:val="00ED1159"/>
    <w:rsid w:val="00ED5A3E"/>
    <w:rsid w:val="00ED7060"/>
    <w:rsid w:val="00ED7395"/>
    <w:rsid w:val="00ED7FBA"/>
    <w:rsid w:val="00EE299E"/>
    <w:rsid w:val="00EF3E65"/>
    <w:rsid w:val="00EF55B3"/>
    <w:rsid w:val="00EF7C7E"/>
    <w:rsid w:val="00F1025D"/>
    <w:rsid w:val="00F13810"/>
    <w:rsid w:val="00F151AB"/>
    <w:rsid w:val="00F179A9"/>
    <w:rsid w:val="00F20401"/>
    <w:rsid w:val="00F23C62"/>
    <w:rsid w:val="00F43640"/>
    <w:rsid w:val="00F508B9"/>
    <w:rsid w:val="00F537BB"/>
    <w:rsid w:val="00F5565A"/>
    <w:rsid w:val="00F6064F"/>
    <w:rsid w:val="00F6320F"/>
    <w:rsid w:val="00F66A46"/>
    <w:rsid w:val="00F75E1C"/>
    <w:rsid w:val="00F8028E"/>
    <w:rsid w:val="00F81B38"/>
    <w:rsid w:val="00F84301"/>
    <w:rsid w:val="00F8729C"/>
    <w:rsid w:val="00F94895"/>
    <w:rsid w:val="00F959C9"/>
    <w:rsid w:val="00F9685C"/>
    <w:rsid w:val="00F96A8C"/>
    <w:rsid w:val="00FA4177"/>
    <w:rsid w:val="00FB373E"/>
    <w:rsid w:val="00FB7416"/>
    <w:rsid w:val="00FC0364"/>
    <w:rsid w:val="00FD2241"/>
    <w:rsid w:val="00FD4520"/>
    <w:rsid w:val="00FF27D1"/>
    <w:rsid w:val="00FF29E0"/>
    <w:rsid w:val="00FF6F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661AD"/>
  <w15:docId w15:val="{4C69E212-D0AA-4E68-90E8-90534406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2B2"/>
    <w:pPr>
      <w:spacing w:line="276" w:lineRule="auto"/>
      <w:jc w:val="both"/>
    </w:pPr>
    <w:rPr>
      <w:rFonts w:asciiTheme="majorBidi" w:eastAsia="Songti SC" w:hAnsiTheme="majorBidi" w:cstheme="majorBidi"/>
    </w:rPr>
  </w:style>
  <w:style w:type="paragraph" w:styleId="Heading1">
    <w:name w:val="heading 1"/>
    <w:basedOn w:val="Normal"/>
    <w:next w:val="Normal"/>
    <w:link w:val="Heading1Char"/>
    <w:uiPriority w:val="9"/>
    <w:qFormat/>
    <w:rsid w:val="009229B8"/>
    <w:pPr>
      <w:spacing w:after="120"/>
      <w:outlineLvl w:val="0"/>
    </w:pPr>
    <w:rPr>
      <w:b/>
      <w:bCs/>
      <w:sz w:val="26"/>
      <w:szCs w:val="26"/>
    </w:rPr>
  </w:style>
  <w:style w:type="paragraph" w:styleId="Heading2">
    <w:name w:val="heading 2"/>
    <w:basedOn w:val="Normal"/>
    <w:next w:val="Normal"/>
    <w:link w:val="Heading2Char"/>
    <w:uiPriority w:val="9"/>
    <w:unhideWhenUsed/>
    <w:qFormat/>
    <w:rsid w:val="009229B8"/>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rsid w:val="009229B8"/>
    <w:pPr>
      <w:keepNext/>
      <w:keepLines/>
      <w:spacing w:before="40"/>
      <w:outlineLvl w:val="2"/>
    </w:pPr>
    <w:rPr>
      <w:rFonts w:asciiTheme="majorHAnsi" w:eastAsiaTheme="majorEastAsia" w:hAnsiTheme="majorHAns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52B2"/>
  </w:style>
  <w:style w:type="character" w:customStyle="1" w:styleId="Heading1Char">
    <w:name w:val="Heading 1 Char"/>
    <w:basedOn w:val="DefaultParagraphFont"/>
    <w:link w:val="Heading1"/>
    <w:uiPriority w:val="9"/>
    <w:rsid w:val="009229B8"/>
    <w:rPr>
      <w:rFonts w:asciiTheme="majorBidi" w:eastAsia="Songti SC" w:hAnsiTheme="majorBidi" w:cstheme="majorBidi"/>
      <w:b/>
      <w:bCs/>
      <w:sz w:val="26"/>
      <w:szCs w:val="26"/>
    </w:rPr>
  </w:style>
  <w:style w:type="character" w:customStyle="1" w:styleId="Heading3Char">
    <w:name w:val="Heading 3 Char"/>
    <w:basedOn w:val="DefaultParagraphFont"/>
    <w:link w:val="Heading3"/>
    <w:uiPriority w:val="9"/>
    <w:semiHidden/>
    <w:rsid w:val="009229B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2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29B8"/>
    <w:rPr>
      <w:rFonts w:asciiTheme="majorBidi" w:eastAsiaTheme="majorEastAsia" w:hAnsiTheme="majorBidi" w:cstheme="majorBidi"/>
      <w:b/>
      <w:bCs/>
      <w:color w:val="000000" w:themeColor="text1"/>
    </w:rPr>
  </w:style>
  <w:style w:type="character" w:styleId="Strong">
    <w:name w:val="Strong"/>
    <w:aliases w:val="equation"/>
    <w:uiPriority w:val="22"/>
    <w:qFormat/>
    <w:rsid w:val="006E2203"/>
    <w:rPr>
      <w:rFonts w:ascii="XITS Math" w:hAnsi="XITS Math" w:cs="XITS Math"/>
    </w:rPr>
  </w:style>
  <w:style w:type="paragraph" w:styleId="Subtitle">
    <w:name w:val="Subtitle"/>
    <w:basedOn w:val="Normal"/>
    <w:next w:val="Normal"/>
    <w:link w:val="SubtitleChar"/>
    <w:uiPriority w:val="11"/>
    <w:qFormat/>
    <w:rsid w:val="00C756EE"/>
    <w:rPr>
      <w:sz w:val="22"/>
      <w:szCs w:val="22"/>
    </w:rPr>
  </w:style>
  <w:style w:type="character" w:customStyle="1" w:styleId="SubtitleChar">
    <w:name w:val="Subtitle Char"/>
    <w:basedOn w:val="DefaultParagraphFont"/>
    <w:link w:val="Subtitle"/>
    <w:uiPriority w:val="11"/>
    <w:rsid w:val="00C756EE"/>
    <w:rPr>
      <w:rFonts w:asciiTheme="majorBidi" w:eastAsia="Songti SC" w:hAnsiTheme="majorBidi" w:cstheme="majorBidi"/>
      <w:sz w:val="22"/>
      <w:szCs w:val="22"/>
    </w:rPr>
  </w:style>
  <w:style w:type="character" w:styleId="PlaceholderText">
    <w:name w:val="Placeholder Text"/>
    <w:basedOn w:val="DefaultParagraphFont"/>
    <w:uiPriority w:val="99"/>
    <w:semiHidden/>
    <w:rsid w:val="00886357"/>
    <w:rPr>
      <w:color w:val="808080"/>
    </w:rPr>
  </w:style>
  <w:style w:type="paragraph" w:styleId="BalloonText">
    <w:name w:val="Balloon Text"/>
    <w:basedOn w:val="Normal"/>
    <w:link w:val="BalloonTextChar"/>
    <w:uiPriority w:val="99"/>
    <w:semiHidden/>
    <w:unhideWhenUsed/>
    <w:rsid w:val="00383D5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D57"/>
    <w:rPr>
      <w:rFonts w:ascii="Times New Roman" w:eastAsia="Songti SC" w:hAnsi="Times New Roman" w:cs="Times New Roman"/>
      <w:sz w:val="18"/>
      <w:szCs w:val="18"/>
    </w:rPr>
  </w:style>
  <w:style w:type="character" w:styleId="CommentReference">
    <w:name w:val="annotation reference"/>
    <w:basedOn w:val="DefaultParagraphFont"/>
    <w:uiPriority w:val="99"/>
    <w:semiHidden/>
    <w:unhideWhenUsed/>
    <w:rsid w:val="008E6A03"/>
    <w:rPr>
      <w:sz w:val="16"/>
      <w:szCs w:val="16"/>
    </w:rPr>
  </w:style>
  <w:style w:type="paragraph" w:styleId="CommentText">
    <w:name w:val="annotation text"/>
    <w:basedOn w:val="Normal"/>
    <w:link w:val="CommentTextChar"/>
    <w:uiPriority w:val="99"/>
    <w:unhideWhenUsed/>
    <w:rsid w:val="008E6A03"/>
    <w:pPr>
      <w:spacing w:line="240" w:lineRule="auto"/>
    </w:pPr>
    <w:rPr>
      <w:sz w:val="20"/>
      <w:szCs w:val="20"/>
    </w:rPr>
  </w:style>
  <w:style w:type="character" w:customStyle="1" w:styleId="CommentTextChar">
    <w:name w:val="Comment Text Char"/>
    <w:basedOn w:val="DefaultParagraphFont"/>
    <w:link w:val="CommentText"/>
    <w:uiPriority w:val="99"/>
    <w:rsid w:val="008E6A03"/>
    <w:rPr>
      <w:rFonts w:asciiTheme="majorBidi" w:eastAsia="Songti SC"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8E6A03"/>
    <w:rPr>
      <w:b/>
      <w:bCs/>
    </w:rPr>
  </w:style>
  <w:style w:type="character" w:customStyle="1" w:styleId="CommentSubjectChar">
    <w:name w:val="Comment Subject Char"/>
    <w:basedOn w:val="CommentTextChar"/>
    <w:link w:val="CommentSubject"/>
    <w:uiPriority w:val="99"/>
    <w:semiHidden/>
    <w:rsid w:val="008E6A03"/>
    <w:rPr>
      <w:rFonts w:asciiTheme="majorBidi" w:eastAsia="Songti SC" w:hAnsiTheme="majorBidi" w:cstheme="majorBidi"/>
      <w:b/>
      <w:bCs/>
      <w:sz w:val="20"/>
      <w:szCs w:val="20"/>
    </w:rPr>
  </w:style>
  <w:style w:type="paragraph" w:styleId="ListParagraph">
    <w:name w:val="List Paragraph"/>
    <w:basedOn w:val="Normal"/>
    <w:uiPriority w:val="34"/>
    <w:qFormat/>
    <w:rsid w:val="00FB7416"/>
    <w:pPr>
      <w:ind w:left="720"/>
      <w:contextualSpacing/>
    </w:pPr>
  </w:style>
  <w:style w:type="character" w:styleId="Hyperlink">
    <w:name w:val="Hyperlink"/>
    <w:basedOn w:val="DefaultParagraphFont"/>
    <w:uiPriority w:val="99"/>
    <w:unhideWhenUsed/>
    <w:rsid w:val="006704FB"/>
    <w:rPr>
      <w:color w:val="0563C1" w:themeColor="hyperlink"/>
      <w:u w:val="single"/>
    </w:rPr>
  </w:style>
  <w:style w:type="paragraph" w:styleId="Revision">
    <w:name w:val="Revision"/>
    <w:hidden/>
    <w:uiPriority w:val="99"/>
    <w:semiHidden/>
    <w:rsid w:val="001A2F66"/>
    <w:rPr>
      <w:rFonts w:asciiTheme="majorBidi" w:eastAsia="Songti SC" w:hAnsiTheme="majorBidi" w:cstheme="majorBidi"/>
    </w:rPr>
  </w:style>
  <w:style w:type="paragraph" w:styleId="Header">
    <w:name w:val="header"/>
    <w:basedOn w:val="Normal"/>
    <w:link w:val="HeaderChar"/>
    <w:uiPriority w:val="99"/>
    <w:unhideWhenUsed/>
    <w:rsid w:val="009B10EC"/>
    <w:pPr>
      <w:tabs>
        <w:tab w:val="center" w:pos="4320"/>
        <w:tab w:val="right" w:pos="8640"/>
      </w:tabs>
      <w:spacing w:line="240" w:lineRule="auto"/>
    </w:pPr>
  </w:style>
  <w:style w:type="character" w:customStyle="1" w:styleId="HeaderChar">
    <w:name w:val="Header Char"/>
    <w:basedOn w:val="DefaultParagraphFont"/>
    <w:link w:val="Header"/>
    <w:uiPriority w:val="99"/>
    <w:rsid w:val="009B10EC"/>
    <w:rPr>
      <w:rFonts w:asciiTheme="majorBidi" w:eastAsia="Songti SC" w:hAnsiTheme="majorBidi" w:cstheme="majorBidi"/>
    </w:rPr>
  </w:style>
  <w:style w:type="paragraph" w:styleId="Footer">
    <w:name w:val="footer"/>
    <w:basedOn w:val="Normal"/>
    <w:link w:val="FooterChar"/>
    <w:uiPriority w:val="99"/>
    <w:unhideWhenUsed/>
    <w:rsid w:val="009B10EC"/>
    <w:pPr>
      <w:tabs>
        <w:tab w:val="center" w:pos="4320"/>
        <w:tab w:val="right" w:pos="8640"/>
      </w:tabs>
      <w:spacing w:line="240" w:lineRule="auto"/>
    </w:pPr>
  </w:style>
  <w:style w:type="character" w:customStyle="1" w:styleId="FooterChar">
    <w:name w:val="Footer Char"/>
    <w:basedOn w:val="DefaultParagraphFont"/>
    <w:link w:val="Footer"/>
    <w:uiPriority w:val="99"/>
    <w:rsid w:val="009B10EC"/>
    <w:rPr>
      <w:rFonts w:asciiTheme="majorBidi" w:eastAsia="Songti SC" w:hAnsiTheme="majorBidi" w:cstheme="majorBidi"/>
    </w:rPr>
  </w:style>
  <w:style w:type="character" w:styleId="UnresolvedMention">
    <w:name w:val="Unresolved Mention"/>
    <w:basedOn w:val="DefaultParagraphFont"/>
    <w:uiPriority w:val="99"/>
    <w:semiHidden/>
    <w:unhideWhenUsed/>
    <w:rsid w:val="00E87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3107">
      <w:bodyDiv w:val="1"/>
      <w:marLeft w:val="0"/>
      <w:marRight w:val="0"/>
      <w:marTop w:val="0"/>
      <w:marBottom w:val="0"/>
      <w:divBdr>
        <w:top w:val="none" w:sz="0" w:space="0" w:color="auto"/>
        <w:left w:val="none" w:sz="0" w:space="0" w:color="auto"/>
        <w:bottom w:val="none" w:sz="0" w:space="0" w:color="auto"/>
        <w:right w:val="none" w:sz="0" w:space="0" w:color="auto"/>
      </w:divBdr>
    </w:div>
    <w:div w:id="412554332">
      <w:bodyDiv w:val="1"/>
      <w:marLeft w:val="0"/>
      <w:marRight w:val="0"/>
      <w:marTop w:val="0"/>
      <w:marBottom w:val="0"/>
      <w:divBdr>
        <w:top w:val="none" w:sz="0" w:space="0" w:color="auto"/>
        <w:left w:val="none" w:sz="0" w:space="0" w:color="auto"/>
        <w:bottom w:val="none" w:sz="0" w:space="0" w:color="auto"/>
        <w:right w:val="none" w:sz="0" w:space="0" w:color="auto"/>
      </w:divBdr>
    </w:div>
    <w:div w:id="682782696">
      <w:bodyDiv w:val="1"/>
      <w:marLeft w:val="0"/>
      <w:marRight w:val="0"/>
      <w:marTop w:val="0"/>
      <w:marBottom w:val="0"/>
      <w:divBdr>
        <w:top w:val="none" w:sz="0" w:space="0" w:color="auto"/>
        <w:left w:val="none" w:sz="0" w:space="0" w:color="auto"/>
        <w:bottom w:val="none" w:sz="0" w:space="0" w:color="auto"/>
        <w:right w:val="none" w:sz="0" w:space="0" w:color="auto"/>
      </w:divBdr>
    </w:div>
    <w:div w:id="748381479">
      <w:bodyDiv w:val="1"/>
      <w:marLeft w:val="0"/>
      <w:marRight w:val="0"/>
      <w:marTop w:val="0"/>
      <w:marBottom w:val="0"/>
      <w:divBdr>
        <w:top w:val="none" w:sz="0" w:space="0" w:color="auto"/>
        <w:left w:val="none" w:sz="0" w:space="0" w:color="auto"/>
        <w:bottom w:val="none" w:sz="0" w:space="0" w:color="auto"/>
        <w:right w:val="none" w:sz="0" w:space="0" w:color="auto"/>
      </w:divBdr>
    </w:div>
    <w:div w:id="975338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s://github.com/weigcdsb/COM_POISSON/blob/main/demo/v1/compare_all_na.m"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weigcdsb/COM_POISSON/blob/main/demo/figure1/figure1_singleNu_dirShift.m" TargetMode="External"/><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weigcdsb/COM_POISSON/blob/main/demo/v1/v1_comparison_nan.m" TargetMode="External"/><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emf"/><Relationship Id="rId32"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3.emf"/><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github.com/weigcdsb/COM_POISSON/blob/main/demo/v1/demo_v1_pd.m" TargetMode="External"/><Relationship Id="rId27" Type="http://schemas.openxmlformats.org/officeDocument/2006/relationships/image" Target="media/image12.emf"/><Relationship Id="rId30" Type="http://schemas.openxmlformats.org/officeDocument/2006/relationships/hyperlink" Target="https://github.com/weigcdsb/COM_POISSON/blob/main/demo/hc/hc_comparison_v2.m"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304E-3CEC-4175-B287-EDFCD966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16</Pages>
  <Words>16702</Words>
  <Characters>95207</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Ghanbari, Abdollah</dc:creator>
  <cp:keywords/>
  <dc:description/>
  <cp:lastModifiedBy>wei ganchao</cp:lastModifiedBy>
  <cp:revision>13</cp:revision>
  <dcterms:created xsi:type="dcterms:W3CDTF">2022-01-13T23:16:00Z</dcterms:created>
  <dcterms:modified xsi:type="dcterms:W3CDTF">2022-02-21T13:33:00Z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http://www.zotero.org/styles/journal-of-neurophysiology</vt:lpwstr>
  </property>
  <property fmtid="{D5CDD505-2E9C-101B-9397-08002B2CF9AE}" pid="15" name="Mendeley Recent Style Name 6_1">
    <vt:lpwstr>Journal of Neurophysiology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http://www.zotero.org/styles/journal-of-neurophysiology</vt:lpwstr>
  </property>
</Properties>
</file>