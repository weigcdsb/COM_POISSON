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Stevenson, Ia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Stevenson, Ia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A7374C"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A7374C"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A7374C"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Stevenson, Ian" w:date="2022-01-13T14:35:00Z">
        <w:r w:rsidR="00427C0A">
          <w:t xml:space="preserve">Fitting a </w:t>
        </w:r>
      </w:ins>
      <w:ins w:id="39" w:author="wei ganchao" w:date="2022-01-09T16:58:00Z">
        <w:del w:id="40" w:author="Stevenson, Ian" w:date="2022-01-13T14:35:00Z">
          <w:r w:rsidR="00755C62" w:rsidDel="00427C0A">
            <w:delText>A s</w:delText>
          </w:r>
        </w:del>
      </w:ins>
      <w:ins w:id="41" w:author="Stevenson, Ian" w:date="2022-01-13T14:35:00Z">
        <w:r w:rsidR="00427C0A">
          <w:t>s</w:t>
        </w:r>
      </w:ins>
      <w:ins w:id="42" w:author="wei ganchao" w:date="2022-01-09T16:57:00Z">
        <w:r w:rsidR="00755C62">
          <w:t>imulate</w:t>
        </w:r>
      </w:ins>
      <w:ins w:id="43" w:author="wei ganchao" w:date="2022-01-09T16:58:00Z">
        <w:r w:rsidR="00755C62">
          <w:t xml:space="preserve">d neuron with </w:t>
        </w:r>
      </w:ins>
      <w:ins w:id="44" w:author="Stevenson, Ian"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Stevenson, Ian" w:date="2022-01-13T14:35:00Z">
          <w:r w:rsidR="00B14018" w:rsidDel="00427C0A">
            <w:delText>place</w:delText>
          </w:r>
        </w:del>
      </w:ins>
      <w:ins w:id="48" w:author="Stevenson, Ian" w:date="2022-01-13T14:35:00Z">
        <w:r w:rsidR="00427C0A">
          <w:t xml:space="preserve">tuning curve </w:t>
        </w:r>
      </w:ins>
      <w:ins w:id="49" w:author="wei ganchao" w:date="2022-01-09T16:59:00Z">
        <w:del w:id="50" w:author="Stevenson, Ian" w:date="2022-01-13T14:35:00Z">
          <w:r w:rsidR="00B14018" w:rsidDel="00427C0A">
            <w:delText xml:space="preserve"> field </w:delText>
          </w:r>
        </w:del>
        <w:r w:rsidR="00B14018">
          <w:t>of the neuron</w:t>
        </w:r>
      </w:ins>
      <w:ins w:id="51" w:author="wei ganchao" w:date="2022-01-09T17:06:00Z">
        <w:r w:rsidR="004435A2">
          <w:t xml:space="preserve"> shift</w:t>
        </w:r>
        <w:del w:id="52" w:author="Stevenson, Ian" w:date="2022-01-13T14:35:00Z">
          <w:r w:rsidR="004435A2" w:rsidDel="00427C0A">
            <w:delText>ed linearl</w:delText>
          </w:r>
        </w:del>
      </w:ins>
      <w:ins w:id="53" w:author="wei ganchao" w:date="2022-01-09T17:07:00Z">
        <w:del w:id="54" w:author="Stevenson, Ian" w:date="2022-01-13T14:35:00Z">
          <w:r w:rsidR="004435A2" w:rsidDel="00427C0A">
            <w:delText>y</w:delText>
          </w:r>
        </w:del>
      </w:ins>
      <w:ins w:id="55" w:author="Stevenson, Ian" w:date="2022-01-13T14:35:00Z">
        <w:r w:rsidR="00427C0A">
          <w:t>s over time</w:t>
        </w:r>
      </w:ins>
      <w:ins w:id="56" w:author="wei ganchao" w:date="2022-01-09T17:07:00Z">
        <w:r w:rsidR="004435A2">
          <w:t>, with the</w:t>
        </w:r>
      </w:ins>
      <w:ins w:id="57" w:author="Stevenson, Ian" w:date="2022-01-13T14:35:00Z">
        <w:r w:rsidR="00427C0A">
          <w:t xml:space="preserve"> preferred stim</w:t>
        </w:r>
      </w:ins>
      <w:ins w:id="58" w:author="Stevenson, Ian"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Stevenson, Ian" w:date="2022-01-13T14:36:00Z">
        <w:r w:rsidR="00427C0A">
          <w:t xml:space="preserve">At the same time, </w:t>
        </w:r>
      </w:ins>
      <w:ins w:id="62" w:author="wei ganchao" w:date="2022-01-09T17:08:00Z">
        <w:del w:id="63" w:author="Stevenson, Ian" w:date="2022-01-13T14:36:00Z">
          <w:r w:rsidR="004435A2" w:rsidDel="00427C0A">
            <w:delText>T</w:delText>
          </w:r>
        </w:del>
      </w:ins>
      <w:ins w:id="64" w:author="Stevenson, Ian" w:date="2022-01-13T14:36:00Z">
        <w:r w:rsidR="00427C0A">
          <w:t>t</w:t>
        </w:r>
      </w:ins>
      <w:ins w:id="65" w:author="wei ganchao" w:date="2022-01-09T17:08:00Z">
        <w:r w:rsidR="004435A2">
          <w:t xml:space="preserve">he </w:t>
        </w:r>
      </w:ins>
      <w:ins w:id="66" w:author="wei ganchao" w:date="2022-01-09T17:09:00Z">
        <w:del w:id="67" w:author="Stevenson, Ian" w:date="2022-01-13T14:36:00Z">
          <w:r w:rsidR="007648AE" w:rsidDel="00427C0A">
            <w:delText>neuron</w:delText>
          </w:r>
        </w:del>
      </w:ins>
      <w:ins w:id="68" w:author="Stevenson, Ian"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Stevenson, Ian" w:date="2022-01-13T14:36:00Z">
        <w:r w:rsidR="00427C0A">
          <w:t xml:space="preserve">being </w:t>
        </w:r>
      </w:ins>
      <w:ins w:id="72" w:author="wei ganchao" w:date="2022-01-09T17:10:00Z">
        <w:r w:rsidR="007648AE">
          <w:t>over-dispers</w:t>
        </w:r>
        <w:del w:id="73" w:author="Stevenson, Ian" w:date="2022-01-13T14:36:00Z">
          <w:r w:rsidR="007648AE" w:rsidDel="00427C0A">
            <w:delText>ion</w:delText>
          </w:r>
        </w:del>
      </w:ins>
      <w:ins w:id="74" w:author="Stevenson, Ian" w:date="2022-01-13T14:36:00Z">
        <w:r w:rsidR="00427C0A">
          <w:t>ed relative to a Poisson distribution</w:t>
        </w:r>
      </w:ins>
      <w:ins w:id="75" w:author="wei ganchao" w:date="2022-01-09T17:10:00Z">
        <w:r w:rsidR="007648AE">
          <w:t xml:space="preserve"> to under-dispers</w:t>
        </w:r>
        <w:del w:id="76" w:author="Stevenson, Ian" w:date="2022-01-13T14:36:00Z">
          <w:r w:rsidR="007648AE" w:rsidDel="00427C0A">
            <w:delText>ion</w:delText>
          </w:r>
        </w:del>
      </w:ins>
      <w:ins w:id="77" w:author="Stevenson, Ian" w:date="2022-01-13T14:36:00Z">
        <w:r w:rsidR="00427C0A">
          <w:t>e</w:t>
        </w:r>
      </w:ins>
      <w:ins w:id="78" w:author="wei ganchao" w:date="2022-01-09T17:10:00Z">
        <w:del w:id="79" w:author="Stevenson, Ian" w:date="2022-01-13T14:36:00Z">
          <w:r w:rsidR="007648AE" w:rsidDel="00427C0A">
            <w:delText xml:space="preserve">, , with </w:delText>
          </w:r>
        </w:del>
      </w:ins>
      <w:ins w:id="80" w:author="wei ganchao" w:date="2022-01-09T17:11:00Z">
        <w:del w:id="81" w:author="Stevenson, Ian" w:date="2022-01-13T14:36:00Z">
          <w:r w:rsidR="007648AE" w:rsidDel="00427C0A">
            <w:rPr>
              <w:lang w:eastAsia="zh-CN"/>
            </w:rPr>
            <w:delText xml:space="preserve">linear changing </w:delText>
          </w:r>
        </w:del>
      </w:ins>
      <m:oMath>
        <m:sSub>
          <m:sSubPr>
            <m:ctrlPr>
              <w:ins w:id="82" w:author="wei ganchao" w:date="2022-01-09T17:11:00Z">
                <w:del w:id="83" w:author="Stevenson, Ian" w:date="2022-01-13T14:36:00Z">
                  <w:rPr>
                    <w:rFonts w:ascii="Cambria Math" w:hAnsi="Cambria Math"/>
                    <w:i/>
                    <w:lang w:eastAsia="zh-CN"/>
                  </w:rPr>
                </w:del>
              </w:ins>
            </m:ctrlPr>
          </m:sSubPr>
          <m:e>
            <m:r>
              <w:ins w:id="84" w:author="wei ganchao" w:date="2022-01-09T17:11:00Z">
                <w:del w:id="85" w:author="Stevenson, Ian" w:date="2022-01-13T14:36:00Z">
                  <w:rPr>
                    <w:rFonts w:ascii="Cambria Math" w:hAnsi="Cambria Math"/>
                    <w:lang w:eastAsia="zh-CN"/>
                  </w:rPr>
                  <m:t>ν</m:t>
                </w:del>
              </w:ins>
            </m:r>
          </m:e>
          <m:sub>
            <m:r>
              <w:ins w:id="86" w:author="wei ganchao" w:date="2022-01-09T17:11:00Z">
                <w:del w:id="87" w:author="Stevenson, Ian" w:date="2022-01-13T14:36:00Z">
                  <w:rPr>
                    <w:rFonts w:ascii="Cambria Math" w:hAnsi="Cambria Math"/>
                    <w:lang w:eastAsia="zh-CN"/>
                  </w:rPr>
                  <m:t>t</m:t>
                </w:del>
              </w:ins>
            </m:r>
          </m:sub>
        </m:sSub>
      </m:oMath>
      <w:ins w:id="88" w:author="wei ganchao" w:date="2022-01-09T17:11:00Z">
        <w:del w:id="89" w:author="Stevenson, Ian" w:date="2022-01-13T14:36:00Z">
          <w:r w:rsidR="007648AE" w:rsidDel="00427C0A">
            <w:rPr>
              <w:lang w:eastAsia="zh-CN"/>
            </w:rPr>
            <w:delText xml:space="preserve"> (0.3679 ~ 2.7183) in log-scale</w:delText>
          </w:r>
        </w:del>
      </w:ins>
      <w:ins w:id="90" w:author="Stevenson, Ian"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Stevenson, Ian" w:date="2022-01-13T14:39:00Z">
        <w:r w:rsidR="00E86BEB">
          <w:rPr>
            <w:lang w:eastAsia="zh-CN"/>
          </w:rPr>
          <w:t>To illustrate the shifts we show the tuning curve at two time points: Trial 20</w:t>
        </w:r>
      </w:ins>
      <w:ins w:id="98" w:author="wei ganchao" w:date="2022-01-09T17:12:00Z">
        <w:del w:id="99" w:author="Stevenson, Ian" w:date="2022-01-13T14:39:00Z">
          <w:r w:rsidR="007648AE" w:rsidDel="00E86BEB">
            <w:rPr>
              <w:lang w:eastAsia="zh-CN"/>
            </w:rPr>
            <w:delText xml:space="preserve">The shifting pattern of </w:delText>
          </w:r>
        </w:del>
      </w:ins>
      <w:ins w:id="100" w:author="wei ganchao" w:date="2022-01-09T17:13:00Z">
        <w:del w:id="101" w:author="Stevenson, Ian" w:date="2022-01-13T14:39:00Z">
          <w:r w:rsidR="007648AE" w:rsidDel="00E86BEB">
            <w:rPr>
              <w:lang w:eastAsia="zh-CN"/>
            </w:rPr>
            <w:delText>the neural activity can be clearly viewed by slicing</w:delText>
          </w:r>
        </w:del>
      </w:ins>
      <w:ins w:id="102" w:author="wei ganchao" w:date="2022-01-09T17:14:00Z">
        <w:del w:id="103" w:author="Stevenson, Ia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Stevenson, Ian" w:date="2022-01-13T14:40:00Z">
        <w:r w:rsidR="00E86BEB">
          <w:rPr>
            <w:lang w:eastAsia="zh-CN"/>
          </w:rPr>
          <w:t xml:space="preserve"> Trial</w:t>
        </w:r>
      </w:ins>
      <w:ins w:id="109" w:author="wei ganchao" w:date="2022-01-09T17:14:00Z">
        <w:r w:rsidR="00946BEA">
          <w:rPr>
            <w:lang w:eastAsia="zh-CN"/>
          </w:rPr>
          <w:t xml:space="preserve"> 80</w:t>
        </w:r>
        <w:del w:id="110" w:author="Stevenson, Ia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Stevenson, Ian"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Stevenson, Ian" w:date="2022-01-13T14:40:00Z">
        <w:r w:rsidR="00E86BEB">
          <w:rPr>
            <w:lang w:eastAsia="zh-CN"/>
          </w:rPr>
          <w:t xml:space="preserve"> To illustrate the shift in dispersion over time we show the</w:t>
        </w:r>
      </w:ins>
      <w:ins w:id="116" w:author="Stevenson, Ian" w:date="2022-01-13T14:41:00Z">
        <w:r w:rsidR="00E86BEB">
          <w:rPr>
            <w:lang w:eastAsia="zh-CN"/>
          </w:rPr>
          <w:t xml:space="preserve"> true (solid) and estimated (dashed)</w:t>
        </w:r>
      </w:ins>
      <w:ins w:id="117" w:author="Stevenson, Ian" w:date="2022-01-13T14:40:00Z">
        <w:r w:rsidR="00E86BEB">
          <w:rPr>
            <w:lang w:eastAsia="zh-CN"/>
          </w:rPr>
          <w:t xml:space="preserve"> Fano F</w:t>
        </w:r>
      </w:ins>
      <w:ins w:id="118" w:author="Stevenson, Ian" w:date="2022-01-13T14:41:00Z">
        <w:r w:rsidR="00E86BEB">
          <w:rPr>
            <w:lang w:eastAsia="zh-CN"/>
          </w:rPr>
          <w:t xml:space="preserve">actor for two specific stimuli as a function of time. </w:t>
        </w:r>
      </w:ins>
      <w:ins w:id="119" w:author="wei ganchao" w:date="2022-01-09T17:15:00Z">
        <w:del w:id="120" w:author="Stevenson, Ian" w:date="2022-01-13T14:41:00Z">
          <w:r w:rsidR="00946BEA" w:rsidDel="00E86BEB">
            <w:rPr>
              <w:lang w:eastAsia="zh-CN"/>
            </w:rPr>
            <w:delText xml:space="preserve"> </w:delText>
          </w:r>
        </w:del>
      </w:ins>
      <w:ins w:id="121" w:author="wei ganchao" w:date="2022-01-09T17:20:00Z">
        <w:del w:id="122" w:author="Stevenson, Ian" w:date="2022-01-13T14:41:00Z">
          <w:r w:rsidR="00A6091C" w:rsidDel="00E86BEB">
            <w:rPr>
              <w:lang w:eastAsia="zh-CN"/>
            </w:rPr>
            <w:delText>To show the decreasing pattern in Fa</w:delText>
          </w:r>
        </w:del>
      </w:ins>
      <w:ins w:id="123" w:author="wei ganchao" w:date="2022-01-09T17:21:00Z">
        <w:del w:id="124" w:author="Stevenson, Ia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Stevenson, Ian" w:date="2022-01-13T14:41:00Z">
          <w:r w:rsidR="00A6091C" w:rsidDel="00E86BEB">
            <w:rPr>
              <w:lang w:eastAsia="zh-CN"/>
            </w:rPr>
            <w:delText xml:space="preserve"> </w:delText>
          </w:r>
        </w:del>
      </w:ins>
      <w:ins w:id="127" w:author="wei ganchao" w:date="2022-01-09T17:21:00Z">
        <w:del w:id="128" w:author="Stevenson, Ian" w:date="2022-01-13T14:41:00Z">
          <w:r w:rsidR="00A6091C" w:rsidDel="00E86BEB">
            <w:rPr>
              <w:lang w:eastAsia="zh-CN"/>
            </w:rPr>
            <w:delText>The dashed lines are fitted values.</w:delText>
          </w:r>
        </w:del>
      </w:ins>
      <w:ins w:id="129" w:author="Stevenson, Ian" w:date="2022-01-13T14:41:00Z">
        <w:r w:rsidR="00E86BEB">
          <w:rPr>
            <w:lang w:eastAsia="zh-CN"/>
          </w:rPr>
          <w:t xml:space="preserve">The dispersion for the initial preferred orientation </w:t>
        </w:r>
      </w:ins>
      <w:ins w:id="130" w:author="Stevenson, Ia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is  growing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Stevenson, Ian" w:date="2022-01-13T14:44:00Z">
        <w:r w:rsidR="00D00AE7">
          <w:rPr>
            <w:lang w:eastAsia="zh-CN"/>
          </w:rPr>
          <w:t xml:space="preserve">To track </w:t>
        </w:r>
      </w:ins>
      <w:ins w:id="141" w:author="Stevenson, Ian"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Stevenson, Ian" w:date="2022-01-13T14:45:00Z">
        <w:r>
          <w:rPr>
            <w:lang w:eastAsia="zh-CN"/>
          </w:rPr>
          <w:t>To illustrate how the</w:t>
        </w:r>
      </w:ins>
      <w:ins w:id="145" w:author="Stevenson, Ian" w:date="2022-01-13T14:46:00Z">
        <w:r>
          <w:rPr>
            <w:lang w:eastAsia="zh-CN"/>
          </w:rPr>
          <w:t xml:space="preserve"> CMP-DGLM</w:t>
        </w:r>
      </w:ins>
      <w:ins w:id="146" w:author="Stevenson, Ian" w:date="2022-01-13T14:45:00Z">
        <w:r>
          <w:rPr>
            <w:lang w:eastAsia="zh-CN"/>
          </w:rPr>
          <w:t xml:space="preserve"> </w:t>
        </w:r>
      </w:ins>
      <w:ins w:id="147" w:author="Stevenson, Ian" w:date="2022-01-13T14:46:00Z">
        <w:r>
          <w:rPr>
            <w:lang w:eastAsia="zh-CN"/>
          </w:rPr>
          <w:t>can track both time-varying mean and dispersion, h</w:t>
        </w:r>
      </w:ins>
      <w:ins w:id="148" w:author="wei ganchao" w:date="2022-01-09T15:59:00Z">
        <w:del w:id="149" w:author="Stevenson, Ian" w:date="2022-01-13T14:46:00Z">
          <w:r w:rsidR="003154D7" w:rsidDel="00D00AE7">
            <w:rPr>
              <w:lang w:eastAsia="zh-CN"/>
            </w:rPr>
            <w:delText>H</w:delText>
          </w:r>
        </w:del>
        <w:r w:rsidR="003154D7">
          <w:rPr>
            <w:lang w:eastAsia="zh-CN"/>
          </w:rPr>
          <w:t>ere</w:t>
        </w:r>
        <w:del w:id="150" w:author="Stevenson, Ian"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Stevenson, Ian" w:date="2022-01-13T14:43:00Z">
          <w:r w:rsidR="003154D7" w:rsidDel="00D00AE7">
            <w:rPr>
              <w:lang w:eastAsia="zh-CN"/>
            </w:rPr>
            <w:delText>,</w:delText>
          </w:r>
        </w:del>
        <w:r w:rsidR="003154D7">
          <w:rPr>
            <w:lang w:eastAsia="zh-CN"/>
          </w:rPr>
          <w:t xml:space="preserve"> with </w:t>
        </w:r>
      </w:ins>
      <w:ins w:id="153" w:author="Stevenson, Ian" w:date="2022-01-13T14:43:00Z">
        <w:r>
          <w:rPr>
            <w:lang w:eastAsia="zh-CN"/>
          </w:rPr>
          <w:t xml:space="preserve">time-varying </w:t>
        </w:r>
      </w:ins>
      <w:ins w:id="154" w:author="wei ganchao" w:date="2022-01-09T16:00:00Z">
        <w:del w:id="155" w:author="Stevenson, Ian" w:date="2022-01-13T14:43:00Z">
          <w:r w:rsidR="003154D7" w:rsidDel="00D00AE7">
            <w:rPr>
              <w:lang w:eastAsia="zh-CN"/>
            </w:rPr>
            <w:delText>place</w:delText>
          </w:r>
        </w:del>
      </w:ins>
      <w:ins w:id="156" w:author="Stevenson, Ian" w:date="2022-01-13T14:43:00Z">
        <w:r>
          <w:rPr>
            <w:lang w:eastAsia="zh-CN"/>
          </w:rPr>
          <w:t>tuning curve</w:t>
        </w:r>
      </w:ins>
      <w:ins w:id="157" w:author="wei ganchao" w:date="2022-01-09T16:00:00Z">
        <w:del w:id="158" w:author="Stevenson, Ian" w:date="2022-01-13T14:43:00Z">
          <w:r w:rsidR="003154D7" w:rsidDel="00D00AE7">
            <w:rPr>
              <w:lang w:eastAsia="zh-CN"/>
            </w:rPr>
            <w:delText xml:space="preserve"> field</w:delText>
          </w:r>
        </w:del>
      </w:ins>
      <w:ins w:id="159" w:author="wei ganchao" w:date="2022-01-09T16:40:00Z">
        <w:r w:rsidR="001A5BF5">
          <w:rPr>
            <w:lang w:eastAsia="zh-CN"/>
          </w:rPr>
          <w:t>,</w:t>
        </w:r>
      </w:ins>
      <w:ins w:id="160" w:author="Stevenson, Ian" w:date="2022-01-13T14:43:00Z">
        <w:r>
          <w:rPr>
            <w:lang w:eastAsia="zh-CN"/>
          </w:rPr>
          <w:t xml:space="preserve"> where the</w:t>
        </w:r>
      </w:ins>
      <w:ins w:id="161" w:author="wei ganchao" w:date="2022-01-09T16:40:00Z">
        <w:del w:id="162" w:author="Stevenson, Ian"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Stevenson, Ian" w:date="2022-01-13T14:43:00Z">
          <w:r w:rsidR="001A5BF5" w:rsidDel="00D00AE7">
            <w:rPr>
              <w:lang w:eastAsia="zh-CN"/>
            </w:rPr>
            <w:delText>region of orientation,</w:delText>
          </w:r>
        </w:del>
      </w:ins>
      <w:ins w:id="165" w:author="wei ganchao" w:date="2022-01-09T16:00:00Z">
        <w:del w:id="166" w:author="Stevenson, Ian" w:date="2022-01-13T14:43:00Z">
          <w:r w:rsidR="003154D7" w:rsidDel="00D00AE7">
            <w:rPr>
              <w:lang w:eastAsia="zh-CN"/>
            </w:rPr>
            <w:delText xml:space="preserve"> </w:delText>
          </w:r>
        </w:del>
      </w:ins>
      <w:ins w:id="167" w:author="Stevenson, Ian" w:date="2022-01-13T14:43:00Z">
        <w:r>
          <w:rPr>
            <w:lang w:eastAsia="zh-CN"/>
          </w:rPr>
          <w:t xml:space="preserve">to hypothetical visual stimuli </w:t>
        </w:r>
      </w:ins>
      <w:ins w:id="168" w:author="wei ganchao" w:date="2022-01-09T16:00:00Z">
        <w:r w:rsidR="003154D7">
          <w:rPr>
            <w:lang w:eastAsia="zh-CN"/>
          </w:rPr>
          <w:t>shif</w:t>
        </w:r>
      </w:ins>
      <w:ins w:id="169" w:author="Stevenson, Ian" w:date="2022-01-13T14:44:00Z">
        <w:r>
          <w:rPr>
            <w:lang w:eastAsia="zh-CN"/>
          </w:rPr>
          <w:t>t</w:t>
        </w:r>
      </w:ins>
      <w:ins w:id="170" w:author="wei ganchao" w:date="2022-01-09T16:00:00Z">
        <w:del w:id="171" w:author="Stevenson, Ian" w:date="2022-01-13T14:43:00Z">
          <w:r w:rsidR="003154D7" w:rsidDel="00D00AE7">
            <w:rPr>
              <w:lang w:eastAsia="zh-CN"/>
            </w:rPr>
            <w:delText>ting</w:delText>
          </w:r>
        </w:del>
      </w:ins>
      <w:ins w:id="172" w:author="Stevenson, Ian"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Stevenson, Ian" w:date="2022-01-13T14:47:00Z"/>
        </w:rPr>
      </w:pPr>
    </w:p>
    <w:p w14:paraId="7CB3C8F5" w14:textId="3FD9FA53" w:rsidR="00052A6C" w:rsidDel="00D30DD2" w:rsidRDefault="00D71989" w:rsidP="009A7B80">
      <w:pPr>
        <w:rPr>
          <w:del w:id="206" w:author="wei ganchao" w:date="2022-01-09T17:38:00Z"/>
        </w:rPr>
      </w:pPr>
      <w:ins w:id="207" w:author="Stevenson, Ian" w:date="2022-01-13T14:48:00Z">
        <w:r>
          <w:t>By using C</w:t>
        </w:r>
      </w:ins>
      <w:ins w:id="208" w:author="Stevenson, Ian" w:date="2022-01-13T14:49:00Z">
        <w:r>
          <w:t xml:space="preserve">MP observations, rather than Poisson or NB observations, the Fano Factor can be both &lt;1 and &gt;1. </w:t>
        </w:r>
      </w:ins>
      <w:ins w:id="209" w:author="Stevenson, Ian"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Stevenson, Ian" w:date="2022-01-13T14:47:00Z">
        <w:r w:rsidR="00D71989">
          <w:t xml:space="preserve"> </w:t>
        </w:r>
      </w:ins>
      <w:ins w:id="239" w:author="Stevenson, Ian" w:date="2022-01-13T14:48:00Z">
        <w:r w:rsidR="00D71989">
          <w:t>w</w:t>
        </w:r>
      </w:ins>
      <w:ins w:id="240" w:author="Stevenson, Ian" w:date="2022-01-13T14:47:00Z">
        <w:r w:rsidR="00D71989">
          <w:t xml:space="preserve">e avoid </w:t>
        </w:r>
      </w:ins>
      <w:ins w:id="241" w:author="Stevenson, Ian" w:date="2022-01-13T14:48:00Z">
        <w:r w:rsidR="00D71989">
          <w:t xml:space="preserve">some technical difficulties with </w:t>
        </w:r>
      </w:ins>
    </w:p>
    <w:p w14:paraId="7E0EE10C" w14:textId="137EA02B" w:rsidR="00D00308" w:rsidRDefault="00D71989" w:rsidP="009A7B80">
      <w:ins w:id="242" w:author="Stevenson, Ian"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416EAAB9" w:rsidR="0082447E" w:rsidRDefault="00332EEB" w:rsidP="00102D28">
      <w:pPr>
        <w:pStyle w:val="ListParagraph"/>
        <w:numPr>
          <w:ilvl w:val="0"/>
          <w:numId w:val="3"/>
        </w:numPr>
        <w:rPr>
          <w:ins w:id="243" w:author="wei ganchao" w:date="2022-02-21T08:15:00Z"/>
        </w:r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4D98586B" w14:textId="34F7FA4F" w:rsidR="004A2188" w:rsidRDefault="004A2188" w:rsidP="004A2188">
      <w:pPr>
        <w:rPr>
          <w:ins w:id="244" w:author="wei ganchao" w:date="2022-02-21T08:15:00Z"/>
        </w:rPr>
      </w:pPr>
    </w:p>
    <w:p w14:paraId="284A7CC5" w14:textId="0966D838" w:rsidR="004A2188" w:rsidRDefault="009F22EC" w:rsidP="004A2188">
      <w:pPr>
        <w:rPr>
          <w:ins w:id="245" w:author="wei ganchao" w:date="2022-02-21T08:15:00Z"/>
        </w:rPr>
      </w:pPr>
      <w:ins w:id="246" w:author="wei ganchao" w:date="2022-02-21T13:46:00Z">
        <w:r>
          <w:rPr>
            <w:noProof/>
          </w:rPr>
          <w:drawing>
            <wp:inline distT="0" distB="0" distL="0" distR="0" wp14:anchorId="354F1886" wp14:editId="3C28EF08">
              <wp:extent cx="6389370" cy="2165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370" cy="2165350"/>
                      </a:xfrm>
                      <a:prstGeom prst="rect">
                        <a:avLst/>
                      </a:prstGeom>
                      <a:noFill/>
                      <a:ln>
                        <a:noFill/>
                      </a:ln>
                    </pic:spPr>
                  </pic:pic>
                </a:graphicData>
              </a:graphic>
            </wp:inline>
          </w:drawing>
        </w:r>
      </w:ins>
    </w:p>
    <w:p w14:paraId="719E75A5" w14:textId="0A720509" w:rsidR="004A2188" w:rsidRDefault="004A2188" w:rsidP="004A2188">
      <w:pPr>
        <w:rPr>
          <w:ins w:id="247" w:author="wei ganchao" w:date="2022-02-21T08:15:00Z"/>
        </w:rPr>
      </w:pPr>
      <w:ins w:id="248" w:author="wei ganchao" w:date="2022-02-21T08:16:00Z">
        <w:r>
          <w:t>Figure 2.</w:t>
        </w:r>
      </w:ins>
      <w:ins w:id="249" w:author="wei ganchao" w:date="2022-02-21T08:32:00Z">
        <w:r w:rsidR="002B0AB7">
          <w:t xml:space="preserve"> The mean firing rate is controlled to be constant across the trial, but the Fano </w:t>
        </w:r>
      </w:ins>
      <w:ins w:id="250" w:author="wei ganchao" w:date="2022-02-21T08:33:00Z">
        <w:r w:rsidR="002B0AB7">
          <w:t>Factor varies.</w:t>
        </w:r>
      </w:ins>
    </w:p>
    <w:p w14:paraId="0DC6F515" w14:textId="7D31B750" w:rsidR="004A2188" w:rsidRDefault="004A2188" w:rsidP="004A2188">
      <w:pPr>
        <w:rPr>
          <w:ins w:id="251" w:author="wei ganchao" w:date="2022-02-21T08:15:00Z"/>
        </w:rPr>
      </w:pPr>
    </w:p>
    <w:p w14:paraId="77526D3F" w14:textId="30360D63" w:rsidR="004A2188" w:rsidRDefault="004A2188" w:rsidP="004A2188">
      <w:pPr>
        <w:rPr>
          <w:ins w:id="252" w:author="wei ganchao" w:date="2022-02-21T08:15:00Z"/>
        </w:rPr>
      </w:pPr>
    </w:p>
    <w:p w14:paraId="24AC606A" w14:textId="1E90B0EB" w:rsidR="004A2188" w:rsidRDefault="004A2188" w:rsidP="004A2188">
      <w:pPr>
        <w:rPr>
          <w:ins w:id="253" w:author="wei ganchao" w:date="2022-02-21T08:15:00Z"/>
        </w:rPr>
      </w:pPr>
    </w:p>
    <w:p w14:paraId="2FDFF4A0" w14:textId="77777777" w:rsidR="004A2188" w:rsidRDefault="004A2188">
      <w:pPr>
        <w:pPrChange w:id="254" w:author="wei ganchao" w:date="2022-02-21T08:15:00Z">
          <w:pPr>
            <w:pStyle w:val="ListParagraph"/>
            <w:numPr>
              <w:numId w:val="3"/>
            </w:numPr>
            <w:ind w:hanging="360"/>
          </w:pPr>
        </w:pPrChange>
      </w:pPr>
    </w:p>
    <w:p w14:paraId="6D02C124" w14:textId="0BD9222A" w:rsidR="005D4FB7" w:rsidDel="004A2188" w:rsidRDefault="009F22EC" w:rsidP="009A7B80">
      <w:pPr>
        <w:rPr>
          <w:del w:id="255" w:author="wei ganchao" w:date="2022-02-21T08:18:00Z"/>
        </w:rPr>
      </w:pPr>
      <w:ins w:id="256" w:author="wei ganchao" w:date="2022-02-21T13:55:00Z">
        <w:r>
          <w:rPr>
            <w:noProof/>
          </w:rPr>
          <w:lastRenderedPageBreak/>
          <w:drawing>
            <wp:inline distT="0" distB="0" distL="0" distR="0" wp14:anchorId="7DB9D274" wp14:editId="68C81A36">
              <wp:extent cx="6400800" cy="2035175"/>
              <wp:effectExtent l="0" t="0" r="0" b="3175"/>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035175"/>
                      </a:xfrm>
                      <a:prstGeom prst="rect">
                        <a:avLst/>
                      </a:prstGeom>
                      <a:noFill/>
                      <a:ln>
                        <a:noFill/>
                      </a:ln>
                    </pic:spPr>
                  </pic:pic>
                </a:graphicData>
              </a:graphic>
            </wp:inline>
          </w:drawing>
        </w:r>
      </w:ins>
      <w:del w:id="257" w:author="wei ganchao" w:date="2022-01-08T14:42:00Z">
        <w:r w:rsidR="005D4FB7" w:rsidDel="0087120C">
          <w:delText>TBD…</w:delText>
        </w:r>
      </w:del>
    </w:p>
    <w:p w14:paraId="253A3BD6" w14:textId="77777777" w:rsidR="00941AE9" w:rsidRDefault="00941AE9" w:rsidP="009A7B80">
      <w:pPr>
        <w:rPr>
          <w:ins w:id="258" w:author="wei ganchao" w:date="2022-01-14T12:37:00Z"/>
          <w:lang w:eastAsia="zh-CN"/>
        </w:rPr>
      </w:pPr>
    </w:p>
    <w:p w14:paraId="5D5156DE" w14:textId="78522BB8" w:rsidR="00941AE9" w:rsidRDefault="004A2188" w:rsidP="009A7B80">
      <w:pPr>
        <w:rPr>
          <w:ins w:id="259" w:author="wei ganchao" w:date="2022-02-21T13:51:00Z"/>
          <w:lang w:eastAsia="zh-CN"/>
        </w:rPr>
      </w:pPr>
      <w:ins w:id="260" w:author="wei ganchao" w:date="2022-02-21T08:18:00Z">
        <w:r>
          <w:rPr>
            <w:lang w:eastAsia="zh-CN"/>
          </w:rPr>
          <w:t>Figure 3.</w:t>
        </w:r>
      </w:ins>
      <w:ins w:id="261" w:author="wei ganchao" w:date="2022-02-21T08:19:00Z">
        <w:r>
          <w:rPr>
            <w:lang w:eastAsia="zh-CN"/>
          </w:rPr>
          <w:t xml:space="preserve">The over-dispersed data is generated by dynamic CMP, with 2 knots modeling </w:t>
        </w:r>
      </w:ins>
      <m:oMath>
        <m:r>
          <w:ins w:id="262" w:author="wei ganchao" w:date="2022-02-21T08:20:00Z">
            <w:rPr>
              <w:rFonts w:ascii="Cambria Math" w:hAnsi="Cambria Math"/>
              <w:lang w:eastAsia="zh-CN"/>
            </w:rPr>
            <m:t>λ</m:t>
          </w:ins>
        </m:r>
      </m:oMath>
      <w:ins w:id="263" w:author="wei ganchao" w:date="2022-02-21T08:20:00Z">
        <w:r>
          <w:rPr>
            <w:lang w:eastAsia="zh-CN"/>
          </w:rPr>
          <w:t xml:space="preserve"> and keep </w:t>
        </w:r>
      </w:ins>
      <m:oMath>
        <m:r>
          <w:ins w:id="264" w:author="wei ganchao" w:date="2022-02-21T08:20:00Z">
            <w:rPr>
              <w:rFonts w:ascii="Cambria Math" w:hAnsi="Cambria Math"/>
              <w:lang w:eastAsia="zh-CN"/>
            </w:rPr>
            <m:t>ν=0.1</m:t>
          </w:ins>
        </m:r>
      </m:oMath>
      <w:ins w:id="265" w:author="wei ganchao" w:date="2022-02-21T08:20:00Z">
        <w:r>
          <w:rPr>
            <w:lang w:eastAsia="zh-CN"/>
          </w:rPr>
          <w:t xml:space="preserve"> across the trial.</w:t>
        </w:r>
      </w:ins>
      <w:ins w:id="266" w:author="wei ganchao" w:date="2022-02-21T08:21:00Z">
        <w:r>
          <w:rPr>
            <w:lang w:eastAsia="zh-CN"/>
          </w:rPr>
          <w:t xml:space="preserve"> </w:t>
        </w:r>
      </w:ins>
      <w:ins w:id="267" w:author="wei ganchao" w:date="2022-02-21T08:22:00Z">
        <w:r>
          <w:rPr>
            <w:lang w:eastAsia="zh-CN"/>
          </w:rPr>
          <w:t>After</w:t>
        </w:r>
      </w:ins>
      <w:ins w:id="268" w:author="wei ganchao" w:date="2022-02-21T08:21:00Z">
        <w:r>
          <w:rPr>
            <w:lang w:eastAsia="zh-CN"/>
          </w:rPr>
          <w:t xml:space="preserve"> holding 80% data out in the speckled pattern</w:t>
        </w:r>
      </w:ins>
      <w:ins w:id="269" w:author="wei ganchao" w:date="2022-02-21T08:22:00Z">
        <w:r>
          <w:rPr>
            <w:lang w:eastAsia="zh-CN"/>
          </w:rPr>
          <w:t>, we fit dynamic CMP and dynamic Poisson models. (A) The</w:t>
        </w:r>
      </w:ins>
      <w:ins w:id="270" w:author="wei ganchao" w:date="2022-02-21T08:23:00Z">
        <w:r>
          <w:rPr>
            <w:lang w:eastAsia="zh-CN"/>
          </w:rPr>
          <w:t xml:space="preserve"> estimation</w:t>
        </w:r>
      </w:ins>
      <w:ins w:id="271" w:author="wei ganchao" w:date="2022-02-21T08:24:00Z">
        <w:r>
          <w:rPr>
            <w:lang w:eastAsia="zh-CN"/>
          </w:rPr>
          <w:t xml:space="preserve">s are different. </w:t>
        </w:r>
        <w:r w:rsidR="00F179A9">
          <w:rPr>
            <w:lang w:eastAsia="zh-CN"/>
          </w:rPr>
          <w:t>In this case, the</w:t>
        </w:r>
        <w:r w:rsidR="002B0AB7">
          <w:rPr>
            <w:lang w:eastAsia="zh-CN"/>
          </w:rPr>
          <w:t xml:space="preserve"> estimated place field in dynamic CMP is better (</w:t>
        </w:r>
        <w:r w:rsidR="002B0AB7" w:rsidRPr="002B0AB7">
          <w:rPr>
            <w:color w:val="FF0000"/>
            <w:lang w:eastAsia="zh-CN"/>
            <w:rPrChange w:id="272" w:author="wei ganchao" w:date="2022-02-21T08:25:00Z">
              <w:rPr>
                <w:lang w:eastAsia="zh-CN"/>
              </w:rPr>
            </w:rPrChange>
          </w:rPr>
          <w:t xml:space="preserve">it’s </w:t>
        </w:r>
      </w:ins>
      <w:ins w:id="273" w:author="wei ganchao" w:date="2022-02-21T08:25:00Z">
        <w:r w:rsidR="002B0AB7" w:rsidRPr="002B0AB7">
          <w:rPr>
            <w:color w:val="FF0000"/>
            <w:lang w:eastAsia="zh-CN"/>
            <w:rPrChange w:id="274" w:author="wei ganchao" w:date="2022-02-21T08:25:00Z">
              <w:rPr>
                <w:lang w:eastAsia="zh-CN"/>
              </w:rPr>
            </w:rPrChange>
          </w:rPr>
          <w:t>very anecdotal, just for this seed</w:t>
        </w:r>
      </w:ins>
      <w:ins w:id="275" w:author="wei ganchao" w:date="2022-02-21T08:24:00Z">
        <w:r w:rsidR="002B0AB7">
          <w:rPr>
            <w:lang w:eastAsia="zh-CN"/>
          </w:rPr>
          <w:t>)</w:t>
        </w:r>
      </w:ins>
      <w:ins w:id="276" w:author="wei ganchao" w:date="2022-02-21T08:25:00Z">
        <w:r w:rsidR="002B0AB7">
          <w:rPr>
            <w:lang w:eastAsia="zh-CN"/>
          </w:rPr>
          <w:t xml:space="preserve">. (B) </w:t>
        </w:r>
      </w:ins>
      <w:ins w:id="277" w:author="wei ganchao" w:date="2022-02-21T08:26:00Z">
        <w:r w:rsidR="002B0AB7">
          <w:rPr>
            <w:lang w:eastAsia="zh-CN"/>
          </w:rPr>
          <w:t>Wh</w:t>
        </w:r>
      </w:ins>
      <w:ins w:id="278" w:author="wei ganchao" w:date="2022-02-21T08:27:00Z">
        <w:r w:rsidR="002B0AB7">
          <w:rPr>
            <w:lang w:eastAsia="zh-CN"/>
          </w:rPr>
          <w:t>en evaluating the max response in each trial, the dynamic Poisson estimates are</w:t>
        </w:r>
      </w:ins>
      <w:ins w:id="279" w:author="wei ganchao" w:date="2022-02-21T08:28:00Z">
        <w:r w:rsidR="002B0AB7">
          <w:rPr>
            <w:lang w:eastAsia="zh-CN"/>
          </w:rPr>
          <w:t xml:space="preserve"> </w:t>
        </w:r>
      </w:ins>
      <w:ins w:id="280" w:author="wei ganchao" w:date="2022-02-21T08:27:00Z">
        <w:r w:rsidR="002B0AB7">
          <w:rPr>
            <w:lang w:eastAsia="zh-CN"/>
          </w:rPr>
          <w:t xml:space="preserve">biased </w:t>
        </w:r>
      </w:ins>
      <w:ins w:id="281" w:author="wei ganchao" w:date="2022-02-21T08:28:00Z">
        <w:r w:rsidR="002B0AB7">
          <w:rPr>
            <w:lang w:eastAsia="zh-CN"/>
          </w:rPr>
          <w:t xml:space="preserve">(underestimated) and the estimation error is </w:t>
        </w:r>
      </w:ins>
      <w:ins w:id="282" w:author="wei ganchao" w:date="2022-02-21T08:29:00Z">
        <w:r w:rsidR="002B0AB7">
          <w:rPr>
            <w:lang w:eastAsia="zh-CN"/>
          </w:rPr>
          <w:t>also underestimated.</w:t>
        </w:r>
      </w:ins>
      <w:ins w:id="283" w:author="wei ganchao" w:date="2022-02-21T08:26:00Z">
        <w:r w:rsidR="002B0AB7">
          <w:rPr>
            <w:lang w:eastAsia="zh-CN"/>
          </w:rPr>
          <w:t xml:space="preserve"> </w:t>
        </w:r>
      </w:ins>
      <w:ins w:id="284" w:author="wei ganchao" w:date="2022-02-21T08:29:00Z">
        <w:r w:rsidR="002B0AB7">
          <w:rPr>
            <w:lang w:eastAsia="zh-CN"/>
          </w:rPr>
          <w:t>The solid line gives the MAP</w:t>
        </w:r>
      </w:ins>
      <w:ins w:id="285" w:author="wei ganchao" w:date="2022-02-21T08:30:00Z">
        <w:r w:rsidR="002B0AB7">
          <w:rPr>
            <w:lang w:eastAsia="zh-CN"/>
          </w:rPr>
          <w:t xml:space="preserve"> estimates</w:t>
        </w:r>
      </w:ins>
      <w:ins w:id="286" w:author="wei ganchao" w:date="2022-02-21T08:31:00Z">
        <w:r w:rsidR="002B0AB7">
          <w:rPr>
            <w:lang w:eastAsia="zh-CN"/>
          </w:rPr>
          <w:t xml:space="preserve"> of mean firing rate</w:t>
        </w:r>
      </w:ins>
      <w:ins w:id="287" w:author="wei ganchao" w:date="2022-02-21T08:30:00Z">
        <w:r w:rsidR="002B0AB7">
          <w:rPr>
            <w:lang w:eastAsia="zh-CN"/>
          </w:rPr>
          <w:t xml:space="preserve">, and the dashed lines show one standard deviations from MAP. The standard </w:t>
        </w:r>
      </w:ins>
      <w:ins w:id="288" w:author="wei ganchao" w:date="2022-02-21T08:31:00Z">
        <w:r w:rsidR="002B0AB7">
          <w:rPr>
            <w:lang w:eastAsia="zh-CN"/>
          </w:rPr>
          <w:t>error of dynamic Poisson is calculated as in appendix, using the truncated summation.</w:t>
        </w:r>
      </w:ins>
    </w:p>
    <w:p w14:paraId="03642D68" w14:textId="59B7D506" w:rsidR="009F22EC" w:rsidRDefault="009F22EC" w:rsidP="009A7B80">
      <w:pPr>
        <w:rPr>
          <w:ins w:id="289" w:author="wei ganchao" w:date="2022-02-21T13:51:00Z"/>
          <w:lang w:eastAsia="zh-CN"/>
        </w:rPr>
      </w:pPr>
    </w:p>
    <w:p w14:paraId="5FF6C110" w14:textId="5283D016" w:rsidR="009F22EC" w:rsidRDefault="009F22EC" w:rsidP="009F22EC">
      <w:pPr>
        <w:rPr>
          <w:ins w:id="290" w:author="wei ganchao" w:date="2022-02-21T13:51:00Z"/>
          <w:lang w:eastAsia="zh-CN"/>
        </w:rPr>
      </w:pPr>
      <w:proofErr w:type="spellStart"/>
      <w:ins w:id="291" w:author="wei ganchao" w:date="2022-02-21T13:51:00Z">
        <w:r>
          <w:rPr>
            <w:lang w:eastAsia="zh-CN"/>
          </w:rPr>
          <w:t>nanmean</w:t>
        </w:r>
        <w:proofErr w:type="spellEnd"/>
        <w:r>
          <w:rPr>
            <w:lang w:eastAsia="zh-CN"/>
          </w:rPr>
          <w:t>((</w:t>
        </w:r>
        <w:proofErr w:type="spellStart"/>
        <w:r>
          <w:rPr>
            <w:lang w:eastAsia="zh-CN"/>
          </w:rPr>
          <w:t>CMP_mean_fit_trans</w:t>
        </w:r>
        <w:proofErr w:type="spellEnd"/>
        <w:r>
          <w:rPr>
            <w:lang w:eastAsia="zh-CN"/>
          </w:rPr>
          <w:t xml:space="preserve"> - </w:t>
        </w:r>
        <w:proofErr w:type="spellStart"/>
        <w:r>
          <w:rPr>
            <w:lang w:eastAsia="zh-CN"/>
          </w:rPr>
          <w:t>spk_test</w:t>
        </w:r>
        <w:proofErr w:type="spellEnd"/>
        <w:r>
          <w:rPr>
            <w:lang w:eastAsia="zh-CN"/>
          </w:rPr>
          <w:t xml:space="preserve">).^2, 'all') = </w:t>
        </w:r>
        <w:r w:rsidRPr="009F22EC">
          <w:rPr>
            <w:lang w:eastAsia="zh-CN"/>
          </w:rPr>
          <w:t>5.2135</w:t>
        </w:r>
      </w:ins>
    </w:p>
    <w:p w14:paraId="7C741E18" w14:textId="5637D68D" w:rsidR="009F22EC" w:rsidRDefault="009F22EC" w:rsidP="009F22EC">
      <w:pPr>
        <w:rPr>
          <w:ins w:id="292" w:author="wei ganchao" w:date="2022-02-21T13:51:00Z"/>
          <w:lang w:eastAsia="zh-CN"/>
        </w:rPr>
      </w:pPr>
      <w:proofErr w:type="spellStart"/>
      <w:ins w:id="293" w:author="wei ganchao" w:date="2022-02-21T13:51:00Z">
        <w:r>
          <w:rPr>
            <w:lang w:eastAsia="zh-CN"/>
          </w:rPr>
          <w:t>nanmean</w:t>
        </w:r>
        <w:proofErr w:type="spellEnd"/>
        <w:r>
          <w:rPr>
            <w:lang w:eastAsia="zh-CN"/>
          </w:rPr>
          <w:t>((</w:t>
        </w:r>
        <w:proofErr w:type="spellStart"/>
        <w:r>
          <w:rPr>
            <w:lang w:eastAsia="zh-CN"/>
          </w:rPr>
          <w:t>POI_mean_fit_trans</w:t>
        </w:r>
        <w:proofErr w:type="spellEnd"/>
        <w:r>
          <w:rPr>
            <w:lang w:eastAsia="zh-CN"/>
          </w:rPr>
          <w:t xml:space="preserve"> - </w:t>
        </w:r>
        <w:proofErr w:type="spellStart"/>
        <w:r>
          <w:rPr>
            <w:lang w:eastAsia="zh-CN"/>
          </w:rPr>
          <w:t>spk_test</w:t>
        </w:r>
        <w:proofErr w:type="spellEnd"/>
        <w:r>
          <w:rPr>
            <w:lang w:eastAsia="zh-CN"/>
          </w:rPr>
          <w:t xml:space="preserve">).^2, 'all') = </w:t>
        </w:r>
        <w:r w:rsidRPr="009F22EC">
          <w:rPr>
            <w:lang w:eastAsia="zh-CN"/>
          </w:rPr>
          <w:t>5.3114</w:t>
        </w:r>
      </w:ins>
    </w:p>
    <w:p w14:paraId="35EE6F33" w14:textId="77777777" w:rsidR="009F22EC" w:rsidRDefault="009F22EC" w:rsidP="009A7B80">
      <w:pPr>
        <w:rPr>
          <w:ins w:id="294" w:author="wei ganchao" w:date="2022-01-14T12:37:00Z"/>
          <w:lang w:eastAsia="zh-CN"/>
        </w:rPr>
      </w:pPr>
    </w:p>
    <w:p w14:paraId="37FFDCC3" w14:textId="77777777" w:rsidR="00A44BE0" w:rsidRDefault="00A44BE0" w:rsidP="009A7B80">
      <w:pPr>
        <w:rPr>
          <w:ins w:id="295" w:author="wei ganchao" w:date="2022-01-14T10:16:00Z"/>
        </w:rPr>
      </w:pPr>
    </w:p>
    <w:p w14:paraId="5ACD699E" w14:textId="15A80561" w:rsidR="0057550F" w:rsidRDefault="0057550F" w:rsidP="009A7B80">
      <w:pPr>
        <w:rPr>
          <w:ins w:id="296" w:author="wei ganchao" w:date="2022-01-14T13:21:00Z"/>
        </w:rPr>
      </w:pPr>
    </w:p>
    <w:p w14:paraId="69E329BC" w14:textId="77777777" w:rsidR="0057550F" w:rsidRDefault="0057550F" w:rsidP="009A7B80">
      <w:pPr>
        <w:rPr>
          <w:ins w:id="297" w:author="wei ganchao" w:date="2022-01-10T10:02:00Z"/>
        </w:rPr>
      </w:pPr>
    </w:p>
    <w:p w14:paraId="2F835AC1" w14:textId="6BE0822F" w:rsidR="00C05D37" w:rsidDel="00C05D37" w:rsidRDefault="00C05D37" w:rsidP="009A7B80">
      <w:pPr>
        <w:rPr>
          <w:del w:id="298" w:author="wei ganchao" w:date="2022-01-08T14:35:00Z"/>
        </w:rPr>
      </w:pPr>
    </w:p>
    <w:p w14:paraId="4CF50E23" w14:textId="23F700A6" w:rsidR="00D62B20" w:rsidDel="00C05D37" w:rsidRDefault="00CC050A" w:rsidP="009A7B80">
      <w:pPr>
        <w:rPr>
          <w:del w:id="299" w:author="wei ganchao" w:date="2022-01-08T14:35:00Z"/>
        </w:rPr>
      </w:pPr>
      <w:del w:id="300"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01" w:author="wei ganchao" w:date="2022-01-08T14:35:00Z"/>
        </w:trPr>
        <w:tc>
          <w:tcPr>
            <w:tcW w:w="2369" w:type="dxa"/>
          </w:tcPr>
          <w:p w14:paraId="51EA9E2B" w14:textId="273B472B" w:rsidR="00CC050A" w:rsidDel="00C05D37" w:rsidRDefault="00CC050A" w:rsidP="00A85C14">
            <w:pPr>
              <w:rPr>
                <w:del w:id="302" w:author="wei ganchao" w:date="2022-01-08T14:35:00Z"/>
                <w:noProof/>
              </w:rPr>
            </w:pPr>
            <w:del w:id="303"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04" w:author="wei ganchao" w:date="2022-01-08T14:35:00Z"/>
                <w:noProof/>
              </w:rPr>
            </w:pPr>
            <w:del w:id="305" w:author="wei ganchao" w:date="2022-01-08T14:35:00Z">
              <w:r w:rsidDel="00C05D37">
                <w:rPr>
                  <w:noProof/>
                </w:rPr>
                <w:delText>Q_lam</w:delText>
              </w:r>
            </w:del>
          </w:p>
          <w:p w14:paraId="3B7A46DF" w14:textId="25F4AF46" w:rsidR="00CC050A" w:rsidDel="00C05D37" w:rsidRDefault="00CC050A" w:rsidP="00A85C14">
            <w:pPr>
              <w:rPr>
                <w:del w:id="306" w:author="wei ganchao" w:date="2022-01-08T14:35:00Z"/>
                <w:noProof/>
              </w:rPr>
            </w:pPr>
          </w:p>
          <w:p w14:paraId="5CFDADD4" w14:textId="6A28A921" w:rsidR="00CC050A" w:rsidDel="00C05D37" w:rsidRDefault="00CC050A" w:rsidP="00A85C14">
            <w:pPr>
              <w:rPr>
                <w:del w:id="307" w:author="wei ganchao" w:date="2022-01-08T14:35:00Z"/>
                <w:noProof/>
              </w:rPr>
            </w:pPr>
            <w:del w:id="308" w:author="wei ganchao" w:date="2022-01-08T14:35:00Z">
              <w:r w:rsidDel="00C05D37">
                <w:rPr>
                  <w:noProof/>
                </w:rPr>
                <w:delText>Y = estimated log10(Q_lam)</w:delText>
              </w:r>
            </w:del>
          </w:p>
          <w:p w14:paraId="0B028F89" w14:textId="0BCD174D" w:rsidR="00CC050A" w:rsidDel="00C05D37" w:rsidRDefault="00CC050A" w:rsidP="00A85C14">
            <w:pPr>
              <w:rPr>
                <w:del w:id="309" w:author="wei ganchao" w:date="2022-01-08T14:35:00Z"/>
                <w:noProof/>
              </w:rPr>
            </w:pPr>
            <w:del w:id="310" w:author="wei ganchao" w:date="2022-01-08T14:35:00Z">
              <w:r w:rsidDel="00C05D37">
                <w:rPr>
                  <w:noProof/>
                </w:rPr>
                <w:delText>X = true log10(Q_lam)</w:delText>
              </w:r>
            </w:del>
          </w:p>
          <w:p w14:paraId="7C49355C" w14:textId="5603A051" w:rsidR="00CC050A" w:rsidDel="00C05D37" w:rsidRDefault="00CC050A" w:rsidP="00A85C14">
            <w:pPr>
              <w:rPr>
                <w:del w:id="311" w:author="wei ganchao" w:date="2022-01-08T14:35:00Z"/>
                <w:noProof/>
              </w:rPr>
            </w:pPr>
          </w:p>
          <w:p w14:paraId="1F910C46" w14:textId="3DE294B0" w:rsidR="00CC050A" w:rsidDel="00C05D37" w:rsidRDefault="00CC050A" w:rsidP="00A85C14">
            <w:pPr>
              <w:rPr>
                <w:del w:id="312" w:author="wei ganchao" w:date="2022-01-08T14:35:00Z"/>
                <w:noProof/>
              </w:rPr>
            </w:pPr>
            <w:del w:id="313"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14" w:author="wei ganchao" w:date="2022-01-08T14:35:00Z"/>
                <w:noProof/>
              </w:rPr>
            </w:pPr>
            <w:del w:id="315" w:author="wei ganchao" w:date="2022-01-08T14:35:00Z">
              <w:r w:rsidDel="00C05D37">
                <w:rPr>
                  <w:noProof/>
                </w:rPr>
                <w:delText>Q_nu</w:delText>
              </w:r>
            </w:del>
          </w:p>
          <w:p w14:paraId="3AFDFDF7" w14:textId="25BFFCA6" w:rsidR="00CC050A" w:rsidDel="00C05D37" w:rsidRDefault="00CC050A" w:rsidP="00A85C14">
            <w:pPr>
              <w:rPr>
                <w:del w:id="316" w:author="wei ganchao" w:date="2022-01-08T14:35:00Z"/>
                <w:noProof/>
              </w:rPr>
            </w:pPr>
          </w:p>
          <w:p w14:paraId="3D04BF14" w14:textId="723518C3" w:rsidR="00CC050A" w:rsidDel="00C05D37" w:rsidRDefault="00CC050A" w:rsidP="00A85C14">
            <w:pPr>
              <w:rPr>
                <w:del w:id="317" w:author="wei ganchao" w:date="2022-01-08T14:35:00Z"/>
                <w:noProof/>
              </w:rPr>
            </w:pPr>
            <w:del w:id="318" w:author="wei ganchao" w:date="2022-01-08T14:35:00Z">
              <w:r w:rsidDel="00C05D37">
                <w:rPr>
                  <w:noProof/>
                </w:rPr>
                <w:delText>Y = estimated log10(Q_nu)</w:delText>
              </w:r>
            </w:del>
          </w:p>
          <w:p w14:paraId="7A232DA4" w14:textId="03BBEAC0" w:rsidR="00CC050A" w:rsidDel="00C05D37" w:rsidRDefault="00CC050A" w:rsidP="00A85C14">
            <w:pPr>
              <w:rPr>
                <w:del w:id="319" w:author="wei ganchao" w:date="2022-01-08T14:35:00Z"/>
                <w:noProof/>
              </w:rPr>
            </w:pPr>
            <w:del w:id="320" w:author="wei ganchao" w:date="2022-01-08T14:35:00Z">
              <w:r w:rsidDel="00C05D37">
                <w:rPr>
                  <w:noProof/>
                </w:rPr>
                <w:delText>X = true log10(Q_nu)</w:delText>
              </w:r>
            </w:del>
          </w:p>
          <w:p w14:paraId="329AE271" w14:textId="5B297CB9" w:rsidR="00CC050A" w:rsidDel="00C05D37" w:rsidRDefault="00CC050A" w:rsidP="00A85C14">
            <w:pPr>
              <w:rPr>
                <w:del w:id="321" w:author="wei ganchao" w:date="2022-01-08T14:35:00Z"/>
                <w:noProof/>
              </w:rPr>
            </w:pPr>
          </w:p>
          <w:p w14:paraId="7AEDD83F" w14:textId="110637CB" w:rsidR="00CC050A" w:rsidDel="00C05D37" w:rsidRDefault="00CC050A" w:rsidP="00A85C14">
            <w:pPr>
              <w:rPr>
                <w:del w:id="322" w:author="wei ganchao" w:date="2022-01-08T14:35:00Z"/>
                <w:noProof/>
              </w:rPr>
            </w:pPr>
            <w:del w:id="323"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24" w:author="wei ganchao" w:date="2022-01-08T14:35:00Z"/>
                <w:noProof/>
              </w:rPr>
            </w:pPr>
            <w:del w:id="325" w:author="wei ganchao" w:date="2022-01-08T14:35:00Z">
              <w:r w:rsidDel="00C05D37">
                <w:rPr>
                  <w:noProof/>
                </w:rPr>
                <w:delText>fitting</w:delText>
              </w:r>
            </w:del>
          </w:p>
        </w:tc>
      </w:tr>
      <w:tr w:rsidR="00CC050A" w:rsidDel="00C05D37" w14:paraId="721FAEB9" w14:textId="7D4B9DF2" w:rsidTr="00A85C14">
        <w:trPr>
          <w:del w:id="326" w:author="wei ganchao" w:date="2022-01-08T14:35:00Z"/>
        </w:trPr>
        <w:tc>
          <w:tcPr>
            <w:tcW w:w="2369" w:type="dxa"/>
          </w:tcPr>
          <w:p w14:paraId="341CD071" w14:textId="785FE910" w:rsidR="00CC050A" w:rsidDel="00C05D37" w:rsidRDefault="00CC050A" w:rsidP="00A85C14">
            <w:pPr>
              <w:rPr>
                <w:del w:id="327" w:author="wei ganchao" w:date="2022-01-08T14:35:00Z"/>
              </w:rPr>
            </w:pPr>
            <w:del w:id="328"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29" w:author="wei ganchao" w:date="2022-01-08T14:35:00Z"/>
              </w:rPr>
            </w:pPr>
            <w:del w:id="330"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31" w:author="wei ganchao" w:date="2022-01-08T14:35:00Z"/>
              </w:rPr>
            </w:pPr>
            <w:del w:id="332"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33" w:author="wei ganchao" w:date="2022-01-08T14:35:00Z"/>
              </w:rPr>
            </w:pPr>
            <w:del w:id="334"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35" w:author="wei ganchao" w:date="2022-01-14T13:21:00Z"/>
        </w:rPr>
      </w:pPr>
    </w:p>
    <w:p w14:paraId="52C8D605" w14:textId="273AA784" w:rsidR="00D62B20" w:rsidDel="0057550F" w:rsidRDefault="00D62B20" w:rsidP="009A7B80">
      <w:pPr>
        <w:rPr>
          <w:del w:id="336" w:author="wei ganchao" w:date="2022-01-14T13:21:00Z"/>
        </w:rPr>
      </w:pPr>
    </w:p>
    <w:p w14:paraId="671DBA25" w14:textId="103936EB" w:rsidR="00D62B20" w:rsidDel="0057550F" w:rsidRDefault="00D62B20" w:rsidP="009A7B80">
      <w:pPr>
        <w:rPr>
          <w:del w:id="337" w:author="wei ganchao" w:date="2022-01-14T13:21:00Z"/>
        </w:rPr>
      </w:pPr>
    </w:p>
    <w:p w14:paraId="01418B63" w14:textId="49CE0BB9" w:rsidR="00D62B20" w:rsidRDefault="00D62B20" w:rsidP="00B70F6E">
      <w:pPr>
        <w:pStyle w:val="Heading2"/>
        <w:rPr>
          <w:ins w:id="338" w:author="wei ganchao" w:date="2022-01-08T10:55:00Z"/>
        </w:rPr>
      </w:pPr>
      <w:r>
        <w:t>Application</w:t>
      </w:r>
    </w:p>
    <w:p w14:paraId="00A4A023" w14:textId="2B9B491D" w:rsidR="00A02EEB" w:rsidRDefault="00A02EEB" w:rsidP="00A02EEB">
      <w:pPr>
        <w:rPr>
          <w:ins w:id="339" w:author="wei ganchao" w:date="2022-01-08T10:55:00Z"/>
        </w:rPr>
      </w:pPr>
      <w:ins w:id="340"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41" w:author="wei ganchao" w:date="2022-01-08T10:55:00Z"/>
        </w:rPr>
      </w:pPr>
    </w:p>
    <w:p w14:paraId="78B45F87" w14:textId="77777777" w:rsidR="00A02EEB" w:rsidRPr="00A02EEB" w:rsidRDefault="00A02EEB">
      <w:pPr>
        <w:pPrChange w:id="342" w:author="wei ganchao" w:date="2022-01-08T10:55:00Z">
          <w:pPr>
            <w:pStyle w:val="Heading2"/>
          </w:pPr>
        </w:pPrChange>
      </w:pPr>
    </w:p>
    <w:p w14:paraId="57C4E387" w14:textId="7E0E2973" w:rsidR="00D62B20" w:rsidRDefault="003C3470" w:rsidP="009A7B80">
      <w:pPr>
        <w:rPr>
          <w:ins w:id="343" w:author="wei ganchao" w:date="2022-01-08T10:55:00Z"/>
        </w:rPr>
      </w:pPr>
      <w:r>
        <w:t>V1 data</w:t>
      </w:r>
    </w:p>
    <w:p w14:paraId="7175640D" w14:textId="5180DACC" w:rsidR="003F3B77" w:rsidRDefault="003F3B77" w:rsidP="009A7B80">
      <w:pPr>
        <w:rPr>
          <w:ins w:id="344" w:author="wei ganchao" w:date="2022-01-15T19:52:00Z"/>
        </w:rPr>
      </w:pPr>
      <w:ins w:id="345"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46" w:author="wei ganchao" w:date="2022-01-15T19:47:00Z">
        <w:r>
          <w:t xml:space="preserve">macaque monkeys were anesthetized by a continuous intravenous infusion of </w:t>
        </w:r>
        <w:proofErr w:type="spellStart"/>
        <w:r>
          <w:t>sufentanil</w:t>
        </w:r>
        <w:proofErr w:type="spellEnd"/>
        <w:r>
          <w:t xml:space="preserve"> citrate. To </w:t>
        </w:r>
      </w:ins>
      <w:ins w:id="347" w:author="wei ganchao" w:date="2022-01-15T19:48:00Z">
        <w:r>
          <w:t>minimize eye movements, the animals were paralyzed with a continuous intravenous infusion of vecuronium bromide (0.1 mg/kg/h).</w:t>
        </w:r>
      </w:ins>
      <w:ins w:id="348" w:author="wei ganchao" w:date="2022-01-15T19:49:00Z">
        <w:r>
          <w:t xml:space="preserve"> </w:t>
        </w:r>
      </w:ins>
      <w:ins w:id="349" w:author="wei ganchao" w:date="2022-01-15T19:50:00Z">
        <w:r>
          <w:t>The neural activities were recorded by “Utah” array. The waveform</w:t>
        </w:r>
      </w:ins>
      <w:ins w:id="350" w:author="wei ganchao" w:date="2022-01-15T19:51:00Z">
        <w:r w:rsidR="00A03B94">
          <w:t xml:space="preserve"> segments were sorted by hand with modified </w:t>
        </w:r>
      </w:ins>
      <w:ins w:id="351" w:author="wei ganchao" w:date="2022-01-15T19:52:00Z">
        <w:r w:rsidR="00A03B94">
          <w:t xml:space="preserve">competitive mixture decomposition methods. (Cite </w:t>
        </w:r>
        <w:proofErr w:type="spellStart"/>
        <w:r w:rsidR="00A03B94">
          <w:t>Shoham</w:t>
        </w:r>
        <w:proofErr w:type="spellEnd"/>
        <w:r w:rsidR="00A03B94">
          <w:t xml:space="preserve"> et al, 2003).</w:t>
        </w:r>
      </w:ins>
    </w:p>
    <w:p w14:paraId="70307DE9" w14:textId="77777777" w:rsidR="00A03B94" w:rsidRDefault="00A03B94" w:rsidP="009A7B80">
      <w:pPr>
        <w:rPr>
          <w:ins w:id="352" w:author="wei ganchao" w:date="2022-01-15T19:53:00Z"/>
        </w:rPr>
      </w:pPr>
    </w:p>
    <w:p w14:paraId="1D1FD925" w14:textId="77777777" w:rsidR="00A03B94" w:rsidRDefault="00A03B94" w:rsidP="009A7B80">
      <w:pPr>
        <w:rPr>
          <w:ins w:id="353" w:author="wei ganchao" w:date="2022-01-15T19:55:00Z"/>
        </w:rPr>
      </w:pPr>
      <w:ins w:id="354" w:author="wei ganchao" w:date="2022-01-15T19:52:00Z">
        <w:r>
          <w:lastRenderedPageBreak/>
          <w:t xml:space="preserve">We use the data when </w:t>
        </w:r>
      </w:ins>
      <w:ins w:id="355"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356" w:author="wei ganchao" w:date="2022-01-15T19:55:00Z"/>
        </w:rPr>
      </w:pPr>
    </w:p>
    <w:p w14:paraId="00591E10" w14:textId="33E8E6AC" w:rsidR="00A02EEB" w:rsidRDefault="00A03B94" w:rsidP="009A7B80">
      <w:pPr>
        <w:rPr>
          <w:ins w:id="357" w:author="wei ganchao" w:date="2022-01-08T10:55:00Z"/>
        </w:rPr>
      </w:pPr>
      <w:ins w:id="358" w:author="wei ganchao" w:date="2022-01-15T19:55:00Z">
        <w:r>
          <w:t>In this analysis, we</w:t>
        </w:r>
      </w:ins>
      <w:ins w:id="359" w:author="wei ganchao" w:date="2022-01-15T19:56:00Z">
        <w:r>
          <w:t xml:space="preserve"> set bin size to be 0.3s</w:t>
        </w:r>
        <w:r w:rsidR="00606001">
          <w:t xml:space="preserve">, but ignoring the spike counts for the first 0.05s </w:t>
        </w:r>
      </w:ins>
      <w:ins w:id="360" w:author="wei ganchao" w:date="2022-01-15T20:01:00Z">
        <w:r w:rsidR="001522A4">
          <w:t xml:space="preserve">for each bin to […?]. </w:t>
        </w:r>
      </w:ins>
      <w:ins w:id="361" w:author="wei ganchao" w:date="2022-01-15T19:54:00Z">
        <w:r>
          <w:t xml:space="preserve">Considering the sequential measurement effect, we analyze the data with single neuron input. </w:t>
        </w:r>
      </w:ins>
      <w:ins w:id="362" w:author="wei ganchao" w:date="2022-01-08T10:55:00Z">
        <w:r w:rsidR="00A02EEB">
          <w:t>The predictor</w:t>
        </w:r>
      </w:ins>
      <w:ins w:id="363" w:author="wei ganchao" w:date="2022-01-08T10:56:00Z">
        <w:r w:rsidR="00A02EEB">
          <w:t>s</w:t>
        </w:r>
      </w:ins>
      <w:ins w:id="364" w:author="wei ganchao" w:date="2022-01-08T10:55:00Z">
        <w:r w:rsidR="00A02EEB">
          <w:t xml:space="preserve"> </w:t>
        </w:r>
      </w:ins>
      <m:oMath>
        <m:sSub>
          <m:sSubPr>
            <m:ctrlPr>
              <w:ins w:id="365" w:author="wei ganchao" w:date="2022-01-08T10:55:00Z">
                <w:rPr>
                  <w:rFonts w:ascii="Cambria Math" w:hAnsi="Cambria Math"/>
                  <w:i/>
                </w:rPr>
              </w:ins>
            </m:ctrlPr>
          </m:sSubPr>
          <m:e>
            <m:r>
              <w:ins w:id="366" w:author="wei ganchao" w:date="2022-01-08T10:55:00Z">
                <m:rPr>
                  <m:sty m:val="bi"/>
                </m:rPr>
                <w:rPr>
                  <w:rFonts w:ascii="Cambria Math" w:hAnsi="Cambria Math"/>
                </w:rPr>
                <m:t>X</m:t>
              </w:ins>
            </m:r>
          </m:e>
          <m:sub>
            <m:r>
              <w:ins w:id="367" w:author="wei ganchao" w:date="2022-01-08T10:55:00Z">
                <w:rPr>
                  <w:rFonts w:ascii="Cambria Math" w:hAnsi="Cambria Math"/>
                </w:rPr>
                <m:t>t</m:t>
              </w:ins>
            </m:r>
          </m:sub>
        </m:sSub>
      </m:oMath>
      <w:ins w:id="368" w:author="wei ganchao" w:date="2022-01-08T10:55:00Z">
        <w:r w:rsidR="00A02EEB">
          <w:t xml:space="preserve"> and </w:t>
        </w:r>
      </w:ins>
      <m:oMath>
        <m:sSub>
          <m:sSubPr>
            <m:ctrlPr>
              <w:ins w:id="369" w:author="wei ganchao" w:date="2022-01-08T10:55:00Z">
                <w:rPr>
                  <w:rFonts w:ascii="Cambria Math" w:hAnsi="Cambria Math"/>
                  <w:i/>
                </w:rPr>
              </w:ins>
            </m:ctrlPr>
          </m:sSubPr>
          <m:e>
            <m:r>
              <w:ins w:id="370" w:author="wei ganchao" w:date="2022-01-08T10:55:00Z">
                <m:rPr>
                  <m:sty m:val="bi"/>
                </m:rPr>
                <w:rPr>
                  <w:rFonts w:ascii="Cambria Math" w:hAnsi="Cambria Math"/>
                </w:rPr>
                <m:t>G</m:t>
              </w:ins>
            </m:r>
          </m:e>
          <m:sub>
            <m:r>
              <w:ins w:id="371" w:author="wei ganchao" w:date="2022-01-08T10:55:00Z">
                <w:rPr>
                  <w:rFonts w:ascii="Cambria Math" w:hAnsi="Cambria Math"/>
                </w:rPr>
                <m:t>t</m:t>
              </w:ins>
            </m:r>
          </m:sub>
        </m:sSub>
      </m:oMath>
      <w:ins w:id="372" w:author="wei ganchao" w:date="2022-01-08T10:55:00Z">
        <w:r w:rsidR="00A02EEB">
          <w:t xml:space="preserve"> are circular cubic spline basis expansion of the grating directions.</w:t>
        </w:r>
      </w:ins>
      <w:ins w:id="373" w:author="wei ganchao" w:date="2022-01-08T10:56:00Z">
        <w:r w:rsidR="00A02EEB">
          <w:t xml:space="preserve"> The basis</w:t>
        </w:r>
      </w:ins>
      <w:ins w:id="374" w:author="wei ganchao" w:date="2022-01-08T10:57:00Z">
        <w:r w:rsidR="00A02EEB">
          <w:t xml:space="preserve"> number</w:t>
        </w:r>
      </w:ins>
      <w:ins w:id="375" w:author="wei ganchao" w:date="2022-01-08T10:56:00Z">
        <w:r w:rsidR="00A02EEB">
          <w:t xml:space="preserve"> for </w:t>
        </w:r>
      </w:ins>
      <m:oMath>
        <m:sSub>
          <m:sSubPr>
            <m:ctrlPr>
              <w:ins w:id="376" w:author="wei ganchao" w:date="2022-01-08T10:56:00Z">
                <w:rPr>
                  <w:rFonts w:ascii="Cambria Math" w:hAnsi="Cambria Math"/>
                  <w:i/>
                </w:rPr>
              </w:ins>
            </m:ctrlPr>
          </m:sSubPr>
          <m:e>
            <m:r>
              <w:ins w:id="377" w:author="wei ganchao" w:date="2022-01-08T10:56:00Z">
                <m:rPr>
                  <m:sty m:val="bi"/>
                </m:rPr>
                <w:rPr>
                  <w:rFonts w:ascii="Cambria Math" w:hAnsi="Cambria Math"/>
                </w:rPr>
                <m:t>X</m:t>
              </w:ins>
            </m:r>
          </m:e>
          <m:sub>
            <m:r>
              <w:ins w:id="378" w:author="wei ganchao" w:date="2022-01-08T10:56:00Z">
                <w:rPr>
                  <w:rFonts w:ascii="Cambria Math" w:hAnsi="Cambria Math"/>
                </w:rPr>
                <m:t>t</m:t>
              </w:ins>
            </m:r>
          </m:sub>
        </m:sSub>
      </m:oMath>
      <w:ins w:id="379" w:author="wei ganchao" w:date="2022-01-08T10:56:00Z">
        <w:r w:rsidR="00A02EEB">
          <w:t xml:space="preserve"> is 5, </w:t>
        </w:r>
      </w:ins>
      <w:ins w:id="380" w:author="wei ganchao" w:date="2022-01-08T10:57:00Z">
        <w:r w:rsidR="00A02EEB">
          <w:t>while it va</w:t>
        </w:r>
      </w:ins>
      <w:ins w:id="381"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446EAB66" w:rsidR="00A02EEB" w:rsidRDefault="00F6078C" w:rsidP="009A7B80">
      <w:pPr>
        <w:rPr>
          <w:ins w:id="382" w:author="wei ganchao" w:date="2022-01-08T10:55:00Z"/>
        </w:rPr>
      </w:pPr>
      <w:ins w:id="383" w:author="wei ganchao" w:date="2022-03-15T13:06:00Z">
        <w:r>
          <w:rPr>
            <w:noProof/>
          </w:rPr>
          <w:drawing>
            <wp:inline distT="0" distB="0" distL="0" distR="0" wp14:anchorId="7AB93E94" wp14:editId="708549D7">
              <wp:extent cx="6394450" cy="5689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4450" cy="5689600"/>
                      </a:xfrm>
                      <a:prstGeom prst="rect">
                        <a:avLst/>
                      </a:prstGeom>
                      <a:noFill/>
                      <a:ln>
                        <a:noFill/>
                      </a:ln>
                    </pic:spPr>
                  </pic:pic>
                </a:graphicData>
              </a:graphic>
            </wp:inline>
          </w:drawing>
        </w:r>
      </w:ins>
    </w:p>
    <w:p w14:paraId="34D2B3DE" w14:textId="4479C5EC" w:rsidR="00A02EEB" w:rsidDel="00445093" w:rsidRDefault="00A02EEB" w:rsidP="009A7B80">
      <w:pPr>
        <w:rPr>
          <w:del w:id="384" w:author="wei ganchao" w:date="2022-03-07T09:52:00Z"/>
        </w:rPr>
      </w:pPr>
    </w:p>
    <w:p w14:paraId="72C3DA66" w14:textId="6A92A07D" w:rsidR="00374ECA" w:rsidDel="00445093" w:rsidRDefault="00374ECA" w:rsidP="009A7B80">
      <w:pPr>
        <w:rPr>
          <w:del w:id="385" w:author="wei ganchao" w:date="2022-03-07T09:52:00Z"/>
        </w:rPr>
      </w:pPr>
      <w:del w:id="386" w:author="wei ganchao" w:date="2022-03-07T09:52:00Z">
        <w:r w:rsidDel="00445093">
          <w:delText xml:space="preserve">Code: </w:delText>
        </w:r>
        <w:r w:rsidR="00156F5B" w:rsidDel="00445093">
          <w:fldChar w:fldCharType="begin"/>
        </w:r>
        <w:r w:rsidR="00156F5B" w:rsidDel="00445093">
          <w:delInstrText xml:space="preserve"> HYPERLINK "https://github.com/weigcdsb/COM_POISSON/blob/main/demo/v1/v1_comparison_nan.m" \o "v1_comparison_nan.m" </w:delInstrText>
        </w:r>
        <w:r w:rsidR="00156F5B" w:rsidDel="00445093">
          <w:fldChar w:fldCharType="separate"/>
        </w:r>
        <w:r w:rsidDel="00445093">
          <w:rPr>
            <w:rStyle w:val="Hyperlink"/>
            <w:rFonts w:ascii="Segoe UI" w:hAnsi="Segoe UI" w:cs="Segoe UI"/>
            <w:sz w:val="21"/>
            <w:szCs w:val="21"/>
            <w:shd w:val="clear" w:color="auto" w:fill="F6F8FA"/>
          </w:rPr>
          <w:delText>v1_comparison_nan.m</w:delText>
        </w:r>
        <w:r w:rsidR="00156F5B" w:rsidDel="00445093">
          <w:rPr>
            <w:rStyle w:val="Hyperlink"/>
            <w:rFonts w:ascii="Segoe UI" w:hAnsi="Segoe UI" w:cs="Segoe UI"/>
            <w:sz w:val="21"/>
            <w:szCs w:val="21"/>
            <w:shd w:val="clear" w:color="auto" w:fill="F6F8FA"/>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"https://github.com/weigcdsb/COM_POISSON/blob/main/demo/v1/compare_all_na.m" \o "compare_all_na.m" </w:delInstrText>
        </w:r>
        <w:r w:rsidR="00156F5B" w:rsidDel="00445093">
          <w:fldChar w:fldCharType="separate"/>
        </w:r>
        <w:r w:rsidDel="00445093">
          <w:rPr>
            <w:rStyle w:val="Hyperlink"/>
            <w:rFonts w:ascii="Segoe UI" w:hAnsi="Segoe UI" w:cs="Segoe UI"/>
            <w:sz w:val="21"/>
            <w:szCs w:val="21"/>
            <w:shd w:val="clear" w:color="auto" w:fill="FFFFFF"/>
          </w:rPr>
          <w:delText>compare_all_na.m</w:delText>
        </w:r>
        <w:r w:rsidR="00156F5B" w:rsidDel="00445093">
          <w:rPr>
            <w:rStyle w:val="Hyperlink"/>
            <w:rFonts w:ascii="Segoe UI" w:hAnsi="Segoe UI" w:cs="Segoe UI"/>
            <w:sz w:val="21"/>
            <w:szCs w:val="21"/>
            <w:shd w:val="clear" w:color="auto" w:fill="FFFFFF"/>
          </w:rPr>
          <w:fldChar w:fldCharType="end"/>
        </w:r>
        <w:r w:rsidDel="00445093">
          <w:delText xml:space="preserve">; </w:delText>
        </w:r>
        <w:r w:rsidR="00156F5B" w:rsidDel="00445093">
          <w:fldChar w:fldCharType="begin"/>
        </w:r>
        <w:r w:rsidR="00156F5B" w:rsidDel="00445093">
          <w:delInstrText xml:space="preserve"> HYPERLINK "https://github.com/weigcdsb/COM_POISSON/blob/main/demo/v1/demo_v1_pd.m" \o "demo_v1_pd.m" </w:delInstrText>
        </w:r>
        <w:r w:rsidR="00156F5B" w:rsidDel="00445093">
          <w:fldChar w:fldCharType="separate"/>
        </w:r>
        <w:r w:rsidDel="00445093">
          <w:rPr>
            <w:rStyle w:val="Hyperlink"/>
            <w:rFonts w:ascii="Segoe UI" w:hAnsi="Segoe UI" w:cs="Segoe UI"/>
            <w:sz w:val="21"/>
            <w:szCs w:val="21"/>
            <w:shd w:val="clear" w:color="auto" w:fill="FFFFFF"/>
          </w:rPr>
          <w:delText>demo_v1_pd.m</w:delText>
        </w:r>
        <w:r w:rsidR="00156F5B" w:rsidDel="00445093">
          <w:rPr>
            <w:rStyle w:val="Hyperlink"/>
            <w:rFonts w:ascii="Segoe UI" w:hAnsi="Segoe UI" w:cs="Segoe UI"/>
            <w:sz w:val="21"/>
            <w:szCs w:val="21"/>
            <w:shd w:val="clear" w:color="auto" w:fill="FFFFFF"/>
          </w:rPr>
          <w:fldChar w:fldCharType="end"/>
        </w:r>
      </w:del>
    </w:p>
    <w:p w14:paraId="129A6530" w14:textId="4144B51F" w:rsidR="00795C92" w:rsidRDefault="00CC050A" w:rsidP="00CC050A">
      <w:pPr>
        <w:jc w:val="left"/>
        <w:rPr>
          <w:ins w:id="387" w:author="wei ganchao" w:date="2022-01-10T11:40:00Z"/>
        </w:rPr>
      </w:pPr>
      <w:del w:id="388" w:author="wei ganchao" w:date="2022-03-07T09:51:00Z">
        <w:r w:rsidRPr="00CC050A" w:rsidDel="00445093">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sidDel="00445093">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sidDel="00445093">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del>
    </w:p>
    <w:p w14:paraId="667F97D1" w14:textId="618FAB81" w:rsidR="00795C92" w:rsidRDefault="00795C92" w:rsidP="00CC050A">
      <w:pPr>
        <w:jc w:val="left"/>
        <w:rPr>
          <w:ins w:id="389"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90" w:author="wei ganchao" w:date="2022-01-08T10:58:00Z"/>
        </w:rPr>
      </w:pPr>
      <w:r>
        <w:lastRenderedPageBreak/>
        <w:t>Hippocampus data</w:t>
      </w:r>
    </w:p>
    <w:p w14:paraId="3BAE579E" w14:textId="2F82CB9B" w:rsidR="00844C49" w:rsidRDefault="000F7FB1">
      <w:pPr>
        <w:autoSpaceDE w:val="0"/>
        <w:autoSpaceDN w:val="0"/>
        <w:adjustRightInd w:val="0"/>
        <w:snapToGrid w:val="0"/>
        <w:spacing w:line="240" w:lineRule="auto"/>
        <w:jc w:val="left"/>
        <w:rPr>
          <w:ins w:id="391" w:author="wei ganchao" w:date="2022-01-08T10:58:00Z"/>
        </w:rPr>
        <w:pPrChange w:id="392" w:author="wei ganchao" w:date="2022-01-15T20:07:00Z">
          <w:pPr/>
        </w:pPrChange>
      </w:pPr>
      <w:ins w:id="393" w:author="wei ganchao" w:date="2022-01-08T10:59:00Z">
        <w:r>
          <w:t>In the HC data</w:t>
        </w:r>
      </w:ins>
      <w:ins w:id="394" w:author="wei ganchao" w:date="2022-01-08T12:25:00Z">
        <w:r w:rsidR="00D70083">
          <w:t xml:space="preserve">set, </w:t>
        </w:r>
      </w:ins>
      <w:ins w:id="395" w:author="wei ganchao" w:date="2022-01-08T12:26:00Z">
        <w:r w:rsidR="00D70083">
          <w:t xml:space="preserve">the rat was running back and </w:t>
        </w:r>
      </w:ins>
      <w:ins w:id="396" w:author="wei ganchao" w:date="2022-01-08T12:28:00Z">
        <w:r w:rsidR="00D70083">
          <w:t>forth along the 250cm linear track.</w:t>
        </w:r>
      </w:ins>
      <w:ins w:id="397" w:author="wei ganchao" w:date="2022-01-08T12:34:00Z">
        <w:r w:rsidR="00B94B85">
          <w:t xml:space="preserve"> The recording </w:t>
        </w:r>
      </w:ins>
      <w:ins w:id="398" w:author="wei ganchao" w:date="2022-01-08T12:36:00Z">
        <w:r w:rsidR="00844C49">
          <w:t xml:space="preserve">holds up to ~66 min. </w:t>
        </w:r>
      </w:ins>
      <w:ins w:id="399" w:author="wei ganchao" w:date="2022-01-15T20:05:00Z">
        <w:r w:rsidR="001522A4">
          <w:t xml:space="preserve">The recorded spikes are </w:t>
        </w:r>
      </w:ins>
      <w:ins w:id="400" w:author="wei ganchao" w:date="2022-01-15T20:06:00Z">
        <w:r w:rsidR="001522A4">
          <w:t xml:space="preserve">further sorted by program </w:t>
        </w:r>
        <w:proofErr w:type="spellStart"/>
        <w:r w:rsidR="001522A4">
          <w:t>KlustaKwick</w:t>
        </w:r>
        <w:proofErr w:type="spellEnd"/>
        <w:r w:rsidR="00E87D30">
          <w:t xml:space="preserve"> (</w:t>
        </w:r>
      </w:ins>
      <w:ins w:id="401"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02" w:author="wei ganchao" w:date="2022-01-15T20:06:00Z">
        <w:r w:rsidR="00E87D30">
          <w:rPr>
            <w:rFonts w:ascii="TimesNewRoman" w:eastAsia="Times New Roman" w:hAnsi="TimesNewRoman" w:cs="TimesNewRoman"/>
            <w:color w:val="000000"/>
            <w:lang w:val="x-none"/>
          </w:rPr>
          <w:instrText>https://github.com/klustateam/klustakwik</w:instrText>
        </w:r>
      </w:ins>
      <w:ins w:id="403"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04" w:author="wei ganchao" w:date="2022-01-15T20:06:00Z">
        <w:r w:rsidR="00E87D30" w:rsidRPr="00B82532">
          <w:rPr>
            <w:rStyle w:val="Hyperlink"/>
            <w:rFonts w:ascii="TimesNewRoman" w:eastAsia="Times New Roman" w:hAnsi="TimesNewRoman" w:cs="TimesNewRoman"/>
            <w:lang w:val="x-none"/>
          </w:rPr>
          <w:t>https://github.com/klustateam/klustakwik</w:t>
        </w:r>
      </w:ins>
      <w:ins w:id="405" w:author="wei ganchao" w:date="2022-01-15T20:07:00Z">
        <w:r w:rsidR="00E87D30">
          <w:rPr>
            <w:rFonts w:ascii="TimesNewRoman" w:eastAsia="Times New Roman" w:hAnsi="TimesNewRoman" w:cs="TimesNewRoman"/>
            <w:color w:val="000000"/>
            <w:lang w:val="x-none"/>
          </w:rPr>
          <w:fldChar w:fldCharType="end"/>
        </w:r>
      </w:ins>
      <w:ins w:id="406" w:author="wei ganchao" w:date="2022-01-15T20:06:00Z">
        <w:r w:rsidR="00E87D30">
          <w:t>)</w:t>
        </w:r>
      </w:ins>
      <w:ins w:id="407" w:author="wei ganchao" w:date="2022-01-15T20:07:00Z">
        <w:r w:rsidR="00E87D30">
          <w:t xml:space="preserve"> </w:t>
        </w:r>
        <w:r w:rsidR="00E87D30">
          <w:rPr>
            <w:rFonts w:ascii="TimesNewRoman" w:eastAsia="Times New Roman" w:hAnsi="TimesNewRoman" w:cs="TimesNewRoman"/>
            <w:color w:val="000000"/>
            <w:lang w:val="x-none"/>
          </w:rPr>
          <w:t xml:space="preserve">for automatic spike sorting, then by </w:t>
        </w:r>
        <w:proofErr w:type="spellStart"/>
        <w:r w:rsidR="00E87D30">
          <w:rPr>
            <w:rFonts w:ascii="TimesNewRoman" w:eastAsia="Times New Roman" w:hAnsi="TimesNewRoman" w:cs="TimesNewRoman"/>
            <w:color w:val="000000"/>
            <w:lang w:val="x-none"/>
          </w:rPr>
          <w:t>Klusters</w:t>
        </w:r>
        <w:proofErr w:type="spellEnd"/>
        <w:r w:rsidR="00E87D30">
          <w:rPr>
            <w:rFonts w:ascii="TimesNewRoman" w:eastAsia="Times New Roman" w:hAnsi="TimesNewRoman" w:cs="TimesNewRoman"/>
            <w:color w:val="000000"/>
            <w:lang w:val="x-none"/>
          </w:rPr>
          <w:t>,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08" w:author="wei ganchao" w:date="2022-01-08T12:36:00Z">
        <w:r w:rsidR="00844C49">
          <w:t>The input predic</w:t>
        </w:r>
      </w:ins>
      <w:ins w:id="409" w:author="wei ganchao" w:date="2022-01-08T12:37:00Z">
        <w:r w:rsidR="00844C49">
          <w:t xml:space="preserve">tors </w:t>
        </w:r>
      </w:ins>
      <m:oMath>
        <m:sSub>
          <m:sSubPr>
            <m:ctrlPr>
              <w:ins w:id="410" w:author="wei ganchao" w:date="2022-01-08T12:37:00Z">
                <w:rPr>
                  <w:rFonts w:ascii="Cambria Math" w:hAnsi="Cambria Math"/>
                  <w:i/>
                </w:rPr>
              </w:ins>
            </m:ctrlPr>
          </m:sSubPr>
          <m:e>
            <m:r>
              <w:ins w:id="411" w:author="wei ganchao" w:date="2022-01-08T12:37:00Z">
                <m:rPr>
                  <m:sty m:val="bi"/>
                </m:rPr>
                <w:rPr>
                  <w:rFonts w:ascii="Cambria Math" w:hAnsi="Cambria Math"/>
                </w:rPr>
                <m:t>X</m:t>
              </w:ins>
            </m:r>
          </m:e>
          <m:sub>
            <m:r>
              <w:ins w:id="412" w:author="wei ganchao" w:date="2022-01-08T12:37:00Z">
                <w:rPr>
                  <w:rFonts w:ascii="Cambria Math" w:hAnsi="Cambria Math"/>
                </w:rPr>
                <m:t>t</m:t>
              </w:ins>
            </m:r>
          </m:sub>
        </m:sSub>
      </m:oMath>
      <w:ins w:id="413" w:author="wei ganchao" w:date="2022-01-08T12:37:00Z">
        <w:r w:rsidR="00844C49">
          <w:t xml:space="preserve"> are </w:t>
        </w:r>
      </w:ins>
      <w:ins w:id="414" w:author="wei ganchao" w:date="2022-01-09T16:52:00Z">
        <w:r w:rsidR="00AE4031">
          <w:t>1</w:t>
        </w:r>
      </w:ins>
      <w:ins w:id="415" w:author="wei ganchao" w:date="2022-03-15T13:06:00Z">
        <w:r w:rsidR="00F6078C">
          <w:t>2</w:t>
        </w:r>
      </w:ins>
      <w:ins w:id="416" w:author="wei ganchao" w:date="2022-01-09T16:52:00Z">
        <w:r w:rsidR="00AE4031">
          <w:t xml:space="preserve">-knots </w:t>
        </w:r>
      </w:ins>
      <w:ins w:id="417" w:author="wei ganchao" w:date="2022-01-08T12:37:00Z">
        <w:r w:rsidR="00844C49">
          <w:t>cubic spline basis expansion</w:t>
        </w:r>
      </w:ins>
      <w:ins w:id="418" w:author="wei ganchao" w:date="2022-01-09T16:51:00Z">
        <w:r w:rsidR="00AE4031">
          <w:t xml:space="preserve"> of </w:t>
        </w:r>
      </w:ins>
      <w:ins w:id="419" w:author="wei ganchao" w:date="2022-01-09T16:52:00Z">
        <w:r w:rsidR="00AE4031">
          <w:t>positions</w:t>
        </w:r>
      </w:ins>
      <w:ins w:id="420" w:author="wei ganchao" w:date="2022-01-08T12:37:00Z">
        <w:r w:rsidR="00844C49">
          <w:t xml:space="preserve">, and the </w:t>
        </w:r>
      </w:ins>
      <m:oMath>
        <m:sSub>
          <m:sSubPr>
            <m:ctrlPr>
              <w:ins w:id="421" w:author="wei ganchao" w:date="2022-01-08T12:37:00Z">
                <w:rPr>
                  <w:rFonts w:ascii="Cambria Math" w:hAnsi="Cambria Math"/>
                  <w:i/>
                </w:rPr>
              </w:ins>
            </m:ctrlPr>
          </m:sSubPr>
          <m:e>
            <m:r>
              <w:ins w:id="422" w:author="wei ganchao" w:date="2022-01-08T12:37:00Z">
                <m:rPr>
                  <m:sty m:val="bi"/>
                </m:rPr>
                <w:rPr>
                  <w:rFonts w:ascii="Cambria Math" w:hAnsi="Cambria Math"/>
                </w:rPr>
                <m:t>G</m:t>
              </w:ins>
            </m:r>
          </m:e>
          <m:sub>
            <m:r>
              <w:ins w:id="423" w:author="wei ganchao" w:date="2022-01-08T12:37:00Z">
                <w:rPr>
                  <w:rFonts w:ascii="Cambria Math" w:hAnsi="Cambria Math"/>
                </w:rPr>
                <m:t>t</m:t>
              </w:ins>
            </m:r>
          </m:sub>
        </m:sSub>
        <m:r>
          <w:ins w:id="424" w:author="wei ganchao" w:date="2022-01-08T12:37:00Z">
            <w:rPr>
              <w:rFonts w:ascii="Cambria Math" w:hAnsi="Cambria Math"/>
            </w:rPr>
            <m:t>=1</m:t>
          </w:ins>
        </m:r>
      </m:oMath>
      <w:ins w:id="425" w:author="wei ganchao" w:date="2022-01-08T12:37:00Z">
        <w:r w:rsidR="00844C49">
          <w:t xml:space="preserve"> for all </w:t>
        </w:r>
      </w:ins>
      <m:oMath>
        <m:r>
          <w:ins w:id="426" w:author="wei ganchao" w:date="2022-01-08T12:37:00Z">
            <w:rPr>
              <w:rFonts w:ascii="Cambria Math" w:hAnsi="Cambria Math"/>
            </w:rPr>
            <m:t>t</m:t>
          </w:ins>
        </m:r>
      </m:oMath>
      <w:ins w:id="427" w:author="wei ganchao" w:date="2022-01-08T12:38:00Z">
        <w:r w:rsidR="00844C49">
          <w:t>.</w:t>
        </w:r>
      </w:ins>
    </w:p>
    <w:p w14:paraId="0E3A70B1" w14:textId="1686912E" w:rsidR="000F7FB1" w:rsidRDefault="000F7FB1" w:rsidP="009A7B80">
      <w:pPr>
        <w:rPr>
          <w:ins w:id="428" w:author="wei ganchao" w:date="2022-01-08T10:58:00Z"/>
        </w:rPr>
      </w:pPr>
    </w:p>
    <w:p w14:paraId="437C4CE8" w14:textId="77777777" w:rsidR="000F7FB1" w:rsidRDefault="000F7FB1" w:rsidP="009A7B80"/>
    <w:p w14:paraId="4521E324" w14:textId="6C244462" w:rsidR="003626F2" w:rsidDel="00F6078C" w:rsidRDefault="00F6078C" w:rsidP="009A7B80">
      <w:pPr>
        <w:rPr>
          <w:del w:id="429" w:author="wei ganchao" w:date="2022-03-15T13:05:00Z"/>
        </w:rPr>
      </w:pPr>
      <w:ins w:id="430" w:author="wei ganchao" w:date="2022-03-15T13:06:00Z">
        <w:r>
          <w:rPr>
            <w:noProof/>
          </w:rPr>
          <w:drawing>
            <wp:inline distT="0" distB="0" distL="0" distR="0" wp14:anchorId="59695319" wp14:editId="16BD02E2">
              <wp:extent cx="6394450" cy="3670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4450" cy="3670300"/>
                      </a:xfrm>
                      <a:prstGeom prst="rect">
                        <a:avLst/>
                      </a:prstGeom>
                      <a:noFill/>
                      <a:ln>
                        <a:noFill/>
                      </a:ln>
                    </pic:spPr>
                  </pic:pic>
                </a:graphicData>
              </a:graphic>
            </wp:inline>
          </w:drawing>
        </w:r>
      </w:ins>
      <w:del w:id="431" w:author="wei ganchao" w:date="2022-03-15T13:05:00Z">
        <w:r w:rsidR="00374ECA" w:rsidDel="00F6078C">
          <w:delText xml:space="preserve">Code: </w:delText>
        </w:r>
        <w:r w:rsidR="00A7374C" w:rsidDel="00F6078C">
          <w:fldChar w:fldCharType="begin"/>
        </w:r>
        <w:r w:rsidR="00A7374C" w:rsidDel="00F6078C">
          <w:delInstrText xml:space="preserve"> HYPERLINK "https://github.com/weigcdsb/COM_POISSON/blob/main/demo/hc/hc_comparison_v2.m" \o "hc_comparison_v2.m" </w:delInstrText>
        </w:r>
        <w:r w:rsidR="00A7374C" w:rsidDel="00F6078C">
          <w:fldChar w:fldCharType="separate"/>
        </w:r>
        <w:r w:rsidR="00374ECA" w:rsidDel="00F6078C">
          <w:rPr>
            <w:rStyle w:val="Hyperlink"/>
            <w:rFonts w:ascii="Segoe UI" w:hAnsi="Segoe UI" w:cs="Segoe UI"/>
            <w:sz w:val="21"/>
            <w:szCs w:val="21"/>
            <w:shd w:val="clear" w:color="auto" w:fill="F6F8FA"/>
          </w:rPr>
          <w:delText>hc_comparison_v2.m</w:delText>
        </w:r>
        <w:r w:rsidR="00A7374C" w:rsidDel="00F6078C">
          <w:rPr>
            <w:rStyle w:val="Hyperlink"/>
            <w:rFonts w:ascii="Segoe UI" w:hAnsi="Segoe UI" w:cs="Segoe UI"/>
            <w:sz w:val="21"/>
            <w:szCs w:val="21"/>
            <w:shd w:val="clear" w:color="auto" w:fill="F6F8FA"/>
          </w:rPr>
          <w:fldChar w:fldCharType="end"/>
        </w:r>
        <w:r w:rsidR="00374ECA" w:rsidDel="00F6078C">
          <w:delText xml:space="preserve">; </w:delText>
        </w:r>
      </w:del>
    </w:p>
    <w:p w14:paraId="45F2918F" w14:textId="5F8C8D7C" w:rsidR="000A59B2" w:rsidRDefault="007873D3" w:rsidP="009A7B80">
      <w:del w:id="432" w:author="wei ganchao" w:date="2022-03-07T10:35:00Z">
        <w:r w:rsidDel="00C970A6">
          <w:rPr>
            <w:noProof/>
          </w:rPr>
          <w:drawing>
            <wp:inline distT="0" distB="0" distL="0" distR="0" wp14:anchorId="76B30DA9" wp14:editId="019FA453">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del>
      <w:del w:id="433" w:author="wei ganchao" w:date="2022-03-15T13:05:00Z">
        <w:r w:rsidR="00D80AC1" w:rsidRPr="00D80AC1" w:rsidDel="00F6078C">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del>
    </w:p>
    <w:p w14:paraId="365549CC" w14:textId="13ACAD8F" w:rsidR="00D80AC1" w:rsidRDefault="00D80AC1" w:rsidP="009A7B80"/>
    <w:p w14:paraId="628B0177" w14:textId="20D47B71" w:rsidR="00D80AC1" w:rsidRPr="00791872" w:rsidDel="00C970A6" w:rsidRDefault="00D80AC1" w:rsidP="009A7B80">
      <w:pPr>
        <w:rPr>
          <w:del w:id="434" w:author="wei ganchao" w:date="2022-03-07T10:35:00Z"/>
          <w:color w:val="FF0000"/>
        </w:rPr>
      </w:pPr>
      <w:del w:id="435" w:author="wei ganchao" w:date="2022-03-07T10:35:00Z">
        <w:r w:rsidRPr="00791872" w:rsidDel="00C970A6">
          <w:rPr>
            <w:color w:val="FF0000"/>
          </w:rPr>
          <w:delText>Should we separate the direction (-200 ~ 200) or ignore the direction (0 ~ 200)? I prefer to use -200 ~ 200 (left plot) rather than the right one. Since the direction is different, the</w:delText>
        </w:r>
        <w:r w:rsidR="006D0686" w:rsidDel="00C970A6">
          <w:rPr>
            <w:color w:val="FF0000"/>
          </w:rPr>
          <w:delText xml:space="preserve"> (empirical)</w:delText>
        </w:r>
        <w:r w:rsidRPr="00791872" w:rsidDel="00C970A6">
          <w:rPr>
            <w:color w:val="FF0000"/>
          </w:rPr>
          <w:delText xml:space="preserve"> mean and FF should be </w:delText>
        </w:r>
        <w:commentRangeStart w:id="436"/>
        <w:commentRangeStart w:id="437"/>
        <w:r w:rsidRPr="00791872" w:rsidDel="00C970A6">
          <w:rPr>
            <w:color w:val="FF0000"/>
          </w:rPr>
          <w:delText>separated</w:delText>
        </w:r>
        <w:commentRangeEnd w:id="436"/>
        <w:r w:rsidR="005744B6" w:rsidDel="00C970A6">
          <w:rPr>
            <w:rStyle w:val="CommentReference"/>
          </w:rPr>
          <w:commentReference w:id="436"/>
        </w:r>
        <w:commentRangeEnd w:id="437"/>
        <w:r w:rsidR="00ED7FBA" w:rsidDel="00C970A6">
          <w:rPr>
            <w:rStyle w:val="CommentReference"/>
          </w:rPr>
          <w:commentReference w:id="437"/>
        </w:r>
        <w:r w:rsidRPr="00791872" w:rsidDel="00C970A6">
          <w:rPr>
            <w:color w:val="FF0000"/>
          </w:rPr>
          <w:delText>.</w:delText>
        </w:r>
      </w:del>
    </w:p>
    <w:p w14:paraId="33EC271F" w14:textId="12905CC5" w:rsidR="00D80AC1" w:rsidDel="00C970A6" w:rsidRDefault="00D80AC1" w:rsidP="009A7B80">
      <w:pPr>
        <w:rPr>
          <w:del w:id="438" w:author="wei ganchao" w:date="2022-03-07T10:35:00Z"/>
        </w:rPr>
      </w:pP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39"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40" w:author="wei ganchao" w:date="2022-01-13T18:15:00Z">
            <w:rPr>
              <w:b/>
              <w:bCs/>
              <w:sz w:val="26"/>
              <w:szCs w:val="26"/>
            </w:rPr>
          </w:rPrChange>
        </w:rPr>
      </w:pPr>
      <w:ins w:id="441" w:author="wei ganchao" w:date="2022-01-13T18:14:00Z">
        <w:r w:rsidRPr="009B61C5">
          <w:rPr>
            <w:color w:val="FF0000"/>
            <w:sz w:val="26"/>
            <w:szCs w:val="26"/>
            <w:rPrChange w:id="442" w:author="wei ganchao" w:date="2022-01-13T18:15:00Z">
              <w:rPr>
                <w:sz w:val="26"/>
                <w:szCs w:val="26"/>
              </w:rPr>
            </w:rPrChange>
          </w:rPr>
          <w:t>[Some reference</w:t>
        </w:r>
      </w:ins>
      <w:ins w:id="443" w:author="wei ganchao" w:date="2022-01-13T18:15:00Z">
        <w:r w:rsidRPr="009B61C5">
          <w:rPr>
            <w:color w:val="FF0000"/>
            <w:sz w:val="26"/>
            <w:szCs w:val="26"/>
            <w:rPrChange w:id="444" w:author="wei ganchao" w:date="2022-01-13T18:15:00Z">
              <w:rPr>
                <w:sz w:val="26"/>
                <w:szCs w:val="26"/>
              </w:rPr>
            </w:rPrChange>
          </w:rPr>
          <w:t>s</w:t>
        </w:r>
      </w:ins>
      <w:ins w:id="445" w:author="wei ganchao" w:date="2022-01-13T18:14:00Z">
        <w:r w:rsidRPr="009B61C5">
          <w:rPr>
            <w:color w:val="FF0000"/>
            <w:sz w:val="26"/>
            <w:szCs w:val="26"/>
            <w:rPrChange w:id="446" w:author="wei ganchao" w:date="2022-01-13T18:15:00Z">
              <w:rPr>
                <w:sz w:val="26"/>
                <w:szCs w:val="26"/>
              </w:rPr>
            </w:rPrChange>
          </w:rPr>
          <w:t xml:space="preserve"> </w:t>
        </w:r>
      </w:ins>
      <w:ins w:id="447" w:author="wei ganchao" w:date="2022-01-13T18:15:00Z">
        <w:r w:rsidRPr="009B61C5">
          <w:rPr>
            <w:color w:val="FF0000"/>
            <w:sz w:val="26"/>
            <w:szCs w:val="26"/>
            <w:rPrChange w:id="448" w:author="wei ganchao" w:date="2022-01-13T18:15:00Z">
              <w:rPr>
                <w:sz w:val="26"/>
                <w:szCs w:val="26"/>
              </w:rPr>
            </w:rPrChange>
          </w:rPr>
          <w:t>are</w:t>
        </w:r>
      </w:ins>
      <w:ins w:id="449" w:author="wei ganchao" w:date="2022-01-13T18:14:00Z">
        <w:r w:rsidRPr="009B61C5">
          <w:rPr>
            <w:color w:val="FF0000"/>
            <w:sz w:val="26"/>
            <w:szCs w:val="26"/>
            <w:rPrChange w:id="450" w:author="wei ganchao" w:date="2022-01-13T18:15:00Z">
              <w:rPr>
                <w:sz w:val="26"/>
                <w:szCs w:val="26"/>
              </w:rPr>
            </w:rPrChange>
          </w:rPr>
          <w:t xml:space="preserve"> not corre</w:t>
        </w:r>
      </w:ins>
      <w:ins w:id="451" w:author="wei ganchao" w:date="2022-01-13T18:15:00Z">
        <w:r w:rsidRPr="009B61C5">
          <w:rPr>
            <w:color w:val="FF0000"/>
            <w:sz w:val="26"/>
            <w:szCs w:val="26"/>
            <w:rPrChange w:id="452" w:author="wei ganchao" w:date="2022-01-13T18:15:00Z">
              <w:rPr>
                <w:sz w:val="26"/>
                <w:szCs w:val="26"/>
              </w:rPr>
            </w:rPrChange>
          </w:rPr>
          <w:t xml:space="preserve">ct, but they are fixed in </w:t>
        </w:r>
        <w:r w:rsidRPr="009B61C5">
          <w:rPr>
            <w:color w:val="FF0000"/>
            <w:sz w:val="26"/>
            <w:szCs w:val="26"/>
          </w:rPr>
          <w:t>LaTeX</w:t>
        </w:r>
      </w:ins>
      <w:ins w:id="453" w:author="wei ganchao" w:date="2022-01-13T18:14:00Z">
        <w:r w:rsidRPr="009B61C5">
          <w:rPr>
            <w:color w:val="FF0000"/>
            <w:sz w:val="26"/>
            <w:szCs w:val="26"/>
            <w:rPrChange w:id="454"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 xml:space="preserve">Wu </w:t>
      </w:r>
      <w:r w:rsidRPr="00C1620F">
        <w:rPr>
          <w:rFonts w:ascii="Times New Roman" w:hAnsi="Times New Roman" w:cs="Times New Roman"/>
          <w:b/>
          <w:bCs/>
          <w:noProof/>
        </w:rPr>
        <w:lastRenderedPageBreak/>
        <w:t>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55" w:author="wei ganchao" w:date="2022-01-13T18:16:00Z"/>
        </w:rPr>
      </w:pPr>
      <w:r>
        <w:lastRenderedPageBreak/>
        <w:t>Appendix</w:t>
      </w:r>
    </w:p>
    <w:p w14:paraId="12F5A0A2" w14:textId="77777777" w:rsidR="00FF27D1" w:rsidRPr="001D2909" w:rsidRDefault="00FF27D1" w:rsidP="00FF27D1">
      <w:pPr>
        <w:pStyle w:val="Heading2"/>
        <w:rPr>
          <w:ins w:id="456" w:author="wei ganchao" w:date="2022-01-13T18:16:00Z"/>
          <w:color w:val="auto"/>
        </w:rPr>
      </w:pPr>
      <w:ins w:id="457" w:author="wei ganchao" w:date="2022-01-13T18:16:00Z">
        <w:r>
          <w:rPr>
            <w:color w:val="auto"/>
          </w:rPr>
          <w:t>Quantifying Uncertainties</w:t>
        </w:r>
      </w:ins>
    </w:p>
    <w:p w14:paraId="24B9E40E" w14:textId="77777777" w:rsidR="005713EA" w:rsidRDefault="00FF27D1" w:rsidP="00FF27D1">
      <w:pPr>
        <w:rPr>
          <w:ins w:id="458" w:author="wei ganchao" w:date="2022-01-13T18:23:00Z"/>
        </w:rPr>
      </w:pPr>
      <w:ins w:id="459" w:author="wei ganchao" w:date="2022-01-13T18:16:00Z">
        <w:r>
          <w:t xml:space="preserve">After convergence, we have an approximation of the log-posterior </w:t>
        </w:r>
      </w:ins>
      <m:oMath>
        <m:r>
          <w:ins w:id="460" w:author="wei ganchao" w:date="2022-01-13T18:16:00Z">
            <w:rPr>
              <w:rFonts w:ascii="Cambria Math" w:hAnsi="Cambria Math"/>
            </w:rPr>
            <m:t>P</m:t>
          </w:ins>
        </m:r>
        <m:d>
          <m:dPr>
            <m:ctrlPr>
              <w:ins w:id="461" w:author="wei ganchao" w:date="2022-01-13T18:16:00Z">
                <w:rPr>
                  <w:rFonts w:ascii="Cambria Math" w:hAnsi="Cambria Math"/>
                  <w:i/>
                </w:rPr>
              </w:ins>
            </m:ctrlPr>
          </m:dPr>
          <m:e>
            <m:sSub>
              <m:sSubPr>
                <m:ctrlPr>
                  <w:ins w:id="462" w:author="wei ganchao" w:date="2022-01-13T18:16:00Z">
                    <w:rPr>
                      <w:rFonts w:ascii="Cambria Math" w:hAnsi="Cambria Math"/>
                      <w:i/>
                    </w:rPr>
                  </w:ins>
                </m:ctrlPr>
              </m:sSubPr>
              <m:e>
                <m:r>
                  <w:ins w:id="463" w:author="wei ganchao" w:date="2022-01-13T18:16:00Z">
                    <m:rPr>
                      <m:sty m:val="bi"/>
                    </m:rPr>
                    <w:rPr>
                      <w:rFonts w:ascii="Cambria Math" w:hAnsi="Cambria Math"/>
                    </w:rPr>
                    <m:t>θ</m:t>
                  </w:ins>
                </m:r>
              </m:e>
              <m:sub>
                <m:r>
                  <w:ins w:id="464" w:author="wei ganchao" w:date="2022-01-13T18:16:00Z">
                    <w:rPr>
                      <w:rFonts w:ascii="Cambria Math" w:hAnsi="Cambria Math"/>
                    </w:rPr>
                    <m:t>t</m:t>
                  </w:ins>
                </m:r>
              </m:sub>
            </m:sSub>
          </m:e>
          <m:e>
            <m:r>
              <w:ins w:id="465" w:author="wei ganchao" w:date="2022-01-13T18:16:00Z">
                <m:rPr>
                  <m:sty m:val="bi"/>
                </m:rPr>
                <w:rPr>
                  <w:rFonts w:ascii="Cambria Math" w:hAnsi="Cambria Math"/>
                </w:rPr>
                <m:t>Y</m:t>
              </w:ins>
            </m:r>
          </m:e>
        </m:d>
        <m:r>
          <w:ins w:id="466" w:author="wei ganchao" w:date="2022-01-13T18:16:00Z">
            <w:rPr>
              <w:rFonts w:ascii="Cambria Math" w:hAnsi="Cambria Math"/>
            </w:rPr>
            <m:t>≈N(</m:t>
          </w:ins>
        </m:r>
        <m:sSub>
          <m:sSubPr>
            <m:ctrlPr>
              <w:ins w:id="467" w:author="wei ganchao" w:date="2022-01-13T18:16:00Z">
                <w:rPr>
                  <w:rFonts w:ascii="Cambria Math" w:hAnsi="Cambria Math"/>
                  <w:i/>
                </w:rPr>
              </w:ins>
            </m:ctrlPr>
          </m:sSubPr>
          <m:e>
            <m:r>
              <w:ins w:id="468" w:author="wei ganchao" w:date="2022-01-13T18:16:00Z">
                <m:rPr>
                  <m:sty m:val="bi"/>
                </m:rPr>
                <w:rPr>
                  <w:rFonts w:ascii="Cambria Math" w:hAnsi="Cambria Math"/>
                </w:rPr>
                <m:t>θ</m:t>
              </w:ins>
            </m:r>
          </m:e>
          <m:sub>
            <m:r>
              <w:ins w:id="469" w:author="wei ganchao" w:date="2022-01-13T18:16:00Z">
                <w:rPr>
                  <w:rFonts w:ascii="Cambria Math" w:hAnsi="Cambria Math"/>
                </w:rPr>
                <m:t>t</m:t>
              </w:ins>
            </m:r>
          </m:sub>
        </m:sSub>
        <m:r>
          <w:ins w:id="470" w:author="wei ganchao" w:date="2022-01-13T18:16:00Z">
            <w:rPr>
              <w:rFonts w:ascii="Cambria Math" w:hAnsi="Cambria Math"/>
            </w:rPr>
            <m:t>|</m:t>
          </w:ins>
        </m:r>
        <m:sSub>
          <m:sSubPr>
            <m:ctrlPr>
              <w:ins w:id="471" w:author="wei ganchao" w:date="2022-01-13T18:16:00Z">
                <w:rPr>
                  <w:rFonts w:ascii="Cambria Math" w:hAnsi="Cambria Math"/>
                  <w:i/>
                </w:rPr>
              </w:ins>
            </m:ctrlPr>
          </m:sSubPr>
          <m:e>
            <m:r>
              <w:ins w:id="472" w:author="wei ganchao" w:date="2022-01-13T18:16:00Z">
                <m:rPr>
                  <m:sty m:val="bi"/>
                </m:rPr>
                <w:rPr>
                  <w:rFonts w:ascii="Cambria Math" w:hAnsi="Cambria Math"/>
                </w:rPr>
                <m:t>μ</m:t>
              </w:ins>
            </m:r>
          </m:e>
          <m:sub>
            <m:r>
              <w:ins w:id="473" w:author="wei ganchao" w:date="2022-01-13T18:16:00Z">
                <w:rPr>
                  <w:rFonts w:ascii="Cambria Math" w:hAnsi="Cambria Math"/>
                </w:rPr>
                <m:t>t</m:t>
              </w:ins>
            </m:r>
          </m:sub>
        </m:sSub>
        <m:r>
          <w:ins w:id="474" w:author="wei ganchao" w:date="2022-01-13T18:16:00Z">
            <w:rPr>
              <w:rFonts w:ascii="Cambria Math" w:hAnsi="Cambria Math"/>
            </w:rPr>
            <m:t>,</m:t>
          </w:ins>
        </m:r>
        <m:sSub>
          <m:sSubPr>
            <m:ctrlPr>
              <w:ins w:id="475" w:author="wei ganchao" w:date="2022-01-13T18:16:00Z">
                <w:rPr>
                  <w:rFonts w:ascii="Cambria Math" w:hAnsi="Cambria Math"/>
                  <w:i/>
                </w:rPr>
              </w:ins>
            </m:ctrlPr>
          </m:sSubPr>
          <m:e>
            <m:r>
              <w:ins w:id="476" w:author="wei ganchao" w:date="2022-01-13T18:16:00Z">
                <m:rPr>
                  <m:sty m:val="b"/>
                </m:rPr>
                <w:rPr>
                  <w:rFonts w:ascii="Cambria Math" w:hAnsi="Cambria Math"/>
                </w:rPr>
                <m:t>Σ</m:t>
              </w:ins>
            </m:r>
          </m:e>
          <m:sub>
            <m:r>
              <w:ins w:id="477" w:author="wei ganchao" w:date="2022-01-13T18:16:00Z">
                <w:rPr>
                  <w:rFonts w:ascii="Cambria Math" w:hAnsi="Cambria Math"/>
                </w:rPr>
                <m:t>t</m:t>
              </w:ins>
            </m:r>
          </m:sub>
        </m:sSub>
        <m:r>
          <w:ins w:id="478" w:author="wei ganchao" w:date="2022-01-13T18:16:00Z">
            <w:rPr>
              <w:rFonts w:ascii="Cambria Math" w:hAnsi="Cambria Math"/>
            </w:rPr>
            <m:t>)</m:t>
          </w:ins>
        </m:r>
      </m:oMath>
      <w:ins w:id="479" w:author="wei ganchao" w:date="2022-01-13T18:16:00Z">
        <w:r>
          <w:t xml:space="preserve">, and we can use this approximation to quantify </w:t>
        </w:r>
      </w:ins>
      <w:ins w:id="480"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481" w:author="wei ganchao" w:date="2022-01-13T18:16:00Z"/>
          <w:bCs/>
          <w:color w:val="FF0000"/>
          <w:rPrChange w:id="482" w:author="wei ganchao" w:date="2022-01-13T18:21:00Z">
            <w:rPr>
              <w:ins w:id="483" w:author="wei ganchao" w:date="2022-01-13T18:16:00Z"/>
              <w:bCs/>
            </w:rPr>
          </w:rPrChange>
        </w:rPr>
      </w:pPr>
      <w:ins w:id="484" w:author="wei ganchao" w:date="2022-01-13T18:23:00Z">
        <w:r w:rsidRPr="005713EA">
          <w:t>The CMP parameters are log-normal distributed.</w:t>
        </w:r>
      </w:ins>
      <w:ins w:id="485" w:author="wei ganchao" w:date="2022-01-13T18:16:00Z">
        <w:r w:rsidR="00FF27D1">
          <w:t xml:space="preserve"> </w:t>
        </w:r>
      </w:ins>
      <w:ins w:id="486" w:author="wei ganchao" w:date="2022-01-13T18:23:00Z">
        <w:r>
          <w:t>L</w:t>
        </w:r>
      </w:ins>
      <w:ins w:id="487" w:author="wei ganchao" w:date="2022-01-13T18:16:00Z">
        <w:r w:rsidR="00FF27D1">
          <w:t xml:space="preserve">et </w:t>
        </w:r>
      </w:ins>
      <m:oMath>
        <m:sSub>
          <m:sSubPr>
            <m:ctrlPr>
              <w:ins w:id="488" w:author="wei ganchao" w:date="2022-01-13T18:16:00Z">
                <w:rPr>
                  <w:rFonts w:ascii="Cambria Math" w:hAnsi="Cambria Math"/>
                  <w:i/>
                </w:rPr>
              </w:ins>
            </m:ctrlPr>
          </m:sSubPr>
          <m:e>
            <m:r>
              <w:ins w:id="489" w:author="wei ganchao" w:date="2022-01-13T18:16:00Z">
                <m:rPr>
                  <m:sty m:val="bi"/>
                </m:rPr>
                <w:rPr>
                  <w:rFonts w:ascii="Cambria Math" w:hAnsi="Cambria Math"/>
                </w:rPr>
                <m:t>Z</m:t>
              </w:ins>
            </m:r>
          </m:e>
          <m:sub>
            <m:r>
              <w:ins w:id="490" w:author="wei ganchao" w:date="2022-01-13T18:16:00Z">
                <w:rPr>
                  <w:rFonts w:ascii="Cambria Math" w:hAnsi="Cambria Math"/>
                </w:rPr>
                <m:t>it</m:t>
              </w:ins>
            </m:r>
          </m:sub>
        </m:sSub>
        <m:r>
          <w:ins w:id="491" w:author="wei ganchao" w:date="2022-01-13T18:16:00Z">
            <w:rPr>
              <w:rFonts w:ascii="Cambria Math" w:hAnsi="Cambria Math"/>
            </w:rPr>
            <m:t>=</m:t>
          </w:ins>
        </m:r>
        <m:d>
          <m:dPr>
            <m:ctrlPr>
              <w:ins w:id="492" w:author="wei ganchao" w:date="2022-01-13T18:16:00Z">
                <w:rPr>
                  <w:rFonts w:ascii="Cambria Math" w:hAnsi="Cambria Math"/>
                  <w:i/>
                </w:rPr>
              </w:ins>
            </m:ctrlPr>
          </m:dPr>
          <m:e>
            <m:m>
              <m:mPr>
                <m:mcs>
                  <m:mc>
                    <m:mcPr>
                      <m:count m:val="2"/>
                      <m:mcJc m:val="center"/>
                    </m:mcPr>
                  </m:mc>
                </m:mcs>
                <m:ctrlPr>
                  <w:ins w:id="493" w:author="wei ganchao" w:date="2022-01-13T18:16:00Z">
                    <w:rPr>
                      <w:rFonts w:ascii="Cambria Math" w:hAnsi="Cambria Math"/>
                      <w:i/>
                    </w:rPr>
                  </w:ins>
                </m:ctrlPr>
              </m:mPr>
              <m:mr>
                <m:e>
                  <m:sSubSup>
                    <m:sSubSupPr>
                      <m:ctrlPr>
                        <w:ins w:id="494" w:author="wei ganchao" w:date="2022-01-13T18:16:00Z">
                          <w:rPr>
                            <w:rFonts w:ascii="Cambria Math" w:hAnsi="Cambria Math"/>
                            <w:i/>
                          </w:rPr>
                        </w:ins>
                      </m:ctrlPr>
                    </m:sSubSupPr>
                    <m:e>
                      <m:r>
                        <w:ins w:id="495" w:author="wei ganchao" w:date="2022-01-13T18:16:00Z">
                          <m:rPr>
                            <m:sty m:val="bi"/>
                          </m:rPr>
                          <w:rPr>
                            <w:rFonts w:ascii="Cambria Math" w:hAnsi="Cambria Math"/>
                          </w:rPr>
                          <m:t>x</m:t>
                        </w:ins>
                      </m:r>
                    </m:e>
                    <m:sub>
                      <m:r>
                        <w:ins w:id="496" w:author="wei ganchao" w:date="2022-01-13T18:16:00Z">
                          <w:rPr>
                            <w:rFonts w:ascii="Cambria Math" w:hAnsi="Cambria Math"/>
                          </w:rPr>
                          <m:t>it</m:t>
                        </w:ins>
                      </m:r>
                    </m:sub>
                    <m:sup>
                      <m:r>
                        <w:ins w:id="497" w:author="wei ganchao" w:date="2022-01-13T18:16:00Z">
                          <w:rPr>
                            <w:rFonts w:ascii="Cambria Math" w:hAnsi="Cambria Math"/>
                          </w:rPr>
                          <m:t>'</m:t>
                        </w:ins>
                      </m:r>
                    </m:sup>
                  </m:sSubSup>
                </m:e>
                <m:e>
                  <m:r>
                    <w:ins w:id="498" w:author="wei ganchao" w:date="2022-01-13T18:16:00Z">
                      <m:rPr>
                        <m:sty m:val="bi"/>
                      </m:rPr>
                      <w:rPr>
                        <w:rFonts w:ascii="Cambria Math" w:hAnsi="Cambria Math"/>
                      </w:rPr>
                      <m:t>0</m:t>
                    </w:ins>
                  </m:r>
                </m:e>
              </m:mr>
              <m:mr>
                <m:e>
                  <m:r>
                    <w:ins w:id="499" w:author="wei ganchao" w:date="2022-01-13T18:16:00Z">
                      <m:rPr>
                        <m:sty m:val="bi"/>
                      </m:rPr>
                      <w:rPr>
                        <w:rFonts w:ascii="Cambria Math" w:hAnsi="Cambria Math"/>
                      </w:rPr>
                      <m:t>0</m:t>
                    </w:ins>
                  </m:r>
                </m:e>
                <m:e>
                  <m:sSubSup>
                    <m:sSubSupPr>
                      <m:ctrlPr>
                        <w:ins w:id="500" w:author="wei ganchao" w:date="2022-01-13T18:16:00Z">
                          <w:rPr>
                            <w:rFonts w:ascii="Cambria Math" w:hAnsi="Cambria Math"/>
                            <w:i/>
                          </w:rPr>
                        </w:ins>
                      </m:ctrlPr>
                    </m:sSubSupPr>
                    <m:e>
                      <m:r>
                        <w:ins w:id="501" w:author="wei ganchao" w:date="2022-01-13T18:16:00Z">
                          <m:rPr>
                            <m:sty m:val="bi"/>
                          </m:rPr>
                          <w:rPr>
                            <w:rFonts w:ascii="Cambria Math" w:hAnsi="Cambria Math"/>
                          </w:rPr>
                          <m:t>g</m:t>
                        </w:ins>
                      </m:r>
                    </m:e>
                    <m:sub>
                      <m:r>
                        <w:ins w:id="502" w:author="wei ganchao" w:date="2022-01-13T18:16:00Z">
                          <w:rPr>
                            <w:rFonts w:ascii="Cambria Math" w:hAnsi="Cambria Math"/>
                          </w:rPr>
                          <m:t>it</m:t>
                        </w:ins>
                      </m:r>
                    </m:sub>
                    <m:sup>
                      <m:r>
                        <w:ins w:id="503" w:author="wei ganchao" w:date="2022-01-13T18:16:00Z">
                          <w:rPr>
                            <w:rFonts w:ascii="Cambria Math" w:hAnsi="Cambria Math"/>
                          </w:rPr>
                          <m:t>'</m:t>
                        </w:ins>
                      </m:r>
                    </m:sup>
                  </m:sSubSup>
                </m:e>
              </m:mr>
            </m:m>
          </m:e>
        </m:d>
      </m:oMath>
      <w:ins w:id="504" w:author="wei ganchao" w:date="2022-01-13T18:16:00Z">
        <w:r w:rsidR="00FF27D1">
          <w:t xml:space="preserve">, then </w:t>
        </w:r>
      </w:ins>
      <m:oMath>
        <m:sSup>
          <m:sSupPr>
            <m:ctrlPr>
              <w:ins w:id="505" w:author="wei ganchao" w:date="2022-01-13T18:24:00Z">
                <w:rPr>
                  <w:rFonts w:ascii="Cambria Math" w:hAnsi="Cambria Math"/>
                  <w:i/>
                </w:rPr>
              </w:ins>
            </m:ctrlPr>
          </m:sSupPr>
          <m:e>
            <m:d>
              <m:dPr>
                <m:ctrlPr>
                  <w:ins w:id="506" w:author="wei ganchao" w:date="2022-01-13T18:24:00Z">
                    <w:rPr>
                      <w:rFonts w:ascii="Cambria Math" w:hAnsi="Cambria Math"/>
                      <w:i/>
                    </w:rPr>
                  </w:ins>
                </m:ctrlPr>
              </m:dPr>
              <m:e>
                <m:sSub>
                  <m:sSubPr>
                    <m:ctrlPr>
                      <w:ins w:id="507" w:author="wei ganchao" w:date="2022-01-13T18:24:00Z">
                        <w:rPr>
                          <w:rFonts w:ascii="Cambria Math" w:hAnsi="Cambria Math"/>
                          <w:i/>
                        </w:rPr>
                      </w:ins>
                    </m:ctrlPr>
                  </m:sSubPr>
                  <m:e>
                    <m:r>
                      <w:ins w:id="508" w:author="wei ganchao" w:date="2022-01-13T18:24:00Z">
                        <w:rPr>
                          <w:rFonts w:ascii="Cambria Math" w:hAnsi="Cambria Math"/>
                        </w:rPr>
                        <m:t>λ</m:t>
                      </w:ins>
                    </m:r>
                  </m:e>
                  <m:sub>
                    <m:r>
                      <w:ins w:id="509" w:author="wei ganchao" w:date="2022-01-13T18:24:00Z">
                        <w:rPr>
                          <w:rFonts w:ascii="Cambria Math" w:hAnsi="Cambria Math"/>
                        </w:rPr>
                        <m:t>it</m:t>
                      </w:ins>
                    </m:r>
                  </m:sub>
                </m:sSub>
                <m:r>
                  <w:ins w:id="510" w:author="wei ganchao" w:date="2022-01-13T18:24:00Z">
                    <w:rPr>
                      <w:rFonts w:ascii="Cambria Math" w:hAnsi="Cambria Math"/>
                    </w:rPr>
                    <m:t xml:space="preserve">, </m:t>
                  </w:ins>
                </m:r>
                <m:sSub>
                  <m:sSubPr>
                    <m:ctrlPr>
                      <w:ins w:id="511" w:author="wei ganchao" w:date="2022-01-13T18:24:00Z">
                        <w:rPr>
                          <w:rFonts w:ascii="Cambria Math" w:hAnsi="Cambria Math"/>
                          <w:i/>
                        </w:rPr>
                      </w:ins>
                    </m:ctrlPr>
                  </m:sSubPr>
                  <m:e>
                    <m:r>
                      <w:ins w:id="512" w:author="wei ganchao" w:date="2022-01-13T18:24:00Z">
                        <w:rPr>
                          <w:rFonts w:ascii="Cambria Math" w:hAnsi="Cambria Math"/>
                        </w:rPr>
                        <m:t>ν</m:t>
                      </w:ins>
                    </m:r>
                  </m:e>
                  <m:sub>
                    <m:r>
                      <w:ins w:id="513" w:author="wei ganchao" w:date="2022-01-13T18:24:00Z">
                        <w:rPr>
                          <w:rFonts w:ascii="Cambria Math" w:hAnsi="Cambria Math"/>
                        </w:rPr>
                        <m:t>it</m:t>
                      </w:ins>
                    </m:r>
                  </m:sub>
                </m:sSub>
              </m:e>
            </m:d>
          </m:e>
          <m:sup>
            <m:r>
              <w:ins w:id="514" w:author="wei ganchao" w:date="2022-01-13T18:24:00Z">
                <w:rPr>
                  <w:rFonts w:ascii="Cambria Math" w:hAnsi="Cambria Math"/>
                </w:rPr>
                <m:t>'</m:t>
              </w:ins>
            </m:r>
          </m:sup>
        </m:sSup>
        <m:r>
          <w:ins w:id="515" w:author="wei ganchao" w:date="2022-01-13T18:16:00Z">
            <w:rPr>
              <w:rFonts w:ascii="Cambria Math" w:hAnsi="Cambria Math"/>
            </w:rPr>
            <m:t xml:space="preserve"> =</m:t>
          </w:ins>
        </m:r>
        <m:func>
          <m:funcPr>
            <m:ctrlPr>
              <w:ins w:id="516" w:author="wei ganchao" w:date="2022-01-13T18:16:00Z">
                <w:rPr>
                  <w:rFonts w:ascii="Cambria Math" w:hAnsi="Cambria Math"/>
                  <w:i/>
                </w:rPr>
              </w:ins>
            </m:ctrlPr>
          </m:funcPr>
          <m:fName>
            <m:r>
              <w:ins w:id="517" w:author="wei ganchao" w:date="2022-01-13T18:16:00Z">
                <m:rPr>
                  <m:sty m:val="p"/>
                </m:rPr>
                <w:rPr>
                  <w:rFonts w:ascii="Cambria Math" w:hAnsi="Cambria Math"/>
                </w:rPr>
                <m:t>exp</m:t>
              </w:ins>
            </m:r>
          </m:fName>
          <m:e>
            <m:d>
              <m:dPr>
                <m:ctrlPr>
                  <w:ins w:id="518" w:author="wei ganchao" w:date="2022-01-13T18:16:00Z">
                    <w:rPr>
                      <w:rFonts w:ascii="Cambria Math" w:hAnsi="Cambria Math"/>
                      <w:i/>
                    </w:rPr>
                  </w:ins>
                </m:ctrlPr>
              </m:dPr>
              <m:e>
                <m:sSub>
                  <m:sSubPr>
                    <m:ctrlPr>
                      <w:ins w:id="519" w:author="wei ganchao" w:date="2022-01-13T18:16:00Z">
                        <w:rPr>
                          <w:rFonts w:ascii="Cambria Math" w:hAnsi="Cambria Math"/>
                          <w:i/>
                        </w:rPr>
                      </w:ins>
                    </m:ctrlPr>
                  </m:sSubPr>
                  <m:e>
                    <m:r>
                      <w:ins w:id="520" w:author="wei ganchao" w:date="2022-01-13T18:16:00Z">
                        <m:rPr>
                          <m:sty m:val="bi"/>
                        </m:rPr>
                        <w:rPr>
                          <w:rFonts w:ascii="Cambria Math" w:hAnsi="Cambria Math"/>
                        </w:rPr>
                        <m:t>Z</m:t>
                      </w:ins>
                    </m:r>
                  </m:e>
                  <m:sub>
                    <m:r>
                      <w:ins w:id="521" w:author="wei ganchao" w:date="2022-01-13T18:16:00Z">
                        <w:rPr>
                          <w:rFonts w:ascii="Cambria Math" w:hAnsi="Cambria Math"/>
                        </w:rPr>
                        <m:t>it</m:t>
                      </w:ins>
                    </m:r>
                  </m:sub>
                </m:sSub>
                <m:sSub>
                  <m:sSubPr>
                    <m:ctrlPr>
                      <w:ins w:id="522" w:author="wei ganchao" w:date="2022-01-13T18:16:00Z">
                        <w:rPr>
                          <w:rFonts w:ascii="Cambria Math" w:hAnsi="Cambria Math"/>
                          <w:i/>
                        </w:rPr>
                      </w:ins>
                    </m:ctrlPr>
                  </m:sSubPr>
                  <m:e>
                    <m:r>
                      <w:ins w:id="523" w:author="wei ganchao" w:date="2022-01-13T18:16:00Z">
                        <m:rPr>
                          <m:sty m:val="bi"/>
                        </m:rPr>
                        <w:rPr>
                          <w:rFonts w:ascii="Cambria Math" w:hAnsi="Cambria Math"/>
                        </w:rPr>
                        <m:t>θ</m:t>
                      </w:ins>
                    </m:r>
                  </m:e>
                  <m:sub>
                    <m:r>
                      <w:ins w:id="524" w:author="wei ganchao" w:date="2022-01-13T18:16:00Z">
                        <w:rPr>
                          <w:rFonts w:ascii="Cambria Math" w:hAnsi="Cambria Math"/>
                        </w:rPr>
                        <m:t>t</m:t>
                      </w:ins>
                    </m:r>
                  </m:sub>
                </m:sSub>
              </m:e>
            </m:d>
          </m:e>
        </m:func>
        <m:r>
          <w:ins w:id="525" w:author="wei ganchao" w:date="2022-01-13T18:16:00Z">
            <w:rPr>
              <w:rFonts w:ascii="Cambria Math" w:hAnsi="Cambria Math"/>
            </w:rPr>
            <m:t>∼Lognorma</m:t>
          </w:ins>
        </m:r>
        <m:sSub>
          <m:sSubPr>
            <m:ctrlPr>
              <w:ins w:id="526" w:author="wei ganchao" w:date="2022-01-13T18:16:00Z">
                <w:rPr>
                  <w:rFonts w:ascii="Cambria Math" w:hAnsi="Cambria Math"/>
                  <w:i/>
                </w:rPr>
              </w:ins>
            </m:ctrlPr>
          </m:sSubPr>
          <m:e>
            <m:r>
              <w:ins w:id="527" w:author="wei ganchao" w:date="2022-01-13T18:16:00Z">
                <w:rPr>
                  <w:rFonts w:ascii="Cambria Math" w:hAnsi="Cambria Math"/>
                </w:rPr>
                <m:t>l</m:t>
              </w:ins>
            </m:r>
          </m:e>
          <m:sub>
            <m:r>
              <w:ins w:id="528" w:author="wei ganchao" w:date="2022-01-13T18:16:00Z">
                <w:rPr>
                  <w:rFonts w:ascii="Cambria Math" w:hAnsi="Cambria Math"/>
                </w:rPr>
                <m:t>2</m:t>
              </w:ins>
            </m:r>
          </m:sub>
        </m:sSub>
        <m:d>
          <m:dPr>
            <m:ctrlPr>
              <w:ins w:id="529" w:author="wei ganchao" w:date="2022-01-13T18:16:00Z">
                <w:rPr>
                  <w:rFonts w:ascii="Cambria Math" w:hAnsi="Cambria Math"/>
                  <w:i/>
                </w:rPr>
              </w:ins>
            </m:ctrlPr>
          </m:dPr>
          <m:e>
            <m:sSub>
              <m:sSubPr>
                <m:ctrlPr>
                  <w:ins w:id="530" w:author="wei ganchao" w:date="2022-01-13T18:16:00Z">
                    <w:rPr>
                      <w:rFonts w:ascii="Cambria Math" w:hAnsi="Cambria Math"/>
                      <w:i/>
                    </w:rPr>
                  </w:ins>
                </m:ctrlPr>
              </m:sSubPr>
              <m:e>
                <m:r>
                  <w:ins w:id="531" w:author="wei ganchao" w:date="2022-01-13T18:16:00Z">
                    <m:rPr>
                      <m:sty m:val="bi"/>
                    </m:rPr>
                    <w:rPr>
                      <w:rFonts w:ascii="Cambria Math" w:hAnsi="Cambria Math"/>
                    </w:rPr>
                    <m:t>Z</m:t>
                  </w:ins>
                </m:r>
              </m:e>
              <m:sub>
                <m:r>
                  <w:ins w:id="532" w:author="wei ganchao" w:date="2022-01-13T18:16:00Z">
                    <w:rPr>
                      <w:rFonts w:ascii="Cambria Math" w:hAnsi="Cambria Math"/>
                    </w:rPr>
                    <m:t>it</m:t>
                  </w:ins>
                </m:r>
              </m:sub>
            </m:sSub>
            <m:sSub>
              <m:sSubPr>
                <m:ctrlPr>
                  <w:ins w:id="533" w:author="wei ganchao" w:date="2022-01-13T18:16:00Z">
                    <w:rPr>
                      <w:rFonts w:ascii="Cambria Math" w:hAnsi="Cambria Math"/>
                      <w:i/>
                    </w:rPr>
                  </w:ins>
                </m:ctrlPr>
              </m:sSubPr>
              <m:e>
                <m:r>
                  <w:ins w:id="534" w:author="wei ganchao" w:date="2022-01-13T18:16:00Z">
                    <m:rPr>
                      <m:sty m:val="bi"/>
                    </m:rPr>
                    <w:rPr>
                      <w:rFonts w:ascii="Cambria Math" w:hAnsi="Cambria Math"/>
                    </w:rPr>
                    <m:t>μ</m:t>
                  </w:ins>
                </m:r>
              </m:e>
              <m:sub>
                <m:r>
                  <w:ins w:id="535" w:author="wei ganchao" w:date="2022-01-13T18:16:00Z">
                    <w:rPr>
                      <w:rFonts w:ascii="Cambria Math" w:hAnsi="Cambria Math"/>
                    </w:rPr>
                    <m:t>t</m:t>
                  </w:ins>
                </m:r>
              </m:sub>
            </m:sSub>
            <m:r>
              <w:ins w:id="536" w:author="wei ganchao" w:date="2022-01-13T18:16:00Z">
                <w:rPr>
                  <w:rFonts w:ascii="Cambria Math" w:hAnsi="Cambria Math"/>
                </w:rPr>
                <m:t>,</m:t>
              </w:ins>
            </m:r>
            <m:sSub>
              <m:sSubPr>
                <m:ctrlPr>
                  <w:ins w:id="537" w:author="wei ganchao" w:date="2022-01-13T18:16:00Z">
                    <w:rPr>
                      <w:rFonts w:ascii="Cambria Math" w:hAnsi="Cambria Math"/>
                      <w:i/>
                    </w:rPr>
                  </w:ins>
                </m:ctrlPr>
              </m:sSubPr>
              <m:e>
                <m:r>
                  <w:ins w:id="538" w:author="wei ganchao" w:date="2022-01-13T18:16:00Z">
                    <m:rPr>
                      <m:sty m:val="bi"/>
                    </m:rPr>
                    <w:rPr>
                      <w:rFonts w:ascii="Cambria Math" w:hAnsi="Cambria Math"/>
                    </w:rPr>
                    <m:t>Z</m:t>
                  </w:ins>
                </m:r>
              </m:e>
              <m:sub>
                <m:r>
                  <w:ins w:id="539" w:author="wei ganchao" w:date="2022-01-13T18:16:00Z">
                    <w:rPr>
                      <w:rFonts w:ascii="Cambria Math" w:hAnsi="Cambria Math"/>
                    </w:rPr>
                    <m:t>it</m:t>
                  </w:ins>
                </m:r>
              </m:sub>
            </m:sSub>
            <m:sSub>
              <m:sSubPr>
                <m:ctrlPr>
                  <w:ins w:id="540" w:author="wei ganchao" w:date="2022-01-13T18:16:00Z">
                    <w:rPr>
                      <w:rFonts w:ascii="Cambria Math" w:hAnsi="Cambria Math"/>
                      <w:i/>
                    </w:rPr>
                  </w:ins>
                </m:ctrlPr>
              </m:sSubPr>
              <m:e>
                <m:r>
                  <w:ins w:id="541" w:author="wei ganchao" w:date="2022-01-13T18:16:00Z">
                    <m:rPr>
                      <m:sty m:val="b"/>
                    </m:rPr>
                    <w:rPr>
                      <w:rFonts w:ascii="Cambria Math" w:hAnsi="Cambria Math"/>
                    </w:rPr>
                    <m:t>Σ</m:t>
                  </w:ins>
                </m:r>
              </m:e>
              <m:sub>
                <m:r>
                  <w:ins w:id="542" w:author="wei ganchao" w:date="2022-01-13T18:16:00Z">
                    <w:rPr>
                      <w:rFonts w:ascii="Cambria Math" w:hAnsi="Cambria Math"/>
                    </w:rPr>
                    <m:t>t</m:t>
                  </w:ins>
                </m:r>
              </m:sub>
            </m:sSub>
            <m:sSubSup>
              <m:sSubSupPr>
                <m:ctrlPr>
                  <w:ins w:id="543" w:author="wei ganchao" w:date="2022-01-13T18:16:00Z">
                    <w:rPr>
                      <w:rFonts w:ascii="Cambria Math" w:hAnsi="Cambria Math"/>
                      <w:i/>
                    </w:rPr>
                  </w:ins>
                </m:ctrlPr>
              </m:sSubSupPr>
              <m:e>
                <m:r>
                  <w:ins w:id="544" w:author="wei ganchao" w:date="2022-01-13T18:16:00Z">
                    <m:rPr>
                      <m:sty m:val="bi"/>
                    </m:rPr>
                    <w:rPr>
                      <w:rFonts w:ascii="Cambria Math" w:hAnsi="Cambria Math"/>
                    </w:rPr>
                    <m:t>Z</m:t>
                  </w:ins>
                </m:r>
                <m:ctrlPr>
                  <w:ins w:id="545" w:author="wei ganchao" w:date="2022-01-13T18:16:00Z">
                    <w:rPr>
                      <w:rFonts w:ascii="Cambria Math" w:hAnsi="Cambria Math"/>
                      <w:b/>
                      <w:bCs/>
                      <w:i/>
                    </w:rPr>
                  </w:ins>
                </m:ctrlPr>
              </m:e>
              <m:sub>
                <m:r>
                  <w:ins w:id="546" w:author="wei ganchao" w:date="2022-01-13T18:16:00Z">
                    <w:rPr>
                      <w:rFonts w:ascii="Cambria Math" w:hAnsi="Cambria Math"/>
                    </w:rPr>
                    <m:t>it</m:t>
                  </w:ins>
                </m:r>
              </m:sub>
              <m:sup>
                <m:r>
                  <w:ins w:id="547" w:author="wei ganchao" w:date="2022-01-13T18:16:00Z">
                    <w:rPr>
                      <w:rFonts w:ascii="Cambria Math" w:hAnsi="Cambria Math"/>
                    </w:rPr>
                    <m:t>'</m:t>
                  </w:ins>
                </m:r>
              </m:sup>
            </m:sSubSup>
          </m:e>
        </m:d>
      </m:oMath>
      <w:ins w:id="548" w:author="wei ganchao" w:date="2022-01-13T18:18:00Z">
        <w:r w:rsidR="00942B5B">
          <w:t xml:space="preserve">. Denote the variance of CMP parameters as </w:t>
        </w:r>
      </w:ins>
      <m:oMath>
        <m:sSub>
          <m:sSubPr>
            <m:ctrlPr>
              <w:ins w:id="549" w:author="wei ganchao" w:date="2022-01-13T18:18:00Z">
                <w:rPr>
                  <w:rFonts w:ascii="Cambria Math" w:hAnsi="Cambria Math"/>
                  <w:b/>
                  <w:i/>
                </w:rPr>
              </w:ins>
            </m:ctrlPr>
          </m:sSubPr>
          <m:e>
            <m:r>
              <w:ins w:id="550" w:author="wei ganchao" w:date="2022-01-13T18:18:00Z">
                <m:rPr>
                  <m:sty m:val="bi"/>
                </m:rPr>
                <w:rPr>
                  <w:rFonts w:ascii="Cambria Math" w:hAnsi="Cambria Math"/>
                </w:rPr>
                <m:t>V</m:t>
              </w:ins>
            </m:r>
          </m:e>
          <m:sub>
            <m:r>
              <w:ins w:id="551" w:author="wei ganchao" w:date="2022-01-13T18:18:00Z">
                <w:rPr>
                  <w:rFonts w:ascii="Cambria Math" w:hAnsi="Cambria Math"/>
                </w:rPr>
                <m:t>it</m:t>
              </w:ins>
            </m:r>
          </m:sub>
        </m:sSub>
      </m:oMath>
      <w:ins w:id="552" w:author="wei ganchao" w:date="2022-01-13T18:18:00Z">
        <w:r w:rsidR="00942B5B">
          <w:rPr>
            <w:bCs/>
          </w:rPr>
          <w:t>.</w:t>
        </w:r>
      </w:ins>
      <w:ins w:id="553" w:author="wei ganchao" w:date="2022-01-13T18:20:00Z">
        <w:r w:rsidR="00942B5B">
          <w:rPr>
            <w:bCs/>
          </w:rPr>
          <w:t xml:space="preserve"> </w:t>
        </w:r>
      </w:ins>
      <w:ins w:id="554" w:author="wei ganchao" w:date="2022-01-13T18:21:00Z">
        <w:r w:rsidRPr="005713EA">
          <w:rPr>
            <w:bCs/>
            <w:color w:val="FF0000"/>
            <w:rPrChange w:id="555" w:author="wei ganchao" w:date="2022-01-13T18:21:00Z">
              <w:rPr>
                <w:bCs/>
              </w:rPr>
            </w:rPrChange>
          </w:rPr>
          <w:t xml:space="preserve">The variance can be easily found in Wiki. If I write it out, I need to define some useless notations. </w:t>
        </w:r>
      </w:ins>
      <m:oMath>
        <m:d>
          <m:dPr>
            <m:ctrlPr>
              <w:ins w:id="556" w:author="wei ganchao" w:date="2022-01-13T18:21:00Z">
                <w:rPr>
                  <w:rFonts w:ascii="Cambria Math" w:hAnsi="Cambria Math"/>
                  <w:i/>
                  <w:color w:val="FF0000"/>
                </w:rPr>
              </w:ins>
            </m:ctrlPr>
          </m:dPr>
          <m:e>
            <m:m>
              <m:mPr>
                <m:mcs>
                  <m:mc>
                    <m:mcPr>
                      <m:count m:val="1"/>
                      <m:mcJc m:val="center"/>
                    </m:mcPr>
                  </m:mc>
                </m:mcs>
                <m:ctrlPr>
                  <w:ins w:id="557" w:author="wei ganchao" w:date="2022-01-13T18:21:00Z">
                    <w:rPr>
                      <w:rFonts w:ascii="Cambria Math" w:hAnsi="Cambria Math"/>
                      <w:i/>
                      <w:color w:val="FF0000"/>
                    </w:rPr>
                  </w:ins>
                </m:ctrlPr>
              </m:mPr>
              <m:mr>
                <m:e>
                  <m:sSub>
                    <m:sSubPr>
                      <m:ctrlPr>
                        <w:ins w:id="558" w:author="wei ganchao" w:date="2022-01-13T18:21:00Z">
                          <w:rPr>
                            <w:rFonts w:ascii="Cambria Math" w:hAnsi="Cambria Math"/>
                            <w:i/>
                            <w:color w:val="FF0000"/>
                          </w:rPr>
                        </w:ins>
                      </m:ctrlPr>
                    </m:sSubPr>
                    <m:e>
                      <m:r>
                        <w:ins w:id="559" w:author="wei ganchao" w:date="2022-01-13T18:21:00Z">
                          <w:rPr>
                            <w:rFonts w:ascii="Cambria Math" w:hAnsi="Cambria Math"/>
                            <w:color w:val="FF0000"/>
                            <w:rPrChange w:id="560" w:author="wei ganchao" w:date="2022-01-13T18:21:00Z">
                              <w:rPr>
                                <w:rFonts w:ascii="Cambria Math" w:hAnsi="Cambria Math"/>
                              </w:rPr>
                            </w:rPrChange>
                          </w:rPr>
                          <m:t>λ</m:t>
                        </w:ins>
                      </m:r>
                    </m:e>
                    <m:sub>
                      <m:r>
                        <w:ins w:id="561" w:author="wei ganchao" w:date="2022-01-13T18:21:00Z">
                          <w:rPr>
                            <w:rFonts w:ascii="Cambria Math" w:hAnsi="Cambria Math"/>
                            <w:color w:val="FF0000"/>
                            <w:rPrChange w:id="562" w:author="wei ganchao" w:date="2022-01-13T18:21:00Z">
                              <w:rPr>
                                <w:rFonts w:ascii="Cambria Math" w:hAnsi="Cambria Math"/>
                              </w:rPr>
                            </w:rPrChange>
                          </w:rPr>
                          <m:t>it</m:t>
                        </w:ins>
                      </m:r>
                    </m:sub>
                  </m:sSub>
                </m:e>
              </m:mr>
              <m:mr>
                <m:e>
                  <m:sSub>
                    <m:sSubPr>
                      <m:ctrlPr>
                        <w:ins w:id="563" w:author="wei ganchao" w:date="2022-01-13T18:21:00Z">
                          <w:rPr>
                            <w:rFonts w:ascii="Cambria Math" w:hAnsi="Cambria Math"/>
                            <w:i/>
                            <w:color w:val="FF0000"/>
                          </w:rPr>
                        </w:ins>
                      </m:ctrlPr>
                    </m:sSubPr>
                    <m:e>
                      <m:r>
                        <w:ins w:id="564" w:author="wei ganchao" w:date="2022-01-13T18:21:00Z">
                          <w:rPr>
                            <w:rFonts w:ascii="Cambria Math" w:hAnsi="Cambria Math"/>
                            <w:color w:val="FF0000"/>
                            <w:rPrChange w:id="565" w:author="wei ganchao" w:date="2022-01-13T18:21:00Z">
                              <w:rPr>
                                <w:rFonts w:ascii="Cambria Math" w:hAnsi="Cambria Math"/>
                              </w:rPr>
                            </w:rPrChange>
                          </w:rPr>
                          <m:t>ν</m:t>
                        </w:ins>
                      </m:r>
                    </m:e>
                    <m:sub>
                      <m:r>
                        <w:ins w:id="566" w:author="wei ganchao" w:date="2022-01-13T18:21:00Z">
                          <w:rPr>
                            <w:rFonts w:ascii="Cambria Math" w:hAnsi="Cambria Math"/>
                            <w:color w:val="FF0000"/>
                            <w:rPrChange w:id="567" w:author="wei ganchao" w:date="2022-01-13T18:21:00Z">
                              <w:rPr>
                                <w:rFonts w:ascii="Cambria Math" w:hAnsi="Cambria Math"/>
                              </w:rPr>
                            </w:rPrChange>
                          </w:rPr>
                          <m:t>it</m:t>
                        </w:ins>
                      </m:r>
                    </m:sub>
                  </m:sSub>
                </m:e>
              </m:mr>
            </m:m>
          </m:e>
        </m:d>
        <m:r>
          <w:ins w:id="568" w:author="wei ganchao" w:date="2022-01-13T18:21:00Z">
            <w:rPr>
              <w:rFonts w:ascii="Cambria Math" w:hAnsi="Cambria Math"/>
              <w:color w:val="FF0000"/>
              <w:rPrChange w:id="569" w:author="wei ganchao" w:date="2022-01-13T18:21:00Z">
                <w:rPr>
                  <w:rFonts w:ascii="Cambria Math" w:hAnsi="Cambria Math"/>
                </w:rPr>
              </w:rPrChange>
            </w:rPr>
            <m:t>∼</m:t>
          </w:ins>
        </m:r>
        <m:r>
          <w:ins w:id="570" w:author="wei ganchao" w:date="2022-01-13T18:16:00Z">
            <w:rPr>
              <w:rFonts w:ascii="Cambria Math" w:hAnsi="Cambria Math"/>
              <w:color w:val="FF0000"/>
              <w:rPrChange w:id="571" w:author="wei ganchao" w:date="2022-01-13T18:21:00Z">
                <w:rPr>
                  <w:rFonts w:ascii="Cambria Math" w:hAnsi="Cambria Math"/>
                </w:rPr>
              </w:rPrChange>
            </w:rPr>
            <m:t>lognormal(</m:t>
          </w:ins>
        </m:r>
        <m:sSup>
          <m:sSupPr>
            <m:ctrlPr>
              <w:ins w:id="572" w:author="wei ganchao" w:date="2022-01-13T18:16:00Z">
                <w:rPr>
                  <w:rFonts w:ascii="Cambria Math" w:hAnsi="Cambria Math"/>
                  <w:b/>
                  <w:bCs/>
                  <w:i/>
                  <w:color w:val="FF0000"/>
                </w:rPr>
              </w:ins>
            </m:ctrlPr>
          </m:sSupPr>
          <m:e>
            <m:r>
              <w:ins w:id="573" w:author="wei ganchao" w:date="2022-01-13T18:16:00Z">
                <m:rPr>
                  <m:sty m:val="bi"/>
                </m:rPr>
                <w:rPr>
                  <w:rFonts w:ascii="Cambria Math" w:hAnsi="Cambria Math"/>
                  <w:color w:val="FF0000"/>
                  <w:rPrChange w:id="574" w:author="wei ganchao" w:date="2022-01-13T18:21:00Z">
                    <w:rPr>
                      <w:rFonts w:ascii="Cambria Math" w:hAnsi="Cambria Math"/>
                    </w:rPr>
                  </w:rPrChange>
                </w:rPr>
                <m:t>a</m:t>
              </w:ins>
            </m:r>
            <m:ctrlPr>
              <w:ins w:id="575" w:author="wei ganchao" w:date="2022-01-13T18:16:00Z">
                <w:rPr>
                  <w:rFonts w:ascii="Cambria Math" w:hAnsi="Cambria Math"/>
                  <w:i/>
                  <w:color w:val="FF0000"/>
                </w:rPr>
              </w:ins>
            </m:ctrlPr>
          </m:e>
          <m:sup>
            <m:r>
              <w:ins w:id="576" w:author="wei ganchao" w:date="2022-01-13T18:16:00Z">
                <w:rPr>
                  <w:rFonts w:ascii="Cambria Math" w:hAnsi="Cambria Math"/>
                  <w:color w:val="FF0000"/>
                  <w:rPrChange w:id="577" w:author="wei ganchao" w:date="2022-01-13T18:21:00Z">
                    <w:rPr>
                      <w:rFonts w:ascii="Cambria Math" w:hAnsi="Cambria Math"/>
                    </w:rPr>
                  </w:rPrChange>
                </w:rPr>
                <m:t>it</m:t>
              </w:ins>
            </m:r>
          </m:sup>
        </m:sSup>
        <m:r>
          <w:ins w:id="578" w:author="wei ganchao" w:date="2022-01-13T18:16:00Z">
            <w:rPr>
              <w:rFonts w:ascii="Cambria Math" w:hAnsi="Cambria Math"/>
              <w:color w:val="FF0000"/>
              <w:rPrChange w:id="579" w:author="wei ganchao" w:date="2022-01-13T18:21:00Z">
                <w:rPr>
                  <w:rFonts w:ascii="Cambria Math" w:hAnsi="Cambria Math"/>
                </w:rPr>
              </w:rPrChange>
            </w:rPr>
            <m:t>,</m:t>
          </w:ins>
        </m:r>
        <m:sSup>
          <m:sSupPr>
            <m:ctrlPr>
              <w:ins w:id="580" w:author="wei ganchao" w:date="2022-01-13T18:16:00Z">
                <w:rPr>
                  <w:rFonts w:ascii="Cambria Math" w:hAnsi="Cambria Math"/>
                  <w:b/>
                  <w:bCs/>
                  <w:i/>
                  <w:color w:val="FF0000"/>
                </w:rPr>
              </w:ins>
            </m:ctrlPr>
          </m:sSupPr>
          <m:e>
            <m:r>
              <w:ins w:id="581" w:author="wei ganchao" w:date="2022-01-13T18:16:00Z">
                <m:rPr>
                  <m:sty m:val="bi"/>
                </m:rPr>
                <w:rPr>
                  <w:rFonts w:ascii="Cambria Math" w:hAnsi="Cambria Math"/>
                  <w:color w:val="FF0000"/>
                  <w:rPrChange w:id="582" w:author="wei ganchao" w:date="2022-01-13T18:21:00Z">
                    <w:rPr>
                      <w:rFonts w:ascii="Cambria Math" w:hAnsi="Cambria Math"/>
                    </w:rPr>
                  </w:rPrChange>
                </w:rPr>
                <m:t>S</m:t>
              </w:ins>
            </m:r>
            <m:ctrlPr>
              <w:ins w:id="583" w:author="wei ganchao" w:date="2022-01-13T18:16:00Z">
                <w:rPr>
                  <w:rFonts w:ascii="Cambria Math" w:hAnsi="Cambria Math"/>
                  <w:i/>
                  <w:color w:val="FF0000"/>
                </w:rPr>
              </w:ins>
            </m:ctrlPr>
          </m:e>
          <m:sup>
            <m:r>
              <w:ins w:id="584" w:author="wei ganchao" w:date="2022-01-13T18:16:00Z">
                <w:rPr>
                  <w:rFonts w:ascii="Cambria Math" w:hAnsi="Cambria Math"/>
                  <w:color w:val="FF0000"/>
                  <w:rPrChange w:id="585" w:author="wei ganchao" w:date="2022-01-13T18:21:00Z">
                    <w:rPr>
                      <w:rFonts w:ascii="Cambria Math" w:hAnsi="Cambria Math"/>
                    </w:rPr>
                  </w:rPrChange>
                </w:rPr>
                <m:t>it</m:t>
              </w:ins>
            </m:r>
          </m:sup>
        </m:sSup>
        <m:r>
          <w:ins w:id="586" w:author="wei ganchao" w:date="2022-01-13T18:16:00Z">
            <w:rPr>
              <w:rFonts w:ascii="Cambria Math" w:hAnsi="Cambria Math"/>
              <w:color w:val="FF0000"/>
              <w:rPrChange w:id="587" w:author="wei ganchao" w:date="2022-01-13T18:21:00Z">
                <w:rPr>
                  <w:rFonts w:ascii="Cambria Math" w:hAnsi="Cambria Math"/>
                </w:rPr>
              </w:rPrChange>
            </w:rPr>
            <m:t>)</m:t>
          </w:ins>
        </m:r>
      </m:oMath>
      <w:ins w:id="588" w:author="wei ganchao" w:date="2022-01-13T18:16:00Z">
        <w:r w:rsidR="00FF27D1" w:rsidRPr="005713EA">
          <w:rPr>
            <w:color w:val="FF0000"/>
            <w:rPrChange w:id="589" w:author="wei ganchao" w:date="2022-01-13T18:21:00Z">
              <w:rPr/>
            </w:rPrChange>
          </w:rPr>
          <w:t xml:space="preserve">. </w:t>
        </w:r>
        <w:r w:rsidR="00FF27D1" w:rsidRPr="005713EA">
          <w:rPr>
            <w:bCs/>
            <w:color w:val="FF0000"/>
            <w:rPrChange w:id="590" w:author="wei ganchao" w:date="2022-01-13T18:21:00Z">
              <w:rPr>
                <w:bCs/>
              </w:rPr>
            </w:rPrChange>
          </w:rPr>
          <w:t xml:space="preserve">and </w:t>
        </w:r>
      </w:ins>
      <m:oMath>
        <m:sSub>
          <m:sSubPr>
            <m:ctrlPr>
              <w:ins w:id="591" w:author="wei ganchao" w:date="2022-01-13T18:16:00Z">
                <w:rPr>
                  <w:rFonts w:ascii="Cambria Math" w:hAnsi="Cambria Math"/>
                  <w:bCs/>
                  <w:i/>
                  <w:color w:val="FF0000"/>
                </w:rPr>
              </w:ins>
            </m:ctrlPr>
          </m:sSubPr>
          <m:e>
            <m:d>
              <m:dPr>
                <m:begChr m:val="["/>
                <m:endChr m:val="]"/>
                <m:ctrlPr>
                  <w:ins w:id="592" w:author="wei ganchao" w:date="2022-01-13T18:16:00Z">
                    <w:rPr>
                      <w:rFonts w:ascii="Cambria Math" w:hAnsi="Cambria Math"/>
                      <w:bCs/>
                      <w:i/>
                      <w:color w:val="FF0000"/>
                    </w:rPr>
                  </w:ins>
                </m:ctrlPr>
              </m:dPr>
              <m:e>
                <m:sSub>
                  <m:sSubPr>
                    <m:ctrlPr>
                      <w:ins w:id="593" w:author="wei ganchao" w:date="2022-01-13T18:16:00Z">
                        <w:rPr>
                          <w:rFonts w:ascii="Cambria Math" w:hAnsi="Cambria Math"/>
                          <w:bCs/>
                          <w:i/>
                          <w:color w:val="FF0000"/>
                        </w:rPr>
                      </w:ins>
                    </m:ctrlPr>
                  </m:sSubPr>
                  <m:e>
                    <m:r>
                      <w:ins w:id="594" w:author="wei ganchao" w:date="2022-01-13T18:16:00Z">
                        <w:rPr>
                          <w:rFonts w:ascii="Cambria Math" w:hAnsi="Cambria Math"/>
                          <w:color w:val="FF0000"/>
                          <w:rPrChange w:id="595" w:author="wei ganchao" w:date="2022-01-13T18:21:00Z">
                            <w:rPr>
                              <w:rFonts w:ascii="Cambria Math" w:hAnsi="Cambria Math"/>
                            </w:rPr>
                          </w:rPrChange>
                        </w:rPr>
                        <m:t>V</m:t>
                      </w:ins>
                    </m:r>
                  </m:e>
                  <m:sub>
                    <m:r>
                      <w:ins w:id="596" w:author="wei ganchao" w:date="2022-01-13T18:16:00Z">
                        <w:rPr>
                          <w:rFonts w:ascii="Cambria Math" w:hAnsi="Cambria Math"/>
                          <w:color w:val="FF0000"/>
                          <w:rPrChange w:id="597" w:author="wei ganchao" w:date="2022-01-13T18:21:00Z">
                            <w:rPr>
                              <w:rFonts w:ascii="Cambria Math" w:hAnsi="Cambria Math"/>
                            </w:rPr>
                          </w:rPrChange>
                        </w:rPr>
                        <m:t>it</m:t>
                      </w:ins>
                    </m:r>
                  </m:sub>
                </m:sSub>
              </m:e>
            </m:d>
          </m:e>
          <m:sub>
            <m:r>
              <w:ins w:id="598" w:author="wei ganchao" w:date="2022-01-13T18:16:00Z">
                <w:rPr>
                  <w:rFonts w:ascii="Cambria Math" w:hAnsi="Cambria Math"/>
                  <w:color w:val="FF0000"/>
                  <w:rPrChange w:id="599" w:author="wei ganchao" w:date="2022-01-13T18:21:00Z">
                    <w:rPr>
                      <w:rFonts w:ascii="Cambria Math" w:hAnsi="Cambria Math"/>
                    </w:rPr>
                  </w:rPrChange>
                </w:rPr>
                <m:t>mn</m:t>
              </w:ins>
            </m:r>
          </m:sub>
        </m:sSub>
        <m:r>
          <w:ins w:id="600" w:author="wei ganchao" w:date="2022-01-13T18:16:00Z">
            <w:rPr>
              <w:rFonts w:ascii="Cambria Math" w:hAnsi="Cambria Math"/>
              <w:color w:val="FF0000"/>
              <w:rPrChange w:id="601" w:author="wei ganchao" w:date="2022-01-13T18:21:00Z">
                <w:rPr>
                  <w:rFonts w:ascii="Cambria Math" w:hAnsi="Cambria Math"/>
                </w:rPr>
              </w:rPrChange>
            </w:rPr>
            <m:t>=</m:t>
          </w:ins>
        </m:r>
        <m:sSup>
          <m:sSupPr>
            <m:ctrlPr>
              <w:ins w:id="602" w:author="wei ganchao" w:date="2022-01-13T18:16:00Z">
                <w:rPr>
                  <w:rFonts w:ascii="Cambria Math" w:hAnsi="Cambria Math"/>
                  <w:bCs/>
                  <w:i/>
                  <w:color w:val="FF0000"/>
                </w:rPr>
              </w:ins>
            </m:ctrlPr>
          </m:sSupPr>
          <m:e>
            <m:r>
              <w:ins w:id="603" w:author="wei ganchao" w:date="2022-01-13T18:16:00Z">
                <w:rPr>
                  <w:rFonts w:ascii="Cambria Math" w:hAnsi="Cambria Math"/>
                  <w:color w:val="FF0000"/>
                  <w:rPrChange w:id="604" w:author="wei ganchao" w:date="2022-01-13T18:21:00Z">
                    <w:rPr>
                      <w:rFonts w:ascii="Cambria Math" w:hAnsi="Cambria Math"/>
                    </w:rPr>
                  </w:rPrChange>
                </w:rPr>
                <m:t>e</m:t>
              </w:ins>
            </m:r>
          </m:e>
          <m:sup>
            <m:sSubSup>
              <m:sSubSupPr>
                <m:ctrlPr>
                  <w:ins w:id="605" w:author="wei ganchao" w:date="2022-01-13T18:16:00Z">
                    <w:rPr>
                      <w:rFonts w:ascii="Cambria Math" w:hAnsi="Cambria Math"/>
                      <w:bCs/>
                      <w:i/>
                      <w:color w:val="FF0000"/>
                    </w:rPr>
                  </w:ins>
                </m:ctrlPr>
              </m:sSubSupPr>
              <m:e>
                <m:r>
                  <w:ins w:id="606" w:author="wei ganchao" w:date="2022-01-13T18:16:00Z">
                    <m:rPr>
                      <m:sty m:val="bi"/>
                    </m:rPr>
                    <w:rPr>
                      <w:rFonts w:ascii="Cambria Math" w:hAnsi="Cambria Math"/>
                      <w:color w:val="FF0000"/>
                      <w:rPrChange w:id="607" w:author="wei ganchao" w:date="2022-01-13T18:21:00Z">
                        <w:rPr>
                          <w:rFonts w:ascii="Cambria Math" w:hAnsi="Cambria Math"/>
                        </w:rPr>
                      </w:rPrChange>
                    </w:rPr>
                    <m:t>a</m:t>
                  </w:ins>
                </m:r>
              </m:e>
              <m:sub>
                <m:r>
                  <w:ins w:id="608" w:author="wei ganchao" w:date="2022-01-13T18:16:00Z">
                    <w:rPr>
                      <w:rFonts w:ascii="Cambria Math" w:hAnsi="Cambria Math"/>
                      <w:color w:val="FF0000"/>
                      <w:rPrChange w:id="609" w:author="wei ganchao" w:date="2022-01-13T18:21:00Z">
                        <w:rPr>
                          <w:rFonts w:ascii="Cambria Math" w:hAnsi="Cambria Math"/>
                        </w:rPr>
                      </w:rPrChange>
                    </w:rPr>
                    <m:t>m</m:t>
                  </w:ins>
                </m:r>
              </m:sub>
              <m:sup>
                <m:r>
                  <w:ins w:id="610" w:author="wei ganchao" w:date="2022-01-13T18:16:00Z">
                    <w:rPr>
                      <w:rFonts w:ascii="Cambria Math" w:hAnsi="Cambria Math"/>
                      <w:color w:val="FF0000"/>
                      <w:rPrChange w:id="611" w:author="wei ganchao" w:date="2022-01-13T18:21:00Z">
                        <w:rPr>
                          <w:rFonts w:ascii="Cambria Math" w:hAnsi="Cambria Math"/>
                        </w:rPr>
                      </w:rPrChange>
                    </w:rPr>
                    <m:t>it</m:t>
                  </w:ins>
                </m:r>
                <m:ctrlPr>
                  <w:ins w:id="612" w:author="wei ganchao" w:date="2022-01-13T18:16:00Z">
                    <w:rPr>
                      <w:rFonts w:ascii="Cambria Math" w:hAnsi="Cambria Math"/>
                      <w:i/>
                      <w:color w:val="FF0000"/>
                    </w:rPr>
                  </w:ins>
                </m:ctrlPr>
              </m:sup>
            </m:sSubSup>
            <m:r>
              <w:ins w:id="613" w:author="wei ganchao" w:date="2022-01-13T18:16:00Z">
                <w:rPr>
                  <w:rFonts w:ascii="Cambria Math" w:hAnsi="Cambria Math"/>
                  <w:color w:val="FF0000"/>
                  <w:rPrChange w:id="614" w:author="wei ganchao" w:date="2022-01-13T18:21:00Z">
                    <w:rPr>
                      <w:rFonts w:ascii="Cambria Math" w:hAnsi="Cambria Math"/>
                    </w:rPr>
                  </w:rPrChange>
                </w:rPr>
                <m:t>+</m:t>
              </w:ins>
            </m:r>
            <m:sSubSup>
              <m:sSubSupPr>
                <m:ctrlPr>
                  <w:ins w:id="615" w:author="wei ganchao" w:date="2022-01-13T18:16:00Z">
                    <w:rPr>
                      <w:rFonts w:ascii="Cambria Math" w:hAnsi="Cambria Math"/>
                      <w:bCs/>
                      <w:i/>
                      <w:color w:val="FF0000"/>
                    </w:rPr>
                  </w:ins>
                </m:ctrlPr>
              </m:sSubSupPr>
              <m:e>
                <m:r>
                  <w:ins w:id="616" w:author="wei ganchao" w:date="2022-01-13T18:16:00Z">
                    <m:rPr>
                      <m:sty m:val="bi"/>
                    </m:rPr>
                    <w:rPr>
                      <w:rFonts w:ascii="Cambria Math" w:hAnsi="Cambria Math"/>
                      <w:color w:val="FF0000"/>
                      <w:rPrChange w:id="617" w:author="wei ganchao" w:date="2022-01-13T18:21:00Z">
                        <w:rPr>
                          <w:rFonts w:ascii="Cambria Math" w:hAnsi="Cambria Math"/>
                        </w:rPr>
                      </w:rPrChange>
                    </w:rPr>
                    <m:t>a</m:t>
                  </w:ins>
                </m:r>
              </m:e>
              <m:sub>
                <m:r>
                  <w:ins w:id="618" w:author="wei ganchao" w:date="2022-01-13T18:16:00Z">
                    <w:rPr>
                      <w:rFonts w:ascii="Cambria Math" w:hAnsi="Cambria Math"/>
                      <w:color w:val="FF0000"/>
                      <w:rPrChange w:id="619" w:author="wei ganchao" w:date="2022-01-13T18:21:00Z">
                        <w:rPr>
                          <w:rFonts w:ascii="Cambria Math" w:hAnsi="Cambria Math"/>
                        </w:rPr>
                      </w:rPrChange>
                    </w:rPr>
                    <m:t>n</m:t>
                  </w:ins>
                </m:r>
              </m:sub>
              <m:sup>
                <m:r>
                  <w:ins w:id="620" w:author="wei ganchao" w:date="2022-01-13T18:16:00Z">
                    <w:rPr>
                      <w:rFonts w:ascii="Cambria Math" w:hAnsi="Cambria Math"/>
                      <w:color w:val="FF0000"/>
                      <w:rPrChange w:id="621" w:author="wei ganchao" w:date="2022-01-13T18:21:00Z">
                        <w:rPr>
                          <w:rFonts w:ascii="Cambria Math" w:hAnsi="Cambria Math"/>
                        </w:rPr>
                      </w:rPrChange>
                    </w:rPr>
                    <m:t>it</m:t>
                  </w:ins>
                </m:r>
                <m:ctrlPr>
                  <w:ins w:id="622" w:author="wei ganchao" w:date="2022-01-13T18:16:00Z">
                    <w:rPr>
                      <w:rFonts w:ascii="Cambria Math" w:hAnsi="Cambria Math"/>
                      <w:i/>
                      <w:color w:val="FF0000"/>
                    </w:rPr>
                  </w:ins>
                </m:ctrlPr>
              </m:sup>
            </m:sSubSup>
            <m:r>
              <w:ins w:id="623" w:author="wei ganchao" w:date="2022-01-13T18:16:00Z">
                <w:rPr>
                  <w:rFonts w:ascii="Cambria Math" w:hAnsi="Cambria Math"/>
                  <w:color w:val="FF0000"/>
                  <w:rPrChange w:id="624" w:author="wei ganchao" w:date="2022-01-13T18:21:00Z">
                    <w:rPr>
                      <w:rFonts w:ascii="Cambria Math" w:hAnsi="Cambria Math"/>
                    </w:rPr>
                  </w:rPrChange>
                </w:rPr>
                <m:t>+</m:t>
              </w:ins>
            </m:r>
            <m:f>
              <m:fPr>
                <m:ctrlPr>
                  <w:ins w:id="625" w:author="wei ganchao" w:date="2022-01-13T18:16:00Z">
                    <w:rPr>
                      <w:rFonts w:ascii="Cambria Math" w:hAnsi="Cambria Math"/>
                      <w:bCs/>
                      <w:i/>
                      <w:color w:val="FF0000"/>
                    </w:rPr>
                  </w:ins>
                </m:ctrlPr>
              </m:fPr>
              <m:num>
                <m:r>
                  <w:ins w:id="626" w:author="wei ganchao" w:date="2022-01-13T18:16:00Z">
                    <w:rPr>
                      <w:rFonts w:ascii="Cambria Math" w:hAnsi="Cambria Math"/>
                      <w:color w:val="FF0000"/>
                      <w:rPrChange w:id="627" w:author="wei ganchao" w:date="2022-01-13T18:21:00Z">
                        <w:rPr>
                          <w:rFonts w:ascii="Cambria Math" w:hAnsi="Cambria Math"/>
                        </w:rPr>
                      </w:rPrChange>
                    </w:rPr>
                    <m:t>1</m:t>
                  </w:ins>
                </m:r>
              </m:num>
              <m:den>
                <m:r>
                  <w:ins w:id="628" w:author="wei ganchao" w:date="2022-01-13T18:16:00Z">
                    <w:rPr>
                      <w:rFonts w:ascii="Cambria Math" w:hAnsi="Cambria Math"/>
                      <w:color w:val="FF0000"/>
                      <w:rPrChange w:id="629" w:author="wei ganchao" w:date="2022-01-13T18:21:00Z">
                        <w:rPr>
                          <w:rFonts w:ascii="Cambria Math" w:hAnsi="Cambria Math"/>
                        </w:rPr>
                      </w:rPrChange>
                    </w:rPr>
                    <m:t>2</m:t>
                  </w:ins>
                </m:r>
              </m:den>
            </m:f>
            <m:d>
              <m:dPr>
                <m:ctrlPr>
                  <w:ins w:id="630" w:author="wei ganchao" w:date="2022-01-13T18:16:00Z">
                    <w:rPr>
                      <w:rFonts w:ascii="Cambria Math" w:hAnsi="Cambria Math"/>
                      <w:bCs/>
                      <w:i/>
                      <w:color w:val="FF0000"/>
                    </w:rPr>
                  </w:ins>
                </m:ctrlPr>
              </m:dPr>
              <m:e>
                <m:sSubSup>
                  <m:sSubSupPr>
                    <m:ctrlPr>
                      <w:ins w:id="631" w:author="wei ganchao" w:date="2022-01-13T18:16:00Z">
                        <w:rPr>
                          <w:rFonts w:ascii="Cambria Math" w:hAnsi="Cambria Math"/>
                          <w:i/>
                          <w:color w:val="FF0000"/>
                        </w:rPr>
                      </w:ins>
                    </m:ctrlPr>
                  </m:sSubSupPr>
                  <m:e>
                    <m:r>
                      <w:ins w:id="632" w:author="wei ganchao" w:date="2022-01-13T18:16:00Z">
                        <m:rPr>
                          <m:sty m:val="bi"/>
                        </m:rPr>
                        <w:rPr>
                          <w:rFonts w:ascii="Cambria Math" w:hAnsi="Cambria Math"/>
                          <w:color w:val="FF0000"/>
                          <w:rPrChange w:id="633" w:author="wei ganchao" w:date="2022-01-13T18:21:00Z">
                            <w:rPr>
                              <w:rFonts w:ascii="Cambria Math" w:hAnsi="Cambria Math"/>
                            </w:rPr>
                          </w:rPrChange>
                        </w:rPr>
                        <m:t>S</m:t>
                      </w:ins>
                    </m:r>
                    <m:ctrlPr>
                      <w:ins w:id="634" w:author="wei ganchao" w:date="2022-01-13T18:16:00Z">
                        <w:rPr>
                          <w:rFonts w:ascii="Cambria Math" w:hAnsi="Cambria Math"/>
                          <w:b/>
                          <w:bCs/>
                          <w:i/>
                          <w:color w:val="FF0000"/>
                        </w:rPr>
                      </w:ins>
                    </m:ctrlPr>
                  </m:e>
                  <m:sub>
                    <m:r>
                      <w:ins w:id="635" w:author="wei ganchao" w:date="2022-01-13T18:16:00Z">
                        <w:rPr>
                          <w:rFonts w:ascii="Cambria Math" w:hAnsi="Cambria Math"/>
                          <w:color w:val="FF0000"/>
                          <w:rPrChange w:id="636" w:author="wei ganchao" w:date="2022-01-13T18:21:00Z">
                            <w:rPr>
                              <w:rFonts w:ascii="Cambria Math" w:hAnsi="Cambria Math"/>
                            </w:rPr>
                          </w:rPrChange>
                        </w:rPr>
                        <m:t>mm</m:t>
                      </w:ins>
                    </m:r>
                  </m:sub>
                  <m:sup>
                    <m:r>
                      <w:ins w:id="637" w:author="wei ganchao" w:date="2022-01-13T18:16:00Z">
                        <w:rPr>
                          <w:rFonts w:ascii="Cambria Math" w:hAnsi="Cambria Math"/>
                          <w:color w:val="FF0000"/>
                          <w:rPrChange w:id="638" w:author="wei ganchao" w:date="2022-01-13T18:21:00Z">
                            <w:rPr>
                              <w:rFonts w:ascii="Cambria Math" w:hAnsi="Cambria Math"/>
                            </w:rPr>
                          </w:rPrChange>
                        </w:rPr>
                        <m:t>it</m:t>
                      </w:ins>
                    </m:r>
                  </m:sup>
                </m:sSubSup>
                <m:r>
                  <w:ins w:id="639" w:author="wei ganchao" w:date="2022-01-13T18:16:00Z">
                    <w:rPr>
                      <w:rFonts w:ascii="Cambria Math" w:hAnsi="Cambria Math"/>
                      <w:color w:val="FF0000"/>
                      <w:rPrChange w:id="640" w:author="wei ganchao" w:date="2022-01-13T18:21:00Z">
                        <w:rPr>
                          <w:rFonts w:ascii="Cambria Math" w:hAnsi="Cambria Math"/>
                        </w:rPr>
                      </w:rPrChange>
                    </w:rPr>
                    <m:t>+</m:t>
                  </w:ins>
                </m:r>
                <m:sSubSup>
                  <m:sSubSupPr>
                    <m:ctrlPr>
                      <w:ins w:id="641" w:author="wei ganchao" w:date="2022-01-13T18:16:00Z">
                        <w:rPr>
                          <w:rFonts w:ascii="Cambria Math" w:hAnsi="Cambria Math"/>
                          <w:i/>
                          <w:color w:val="FF0000"/>
                        </w:rPr>
                      </w:ins>
                    </m:ctrlPr>
                  </m:sSubSupPr>
                  <m:e>
                    <m:r>
                      <w:ins w:id="642" w:author="wei ganchao" w:date="2022-01-13T18:16:00Z">
                        <m:rPr>
                          <m:sty m:val="bi"/>
                        </m:rPr>
                        <w:rPr>
                          <w:rFonts w:ascii="Cambria Math" w:hAnsi="Cambria Math"/>
                          <w:color w:val="FF0000"/>
                          <w:rPrChange w:id="643" w:author="wei ganchao" w:date="2022-01-13T18:21:00Z">
                            <w:rPr>
                              <w:rFonts w:ascii="Cambria Math" w:hAnsi="Cambria Math"/>
                            </w:rPr>
                          </w:rPrChange>
                        </w:rPr>
                        <m:t>S</m:t>
                      </w:ins>
                    </m:r>
                    <m:ctrlPr>
                      <w:ins w:id="644" w:author="wei ganchao" w:date="2022-01-13T18:16:00Z">
                        <w:rPr>
                          <w:rFonts w:ascii="Cambria Math" w:hAnsi="Cambria Math"/>
                          <w:b/>
                          <w:bCs/>
                          <w:i/>
                          <w:color w:val="FF0000"/>
                        </w:rPr>
                      </w:ins>
                    </m:ctrlPr>
                  </m:e>
                  <m:sub>
                    <m:r>
                      <w:ins w:id="645" w:author="wei ganchao" w:date="2022-01-13T18:16:00Z">
                        <w:rPr>
                          <w:rFonts w:ascii="Cambria Math" w:hAnsi="Cambria Math"/>
                          <w:color w:val="FF0000"/>
                          <w:rPrChange w:id="646" w:author="wei ganchao" w:date="2022-01-13T18:21:00Z">
                            <w:rPr>
                              <w:rFonts w:ascii="Cambria Math" w:hAnsi="Cambria Math"/>
                            </w:rPr>
                          </w:rPrChange>
                        </w:rPr>
                        <m:t>nn</m:t>
                      </w:ins>
                    </m:r>
                  </m:sub>
                  <m:sup>
                    <m:r>
                      <w:ins w:id="647" w:author="wei ganchao" w:date="2022-01-13T18:16:00Z">
                        <w:rPr>
                          <w:rFonts w:ascii="Cambria Math" w:hAnsi="Cambria Math"/>
                          <w:color w:val="FF0000"/>
                          <w:rPrChange w:id="648" w:author="wei ganchao" w:date="2022-01-13T18:21:00Z">
                            <w:rPr>
                              <w:rFonts w:ascii="Cambria Math" w:hAnsi="Cambria Math"/>
                            </w:rPr>
                          </w:rPrChange>
                        </w:rPr>
                        <m:t>it</m:t>
                      </w:ins>
                    </m:r>
                  </m:sup>
                </m:sSubSup>
              </m:e>
            </m:d>
          </m:sup>
        </m:sSup>
        <m:d>
          <m:dPr>
            <m:ctrlPr>
              <w:ins w:id="649" w:author="wei ganchao" w:date="2022-01-13T18:16:00Z">
                <w:rPr>
                  <w:rFonts w:ascii="Cambria Math" w:hAnsi="Cambria Math"/>
                  <w:bCs/>
                  <w:i/>
                  <w:color w:val="FF0000"/>
                </w:rPr>
              </w:ins>
            </m:ctrlPr>
          </m:dPr>
          <m:e>
            <m:sSup>
              <m:sSupPr>
                <m:ctrlPr>
                  <w:ins w:id="650" w:author="wei ganchao" w:date="2022-01-13T18:16:00Z">
                    <w:rPr>
                      <w:rFonts w:ascii="Cambria Math" w:hAnsi="Cambria Math"/>
                      <w:bCs/>
                      <w:i/>
                      <w:color w:val="FF0000"/>
                    </w:rPr>
                  </w:ins>
                </m:ctrlPr>
              </m:sSupPr>
              <m:e>
                <m:r>
                  <w:ins w:id="651" w:author="wei ganchao" w:date="2022-01-13T18:16:00Z">
                    <w:rPr>
                      <w:rFonts w:ascii="Cambria Math" w:hAnsi="Cambria Math"/>
                      <w:color w:val="FF0000"/>
                      <w:rPrChange w:id="652" w:author="wei ganchao" w:date="2022-01-13T18:21:00Z">
                        <w:rPr>
                          <w:rFonts w:ascii="Cambria Math" w:hAnsi="Cambria Math"/>
                        </w:rPr>
                      </w:rPrChange>
                    </w:rPr>
                    <m:t>e</m:t>
                  </w:ins>
                </m:r>
              </m:e>
              <m:sup>
                <m:sSubSup>
                  <m:sSubSupPr>
                    <m:ctrlPr>
                      <w:ins w:id="653" w:author="wei ganchao" w:date="2022-01-13T18:16:00Z">
                        <w:rPr>
                          <w:rFonts w:ascii="Cambria Math" w:hAnsi="Cambria Math"/>
                          <w:b/>
                          <w:bCs/>
                          <w:i/>
                          <w:color w:val="FF0000"/>
                        </w:rPr>
                      </w:ins>
                    </m:ctrlPr>
                  </m:sSubSupPr>
                  <m:e>
                    <m:r>
                      <w:ins w:id="654" w:author="wei ganchao" w:date="2022-01-13T18:16:00Z">
                        <m:rPr>
                          <m:sty m:val="bi"/>
                        </m:rPr>
                        <w:rPr>
                          <w:rFonts w:ascii="Cambria Math" w:hAnsi="Cambria Math"/>
                          <w:color w:val="FF0000"/>
                          <w:rPrChange w:id="655" w:author="wei ganchao" w:date="2022-01-13T18:21:00Z">
                            <w:rPr>
                              <w:rFonts w:ascii="Cambria Math" w:hAnsi="Cambria Math"/>
                            </w:rPr>
                          </w:rPrChange>
                        </w:rPr>
                        <m:t>S</m:t>
                      </w:ins>
                    </m:r>
                  </m:e>
                  <m:sub>
                    <m:r>
                      <w:ins w:id="656" w:author="wei ganchao" w:date="2022-01-13T18:16:00Z">
                        <w:rPr>
                          <w:rFonts w:ascii="Cambria Math" w:hAnsi="Cambria Math"/>
                          <w:color w:val="FF0000"/>
                          <w:rPrChange w:id="657" w:author="wei ganchao" w:date="2022-01-13T18:21:00Z">
                            <w:rPr>
                              <w:rFonts w:ascii="Cambria Math" w:hAnsi="Cambria Math"/>
                            </w:rPr>
                          </w:rPrChange>
                        </w:rPr>
                        <m:t>mn</m:t>
                      </w:ins>
                    </m:r>
                  </m:sub>
                  <m:sup>
                    <m:r>
                      <w:ins w:id="658" w:author="wei ganchao" w:date="2022-01-13T18:16:00Z">
                        <w:rPr>
                          <w:rFonts w:ascii="Cambria Math" w:hAnsi="Cambria Math"/>
                          <w:color w:val="FF0000"/>
                          <w:rPrChange w:id="659" w:author="wei ganchao" w:date="2022-01-13T18:21:00Z">
                            <w:rPr>
                              <w:rFonts w:ascii="Cambria Math" w:hAnsi="Cambria Math"/>
                            </w:rPr>
                          </w:rPrChange>
                        </w:rPr>
                        <m:t>it</m:t>
                      </w:ins>
                    </m:r>
                    <m:ctrlPr>
                      <w:ins w:id="660" w:author="wei ganchao" w:date="2022-01-13T18:16:00Z">
                        <w:rPr>
                          <w:rFonts w:ascii="Cambria Math" w:hAnsi="Cambria Math"/>
                          <w:i/>
                          <w:color w:val="FF0000"/>
                        </w:rPr>
                      </w:ins>
                    </m:ctrlPr>
                  </m:sup>
                </m:sSubSup>
              </m:sup>
            </m:sSup>
            <m:r>
              <w:ins w:id="661" w:author="wei ganchao" w:date="2022-01-13T18:16:00Z">
                <w:rPr>
                  <w:rFonts w:ascii="Cambria Math" w:hAnsi="Cambria Math"/>
                  <w:color w:val="FF0000"/>
                  <w:rPrChange w:id="662" w:author="wei ganchao" w:date="2022-01-13T18:21:00Z">
                    <w:rPr>
                      <w:rFonts w:ascii="Cambria Math" w:hAnsi="Cambria Math"/>
                    </w:rPr>
                  </w:rPrChange>
                </w:rPr>
                <m:t>-1</m:t>
              </w:ins>
            </m:r>
          </m:e>
        </m:d>
      </m:oMath>
      <w:ins w:id="663" w:author="wei ganchao" w:date="2022-01-13T18:16:00Z">
        <w:r w:rsidR="00FF27D1" w:rsidRPr="005713EA">
          <w:rPr>
            <w:bCs/>
            <w:color w:val="FF0000"/>
            <w:rPrChange w:id="664" w:author="wei ganchao" w:date="2022-01-13T18:21:00Z">
              <w:rPr>
                <w:bCs/>
              </w:rPr>
            </w:rPrChange>
          </w:rPr>
          <w:t>.</w:t>
        </w:r>
      </w:ins>
    </w:p>
    <w:p w14:paraId="143026B7" w14:textId="77777777" w:rsidR="00FF27D1" w:rsidRPr="00C45B17" w:rsidRDefault="00FF27D1" w:rsidP="00FF27D1">
      <w:pPr>
        <w:rPr>
          <w:ins w:id="665" w:author="wei ganchao" w:date="2022-01-13T18:16:00Z"/>
          <w:bCs/>
        </w:rPr>
      </w:pPr>
    </w:p>
    <w:p w14:paraId="1649F23B" w14:textId="77777777" w:rsidR="00FF27D1" w:rsidRDefault="00FF27D1" w:rsidP="00FF27D1">
      <w:pPr>
        <w:rPr>
          <w:ins w:id="666" w:author="wei ganchao" w:date="2022-01-13T18:16:00Z"/>
        </w:rPr>
      </w:pPr>
      <w:ins w:id="667" w:author="wei ganchao" w:date="2022-01-13T18:16:00Z">
        <w:r>
          <w:t xml:space="preserve">The conditional mean firing rate is </w:t>
        </w:r>
      </w:ins>
      <m:oMath>
        <m:sSub>
          <m:sSubPr>
            <m:ctrlPr>
              <w:ins w:id="668" w:author="wei ganchao" w:date="2022-01-13T18:16:00Z">
                <w:rPr>
                  <w:rFonts w:ascii="Cambria Math" w:hAnsi="Cambria Math"/>
                  <w:i/>
                </w:rPr>
              </w:ins>
            </m:ctrlPr>
          </m:sSubPr>
          <m:e>
            <m:r>
              <w:ins w:id="669" w:author="wei ganchao" w:date="2022-01-13T18:16:00Z">
                <w:rPr>
                  <w:rFonts w:ascii="Cambria Math" w:hAnsi="Cambria Math"/>
                </w:rPr>
                <m:t>δ</m:t>
              </w:ins>
            </m:r>
          </m:e>
          <m:sub>
            <m:r>
              <w:ins w:id="670" w:author="wei ganchao" w:date="2022-01-13T18:16:00Z">
                <w:rPr>
                  <w:rFonts w:ascii="Cambria Math" w:hAnsi="Cambria Math"/>
                </w:rPr>
                <m:t>it</m:t>
              </w:ins>
            </m:r>
          </m:sub>
        </m:sSub>
        <m:r>
          <w:ins w:id="671" w:author="wei ganchao" w:date="2022-01-13T18:16:00Z">
            <w:rPr>
              <w:rFonts w:ascii="Cambria Math" w:hAnsi="Cambria Math"/>
            </w:rPr>
            <m:t>=E</m:t>
          </w:ins>
        </m:r>
        <m:d>
          <m:dPr>
            <m:ctrlPr>
              <w:ins w:id="672" w:author="wei ganchao" w:date="2022-01-13T18:16:00Z">
                <w:rPr>
                  <w:rFonts w:ascii="Cambria Math" w:hAnsi="Cambria Math"/>
                  <w:i/>
                </w:rPr>
              </w:ins>
            </m:ctrlPr>
          </m:dPr>
          <m:e>
            <m:sSub>
              <m:sSubPr>
                <m:ctrlPr>
                  <w:ins w:id="673" w:author="wei ganchao" w:date="2022-01-13T18:16:00Z">
                    <w:rPr>
                      <w:rFonts w:ascii="Cambria Math" w:hAnsi="Cambria Math"/>
                      <w:i/>
                    </w:rPr>
                  </w:ins>
                </m:ctrlPr>
              </m:sSubPr>
              <m:e>
                <m:r>
                  <w:ins w:id="674" w:author="wei ganchao" w:date="2022-01-13T18:16:00Z">
                    <w:rPr>
                      <w:rFonts w:ascii="Cambria Math" w:hAnsi="Cambria Math"/>
                    </w:rPr>
                    <m:t>Y</m:t>
                  </w:ins>
                </m:r>
              </m:e>
              <m:sub>
                <m:r>
                  <w:ins w:id="675" w:author="wei ganchao" w:date="2022-01-13T18:16:00Z">
                    <w:rPr>
                      <w:rFonts w:ascii="Cambria Math" w:hAnsi="Cambria Math"/>
                    </w:rPr>
                    <m:t>it</m:t>
                  </w:ins>
                </m:r>
              </m:sub>
            </m:sSub>
          </m:e>
        </m:d>
      </m:oMath>
      <w:ins w:id="676" w:author="wei ganchao" w:date="2022-01-13T18:16:00Z">
        <w:r>
          <w:t>, whose variance can be calculated by the Delta method:</w:t>
        </w:r>
      </w:ins>
    </w:p>
    <w:p w14:paraId="2DDE7A4E" w14:textId="77777777" w:rsidR="00FF27D1" w:rsidRPr="00714ABC" w:rsidRDefault="00A7374C" w:rsidP="00FF27D1">
      <w:pPr>
        <w:rPr>
          <w:ins w:id="677" w:author="wei ganchao" w:date="2022-01-13T18:16:00Z"/>
        </w:rPr>
      </w:pPr>
      <m:oMathPara>
        <m:oMath>
          <m:acc>
            <m:accPr>
              <m:ctrlPr>
                <w:ins w:id="678" w:author="wei ganchao" w:date="2022-01-13T18:16:00Z">
                  <w:rPr>
                    <w:rFonts w:ascii="Cambria Math" w:hAnsi="Cambria Math"/>
                    <w:i/>
                  </w:rPr>
                </w:ins>
              </m:ctrlPr>
            </m:accPr>
            <m:e>
              <m:r>
                <w:ins w:id="679" w:author="wei ganchao" w:date="2022-01-13T18:16:00Z">
                  <w:rPr>
                    <w:rFonts w:ascii="Cambria Math" w:hAnsi="Cambria Math"/>
                  </w:rPr>
                  <m:t>Var</m:t>
                </w:ins>
              </m:r>
            </m:e>
          </m:acc>
          <m:d>
            <m:dPr>
              <m:ctrlPr>
                <w:ins w:id="680" w:author="wei ganchao" w:date="2022-01-13T18:16:00Z">
                  <w:rPr>
                    <w:rFonts w:ascii="Cambria Math" w:hAnsi="Cambria Math"/>
                    <w:i/>
                  </w:rPr>
                </w:ins>
              </m:ctrlPr>
            </m:dPr>
            <m:e>
              <m:sSub>
                <m:sSubPr>
                  <m:ctrlPr>
                    <w:ins w:id="681" w:author="wei ganchao" w:date="2022-01-13T18:16:00Z">
                      <w:rPr>
                        <w:rFonts w:ascii="Cambria Math" w:hAnsi="Cambria Math"/>
                        <w:i/>
                      </w:rPr>
                    </w:ins>
                  </m:ctrlPr>
                </m:sSubPr>
                <m:e>
                  <m:r>
                    <w:ins w:id="682" w:author="wei ganchao" w:date="2022-01-13T18:16:00Z">
                      <w:rPr>
                        <w:rFonts w:ascii="Cambria Math" w:hAnsi="Cambria Math"/>
                      </w:rPr>
                      <m:t>δ</m:t>
                    </w:ins>
                  </m:r>
                </m:e>
                <m:sub>
                  <m:r>
                    <w:ins w:id="683" w:author="wei ganchao" w:date="2022-01-13T18:16:00Z">
                      <w:rPr>
                        <w:rFonts w:ascii="Cambria Math" w:hAnsi="Cambria Math"/>
                      </w:rPr>
                      <m:t>it</m:t>
                    </w:ins>
                  </m:r>
                </m:sub>
              </m:sSub>
            </m:e>
          </m:d>
          <m:r>
            <w:ins w:id="684" w:author="wei ganchao" w:date="2022-01-13T18:16:00Z">
              <w:rPr>
                <w:rFonts w:ascii="Cambria Math" w:hAnsi="Cambria Math"/>
              </w:rPr>
              <m:t>=</m:t>
            </w:ins>
          </m:r>
          <m:d>
            <m:dPr>
              <m:ctrlPr>
                <w:ins w:id="685" w:author="wei ganchao" w:date="2022-01-13T18:16:00Z">
                  <w:rPr>
                    <w:rFonts w:ascii="Cambria Math" w:hAnsi="Cambria Math"/>
                    <w:i/>
                  </w:rPr>
                </w:ins>
              </m:ctrlPr>
            </m:dPr>
            <m:e>
              <m:m>
                <m:mPr>
                  <m:mcs>
                    <m:mc>
                      <m:mcPr>
                        <m:count m:val="2"/>
                        <m:mcJc m:val="center"/>
                      </m:mcPr>
                    </m:mc>
                  </m:mcs>
                  <m:ctrlPr>
                    <w:ins w:id="686" w:author="wei ganchao" w:date="2022-01-13T18:16:00Z">
                      <w:rPr>
                        <w:rFonts w:ascii="Cambria Math" w:hAnsi="Cambria Math"/>
                        <w:i/>
                      </w:rPr>
                    </w:ins>
                  </m:ctrlPr>
                </m:mPr>
                <m:mr>
                  <m:e>
                    <m:f>
                      <m:fPr>
                        <m:ctrlPr>
                          <w:ins w:id="687" w:author="wei ganchao" w:date="2022-01-13T18:16:00Z">
                            <w:rPr>
                              <w:rFonts w:ascii="Cambria Math" w:hAnsi="Cambria Math"/>
                              <w:i/>
                            </w:rPr>
                          </w:ins>
                        </m:ctrlPr>
                      </m:fPr>
                      <m:num>
                        <m:r>
                          <w:ins w:id="688" w:author="wei ganchao" w:date="2022-01-13T18:16:00Z">
                            <w:rPr>
                              <w:rFonts w:ascii="Cambria Math" w:hAnsi="Cambria Math"/>
                            </w:rPr>
                            <m:t>∂</m:t>
                          </w:ins>
                        </m:r>
                        <m:sSub>
                          <m:sSubPr>
                            <m:ctrlPr>
                              <w:ins w:id="689" w:author="wei ganchao" w:date="2022-01-13T18:16:00Z">
                                <w:rPr>
                                  <w:rFonts w:ascii="Cambria Math" w:hAnsi="Cambria Math"/>
                                  <w:i/>
                                </w:rPr>
                              </w:ins>
                            </m:ctrlPr>
                          </m:sSubPr>
                          <m:e>
                            <m:r>
                              <w:ins w:id="690" w:author="wei ganchao" w:date="2022-01-13T18:16:00Z">
                                <w:rPr>
                                  <w:rFonts w:ascii="Cambria Math" w:hAnsi="Cambria Math"/>
                                </w:rPr>
                                <m:t>δ</m:t>
                              </w:ins>
                            </m:r>
                          </m:e>
                          <m:sub>
                            <m:r>
                              <w:ins w:id="691" w:author="wei ganchao" w:date="2022-01-13T18:16:00Z">
                                <w:rPr>
                                  <w:rFonts w:ascii="Cambria Math" w:hAnsi="Cambria Math"/>
                                </w:rPr>
                                <m:t>it</m:t>
                              </w:ins>
                            </m:r>
                          </m:sub>
                        </m:sSub>
                      </m:num>
                      <m:den>
                        <m:r>
                          <w:ins w:id="692" w:author="wei ganchao" w:date="2022-01-13T18:16:00Z">
                            <w:rPr>
                              <w:rFonts w:ascii="Cambria Math" w:hAnsi="Cambria Math"/>
                            </w:rPr>
                            <m:t>∂</m:t>
                          </w:ins>
                        </m:r>
                        <m:sSub>
                          <m:sSubPr>
                            <m:ctrlPr>
                              <w:ins w:id="693" w:author="wei ganchao" w:date="2022-01-13T18:16:00Z">
                                <w:rPr>
                                  <w:rFonts w:ascii="Cambria Math" w:hAnsi="Cambria Math"/>
                                  <w:i/>
                                </w:rPr>
                              </w:ins>
                            </m:ctrlPr>
                          </m:sSubPr>
                          <m:e>
                            <m:r>
                              <w:ins w:id="694" w:author="wei ganchao" w:date="2022-01-13T18:16:00Z">
                                <w:rPr>
                                  <w:rFonts w:ascii="Cambria Math" w:hAnsi="Cambria Math"/>
                                </w:rPr>
                                <m:t>λ</m:t>
                              </w:ins>
                            </m:r>
                          </m:e>
                          <m:sub>
                            <m:r>
                              <w:ins w:id="695" w:author="wei ganchao" w:date="2022-01-13T18:16:00Z">
                                <w:rPr>
                                  <w:rFonts w:ascii="Cambria Math" w:hAnsi="Cambria Math"/>
                                </w:rPr>
                                <m:t>it</m:t>
                              </w:ins>
                            </m:r>
                          </m:sub>
                        </m:sSub>
                      </m:den>
                    </m:f>
                  </m:e>
                  <m:e>
                    <m:f>
                      <m:fPr>
                        <m:ctrlPr>
                          <w:ins w:id="696" w:author="wei ganchao" w:date="2022-01-13T18:16:00Z">
                            <w:rPr>
                              <w:rFonts w:ascii="Cambria Math" w:hAnsi="Cambria Math"/>
                              <w:i/>
                            </w:rPr>
                          </w:ins>
                        </m:ctrlPr>
                      </m:fPr>
                      <m:num>
                        <m:r>
                          <w:ins w:id="697" w:author="wei ganchao" w:date="2022-01-13T18:16:00Z">
                            <w:rPr>
                              <w:rFonts w:ascii="Cambria Math" w:hAnsi="Cambria Math"/>
                            </w:rPr>
                            <m:t>∂</m:t>
                          </w:ins>
                        </m:r>
                        <m:sSub>
                          <m:sSubPr>
                            <m:ctrlPr>
                              <w:ins w:id="698" w:author="wei ganchao" w:date="2022-01-13T18:16:00Z">
                                <w:rPr>
                                  <w:rFonts w:ascii="Cambria Math" w:hAnsi="Cambria Math"/>
                                  <w:i/>
                                </w:rPr>
                              </w:ins>
                            </m:ctrlPr>
                          </m:sSubPr>
                          <m:e>
                            <m:r>
                              <w:ins w:id="699" w:author="wei ganchao" w:date="2022-01-13T18:16:00Z">
                                <w:rPr>
                                  <w:rFonts w:ascii="Cambria Math" w:hAnsi="Cambria Math"/>
                                </w:rPr>
                                <m:t>δ</m:t>
                              </w:ins>
                            </m:r>
                          </m:e>
                          <m:sub>
                            <m:r>
                              <w:ins w:id="700" w:author="wei ganchao" w:date="2022-01-13T18:16:00Z">
                                <w:rPr>
                                  <w:rFonts w:ascii="Cambria Math" w:hAnsi="Cambria Math"/>
                                </w:rPr>
                                <m:t>it</m:t>
                              </w:ins>
                            </m:r>
                          </m:sub>
                        </m:sSub>
                      </m:num>
                      <m:den>
                        <m:r>
                          <w:ins w:id="701" w:author="wei ganchao" w:date="2022-01-13T18:16:00Z">
                            <w:rPr>
                              <w:rFonts w:ascii="Cambria Math" w:hAnsi="Cambria Math"/>
                            </w:rPr>
                            <m:t>∂</m:t>
                          </w:ins>
                        </m:r>
                        <m:sSub>
                          <m:sSubPr>
                            <m:ctrlPr>
                              <w:ins w:id="702" w:author="wei ganchao" w:date="2022-01-13T18:16:00Z">
                                <w:rPr>
                                  <w:rFonts w:ascii="Cambria Math" w:hAnsi="Cambria Math"/>
                                  <w:i/>
                                </w:rPr>
                              </w:ins>
                            </m:ctrlPr>
                          </m:sSubPr>
                          <m:e>
                            <m:r>
                              <w:ins w:id="703" w:author="wei ganchao" w:date="2022-01-13T18:16:00Z">
                                <w:rPr>
                                  <w:rFonts w:ascii="Cambria Math" w:hAnsi="Cambria Math"/>
                                </w:rPr>
                                <m:t>ν</m:t>
                              </w:ins>
                            </m:r>
                          </m:e>
                          <m:sub>
                            <m:r>
                              <w:ins w:id="704" w:author="wei ganchao" w:date="2022-01-13T18:16:00Z">
                                <w:rPr>
                                  <w:rFonts w:ascii="Cambria Math" w:hAnsi="Cambria Math"/>
                                </w:rPr>
                                <m:t>it</m:t>
                              </w:ins>
                            </m:r>
                          </m:sub>
                        </m:sSub>
                      </m:den>
                    </m:f>
                  </m:e>
                </m:mr>
              </m:m>
            </m:e>
          </m:d>
          <m:sSub>
            <m:sSubPr>
              <m:ctrlPr>
                <w:ins w:id="705" w:author="wei ganchao" w:date="2022-01-13T18:16:00Z">
                  <w:rPr>
                    <w:rFonts w:ascii="Cambria Math" w:hAnsi="Cambria Math"/>
                    <w:bCs/>
                    <w:i/>
                  </w:rPr>
                </w:ins>
              </m:ctrlPr>
            </m:sSubPr>
            <m:e>
              <m:r>
                <w:ins w:id="706" w:author="wei ganchao" w:date="2022-01-13T18:16:00Z">
                  <m:rPr>
                    <m:sty m:val="bi"/>
                  </m:rPr>
                  <w:rPr>
                    <w:rFonts w:ascii="Cambria Math" w:hAnsi="Cambria Math"/>
                  </w:rPr>
                  <m:t>V</m:t>
                </w:ins>
              </m:r>
              <m:ctrlPr>
                <w:ins w:id="707" w:author="wei ganchao" w:date="2022-01-13T18:16:00Z">
                  <w:rPr>
                    <w:rFonts w:ascii="Cambria Math" w:hAnsi="Cambria Math"/>
                    <w:b/>
                    <w:i/>
                  </w:rPr>
                </w:ins>
              </m:ctrlPr>
            </m:e>
            <m:sub>
              <m:r>
                <w:ins w:id="708" w:author="wei ganchao" w:date="2022-01-13T18:16:00Z">
                  <w:rPr>
                    <w:rFonts w:ascii="Cambria Math" w:hAnsi="Cambria Math"/>
                  </w:rPr>
                  <m:t>it</m:t>
                </w:ins>
              </m:r>
            </m:sub>
          </m:sSub>
          <m:d>
            <m:dPr>
              <m:ctrlPr>
                <w:ins w:id="709" w:author="wei ganchao" w:date="2022-01-13T18:16:00Z">
                  <w:rPr>
                    <w:rFonts w:ascii="Cambria Math" w:hAnsi="Cambria Math"/>
                    <w:i/>
                  </w:rPr>
                </w:ins>
              </m:ctrlPr>
            </m:dPr>
            <m:e>
              <m:m>
                <m:mPr>
                  <m:mcs>
                    <m:mc>
                      <m:mcPr>
                        <m:count m:val="1"/>
                        <m:mcJc m:val="center"/>
                      </m:mcPr>
                    </m:mc>
                  </m:mcs>
                  <m:ctrlPr>
                    <w:ins w:id="710" w:author="wei ganchao" w:date="2022-01-13T18:16:00Z">
                      <w:rPr>
                        <w:rFonts w:ascii="Cambria Math" w:hAnsi="Cambria Math"/>
                        <w:i/>
                      </w:rPr>
                    </w:ins>
                  </m:ctrlPr>
                </m:mPr>
                <m:mr>
                  <m:e>
                    <m:f>
                      <m:fPr>
                        <m:ctrlPr>
                          <w:ins w:id="711" w:author="wei ganchao" w:date="2022-01-13T18:16:00Z">
                            <w:rPr>
                              <w:rFonts w:ascii="Cambria Math" w:hAnsi="Cambria Math"/>
                              <w:i/>
                            </w:rPr>
                          </w:ins>
                        </m:ctrlPr>
                      </m:fPr>
                      <m:num>
                        <m:r>
                          <w:ins w:id="712" w:author="wei ganchao" w:date="2022-01-13T18:16:00Z">
                            <w:rPr>
                              <w:rFonts w:ascii="Cambria Math" w:hAnsi="Cambria Math"/>
                            </w:rPr>
                            <m:t>∂</m:t>
                          </w:ins>
                        </m:r>
                        <m:sSub>
                          <m:sSubPr>
                            <m:ctrlPr>
                              <w:ins w:id="713" w:author="wei ganchao" w:date="2022-01-13T18:16:00Z">
                                <w:rPr>
                                  <w:rFonts w:ascii="Cambria Math" w:hAnsi="Cambria Math"/>
                                  <w:i/>
                                </w:rPr>
                              </w:ins>
                            </m:ctrlPr>
                          </m:sSubPr>
                          <m:e>
                            <m:r>
                              <w:ins w:id="714" w:author="wei ganchao" w:date="2022-01-13T18:16:00Z">
                                <w:rPr>
                                  <w:rFonts w:ascii="Cambria Math" w:hAnsi="Cambria Math"/>
                                </w:rPr>
                                <m:t>δ</m:t>
                              </w:ins>
                            </m:r>
                          </m:e>
                          <m:sub>
                            <m:r>
                              <w:ins w:id="715" w:author="wei ganchao" w:date="2022-01-13T18:16:00Z">
                                <w:rPr>
                                  <w:rFonts w:ascii="Cambria Math" w:hAnsi="Cambria Math"/>
                                </w:rPr>
                                <m:t>it</m:t>
                              </w:ins>
                            </m:r>
                          </m:sub>
                        </m:sSub>
                      </m:num>
                      <m:den>
                        <m:r>
                          <w:ins w:id="716" w:author="wei ganchao" w:date="2022-01-13T18:16:00Z">
                            <w:rPr>
                              <w:rFonts w:ascii="Cambria Math" w:hAnsi="Cambria Math"/>
                            </w:rPr>
                            <m:t>∂</m:t>
                          </w:ins>
                        </m:r>
                        <m:sSub>
                          <m:sSubPr>
                            <m:ctrlPr>
                              <w:ins w:id="717" w:author="wei ganchao" w:date="2022-01-13T18:16:00Z">
                                <w:rPr>
                                  <w:rFonts w:ascii="Cambria Math" w:hAnsi="Cambria Math"/>
                                  <w:i/>
                                </w:rPr>
                              </w:ins>
                            </m:ctrlPr>
                          </m:sSubPr>
                          <m:e>
                            <m:r>
                              <w:ins w:id="718" w:author="wei ganchao" w:date="2022-01-13T18:16:00Z">
                                <w:rPr>
                                  <w:rFonts w:ascii="Cambria Math" w:hAnsi="Cambria Math"/>
                                </w:rPr>
                                <m:t>λ</m:t>
                              </w:ins>
                            </m:r>
                          </m:e>
                          <m:sub>
                            <m:r>
                              <w:ins w:id="719" w:author="wei ganchao" w:date="2022-01-13T18:16:00Z">
                                <w:rPr>
                                  <w:rFonts w:ascii="Cambria Math" w:hAnsi="Cambria Math"/>
                                </w:rPr>
                                <m:t>it</m:t>
                              </w:ins>
                            </m:r>
                          </m:sub>
                        </m:sSub>
                      </m:den>
                    </m:f>
                  </m:e>
                </m:mr>
                <m:mr>
                  <m:e>
                    <m:f>
                      <m:fPr>
                        <m:ctrlPr>
                          <w:ins w:id="720" w:author="wei ganchao" w:date="2022-01-13T18:16:00Z">
                            <w:rPr>
                              <w:rFonts w:ascii="Cambria Math" w:hAnsi="Cambria Math"/>
                              <w:i/>
                            </w:rPr>
                          </w:ins>
                        </m:ctrlPr>
                      </m:fPr>
                      <m:num>
                        <m:r>
                          <w:ins w:id="721" w:author="wei ganchao" w:date="2022-01-13T18:16:00Z">
                            <w:rPr>
                              <w:rFonts w:ascii="Cambria Math" w:hAnsi="Cambria Math"/>
                            </w:rPr>
                            <m:t>∂</m:t>
                          </w:ins>
                        </m:r>
                        <m:sSub>
                          <m:sSubPr>
                            <m:ctrlPr>
                              <w:ins w:id="722" w:author="wei ganchao" w:date="2022-01-13T18:16:00Z">
                                <w:rPr>
                                  <w:rFonts w:ascii="Cambria Math" w:hAnsi="Cambria Math"/>
                                  <w:i/>
                                </w:rPr>
                              </w:ins>
                            </m:ctrlPr>
                          </m:sSubPr>
                          <m:e>
                            <m:r>
                              <w:ins w:id="723" w:author="wei ganchao" w:date="2022-01-13T18:16:00Z">
                                <w:rPr>
                                  <w:rFonts w:ascii="Cambria Math" w:hAnsi="Cambria Math"/>
                                </w:rPr>
                                <m:t>δ</m:t>
                              </w:ins>
                            </m:r>
                          </m:e>
                          <m:sub>
                            <m:r>
                              <w:ins w:id="724" w:author="wei ganchao" w:date="2022-01-13T18:16:00Z">
                                <w:rPr>
                                  <w:rFonts w:ascii="Cambria Math" w:hAnsi="Cambria Math"/>
                                </w:rPr>
                                <m:t>it</m:t>
                              </w:ins>
                            </m:r>
                          </m:sub>
                        </m:sSub>
                      </m:num>
                      <m:den>
                        <m:r>
                          <w:ins w:id="725" w:author="wei ganchao" w:date="2022-01-13T18:16:00Z">
                            <w:rPr>
                              <w:rFonts w:ascii="Cambria Math" w:hAnsi="Cambria Math"/>
                            </w:rPr>
                            <m:t>∂</m:t>
                          </w:ins>
                        </m:r>
                        <m:sSub>
                          <m:sSubPr>
                            <m:ctrlPr>
                              <w:ins w:id="726" w:author="wei ganchao" w:date="2022-01-13T18:16:00Z">
                                <w:rPr>
                                  <w:rFonts w:ascii="Cambria Math" w:hAnsi="Cambria Math"/>
                                  <w:i/>
                                </w:rPr>
                              </w:ins>
                            </m:ctrlPr>
                          </m:sSubPr>
                          <m:e>
                            <m:r>
                              <w:ins w:id="727" w:author="wei ganchao" w:date="2022-01-13T18:16:00Z">
                                <w:rPr>
                                  <w:rFonts w:ascii="Cambria Math" w:hAnsi="Cambria Math"/>
                                </w:rPr>
                                <m:t>ν</m:t>
                              </w:ins>
                            </m:r>
                          </m:e>
                          <m:sub>
                            <m:r>
                              <w:ins w:id="728" w:author="wei ganchao" w:date="2022-01-13T18:16:00Z">
                                <w:rPr>
                                  <w:rFonts w:ascii="Cambria Math" w:hAnsi="Cambria Math"/>
                                </w:rPr>
                                <m:t>it</m:t>
                              </w:ins>
                            </m:r>
                          </m:sub>
                        </m:sSub>
                      </m:den>
                    </m:f>
                  </m:e>
                </m:mr>
              </m:m>
            </m:e>
          </m:d>
          <m:r>
            <w:ins w:id="729" w:author="wei ganchao" w:date="2022-01-13T18:16:00Z">
              <m:rPr>
                <m:sty m:val="p"/>
              </m:rPr>
              <w:rPr>
                <w:rFonts w:ascii="Cambria Math" w:hAnsi="Cambria Math"/>
              </w:rPr>
              <w:br/>
            </w:ins>
          </m:r>
        </m:oMath>
        <m:oMath>
          <m:f>
            <m:fPr>
              <m:ctrlPr>
                <w:ins w:id="730" w:author="wei ganchao" w:date="2022-01-13T18:16:00Z">
                  <w:rPr>
                    <w:rFonts w:ascii="Cambria Math" w:hAnsi="Cambria Math"/>
                    <w:i/>
                  </w:rPr>
                </w:ins>
              </m:ctrlPr>
            </m:fPr>
            <m:num>
              <m:r>
                <w:ins w:id="731" w:author="wei ganchao" w:date="2022-01-13T18:16:00Z">
                  <w:rPr>
                    <w:rFonts w:ascii="Cambria Math" w:hAnsi="Cambria Math"/>
                  </w:rPr>
                  <m:t>∂</m:t>
                </w:ins>
              </m:r>
              <m:sSub>
                <m:sSubPr>
                  <m:ctrlPr>
                    <w:ins w:id="732" w:author="wei ganchao" w:date="2022-01-13T18:16:00Z">
                      <w:rPr>
                        <w:rFonts w:ascii="Cambria Math" w:hAnsi="Cambria Math"/>
                        <w:i/>
                      </w:rPr>
                    </w:ins>
                  </m:ctrlPr>
                </m:sSubPr>
                <m:e>
                  <m:r>
                    <w:ins w:id="733" w:author="wei ganchao" w:date="2022-01-13T18:16:00Z">
                      <w:rPr>
                        <w:rFonts w:ascii="Cambria Math" w:hAnsi="Cambria Math"/>
                      </w:rPr>
                      <m:t>δ</m:t>
                    </w:ins>
                  </m:r>
                </m:e>
                <m:sub>
                  <m:r>
                    <w:ins w:id="734" w:author="wei ganchao" w:date="2022-01-13T18:16:00Z">
                      <w:rPr>
                        <w:rFonts w:ascii="Cambria Math" w:hAnsi="Cambria Math"/>
                      </w:rPr>
                      <m:t>it</m:t>
                    </w:ins>
                  </m:r>
                </m:sub>
              </m:sSub>
            </m:num>
            <m:den>
              <m:r>
                <w:ins w:id="735" w:author="wei ganchao" w:date="2022-01-13T18:16:00Z">
                  <w:rPr>
                    <w:rFonts w:ascii="Cambria Math" w:hAnsi="Cambria Math"/>
                  </w:rPr>
                  <m:t>∂</m:t>
                </w:ins>
              </m:r>
              <m:sSub>
                <m:sSubPr>
                  <m:ctrlPr>
                    <w:ins w:id="736" w:author="wei ganchao" w:date="2022-01-13T18:16:00Z">
                      <w:rPr>
                        <w:rFonts w:ascii="Cambria Math" w:hAnsi="Cambria Math"/>
                        <w:i/>
                      </w:rPr>
                    </w:ins>
                  </m:ctrlPr>
                </m:sSubPr>
                <m:e>
                  <m:r>
                    <w:ins w:id="737" w:author="wei ganchao" w:date="2022-01-13T18:16:00Z">
                      <w:rPr>
                        <w:rFonts w:ascii="Cambria Math" w:hAnsi="Cambria Math"/>
                      </w:rPr>
                      <m:t>λ</m:t>
                    </w:ins>
                  </m:r>
                </m:e>
                <m:sub>
                  <m:r>
                    <w:ins w:id="738" w:author="wei ganchao" w:date="2022-01-13T18:16:00Z">
                      <w:rPr>
                        <w:rFonts w:ascii="Cambria Math" w:hAnsi="Cambria Math"/>
                      </w:rPr>
                      <m:t>it</m:t>
                    </w:ins>
                  </m:r>
                </m:sub>
              </m:sSub>
            </m:den>
          </m:f>
          <m:r>
            <w:ins w:id="739" w:author="wei ganchao" w:date="2022-01-13T18:16:00Z">
              <w:rPr>
                <w:rFonts w:ascii="Cambria Math" w:hAnsi="Cambria Math"/>
              </w:rPr>
              <m:t>=</m:t>
            </w:ins>
          </m:r>
          <m:f>
            <m:fPr>
              <m:ctrlPr>
                <w:ins w:id="740" w:author="wei ganchao" w:date="2022-01-13T18:16:00Z">
                  <w:rPr>
                    <w:rFonts w:ascii="Cambria Math" w:hAnsi="Cambria Math"/>
                    <w:i/>
                  </w:rPr>
                </w:ins>
              </m:ctrlPr>
            </m:fPr>
            <m:num>
              <m:sSup>
                <m:sSupPr>
                  <m:ctrlPr>
                    <w:ins w:id="741" w:author="wei ganchao" w:date="2022-01-13T18:16:00Z">
                      <w:rPr>
                        <w:rFonts w:ascii="Cambria Math" w:hAnsi="Cambria Math"/>
                        <w:i/>
                      </w:rPr>
                    </w:ins>
                  </m:ctrlPr>
                </m:sSupPr>
                <m:e>
                  <m:r>
                    <w:ins w:id="742" w:author="wei ganchao" w:date="2022-01-13T18:16:00Z">
                      <w:rPr>
                        <w:rFonts w:ascii="Cambria Math" w:hAnsi="Cambria Math"/>
                      </w:rPr>
                      <m:t>∂</m:t>
                    </w:ins>
                  </m:r>
                </m:e>
                <m:sup>
                  <m:r>
                    <w:ins w:id="743" w:author="wei ganchao" w:date="2022-01-13T18:16:00Z">
                      <w:rPr>
                        <w:rFonts w:ascii="Cambria Math" w:hAnsi="Cambria Math"/>
                      </w:rPr>
                      <m:t>2</m:t>
                    </w:ins>
                  </m:r>
                </m:sup>
              </m:sSup>
              <m:func>
                <m:funcPr>
                  <m:ctrlPr>
                    <w:ins w:id="744" w:author="wei ganchao" w:date="2022-01-13T18:16:00Z">
                      <w:rPr>
                        <w:rFonts w:ascii="Cambria Math" w:hAnsi="Cambria Math"/>
                        <w:i/>
                        <w:iCs/>
                      </w:rPr>
                    </w:ins>
                  </m:ctrlPr>
                </m:funcPr>
                <m:fName>
                  <m:r>
                    <w:ins w:id="745" w:author="wei ganchao" w:date="2022-01-13T18:16:00Z">
                      <m:rPr>
                        <m:sty m:val="p"/>
                      </m:rPr>
                      <w:rPr>
                        <w:rFonts w:ascii="Cambria Math" w:hAnsi="Cambria Math"/>
                      </w:rPr>
                      <m:t>log</m:t>
                    </w:ins>
                  </m:r>
                </m:fName>
                <m:e>
                  <m:sSub>
                    <m:sSubPr>
                      <m:ctrlPr>
                        <w:ins w:id="746" w:author="wei ganchao" w:date="2022-01-13T18:16:00Z">
                          <w:rPr>
                            <w:rFonts w:ascii="Cambria Math" w:hAnsi="Cambria Math"/>
                            <w:i/>
                            <w:iCs/>
                          </w:rPr>
                        </w:ins>
                      </m:ctrlPr>
                    </m:sSubPr>
                    <m:e>
                      <m:r>
                        <w:ins w:id="747" w:author="wei ganchao" w:date="2022-01-13T18:16:00Z">
                          <w:rPr>
                            <w:rFonts w:ascii="Cambria Math" w:hAnsi="Cambria Math"/>
                          </w:rPr>
                          <m:t>Z</m:t>
                        </w:ins>
                      </m:r>
                    </m:e>
                    <m:sub>
                      <m:r>
                        <w:ins w:id="748" w:author="wei ganchao" w:date="2022-01-13T18:16:00Z">
                          <w:rPr>
                            <w:rFonts w:ascii="Cambria Math" w:hAnsi="Cambria Math"/>
                          </w:rPr>
                          <m:t>it</m:t>
                        </w:ins>
                      </m:r>
                    </m:sub>
                  </m:sSub>
                </m:e>
              </m:func>
            </m:num>
            <m:den>
              <m:r>
                <w:ins w:id="749" w:author="wei ganchao" w:date="2022-01-13T18:16:00Z">
                  <w:rPr>
                    <w:rFonts w:ascii="Cambria Math" w:hAnsi="Cambria Math"/>
                  </w:rPr>
                  <m:t>∂</m:t>
                </w:ins>
              </m:r>
              <m:func>
                <m:funcPr>
                  <m:ctrlPr>
                    <w:ins w:id="750" w:author="wei ganchao" w:date="2022-01-13T18:16:00Z">
                      <w:rPr>
                        <w:rFonts w:ascii="Cambria Math" w:hAnsi="Cambria Math"/>
                        <w:i/>
                      </w:rPr>
                    </w:ins>
                  </m:ctrlPr>
                </m:funcPr>
                <m:fName>
                  <m:r>
                    <w:ins w:id="751" w:author="wei ganchao" w:date="2022-01-13T18:16:00Z">
                      <m:rPr>
                        <m:sty m:val="p"/>
                      </m:rPr>
                      <w:rPr>
                        <w:rFonts w:ascii="Cambria Math" w:hAnsi="Cambria Math"/>
                      </w:rPr>
                      <m:t>log</m:t>
                    </w:ins>
                  </m:r>
                </m:fName>
                <m:e>
                  <m:sSub>
                    <m:sSubPr>
                      <m:ctrlPr>
                        <w:ins w:id="752" w:author="wei ganchao" w:date="2022-01-13T18:16:00Z">
                          <w:rPr>
                            <w:rFonts w:ascii="Cambria Math" w:hAnsi="Cambria Math"/>
                            <w:i/>
                          </w:rPr>
                        </w:ins>
                      </m:ctrlPr>
                    </m:sSubPr>
                    <m:e>
                      <m:r>
                        <w:ins w:id="753" w:author="wei ganchao" w:date="2022-01-13T18:16:00Z">
                          <w:rPr>
                            <w:rFonts w:ascii="Cambria Math" w:hAnsi="Cambria Math"/>
                          </w:rPr>
                          <m:t>λ</m:t>
                        </w:ins>
                      </m:r>
                    </m:e>
                    <m:sub>
                      <m:r>
                        <w:ins w:id="754" w:author="wei ganchao" w:date="2022-01-13T18:16:00Z">
                          <w:rPr>
                            <w:rFonts w:ascii="Cambria Math" w:hAnsi="Cambria Math"/>
                          </w:rPr>
                          <m:t>it</m:t>
                        </w:ins>
                      </m:r>
                    </m:sub>
                  </m:sSub>
                </m:e>
              </m:func>
              <m:r>
                <w:ins w:id="755" w:author="wei ganchao" w:date="2022-01-13T18:16:00Z">
                  <w:rPr>
                    <w:rFonts w:ascii="Cambria Math" w:hAnsi="Cambria Math"/>
                  </w:rPr>
                  <m:t>∂</m:t>
                </w:ins>
              </m:r>
              <m:sSub>
                <m:sSubPr>
                  <m:ctrlPr>
                    <w:ins w:id="756" w:author="wei ganchao" w:date="2022-01-13T18:16:00Z">
                      <w:rPr>
                        <w:rFonts w:ascii="Cambria Math" w:hAnsi="Cambria Math"/>
                        <w:i/>
                      </w:rPr>
                    </w:ins>
                  </m:ctrlPr>
                </m:sSubPr>
                <m:e>
                  <m:r>
                    <w:ins w:id="757" w:author="wei ganchao" w:date="2022-01-13T18:16:00Z">
                      <w:rPr>
                        <w:rFonts w:ascii="Cambria Math" w:hAnsi="Cambria Math"/>
                      </w:rPr>
                      <m:t>λ</m:t>
                    </w:ins>
                  </m:r>
                </m:e>
                <m:sub>
                  <m:r>
                    <w:ins w:id="758" w:author="wei ganchao" w:date="2022-01-13T18:16:00Z">
                      <w:rPr>
                        <w:rFonts w:ascii="Cambria Math" w:hAnsi="Cambria Math"/>
                      </w:rPr>
                      <m:t>it</m:t>
                    </w:ins>
                  </m:r>
                </m:sub>
              </m:sSub>
            </m:den>
          </m:f>
          <m:r>
            <w:ins w:id="759" w:author="wei ganchao" w:date="2022-01-13T18:16:00Z">
              <w:rPr>
                <w:rFonts w:ascii="Cambria Math" w:hAnsi="Cambria Math"/>
              </w:rPr>
              <m:t>=</m:t>
            </w:ins>
          </m:r>
          <m:f>
            <m:fPr>
              <m:ctrlPr>
                <w:ins w:id="760" w:author="wei ganchao" w:date="2022-01-13T18:16:00Z">
                  <w:rPr>
                    <w:rFonts w:ascii="Cambria Math" w:hAnsi="Cambria Math"/>
                    <w:i/>
                  </w:rPr>
                </w:ins>
              </m:ctrlPr>
            </m:fPr>
            <m:num>
              <m:r>
                <w:ins w:id="761" w:author="wei ganchao" w:date="2022-01-13T18:16:00Z">
                  <w:rPr>
                    <w:rFonts w:ascii="Cambria Math" w:hAnsi="Cambria Math"/>
                  </w:rPr>
                  <m:t>Var</m:t>
                </w:ins>
              </m:r>
              <m:d>
                <m:dPr>
                  <m:ctrlPr>
                    <w:ins w:id="762" w:author="wei ganchao" w:date="2022-01-13T18:16:00Z">
                      <w:rPr>
                        <w:rFonts w:ascii="Cambria Math" w:hAnsi="Cambria Math"/>
                        <w:i/>
                      </w:rPr>
                    </w:ins>
                  </m:ctrlPr>
                </m:dPr>
                <m:e>
                  <m:sSub>
                    <m:sSubPr>
                      <m:ctrlPr>
                        <w:ins w:id="763" w:author="wei ganchao" w:date="2022-01-13T18:16:00Z">
                          <w:rPr>
                            <w:rFonts w:ascii="Cambria Math" w:hAnsi="Cambria Math"/>
                            <w:i/>
                          </w:rPr>
                        </w:ins>
                      </m:ctrlPr>
                    </m:sSubPr>
                    <m:e>
                      <m:r>
                        <w:ins w:id="764" w:author="wei ganchao" w:date="2022-01-13T18:16:00Z">
                          <w:rPr>
                            <w:rFonts w:ascii="Cambria Math" w:hAnsi="Cambria Math"/>
                          </w:rPr>
                          <m:t>Y</m:t>
                        </w:ins>
                      </m:r>
                    </m:e>
                    <m:sub>
                      <m:r>
                        <w:ins w:id="765" w:author="wei ganchao" w:date="2022-01-13T18:16:00Z">
                          <w:rPr>
                            <w:rFonts w:ascii="Cambria Math" w:hAnsi="Cambria Math"/>
                          </w:rPr>
                          <m:t>it</m:t>
                        </w:ins>
                      </m:r>
                    </m:sub>
                  </m:sSub>
                </m:e>
              </m:d>
            </m:num>
            <m:den>
              <m:sSub>
                <m:sSubPr>
                  <m:ctrlPr>
                    <w:ins w:id="766" w:author="wei ganchao" w:date="2022-01-13T18:16:00Z">
                      <w:rPr>
                        <w:rFonts w:ascii="Cambria Math" w:hAnsi="Cambria Math"/>
                      </w:rPr>
                    </w:ins>
                  </m:ctrlPr>
                </m:sSubPr>
                <m:e>
                  <m:r>
                    <w:ins w:id="767" w:author="wei ganchao" w:date="2022-01-13T18:16:00Z">
                      <w:rPr>
                        <w:rFonts w:ascii="Cambria Math" w:hAnsi="Cambria Math"/>
                      </w:rPr>
                      <m:t>λ</m:t>
                    </w:ins>
                  </m:r>
                  <m:ctrlPr>
                    <w:ins w:id="768" w:author="wei ganchao" w:date="2022-01-13T18:16:00Z">
                      <w:rPr>
                        <w:rFonts w:ascii="Cambria Math" w:hAnsi="Cambria Math"/>
                        <w:i/>
                      </w:rPr>
                    </w:ins>
                  </m:ctrlPr>
                </m:e>
                <m:sub>
                  <m:r>
                    <w:ins w:id="769" w:author="wei ganchao" w:date="2022-01-13T18:16:00Z">
                      <w:rPr>
                        <w:rFonts w:ascii="Cambria Math" w:hAnsi="Cambria Math"/>
                      </w:rPr>
                      <m:t>it</m:t>
                    </w:ins>
                  </m:r>
                </m:sub>
              </m:sSub>
            </m:den>
          </m:f>
          <m:r>
            <w:ins w:id="770" w:author="wei ganchao" w:date="2022-01-13T18:16:00Z">
              <m:rPr>
                <m:sty m:val="p"/>
              </m:rPr>
              <w:rPr>
                <w:rFonts w:ascii="Cambria Math" w:hAnsi="Cambria Math"/>
              </w:rPr>
              <w:br/>
            </w:ins>
          </m:r>
        </m:oMath>
        <m:oMath>
          <m:f>
            <m:fPr>
              <m:ctrlPr>
                <w:ins w:id="771" w:author="wei ganchao" w:date="2022-01-13T18:16:00Z">
                  <w:rPr>
                    <w:rFonts w:ascii="Cambria Math" w:hAnsi="Cambria Math"/>
                    <w:i/>
                  </w:rPr>
                </w:ins>
              </m:ctrlPr>
            </m:fPr>
            <m:num>
              <m:r>
                <w:ins w:id="772" w:author="wei ganchao" w:date="2022-01-13T18:16:00Z">
                  <w:rPr>
                    <w:rFonts w:ascii="Cambria Math" w:hAnsi="Cambria Math"/>
                  </w:rPr>
                  <m:t>∂</m:t>
                </w:ins>
              </m:r>
              <m:sSub>
                <m:sSubPr>
                  <m:ctrlPr>
                    <w:ins w:id="773" w:author="wei ganchao" w:date="2022-01-13T18:16:00Z">
                      <w:rPr>
                        <w:rFonts w:ascii="Cambria Math" w:hAnsi="Cambria Math"/>
                        <w:i/>
                      </w:rPr>
                    </w:ins>
                  </m:ctrlPr>
                </m:sSubPr>
                <m:e>
                  <m:r>
                    <w:ins w:id="774" w:author="wei ganchao" w:date="2022-01-13T18:16:00Z">
                      <w:rPr>
                        <w:rFonts w:ascii="Cambria Math" w:hAnsi="Cambria Math"/>
                      </w:rPr>
                      <m:t>δ</m:t>
                    </w:ins>
                  </m:r>
                </m:e>
                <m:sub>
                  <m:r>
                    <w:ins w:id="775" w:author="wei ganchao" w:date="2022-01-13T18:16:00Z">
                      <w:rPr>
                        <w:rFonts w:ascii="Cambria Math" w:hAnsi="Cambria Math"/>
                      </w:rPr>
                      <m:t>it</m:t>
                    </w:ins>
                  </m:r>
                </m:sub>
              </m:sSub>
            </m:num>
            <m:den>
              <m:r>
                <w:ins w:id="776" w:author="wei ganchao" w:date="2022-01-13T18:16:00Z">
                  <w:rPr>
                    <w:rFonts w:ascii="Cambria Math" w:hAnsi="Cambria Math"/>
                  </w:rPr>
                  <m:t>∂</m:t>
                </w:ins>
              </m:r>
              <m:sSub>
                <m:sSubPr>
                  <m:ctrlPr>
                    <w:ins w:id="777" w:author="wei ganchao" w:date="2022-01-13T18:16:00Z">
                      <w:rPr>
                        <w:rFonts w:ascii="Cambria Math" w:hAnsi="Cambria Math"/>
                        <w:i/>
                      </w:rPr>
                    </w:ins>
                  </m:ctrlPr>
                </m:sSubPr>
                <m:e>
                  <m:r>
                    <w:ins w:id="778" w:author="wei ganchao" w:date="2022-01-13T18:16:00Z">
                      <w:rPr>
                        <w:rFonts w:ascii="Cambria Math" w:hAnsi="Cambria Math"/>
                      </w:rPr>
                      <m:t>ν</m:t>
                    </w:ins>
                  </m:r>
                </m:e>
                <m:sub>
                  <m:r>
                    <w:ins w:id="779" w:author="wei ganchao" w:date="2022-01-13T18:16:00Z">
                      <w:rPr>
                        <w:rFonts w:ascii="Cambria Math" w:hAnsi="Cambria Math"/>
                      </w:rPr>
                      <m:t>it</m:t>
                    </w:ins>
                  </m:r>
                </m:sub>
              </m:sSub>
            </m:den>
          </m:f>
          <m:r>
            <w:ins w:id="780" w:author="wei ganchao" w:date="2022-01-13T18:16:00Z">
              <w:rPr>
                <w:rFonts w:ascii="Cambria Math" w:hAnsi="Cambria Math"/>
              </w:rPr>
              <m:t>=</m:t>
            </w:ins>
          </m:r>
          <m:f>
            <m:fPr>
              <m:ctrlPr>
                <w:ins w:id="781" w:author="wei ganchao" w:date="2022-01-13T18:16:00Z">
                  <w:rPr>
                    <w:rFonts w:ascii="Cambria Math" w:hAnsi="Cambria Math"/>
                    <w:i/>
                  </w:rPr>
                </w:ins>
              </m:ctrlPr>
            </m:fPr>
            <m:num>
              <m:sSup>
                <m:sSupPr>
                  <m:ctrlPr>
                    <w:ins w:id="782" w:author="wei ganchao" w:date="2022-01-13T18:16:00Z">
                      <w:rPr>
                        <w:rFonts w:ascii="Cambria Math" w:hAnsi="Cambria Math"/>
                        <w:i/>
                      </w:rPr>
                    </w:ins>
                  </m:ctrlPr>
                </m:sSupPr>
                <m:e>
                  <m:r>
                    <w:ins w:id="783" w:author="wei ganchao" w:date="2022-01-13T18:16:00Z">
                      <w:rPr>
                        <w:rFonts w:ascii="Cambria Math" w:hAnsi="Cambria Math"/>
                      </w:rPr>
                      <m:t>∂</m:t>
                    </w:ins>
                  </m:r>
                </m:e>
                <m:sup>
                  <m:r>
                    <w:ins w:id="784" w:author="wei ganchao" w:date="2022-01-13T18:16:00Z">
                      <w:rPr>
                        <w:rFonts w:ascii="Cambria Math" w:hAnsi="Cambria Math"/>
                      </w:rPr>
                      <m:t>2</m:t>
                    </w:ins>
                  </m:r>
                </m:sup>
              </m:sSup>
              <m:func>
                <m:funcPr>
                  <m:ctrlPr>
                    <w:ins w:id="785" w:author="wei ganchao" w:date="2022-01-13T18:16:00Z">
                      <w:rPr>
                        <w:rFonts w:ascii="Cambria Math" w:hAnsi="Cambria Math"/>
                        <w:i/>
                        <w:iCs/>
                      </w:rPr>
                    </w:ins>
                  </m:ctrlPr>
                </m:funcPr>
                <m:fName>
                  <m:r>
                    <w:ins w:id="786" w:author="wei ganchao" w:date="2022-01-13T18:16:00Z">
                      <m:rPr>
                        <m:sty m:val="p"/>
                      </m:rPr>
                      <w:rPr>
                        <w:rFonts w:ascii="Cambria Math" w:hAnsi="Cambria Math"/>
                      </w:rPr>
                      <m:t>log</m:t>
                    </w:ins>
                  </m:r>
                </m:fName>
                <m:e>
                  <m:sSub>
                    <m:sSubPr>
                      <m:ctrlPr>
                        <w:ins w:id="787" w:author="wei ganchao" w:date="2022-01-13T18:16:00Z">
                          <w:rPr>
                            <w:rFonts w:ascii="Cambria Math" w:hAnsi="Cambria Math"/>
                            <w:i/>
                            <w:iCs/>
                          </w:rPr>
                        </w:ins>
                      </m:ctrlPr>
                    </m:sSubPr>
                    <m:e>
                      <m:r>
                        <w:ins w:id="788" w:author="wei ganchao" w:date="2022-01-13T18:16:00Z">
                          <w:rPr>
                            <w:rFonts w:ascii="Cambria Math" w:hAnsi="Cambria Math"/>
                          </w:rPr>
                          <m:t>Z</m:t>
                        </w:ins>
                      </m:r>
                    </m:e>
                    <m:sub>
                      <m:r>
                        <w:ins w:id="789" w:author="wei ganchao" w:date="2022-01-13T18:16:00Z">
                          <w:rPr>
                            <w:rFonts w:ascii="Cambria Math" w:hAnsi="Cambria Math"/>
                          </w:rPr>
                          <m:t>it</m:t>
                        </w:ins>
                      </m:r>
                    </m:sub>
                  </m:sSub>
                </m:e>
              </m:func>
            </m:num>
            <m:den>
              <m:r>
                <w:ins w:id="790" w:author="wei ganchao" w:date="2022-01-13T18:16:00Z">
                  <w:rPr>
                    <w:rFonts w:ascii="Cambria Math" w:hAnsi="Cambria Math"/>
                  </w:rPr>
                  <m:t>∂</m:t>
                </w:ins>
              </m:r>
              <m:func>
                <m:funcPr>
                  <m:ctrlPr>
                    <w:ins w:id="791" w:author="wei ganchao" w:date="2022-01-13T18:16:00Z">
                      <w:rPr>
                        <w:rFonts w:ascii="Cambria Math" w:hAnsi="Cambria Math"/>
                        <w:i/>
                      </w:rPr>
                    </w:ins>
                  </m:ctrlPr>
                </m:funcPr>
                <m:fName>
                  <m:r>
                    <w:ins w:id="792" w:author="wei ganchao" w:date="2022-01-13T18:16:00Z">
                      <m:rPr>
                        <m:sty m:val="p"/>
                      </m:rPr>
                      <w:rPr>
                        <w:rFonts w:ascii="Cambria Math" w:hAnsi="Cambria Math"/>
                      </w:rPr>
                      <m:t>log</m:t>
                    </w:ins>
                  </m:r>
                </m:fName>
                <m:e>
                  <m:sSub>
                    <m:sSubPr>
                      <m:ctrlPr>
                        <w:ins w:id="793" w:author="wei ganchao" w:date="2022-01-13T18:16:00Z">
                          <w:rPr>
                            <w:rFonts w:ascii="Cambria Math" w:hAnsi="Cambria Math"/>
                            <w:i/>
                          </w:rPr>
                        </w:ins>
                      </m:ctrlPr>
                    </m:sSubPr>
                    <m:e>
                      <m:r>
                        <w:ins w:id="794" w:author="wei ganchao" w:date="2022-01-13T18:16:00Z">
                          <w:rPr>
                            <w:rFonts w:ascii="Cambria Math" w:hAnsi="Cambria Math"/>
                          </w:rPr>
                          <m:t>λ</m:t>
                        </w:ins>
                      </m:r>
                    </m:e>
                    <m:sub>
                      <m:r>
                        <w:ins w:id="795" w:author="wei ganchao" w:date="2022-01-13T18:16:00Z">
                          <w:rPr>
                            <w:rFonts w:ascii="Cambria Math" w:hAnsi="Cambria Math"/>
                          </w:rPr>
                          <m:t>it</m:t>
                        </w:ins>
                      </m:r>
                    </m:sub>
                  </m:sSub>
                </m:e>
              </m:func>
              <m:r>
                <w:ins w:id="796" w:author="wei ganchao" w:date="2022-01-13T18:16:00Z">
                  <w:rPr>
                    <w:rFonts w:ascii="Cambria Math" w:hAnsi="Cambria Math"/>
                  </w:rPr>
                  <m:t>∂</m:t>
                </w:ins>
              </m:r>
              <m:sSub>
                <m:sSubPr>
                  <m:ctrlPr>
                    <w:ins w:id="797" w:author="wei ganchao" w:date="2022-01-13T18:16:00Z">
                      <w:rPr>
                        <w:rFonts w:ascii="Cambria Math" w:hAnsi="Cambria Math"/>
                        <w:i/>
                      </w:rPr>
                    </w:ins>
                  </m:ctrlPr>
                </m:sSubPr>
                <m:e>
                  <m:r>
                    <w:ins w:id="798" w:author="wei ganchao" w:date="2022-01-13T18:16:00Z">
                      <w:rPr>
                        <w:rFonts w:ascii="Cambria Math" w:hAnsi="Cambria Math"/>
                      </w:rPr>
                      <m:t>ν</m:t>
                    </w:ins>
                  </m:r>
                </m:e>
                <m:sub>
                  <m:r>
                    <w:ins w:id="799" w:author="wei ganchao" w:date="2022-01-13T18:16:00Z">
                      <w:rPr>
                        <w:rFonts w:ascii="Cambria Math" w:hAnsi="Cambria Math"/>
                      </w:rPr>
                      <m:t>it</m:t>
                    </w:ins>
                  </m:r>
                </m:sub>
              </m:sSub>
            </m:den>
          </m:f>
          <m:r>
            <w:ins w:id="800" w:author="wei ganchao" w:date="2022-01-13T18:16:00Z">
              <w:rPr>
                <w:rFonts w:ascii="Cambria Math" w:hAnsi="Cambria Math"/>
              </w:rPr>
              <m:t>=-Cov(</m:t>
            </w:ins>
          </m:r>
          <m:sSub>
            <m:sSubPr>
              <m:ctrlPr>
                <w:ins w:id="801" w:author="wei ganchao" w:date="2022-01-13T18:16:00Z">
                  <w:rPr>
                    <w:rFonts w:ascii="Cambria Math" w:hAnsi="Cambria Math"/>
                    <w:i/>
                  </w:rPr>
                </w:ins>
              </m:ctrlPr>
            </m:sSubPr>
            <m:e>
              <m:r>
                <w:ins w:id="802" w:author="wei ganchao" w:date="2022-01-13T18:16:00Z">
                  <w:rPr>
                    <w:rFonts w:ascii="Cambria Math" w:hAnsi="Cambria Math"/>
                  </w:rPr>
                  <m:t>Y</m:t>
                </w:ins>
              </m:r>
            </m:e>
            <m:sub>
              <m:r>
                <w:ins w:id="803" w:author="wei ganchao" w:date="2022-01-13T18:16:00Z">
                  <w:rPr>
                    <w:rFonts w:ascii="Cambria Math" w:hAnsi="Cambria Math"/>
                  </w:rPr>
                  <m:t>it</m:t>
                </w:ins>
              </m:r>
            </m:sub>
          </m:sSub>
          <m:r>
            <w:ins w:id="804" w:author="wei ganchao" w:date="2022-01-13T18:16:00Z">
              <w:rPr>
                <w:rFonts w:ascii="Cambria Math" w:hAnsi="Cambria Math"/>
              </w:rPr>
              <m:t>,</m:t>
            </w:ins>
          </m:r>
          <m:func>
            <m:funcPr>
              <m:ctrlPr>
                <w:ins w:id="805" w:author="wei ganchao" w:date="2022-01-13T18:16:00Z">
                  <w:rPr>
                    <w:rFonts w:ascii="Cambria Math" w:hAnsi="Cambria Math"/>
                    <w:i/>
                  </w:rPr>
                </w:ins>
              </m:ctrlPr>
            </m:funcPr>
            <m:fName>
              <m:r>
                <w:ins w:id="806" w:author="wei ganchao" w:date="2022-01-13T18:16:00Z">
                  <m:rPr>
                    <m:sty m:val="p"/>
                  </m:rPr>
                  <w:rPr>
                    <w:rFonts w:ascii="Cambria Math" w:hAnsi="Cambria Math"/>
                  </w:rPr>
                  <m:t>log</m:t>
                </w:ins>
              </m:r>
            </m:fName>
            <m:e>
              <m:sSub>
                <m:sSubPr>
                  <m:ctrlPr>
                    <w:ins w:id="807" w:author="wei ganchao" w:date="2022-01-13T18:16:00Z">
                      <w:rPr>
                        <w:rFonts w:ascii="Cambria Math" w:hAnsi="Cambria Math"/>
                        <w:i/>
                      </w:rPr>
                    </w:ins>
                  </m:ctrlPr>
                </m:sSubPr>
                <m:e>
                  <m:r>
                    <w:ins w:id="808" w:author="wei ganchao" w:date="2022-01-13T18:16:00Z">
                      <w:rPr>
                        <w:rFonts w:ascii="Cambria Math" w:hAnsi="Cambria Math"/>
                      </w:rPr>
                      <m:t>Y</m:t>
                    </w:ins>
                  </m:r>
                </m:e>
                <m:sub>
                  <m:r>
                    <w:ins w:id="809" w:author="wei ganchao" w:date="2022-01-13T18:16:00Z">
                      <w:rPr>
                        <w:rFonts w:ascii="Cambria Math" w:hAnsi="Cambria Math"/>
                      </w:rPr>
                      <m:t>it</m:t>
                    </w:ins>
                  </m:r>
                </m:sub>
              </m:sSub>
              <m:r>
                <w:ins w:id="810" w:author="wei ganchao" w:date="2022-01-13T18:16:00Z">
                  <w:rPr>
                    <w:rFonts w:ascii="Cambria Math" w:hAnsi="Cambria Math"/>
                  </w:rPr>
                  <m:t>!</m:t>
                </w:ins>
              </m:r>
            </m:e>
          </m:func>
          <m:r>
            <w:ins w:id="811" w:author="wei ganchao" w:date="2022-01-13T18:16:00Z">
              <w:rPr>
                <w:rFonts w:ascii="Cambria Math" w:hAnsi="Cambria Math"/>
              </w:rPr>
              <m:t xml:space="preserve">) </m:t>
            </w:ins>
          </m:r>
        </m:oMath>
      </m:oMathPara>
    </w:p>
    <w:p w14:paraId="4B06D701" w14:textId="77777777" w:rsidR="00FF27D1" w:rsidRDefault="00FF27D1" w:rsidP="00FF27D1">
      <w:pPr>
        <w:rPr>
          <w:ins w:id="812" w:author="wei ganchao" w:date="2022-01-13T18:16:00Z"/>
        </w:rPr>
      </w:pPr>
    </w:p>
    <w:p w14:paraId="56E7617C" w14:textId="1DF48675" w:rsidR="00FF27D1" w:rsidRDefault="00FF27D1" w:rsidP="00FF27D1">
      <w:pPr>
        <w:rPr>
          <w:ins w:id="813" w:author="wei ganchao" w:date="2022-01-13T18:16:00Z"/>
        </w:rPr>
      </w:pPr>
      <w:ins w:id="814" w:author="wei ganchao" w:date="2022-01-13T18:16:00Z">
        <w:r>
          <w:t xml:space="preserve">We can calculate the moments as in the first section of the appendix, or we can use a simpler approximation </w:t>
        </w:r>
      </w:ins>
      <m:oMath>
        <m:r>
          <w:ins w:id="815" w:author="wei ganchao" w:date="2022-01-13T18:16:00Z">
            <w:rPr>
              <w:rFonts w:ascii="Cambria Math" w:hAnsi="Cambria Math"/>
            </w:rPr>
            <m:t>E</m:t>
          </w:ins>
        </m:r>
        <m:d>
          <m:dPr>
            <m:ctrlPr>
              <w:ins w:id="816" w:author="wei ganchao" w:date="2022-01-13T18:16:00Z">
                <w:rPr>
                  <w:rFonts w:ascii="Cambria Math" w:hAnsi="Cambria Math"/>
                  <w:i/>
                </w:rPr>
              </w:ins>
            </m:ctrlPr>
          </m:dPr>
          <m:e>
            <m:r>
              <w:ins w:id="817" w:author="wei ganchao" w:date="2022-01-13T18:16:00Z">
                <w:rPr>
                  <w:rFonts w:ascii="Cambria Math" w:hAnsi="Cambria Math"/>
                </w:rPr>
                <m:t>Y</m:t>
              </w:ins>
            </m:r>
          </m:e>
        </m:d>
        <m:r>
          <w:ins w:id="818" w:author="wei ganchao" w:date="2022-01-13T18:16:00Z">
            <w:rPr>
              <w:rFonts w:ascii="Cambria Math" w:hAnsi="Cambria Math"/>
            </w:rPr>
            <m:t>≈</m:t>
          </w:ins>
        </m:r>
        <m:sSup>
          <m:sSupPr>
            <m:ctrlPr>
              <w:ins w:id="819" w:author="wei ganchao" w:date="2022-01-13T18:16:00Z">
                <w:rPr>
                  <w:rFonts w:ascii="Cambria Math" w:hAnsi="Cambria Math"/>
                  <w:i/>
                </w:rPr>
              </w:ins>
            </m:ctrlPr>
          </m:sSupPr>
          <m:e>
            <m:r>
              <w:ins w:id="820" w:author="wei ganchao" w:date="2022-01-13T18:16:00Z">
                <w:rPr>
                  <w:rFonts w:ascii="Cambria Math" w:hAnsi="Cambria Math"/>
                </w:rPr>
                <m:t>λ</m:t>
              </w:ins>
            </m:r>
          </m:e>
          <m:sup>
            <m:r>
              <w:ins w:id="821" w:author="wei ganchao" w:date="2022-01-13T18:16:00Z">
                <w:rPr>
                  <w:rFonts w:ascii="Cambria Math" w:hAnsi="Cambria Math"/>
                </w:rPr>
                <m:t>1/ν</m:t>
              </w:ins>
            </m:r>
          </m:sup>
        </m:sSup>
        <m:r>
          <w:ins w:id="822" w:author="wei ganchao" w:date="2022-01-13T18:16:00Z">
            <w:rPr>
              <w:rFonts w:ascii="Cambria Math" w:hAnsi="Cambria Math"/>
            </w:rPr>
            <m:t>-</m:t>
          </w:ins>
        </m:r>
        <m:f>
          <m:fPr>
            <m:ctrlPr>
              <w:ins w:id="823" w:author="wei ganchao" w:date="2022-01-13T18:16:00Z">
                <w:rPr>
                  <w:rFonts w:ascii="Cambria Math" w:hAnsi="Cambria Math"/>
                  <w:i/>
                </w:rPr>
              </w:ins>
            </m:ctrlPr>
          </m:fPr>
          <m:num>
            <m:r>
              <w:ins w:id="824" w:author="wei ganchao" w:date="2022-01-13T18:16:00Z">
                <w:rPr>
                  <w:rFonts w:ascii="Cambria Math" w:hAnsi="Cambria Math"/>
                </w:rPr>
                <m:t>ν-1</m:t>
              </w:ins>
            </m:r>
          </m:num>
          <m:den>
            <m:r>
              <w:ins w:id="825" w:author="wei ganchao" w:date="2022-01-13T18:16:00Z">
                <w:rPr>
                  <w:rFonts w:ascii="Cambria Math" w:hAnsi="Cambria Math"/>
                </w:rPr>
                <m:t>2ν</m:t>
              </w:ins>
            </m:r>
          </m:den>
        </m:f>
      </m:oMath>
      <w:ins w:id="826" w:author="wei ganchao" w:date="2022-01-13T18:16:00Z">
        <w:r>
          <w:t xml:space="preserve"> when </w:t>
        </w:r>
      </w:ins>
      <m:oMath>
        <m:r>
          <w:ins w:id="827" w:author="wei ganchao" w:date="2022-01-13T18:16:00Z">
            <w:rPr>
              <w:rFonts w:ascii="Cambria Math" w:hAnsi="Cambria Math"/>
            </w:rPr>
            <m:t>ν≤1</m:t>
          </w:ins>
        </m:r>
      </m:oMath>
      <w:ins w:id="828" w:author="wei ganchao" w:date="2022-01-13T18:16:00Z">
        <w:r>
          <w:t xml:space="preserve"> or </w:t>
        </w:r>
      </w:ins>
      <m:oMath>
        <m:r>
          <w:ins w:id="829" w:author="wei ganchao" w:date="2022-01-13T18:16:00Z">
            <w:rPr>
              <w:rFonts w:ascii="Cambria Math" w:hAnsi="Cambria Math"/>
            </w:rPr>
            <m:t>λ&gt;</m:t>
          </w:ins>
        </m:r>
        <m:sSup>
          <m:sSupPr>
            <m:ctrlPr>
              <w:ins w:id="830" w:author="wei ganchao" w:date="2022-01-13T18:16:00Z">
                <w:rPr>
                  <w:rFonts w:ascii="Cambria Math" w:hAnsi="Cambria Math"/>
                  <w:i/>
                </w:rPr>
              </w:ins>
            </m:ctrlPr>
          </m:sSupPr>
          <m:e>
            <m:r>
              <w:ins w:id="831" w:author="wei ganchao" w:date="2022-01-13T18:16:00Z">
                <w:rPr>
                  <w:rFonts w:ascii="Cambria Math" w:hAnsi="Cambria Math"/>
                </w:rPr>
                <m:t>10</m:t>
              </w:ins>
            </m:r>
          </m:e>
          <m:sup>
            <m:r>
              <w:ins w:id="832" w:author="wei ganchao" w:date="2022-01-13T18:16:00Z">
                <w:rPr>
                  <w:rFonts w:ascii="Cambria Math" w:hAnsi="Cambria Math"/>
                </w:rPr>
                <m:t>ν</m:t>
              </w:ins>
            </m:r>
          </m:sup>
        </m:sSup>
      </m:oMath>
      <w:ins w:id="833" w:author="wei ganchao" w:date="2022-01-13T18:16:00Z">
        <w:r>
          <w:t xml:space="preserve">. Then </w:t>
        </w:r>
      </w:ins>
      <m:oMath>
        <m:f>
          <m:fPr>
            <m:ctrlPr>
              <w:ins w:id="834" w:author="wei ganchao" w:date="2022-01-13T18:16:00Z">
                <w:rPr>
                  <w:rFonts w:ascii="Cambria Math" w:hAnsi="Cambria Math"/>
                  <w:i/>
                </w:rPr>
              </w:ins>
            </m:ctrlPr>
          </m:fPr>
          <m:num>
            <m:r>
              <w:ins w:id="835" w:author="wei ganchao" w:date="2022-01-13T18:16:00Z">
                <w:rPr>
                  <w:rFonts w:ascii="Cambria Math" w:hAnsi="Cambria Math"/>
                </w:rPr>
                <m:t>∂</m:t>
              </w:ins>
            </m:r>
            <m:sSub>
              <m:sSubPr>
                <m:ctrlPr>
                  <w:ins w:id="836" w:author="wei ganchao" w:date="2022-01-13T18:16:00Z">
                    <w:rPr>
                      <w:rFonts w:ascii="Cambria Math" w:hAnsi="Cambria Math"/>
                      <w:i/>
                    </w:rPr>
                  </w:ins>
                </m:ctrlPr>
              </m:sSubPr>
              <m:e>
                <m:r>
                  <w:ins w:id="837" w:author="wei ganchao" w:date="2022-01-13T18:16:00Z">
                    <w:rPr>
                      <w:rFonts w:ascii="Cambria Math" w:hAnsi="Cambria Math"/>
                    </w:rPr>
                    <m:t>δ</m:t>
                  </w:ins>
                </m:r>
              </m:e>
              <m:sub>
                <m:r>
                  <w:ins w:id="838" w:author="wei ganchao" w:date="2022-01-13T18:16:00Z">
                    <w:rPr>
                      <w:rFonts w:ascii="Cambria Math" w:hAnsi="Cambria Math"/>
                    </w:rPr>
                    <m:t>it</m:t>
                  </w:ins>
                </m:r>
              </m:sub>
            </m:sSub>
          </m:num>
          <m:den>
            <m:r>
              <w:ins w:id="839" w:author="wei ganchao" w:date="2022-01-13T18:16:00Z">
                <w:rPr>
                  <w:rFonts w:ascii="Cambria Math" w:hAnsi="Cambria Math"/>
                </w:rPr>
                <m:t>∂</m:t>
              </w:ins>
            </m:r>
            <m:sSub>
              <m:sSubPr>
                <m:ctrlPr>
                  <w:ins w:id="840" w:author="wei ganchao" w:date="2022-01-13T18:16:00Z">
                    <w:rPr>
                      <w:rFonts w:ascii="Cambria Math" w:hAnsi="Cambria Math"/>
                      <w:i/>
                    </w:rPr>
                  </w:ins>
                </m:ctrlPr>
              </m:sSubPr>
              <m:e>
                <m:r>
                  <w:ins w:id="841" w:author="wei ganchao" w:date="2022-01-13T18:16:00Z">
                    <w:rPr>
                      <w:rFonts w:ascii="Cambria Math" w:hAnsi="Cambria Math"/>
                    </w:rPr>
                    <m:t>λ</m:t>
                  </w:ins>
                </m:r>
              </m:e>
              <m:sub>
                <m:r>
                  <w:ins w:id="842" w:author="wei ganchao" w:date="2022-01-13T18:16:00Z">
                    <w:rPr>
                      <w:rFonts w:ascii="Cambria Math" w:hAnsi="Cambria Math"/>
                    </w:rPr>
                    <m:t>it</m:t>
                  </w:ins>
                </m:r>
              </m:sub>
            </m:sSub>
          </m:den>
        </m:f>
        <m:r>
          <w:ins w:id="843" w:author="wei ganchao" w:date="2022-01-13T18:16:00Z">
            <w:rPr>
              <w:rFonts w:ascii="Cambria Math" w:hAnsi="Cambria Math"/>
            </w:rPr>
            <m:t>≈</m:t>
          </w:ins>
        </m:r>
        <m:f>
          <m:fPr>
            <m:ctrlPr>
              <w:ins w:id="844" w:author="wei ganchao" w:date="2022-01-13T18:16:00Z">
                <w:rPr>
                  <w:rFonts w:ascii="Cambria Math" w:hAnsi="Cambria Math"/>
                  <w:i/>
                </w:rPr>
              </w:ins>
            </m:ctrlPr>
          </m:fPr>
          <m:num>
            <m:r>
              <w:ins w:id="845" w:author="wei ganchao" w:date="2022-01-13T18:16:00Z">
                <w:rPr>
                  <w:rFonts w:ascii="Cambria Math" w:hAnsi="Cambria Math"/>
                </w:rPr>
                <m:t>1</m:t>
              </w:ins>
            </m:r>
          </m:num>
          <m:den>
            <m:sSub>
              <m:sSubPr>
                <m:ctrlPr>
                  <w:ins w:id="846" w:author="wei ganchao" w:date="2022-01-13T18:16:00Z">
                    <w:rPr>
                      <w:rFonts w:ascii="Cambria Math" w:hAnsi="Cambria Math"/>
                      <w:i/>
                    </w:rPr>
                  </w:ins>
                </m:ctrlPr>
              </m:sSubPr>
              <m:e>
                <m:r>
                  <w:ins w:id="847" w:author="wei ganchao" w:date="2022-01-13T18:16:00Z">
                    <w:rPr>
                      <w:rFonts w:ascii="Cambria Math" w:hAnsi="Cambria Math"/>
                    </w:rPr>
                    <m:t>ν</m:t>
                  </w:ins>
                </m:r>
              </m:e>
              <m:sub>
                <m:r>
                  <w:ins w:id="848" w:author="wei ganchao" w:date="2022-01-13T18:16:00Z">
                    <w:rPr>
                      <w:rFonts w:ascii="Cambria Math" w:hAnsi="Cambria Math"/>
                    </w:rPr>
                    <m:t>it</m:t>
                  </w:ins>
                </m:r>
              </m:sub>
            </m:sSub>
          </m:den>
        </m:f>
        <m:sSubSup>
          <m:sSubSupPr>
            <m:ctrlPr>
              <w:ins w:id="849" w:author="wei ganchao" w:date="2022-01-13T18:16:00Z">
                <w:rPr>
                  <w:rFonts w:ascii="Cambria Math" w:hAnsi="Cambria Math"/>
                  <w:i/>
                </w:rPr>
              </w:ins>
            </m:ctrlPr>
          </m:sSubSupPr>
          <m:e>
            <m:r>
              <w:ins w:id="850" w:author="wei ganchao" w:date="2022-01-13T18:16:00Z">
                <w:rPr>
                  <w:rFonts w:ascii="Cambria Math" w:hAnsi="Cambria Math"/>
                </w:rPr>
                <m:t>λ</m:t>
              </w:ins>
            </m:r>
          </m:e>
          <m:sub>
            <m:r>
              <w:ins w:id="851" w:author="wei ganchao" w:date="2022-01-13T18:16:00Z">
                <w:rPr>
                  <w:rFonts w:ascii="Cambria Math" w:hAnsi="Cambria Math"/>
                </w:rPr>
                <m:t>it</m:t>
              </w:ins>
            </m:r>
          </m:sub>
          <m:sup>
            <m:r>
              <w:ins w:id="852" w:author="wei ganchao" w:date="2022-01-13T18:16:00Z">
                <w:rPr>
                  <w:rFonts w:ascii="Cambria Math" w:hAnsi="Cambria Math"/>
                </w:rPr>
                <m:t>1/</m:t>
              </w:ins>
            </m:r>
            <m:sSub>
              <m:sSubPr>
                <m:ctrlPr>
                  <w:ins w:id="853" w:author="wei ganchao" w:date="2022-01-13T18:16:00Z">
                    <w:rPr>
                      <w:rFonts w:ascii="Cambria Math" w:hAnsi="Cambria Math"/>
                      <w:i/>
                    </w:rPr>
                  </w:ins>
                </m:ctrlPr>
              </m:sSubPr>
              <m:e>
                <m:r>
                  <w:ins w:id="854" w:author="wei ganchao" w:date="2022-01-13T18:16:00Z">
                    <w:rPr>
                      <w:rFonts w:ascii="Cambria Math" w:hAnsi="Cambria Math"/>
                    </w:rPr>
                    <m:t>ν</m:t>
                  </w:ins>
                </m:r>
              </m:e>
              <m:sub>
                <m:r>
                  <w:ins w:id="855" w:author="wei ganchao" w:date="2022-01-13T18:16:00Z">
                    <w:rPr>
                      <w:rFonts w:ascii="Cambria Math" w:hAnsi="Cambria Math"/>
                    </w:rPr>
                    <m:t>it</m:t>
                  </w:ins>
                </m:r>
              </m:sub>
            </m:sSub>
            <m:r>
              <w:ins w:id="856" w:author="wei ganchao" w:date="2022-01-13T18:16:00Z">
                <w:rPr>
                  <w:rFonts w:ascii="Cambria Math" w:hAnsi="Cambria Math"/>
                </w:rPr>
                <m:t>-1</m:t>
              </w:ins>
            </m:r>
          </m:sup>
        </m:sSubSup>
      </m:oMath>
      <w:ins w:id="857" w:author="wei ganchao" w:date="2022-01-13T18:16:00Z">
        <w:r>
          <w:t xml:space="preserve"> and </w:t>
        </w:r>
      </w:ins>
      <m:oMath>
        <m:f>
          <m:fPr>
            <m:ctrlPr>
              <w:ins w:id="858" w:author="wei ganchao" w:date="2022-01-13T18:16:00Z">
                <w:rPr>
                  <w:rFonts w:ascii="Cambria Math" w:hAnsi="Cambria Math"/>
                  <w:i/>
                </w:rPr>
              </w:ins>
            </m:ctrlPr>
          </m:fPr>
          <m:num>
            <m:r>
              <w:ins w:id="859" w:author="wei ganchao" w:date="2022-01-13T18:16:00Z">
                <w:rPr>
                  <w:rFonts w:ascii="Cambria Math" w:hAnsi="Cambria Math"/>
                </w:rPr>
                <m:t>∂</m:t>
              </w:ins>
            </m:r>
            <m:sSub>
              <m:sSubPr>
                <m:ctrlPr>
                  <w:ins w:id="860" w:author="wei ganchao" w:date="2022-01-13T18:16:00Z">
                    <w:rPr>
                      <w:rFonts w:ascii="Cambria Math" w:hAnsi="Cambria Math"/>
                      <w:i/>
                    </w:rPr>
                  </w:ins>
                </m:ctrlPr>
              </m:sSubPr>
              <m:e>
                <m:r>
                  <w:ins w:id="861" w:author="wei ganchao" w:date="2022-01-13T18:16:00Z">
                    <w:rPr>
                      <w:rFonts w:ascii="Cambria Math" w:hAnsi="Cambria Math"/>
                    </w:rPr>
                    <m:t>δ</m:t>
                  </w:ins>
                </m:r>
              </m:e>
              <m:sub>
                <m:r>
                  <w:ins w:id="862" w:author="wei ganchao" w:date="2022-01-13T18:16:00Z">
                    <w:rPr>
                      <w:rFonts w:ascii="Cambria Math" w:hAnsi="Cambria Math"/>
                    </w:rPr>
                    <m:t>it</m:t>
                  </w:ins>
                </m:r>
              </m:sub>
            </m:sSub>
          </m:num>
          <m:den>
            <m:r>
              <w:ins w:id="863" w:author="wei ganchao" w:date="2022-01-13T18:16:00Z">
                <w:rPr>
                  <w:rFonts w:ascii="Cambria Math" w:hAnsi="Cambria Math"/>
                </w:rPr>
                <m:t>∂</m:t>
              </w:ins>
            </m:r>
            <m:sSub>
              <m:sSubPr>
                <m:ctrlPr>
                  <w:ins w:id="864" w:author="wei ganchao" w:date="2022-01-13T18:16:00Z">
                    <w:rPr>
                      <w:rFonts w:ascii="Cambria Math" w:hAnsi="Cambria Math"/>
                      <w:i/>
                    </w:rPr>
                  </w:ins>
                </m:ctrlPr>
              </m:sSubPr>
              <m:e>
                <m:r>
                  <w:ins w:id="865" w:author="wei ganchao" w:date="2022-01-13T18:16:00Z">
                    <w:rPr>
                      <w:rFonts w:ascii="Cambria Math" w:hAnsi="Cambria Math"/>
                    </w:rPr>
                    <m:t>ν</m:t>
                  </w:ins>
                </m:r>
              </m:e>
              <m:sub>
                <m:r>
                  <w:ins w:id="866" w:author="wei ganchao" w:date="2022-01-13T18:16:00Z">
                    <w:rPr>
                      <w:rFonts w:ascii="Cambria Math" w:hAnsi="Cambria Math"/>
                    </w:rPr>
                    <m:t>it</m:t>
                  </w:ins>
                </m:r>
              </m:sub>
            </m:sSub>
          </m:den>
        </m:f>
        <m:r>
          <w:ins w:id="867" w:author="wei ganchao" w:date="2022-01-13T18:16:00Z">
            <w:rPr>
              <w:rFonts w:ascii="Cambria Math" w:hAnsi="Cambria Math"/>
            </w:rPr>
            <m:t>≈-</m:t>
          </w:ins>
        </m:r>
        <m:f>
          <m:fPr>
            <m:ctrlPr>
              <w:ins w:id="868" w:author="wei ganchao" w:date="2022-01-13T18:16:00Z">
                <w:rPr>
                  <w:rFonts w:ascii="Cambria Math" w:hAnsi="Cambria Math"/>
                  <w:i/>
                </w:rPr>
              </w:ins>
            </m:ctrlPr>
          </m:fPr>
          <m:num>
            <m:sSubSup>
              <m:sSubSupPr>
                <m:ctrlPr>
                  <w:ins w:id="869" w:author="wei ganchao" w:date="2022-01-13T18:16:00Z">
                    <w:rPr>
                      <w:rFonts w:ascii="Cambria Math" w:hAnsi="Cambria Math"/>
                      <w:i/>
                    </w:rPr>
                  </w:ins>
                </m:ctrlPr>
              </m:sSubSupPr>
              <m:e>
                <m:r>
                  <w:ins w:id="870" w:author="wei ganchao" w:date="2022-01-13T18:16:00Z">
                    <w:rPr>
                      <w:rFonts w:ascii="Cambria Math" w:hAnsi="Cambria Math"/>
                    </w:rPr>
                    <m:t>λ</m:t>
                  </w:ins>
                </m:r>
              </m:e>
              <m:sub>
                <m:r>
                  <w:ins w:id="871" w:author="wei ganchao" w:date="2022-01-13T18:16:00Z">
                    <w:rPr>
                      <w:rFonts w:ascii="Cambria Math" w:hAnsi="Cambria Math"/>
                    </w:rPr>
                    <m:t>it</m:t>
                  </w:ins>
                </m:r>
              </m:sub>
              <m:sup>
                <m:r>
                  <w:ins w:id="872" w:author="wei ganchao" w:date="2022-01-13T18:16:00Z">
                    <w:rPr>
                      <w:rFonts w:ascii="Cambria Math" w:hAnsi="Cambria Math"/>
                    </w:rPr>
                    <m:t>1/</m:t>
                  </w:ins>
                </m:r>
                <m:sSub>
                  <m:sSubPr>
                    <m:ctrlPr>
                      <w:ins w:id="873" w:author="wei ganchao" w:date="2022-01-13T18:16:00Z">
                        <w:rPr>
                          <w:rFonts w:ascii="Cambria Math" w:hAnsi="Cambria Math"/>
                          <w:i/>
                        </w:rPr>
                      </w:ins>
                    </m:ctrlPr>
                  </m:sSubPr>
                  <m:e>
                    <m:r>
                      <w:ins w:id="874" w:author="wei ganchao" w:date="2022-01-13T18:16:00Z">
                        <w:rPr>
                          <w:rFonts w:ascii="Cambria Math" w:hAnsi="Cambria Math"/>
                        </w:rPr>
                        <m:t>ν</m:t>
                      </w:ins>
                    </m:r>
                  </m:e>
                  <m:sub>
                    <m:r>
                      <w:ins w:id="875" w:author="wei ganchao" w:date="2022-01-13T18:16:00Z">
                        <w:rPr>
                          <w:rFonts w:ascii="Cambria Math" w:hAnsi="Cambria Math"/>
                        </w:rPr>
                        <m:t>it</m:t>
                      </w:ins>
                    </m:r>
                  </m:sub>
                </m:sSub>
              </m:sup>
            </m:sSubSup>
            <m:func>
              <m:funcPr>
                <m:ctrlPr>
                  <w:ins w:id="876" w:author="wei ganchao" w:date="2022-01-13T18:16:00Z">
                    <w:rPr>
                      <w:rFonts w:ascii="Cambria Math" w:hAnsi="Cambria Math"/>
                      <w:i/>
                    </w:rPr>
                  </w:ins>
                </m:ctrlPr>
              </m:funcPr>
              <m:fName>
                <m:r>
                  <w:ins w:id="877" w:author="wei ganchao" w:date="2022-01-13T18:16:00Z">
                    <m:rPr>
                      <m:sty m:val="p"/>
                    </m:rPr>
                    <w:rPr>
                      <w:rFonts w:ascii="Cambria Math" w:hAnsi="Cambria Math"/>
                    </w:rPr>
                    <m:t>log</m:t>
                  </w:ins>
                </m:r>
              </m:fName>
              <m:e>
                <m:sSub>
                  <m:sSubPr>
                    <m:ctrlPr>
                      <w:ins w:id="878" w:author="wei ganchao" w:date="2022-01-13T18:16:00Z">
                        <w:rPr>
                          <w:rFonts w:ascii="Cambria Math" w:hAnsi="Cambria Math"/>
                          <w:i/>
                        </w:rPr>
                      </w:ins>
                    </m:ctrlPr>
                  </m:sSubPr>
                  <m:e>
                    <m:r>
                      <w:ins w:id="879" w:author="wei ganchao" w:date="2022-01-13T18:16:00Z">
                        <w:rPr>
                          <w:rFonts w:ascii="Cambria Math" w:hAnsi="Cambria Math"/>
                        </w:rPr>
                        <m:t>λ</m:t>
                      </w:ins>
                    </m:r>
                  </m:e>
                  <m:sub>
                    <m:r>
                      <w:ins w:id="880" w:author="wei ganchao" w:date="2022-01-13T18:16:00Z">
                        <w:rPr>
                          <w:rFonts w:ascii="Cambria Math" w:hAnsi="Cambria Math"/>
                        </w:rPr>
                        <m:t>it</m:t>
                      </w:ins>
                    </m:r>
                  </m:sub>
                </m:sSub>
              </m:e>
            </m:func>
          </m:num>
          <m:den>
            <m:sSubSup>
              <m:sSubSupPr>
                <m:ctrlPr>
                  <w:ins w:id="881" w:author="wei ganchao" w:date="2022-01-13T18:16:00Z">
                    <w:rPr>
                      <w:rFonts w:ascii="Cambria Math" w:hAnsi="Cambria Math"/>
                      <w:i/>
                    </w:rPr>
                  </w:ins>
                </m:ctrlPr>
              </m:sSubSupPr>
              <m:e>
                <m:r>
                  <w:ins w:id="882" w:author="wei ganchao" w:date="2022-01-13T18:16:00Z">
                    <w:rPr>
                      <w:rFonts w:ascii="Cambria Math" w:hAnsi="Cambria Math"/>
                    </w:rPr>
                    <m:t>ν</m:t>
                  </w:ins>
                </m:r>
              </m:e>
              <m:sub>
                <m:r>
                  <w:ins w:id="883" w:author="wei ganchao" w:date="2022-01-13T18:16:00Z">
                    <w:rPr>
                      <w:rFonts w:ascii="Cambria Math" w:hAnsi="Cambria Math"/>
                    </w:rPr>
                    <m:t>it</m:t>
                  </w:ins>
                </m:r>
              </m:sub>
              <m:sup>
                <m:r>
                  <w:ins w:id="884" w:author="wei ganchao" w:date="2022-01-13T18:16:00Z">
                    <w:rPr>
                      <w:rFonts w:ascii="Cambria Math" w:hAnsi="Cambria Math"/>
                    </w:rPr>
                    <m:t>2</m:t>
                  </w:ins>
                </m:r>
              </m:sup>
            </m:sSubSup>
          </m:den>
        </m:f>
        <m:r>
          <w:ins w:id="885" w:author="wei ganchao" w:date="2022-01-13T18:16:00Z">
            <w:rPr>
              <w:rFonts w:ascii="Cambria Math" w:hAnsi="Cambria Math"/>
            </w:rPr>
            <m:t>-</m:t>
          </w:ins>
        </m:r>
        <m:f>
          <m:fPr>
            <m:ctrlPr>
              <w:ins w:id="886" w:author="wei ganchao" w:date="2022-01-13T18:16:00Z">
                <w:rPr>
                  <w:rFonts w:ascii="Cambria Math" w:hAnsi="Cambria Math"/>
                  <w:i/>
                </w:rPr>
              </w:ins>
            </m:ctrlPr>
          </m:fPr>
          <m:num>
            <m:r>
              <w:ins w:id="887" w:author="wei ganchao" w:date="2022-01-13T18:16:00Z">
                <w:rPr>
                  <w:rFonts w:ascii="Cambria Math" w:hAnsi="Cambria Math"/>
                </w:rPr>
                <m:t>1</m:t>
              </w:ins>
            </m:r>
          </m:num>
          <m:den>
            <m:r>
              <w:ins w:id="888" w:author="wei ganchao" w:date="2022-01-13T18:16:00Z">
                <w:rPr>
                  <w:rFonts w:ascii="Cambria Math" w:hAnsi="Cambria Math"/>
                </w:rPr>
                <m:t>2</m:t>
              </w:ins>
            </m:r>
            <m:sSubSup>
              <m:sSubSupPr>
                <m:ctrlPr>
                  <w:ins w:id="889" w:author="wei ganchao" w:date="2022-01-13T18:16:00Z">
                    <w:rPr>
                      <w:rFonts w:ascii="Cambria Math" w:hAnsi="Cambria Math"/>
                      <w:i/>
                    </w:rPr>
                  </w:ins>
                </m:ctrlPr>
              </m:sSubSupPr>
              <m:e>
                <m:r>
                  <w:ins w:id="890" w:author="wei ganchao" w:date="2022-01-13T18:16:00Z">
                    <w:rPr>
                      <w:rFonts w:ascii="Cambria Math" w:hAnsi="Cambria Math"/>
                    </w:rPr>
                    <m:t>ν</m:t>
                  </w:ins>
                </m:r>
              </m:e>
              <m:sub>
                <m:r>
                  <w:ins w:id="891" w:author="wei ganchao" w:date="2022-01-13T18:16:00Z">
                    <w:rPr>
                      <w:rFonts w:ascii="Cambria Math" w:hAnsi="Cambria Math"/>
                    </w:rPr>
                    <m:t>it</m:t>
                  </w:ins>
                </m:r>
              </m:sub>
              <m:sup>
                <m:r>
                  <w:ins w:id="892" w:author="wei ganchao" w:date="2022-01-13T18:16:00Z">
                    <w:rPr>
                      <w:rFonts w:ascii="Cambria Math" w:hAnsi="Cambria Math"/>
                    </w:rPr>
                    <m:t>2</m:t>
                  </w:ins>
                </m:r>
              </m:sup>
            </m:sSubSup>
          </m:den>
        </m:f>
      </m:oMath>
      <w:ins w:id="893" w:author="wei ganchao" w:date="2022-01-13T18:16:00Z">
        <w:r>
          <w:t>.</w:t>
        </w:r>
      </w:ins>
    </w:p>
    <w:p w14:paraId="5924431F" w14:textId="05397AD0" w:rsidR="00FF27D1" w:rsidRDefault="00FF27D1" w:rsidP="00FF27D1">
      <w:pPr>
        <w:rPr>
          <w:ins w:id="894" w:author="wei ganchao" w:date="2022-01-13T18:16:00Z"/>
        </w:rPr>
      </w:pPr>
    </w:p>
    <w:p w14:paraId="5FE15600" w14:textId="77777777" w:rsidR="00FF27D1" w:rsidRPr="00FF27D1" w:rsidRDefault="00FF27D1">
      <w:pPr>
        <w:pPrChange w:id="895" w:author="wei ganchao" w:date="2022-01-13T18:16:00Z">
          <w:pPr>
            <w:pStyle w:val="Heading1"/>
          </w:pPr>
        </w:pPrChange>
      </w:pPr>
    </w:p>
    <w:p w14:paraId="2D40B668" w14:textId="50815E21" w:rsidR="00D3079B" w:rsidRDefault="005713EA" w:rsidP="00AC455B">
      <w:pPr>
        <w:pStyle w:val="Heading2"/>
      </w:pPr>
      <w:ins w:id="896" w:author="wei ganchao" w:date="2022-01-13T18:24:00Z">
        <w:r w:rsidRPr="005713EA">
          <w:t>Moments approximation for Conway-Maxwell Poisson distribution</w:t>
        </w:r>
      </w:ins>
      <w:del w:id="897"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898" w:author="wei ganchao" w:date="2022-01-13T18:25:00Z"/>
        </w:rPr>
      </w:pPr>
      <w:ins w:id="899" w:author="wei ganchao" w:date="2022-01-13T18:25:00Z">
        <w:r w:rsidRPr="005713EA">
          <w:t>To estimate the state-vector for the dynamic CMP model, we need to</w:t>
        </w:r>
      </w:ins>
      <w:ins w:id="900" w:author="wei ganchao" w:date="2022-01-13T18:39:00Z">
        <w:r w:rsidR="00A07841">
          <w:t xml:space="preserve"> find</w:t>
        </w:r>
      </w:ins>
      <w:ins w:id="901" w:author="wei ganchao" w:date="2022-01-13T18:25:00Z">
        <w:r w:rsidRPr="005713EA">
          <w:t xml:space="preserve"> first and second moments for</w:t>
        </w:r>
        <w:r>
          <w:t xml:space="preserve"> </w:t>
        </w:r>
      </w:ins>
      <m:oMath>
        <m:r>
          <w:ins w:id="902" w:author="wei ganchao" w:date="2022-01-13T18:25:00Z">
            <w:rPr>
              <w:rFonts w:ascii="Cambria Math" w:hAnsi="Cambria Math"/>
            </w:rPr>
            <m:t>Y</m:t>
          </w:ins>
        </m:r>
      </m:oMath>
      <w:ins w:id="903"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904" w:author="wei ganchao" w:date="2022-01-13T18:25:00Z">
                <w:rPr>
                  <w:rFonts w:ascii="Cambria Math" w:hAnsi="Cambria Math"/>
                </w:rPr>
                <m:t>Y!</m:t>
              </w:ins>
            </m:r>
          </m:e>
        </m:func>
      </m:oMath>
      <w:ins w:id="905" w:author="wei ganchao" w:date="2022-01-13T18:25:00Z">
        <w:r>
          <w:t xml:space="preserve">. For </w:t>
        </w:r>
      </w:ins>
      <m:oMath>
        <m:r>
          <w:ins w:id="906" w:author="wei ganchao" w:date="2022-01-13T18:25:00Z">
            <w:rPr>
              <w:rFonts w:ascii="Cambria Math" w:hAnsi="Cambria Math"/>
            </w:rPr>
            <m:t>Y∼CMP(λ,ν)</m:t>
          </w:ins>
        </m:r>
      </m:oMath>
      <w:ins w:id="907" w:author="wei ganchao" w:date="2022-01-13T18:25:00Z">
        <w:r>
          <w:t>,</w:t>
        </w:r>
      </w:ins>
    </w:p>
    <w:p w14:paraId="400F8431" w14:textId="10E58C89" w:rsidR="005713EA" w:rsidRDefault="005713EA" w:rsidP="00D3079B">
      <w:pPr>
        <w:rPr>
          <w:ins w:id="908" w:author="wei ganchao" w:date="2022-01-13T18:25:00Z"/>
        </w:rPr>
      </w:pPr>
      <m:oMathPara>
        <m:oMath>
          <m:r>
            <w:ins w:id="909" w:author="wei ganchao" w:date="2022-01-13T18:26:00Z">
              <w:rPr>
                <w:rFonts w:ascii="Cambria Math" w:hAnsi="Cambria Math"/>
              </w:rPr>
              <w:lastRenderedPageBreak/>
              <m:t>Z</m:t>
            </w:ins>
          </m:r>
          <m:d>
            <m:dPr>
              <m:ctrlPr>
                <w:ins w:id="910" w:author="wei ganchao" w:date="2022-01-13T18:26:00Z">
                  <w:rPr>
                    <w:rFonts w:ascii="Cambria Math" w:hAnsi="Cambria Math"/>
                    <w:i/>
                  </w:rPr>
                </w:ins>
              </m:ctrlPr>
            </m:dPr>
            <m:e>
              <m:r>
                <w:ins w:id="911" w:author="wei ganchao" w:date="2022-01-13T18:26:00Z">
                  <w:rPr>
                    <w:rFonts w:ascii="Cambria Math" w:hAnsi="Cambria Math"/>
                  </w:rPr>
                  <m:t>λ,ν</m:t>
                </w:ins>
              </m:r>
            </m:e>
          </m:d>
          <m:r>
            <w:ins w:id="912" w:author="wei ganchao" w:date="2022-01-13T18:26:00Z">
              <w:rPr>
                <w:rFonts w:ascii="Cambria Math" w:hAnsi="Cambria Math"/>
              </w:rPr>
              <m:t>=</m:t>
            </w:ins>
          </m:r>
          <m:nary>
            <m:naryPr>
              <m:chr m:val="∑"/>
              <m:limLoc m:val="undOvr"/>
              <m:ctrlPr>
                <w:ins w:id="913" w:author="wei ganchao" w:date="2022-01-13T18:26:00Z">
                  <w:rPr>
                    <w:rFonts w:ascii="Cambria Math" w:hAnsi="Cambria Math"/>
                    <w:i/>
                  </w:rPr>
                </w:ins>
              </m:ctrlPr>
            </m:naryPr>
            <m:sub>
              <m:r>
                <w:ins w:id="914" w:author="wei ganchao" w:date="2022-01-13T18:26:00Z">
                  <w:rPr>
                    <w:rFonts w:ascii="Cambria Math" w:hAnsi="Cambria Math"/>
                  </w:rPr>
                  <m:t>k=0</m:t>
                </w:ins>
              </m:r>
            </m:sub>
            <m:sup>
              <m:r>
                <w:ins w:id="915" w:author="wei ganchao" w:date="2022-01-13T18:26:00Z">
                  <w:rPr>
                    <w:rFonts w:ascii="Cambria Math" w:hAnsi="Cambria Math"/>
                  </w:rPr>
                  <m:t>∞</m:t>
                </w:ins>
              </m:r>
            </m:sup>
            <m:e>
              <m:f>
                <m:fPr>
                  <m:ctrlPr>
                    <w:ins w:id="916" w:author="wei ganchao" w:date="2022-01-13T18:26:00Z">
                      <w:rPr>
                        <w:rFonts w:ascii="Cambria Math" w:hAnsi="Cambria Math"/>
                        <w:i/>
                      </w:rPr>
                    </w:ins>
                  </m:ctrlPr>
                </m:fPr>
                <m:num>
                  <m:sSup>
                    <m:sSupPr>
                      <m:ctrlPr>
                        <w:ins w:id="917" w:author="wei ganchao" w:date="2022-01-13T18:26:00Z">
                          <w:rPr>
                            <w:rFonts w:ascii="Cambria Math" w:hAnsi="Cambria Math"/>
                            <w:i/>
                          </w:rPr>
                        </w:ins>
                      </m:ctrlPr>
                    </m:sSupPr>
                    <m:e>
                      <m:r>
                        <w:ins w:id="918" w:author="wei ganchao" w:date="2022-01-13T18:26:00Z">
                          <w:rPr>
                            <w:rFonts w:ascii="Cambria Math" w:hAnsi="Cambria Math"/>
                          </w:rPr>
                          <m:t>λ</m:t>
                        </w:ins>
                      </m:r>
                    </m:e>
                    <m:sup>
                      <m:r>
                        <w:ins w:id="919" w:author="wei ganchao" w:date="2022-01-13T18:26:00Z">
                          <w:rPr>
                            <w:rFonts w:ascii="Cambria Math" w:hAnsi="Cambria Math"/>
                          </w:rPr>
                          <m:t>k</m:t>
                        </w:ins>
                      </m:r>
                    </m:sup>
                  </m:sSup>
                </m:num>
                <m:den>
                  <m:sSup>
                    <m:sSupPr>
                      <m:ctrlPr>
                        <w:ins w:id="920" w:author="wei ganchao" w:date="2022-01-13T18:26:00Z">
                          <w:rPr>
                            <w:rFonts w:ascii="Cambria Math" w:hAnsi="Cambria Math"/>
                            <w:i/>
                          </w:rPr>
                        </w:ins>
                      </m:ctrlPr>
                    </m:sSupPr>
                    <m:e>
                      <m:d>
                        <m:dPr>
                          <m:ctrlPr>
                            <w:ins w:id="921" w:author="wei ganchao" w:date="2022-01-13T18:26:00Z">
                              <w:rPr>
                                <w:rFonts w:ascii="Cambria Math" w:hAnsi="Cambria Math"/>
                                <w:i/>
                              </w:rPr>
                            </w:ins>
                          </m:ctrlPr>
                        </m:dPr>
                        <m:e>
                          <m:r>
                            <w:ins w:id="922" w:author="wei ganchao" w:date="2022-01-13T18:26:00Z">
                              <w:rPr>
                                <w:rFonts w:ascii="Cambria Math" w:hAnsi="Cambria Math"/>
                              </w:rPr>
                              <m:t>k!</m:t>
                            </w:ins>
                          </m:r>
                        </m:e>
                      </m:d>
                    </m:e>
                    <m:sup>
                      <m:r>
                        <w:ins w:id="923" w:author="wei ganchao" w:date="2022-01-13T18:26:00Z">
                          <w:rPr>
                            <w:rFonts w:ascii="Cambria Math" w:hAnsi="Cambria Math"/>
                          </w:rPr>
                          <m:t>ν</m:t>
                        </w:ins>
                      </m:r>
                    </m:sup>
                  </m:sSup>
                </m:den>
              </m:f>
            </m:e>
          </m:nary>
          <m:r>
            <w:ins w:id="924" w:author="wei ganchao" w:date="2022-01-13T18:26:00Z">
              <w:rPr>
                <w:rFonts w:ascii="Cambria Math" w:hAnsi="Cambria Math"/>
              </w:rPr>
              <m:t xml:space="preserve"> </m:t>
            </w:ins>
          </m:r>
          <m:r>
            <w:ins w:id="925" w:author="wei ganchao" w:date="2022-01-13T18:26:00Z">
              <m:rPr>
                <m:sty m:val="p"/>
              </m:rPr>
              <w:rPr>
                <w:rFonts w:ascii="Cambria Math" w:hAnsi="Cambria Math"/>
              </w:rPr>
              <w:br/>
            </w:ins>
          </m:r>
        </m:oMath>
        <m:oMath>
          <m:r>
            <w:ins w:id="926" w:author="wei ganchao" w:date="2022-01-13T18:26:00Z">
              <w:rPr>
                <w:rFonts w:ascii="Cambria Math" w:hAnsi="Cambria Math"/>
              </w:rPr>
              <m:t>E</m:t>
            </w:ins>
          </m:r>
          <m:d>
            <m:dPr>
              <m:ctrlPr>
                <w:ins w:id="927" w:author="wei ganchao" w:date="2022-01-13T18:26:00Z">
                  <w:rPr>
                    <w:rFonts w:ascii="Cambria Math" w:hAnsi="Cambria Math"/>
                    <w:i/>
                  </w:rPr>
                </w:ins>
              </m:ctrlPr>
            </m:dPr>
            <m:e>
              <m:r>
                <w:ins w:id="928" w:author="wei ganchao" w:date="2022-01-13T18:26:00Z">
                  <w:rPr>
                    <w:rFonts w:ascii="Cambria Math" w:hAnsi="Cambria Math"/>
                  </w:rPr>
                  <m:t>Y</m:t>
                </w:ins>
              </m:r>
            </m:e>
          </m:d>
          <m:r>
            <w:ins w:id="929" w:author="wei ganchao" w:date="2022-01-13T18:26:00Z">
              <w:rPr>
                <w:rFonts w:ascii="Cambria Math" w:hAnsi="Cambria Math"/>
              </w:rPr>
              <m:t>=</m:t>
            </w:ins>
          </m:r>
          <m:f>
            <m:fPr>
              <m:ctrlPr>
                <w:ins w:id="930" w:author="wei ganchao" w:date="2022-01-13T18:27:00Z">
                  <w:rPr>
                    <w:rFonts w:ascii="Cambria Math" w:hAnsi="Cambria Math"/>
                    <w:i/>
                  </w:rPr>
                </w:ins>
              </m:ctrlPr>
            </m:fPr>
            <m:num>
              <m:r>
                <w:ins w:id="931"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32" w:author="wei ganchao" w:date="2022-01-13T18:27:00Z">
                      <w:rPr>
                        <w:rFonts w:ascii="Cambria Math" w:hAnsi="Cambria Math"/>
                      </w:rPr>
                      <m:t>Z</m:t>
                    </w:ins>
                  </m:r>
                </m:e>
              </m:func>
            </m:num>
            <m:den>
              <m:r>
                <w:ins w:id="933" w:author="wei ganchao" w:date="2022-01-13T18:27:00Z">
                  <w:rPr>
                    <w:rFonts w:ascii="Cambria Math" w:hAnsi="Cambria Math"/>
                  </w:rPr>
                  <m:t>∂</m:t>
                </w:ins>
              </m:r>
              <m:func>
                <m:funcPr>
                  <m:ctrlPr>
                    <w:ins w:id="934" w:author="wei ganchao" w:date="2022-01-13T18:27:00Z">
                      <w:rPr>
                        <w:rFonts w:ascii="Cambria Math" w:hAnsi="Cambria Math"/>
                        <w:i/>
                      </w:rPr>
                    </w:ins>
                  </m:ctrlPr>
                </m:funcPr>
                <m:fName>
                  <m:r>
                    <w:ins w:id="935" w:author="wei ganchao" w:date="2022-01-13T18:27:00Z">
                      <m:rPr>
                        <m:sty m:val="p"/>
                      </m:rPr>
                      <w:rPr>
                        <w:rFonts w:ascii="Cambria Math" w:hAnsi="Cambria Math"/>
                      </w:rPr>
                      <m:t>log</m:t>
                    </w:ins>
                  </m:r>
                </m:fName>
                <m:e>
                  <m:r>
                    <w:ins w:id="936" w:author="wei ganchao" w:date="2022-01-13T18:27:00Z">
                      <w:rPr>
                        <w:rFonts w:ascii="Cambria Math" w:hAnsi="Cambria Math"/>
                      </w:rPr>
                      <m:t>λ</m:t>
                    </w:ins>
                  </m:r>
                </m:e>
              </m:func>
            </m:den>
          </m:f>
          <m:r>
            <w:ins w:id="937" w:author="wei ganchao" w:date="2022-01-13T18:27:00Z">
              <w:rPr>
                <w:rFonts w:ascii="Cambria Math" w:hAnsi="Cambria Math"/>
              </w:rPr>
              <m:t>=</m:t>
            </w:ins>
          </m:r>
          <m:f>
            <m:fPr>
              <m:ctrlPr>
                <w:ins w:id="938" w:author="wei ganchao" w:date="2022-01-13T18:27:00Z">
                  <w:rPr>
                    <w:rFonts w:ascii="Cambria Math" w:hAnsi="Cambria Math"/>
                    <w:i/>
                  </w:rPr>
                </w:ins>
              </m:ctrlPr>
            </m:fPr>
            <m:num>
              <m:r>
                <w:ins w:id="939" w:author="wei ganchao" w:date="2022-01-13T18:27:00Z">
                  <w:rPr>
                    <w:rFonts w:ascii="Cambria Math" w:hAnsi="Cambria Math"/>
                  </w:rPr>
                  <m:t>1</m:t>
                </w:ins>
              </m:r>
            </m:num>
            <m:den>
              <m:r>
                <w:ins w:id="940" w:author="wei ganchao" w:date="2022-01-13T18:27:00Z">
                  <w:rPr>
                    <w:rFonts w:ascii="Cambria Math" w:hAnsi="Cambria Math"/>
                  </w:rPr>
                  <m:t>Z</m:t>
                </w:ins>
              </m:r>
            </m:den>
          </m:f>
          <m:nary>
            <m:naryPr>
              <m:chr m:val="∑"/>
              <m:limLoc m:val="undOvr"/>
              <m:ctrlPr>
                <w:ins w:id="941" w:author="wei ganchao" w:date="2022-01-13T18:27:00Z">
                  <w:rPr>
                    <w:rFonts w:ascii="Cambria Math" w:hAnsi="Cambria Math"/>
                    <w:i/>
                  </w:rPr>
                </w:ins>
              </m:ctrlPr>
            </m:naryPr>
            <m:sub>
              <m:r>
                <w:ins w:id="942" w:author="wei ganchao" w:date="2022-01-13T18:27:00Z">
                  <w:rPr>
                    <w:rFonts w:ascii="Cambria Math" w:hAnsi="Cambria Math"/>
                  </w:rPr>
                  <m:t>k=0</m:t>
                </w:ins>
              </m:r>
            </m:sub>
            <m:sup>
              <m:r>
                <w:ins w:id="943" w:author="wei ganchao" w:date="2022-01-13T18:27:00Z">
                  <w:rPr>
                    <w:rFonts w:ascii="Cambria Math" w:hAnsi="Cambria Math"/>
                  </w:rPr>
                  <m:t>∞</m:t>
                </w:ins>
              </m:r>
            </m:sup>
            <m:e>
              <m:f>
                <m:fPr>
                  <m:ctrlPr>
                    <w:ins w:id="944" w:author="wei ganchao" w:date="2022-01-13T18:27:00Z">
                      <w:rPr>
                        <w:rFonts w:ascii="Cambria Math" w:hAnsi="Cambria Math"/>
                        <w:i/>
                      </w:rPr>
                    </w:ins>
                  </m:ctrlPr>
                </m:fPr>
                <m:num>
                  <m:r>
                    <w:ins w:id="945" w:author="wei ganchao" w:date="2022-01-13T18:27:00Z">
                      <w:rPr>
                        <w:rFonts w:ascii="Cambria Math" w:hAnsi="Cambria Math"/>
                      </w:rPr>
                      <m:t>k</m:t>
                    </w:ins>
                  </m:r>
                  <m:sSup>
                    <m:sSupPr>
                      <m:ctrlPr>
                        <w:ins w:id="946" w:author="wei ganchao" w:date="2022-01-13T18:27:00Z">
                          <w:rPr>
                            <w:rFonts w:ascii="Cambria Math" w:hAnsi="Cambria Math"/>
                            <w:i/>
                          </w:rPr>
                        </w:ins>
                      </m:ctrlPr>
                    </m:sSupPr>
                    <m:e>
                      <m:r>
                        <w:ins w:id="947" w:author="wei ganchao" w:date="2022-01-13T18:27:00Z">
                          <w:rPr>
                            <w:rFonts w:ascii="Cambria Math" w:hAnsi="Cambria Math"/>
                          </w:rPr>
                          <m:t>λ</m:t>
                        </w:ins>
                      </m:r>
                    </m:e>
                    <m:sup>
                      <m:r>
                        <w:ins w:id="948" w:author="wei ganchao" w:date="2022-01-13T18:27:00Z">
                          <w:rPr>
                            <w:rFonts w:ascii="Cambria Math" w:hAnsi="Cambria Math"/>
                          </w:rPr>
                          <m:t>k</m:t>
                        </w:ins>
                      </m:r>
                    </m:sup>
                  </m:sSup>
                </m:num>
                <m:den>
                  <m:sSup>
                    <m:sSupPr>
                      <m:ctrlPr>
                        <w:ins w:id="949" w:author="wei ganchao" w:date="2022-01-13T18:27:00Z">
                          <w:rPr>
                            <w:rFonts w:ascii="Cambria Math" w:hAnsi="Cambria Math"/>
                            <w:i/>
                          </w:rPr>
                        </w:ins>
                      </m:ctrlPr>
                    </m:sSupPr>
                    <m:e>
                      <m:d>
                        <m:dPr>
                          <m:ctrlPr>
                            <w:ins w:id="950" w:author="wei ganchao" w:date="2022-01-13T18:27:00Z">
                              <w:rPr>
                                <w:rFonts w:ascii="Cambria Math" w:hAnsi="Cambria Math"/>
                                <w:i/>
                              </w:rPr>
                            </w:ins>
                          </m:ctrlPr>
                        </m:dPr>
                        <m:e>
                          <m:r>
                            <w:ins w:id="951" w:author="wei ganchao" w:date="2022-01-13T18:27:00Z">
                              <w:rPr>
                                <w:rFonts w:ascii="Cambria Math" w:hAnsi="Cambria Math"/>
                              </w:rPr>
                              <m:t>k!</m:t>
                            </w:ins>
                          </m:r>
                        </m:e>
                      </m:d>
                    </m:e>
                    <m:sup>
                      <m:r>
                        <w:ins w:id="952" w:author="wei ganchao" w:date="2022-01-13T18:27:00Z">
                          <w:rPr>
                            <w:rFonts w:ascii="Cambria Math" w:hAnsi="Cambria Math"/>
                          </w:rPr>
                          <m:t>ν</m:t>
                        </w:ins>
                      </m:r>
                    </m:sup>
                  </m:sSup>
                </m:den>
              </m:f>
            </m:e>
          </m:nary>
          <m:r>
            <w:ins w:id="953" w:author="wei ganchao" w:date="2022-01-13T18:27:00Z">
              <m:rPr>
                <m:sty m:val="p"/>
              </m:rPr>
              <w:rPr>
                <w:rFonts w:ascii="Cambria Math" w:hAnsi="Cambria Math"/>
              </w:rPr>
              <w:br/>
            </w:ins>
          </m:r>
        </m:oMath>
        <m:oMath>
          <m:r>
            <w:ins w:id="954" w:author="wei ganchao" w:date="2022-01-13T18:27:00Z">
              <w:rPr>
                <w:rFonts w:ascii="Cambria Math" w:hAnsi="Cambria Math"/>
              </w:rPr>
              <m:t>Var</m:t>
            </w:ins>
          </m:r>
          <m:d>
            <m:dPr>
              <m:ctrlPr>
                <w:ins w:id="955" w:author="wei ganchao" w:date="2022-01-13T18:27:00Z">
                  <w:rPr>
                    <w:rFonts w:ascii="Cambria Math" w:hAnsi="Cambria Math"/>
                    <w:i/>
                  </w:rPr>
                </w:ins>
              </m:ctrlPr>
            </m:dPr>
            <m:e>
              <m:r>
                <w:ins w:id="956" w:author="wei ganchao" w:date="2022-01-13T18:27:00Z">
                  <w:rPr>
                    <w:rFonts w:ascii="Cambria Math" w:hAnsi="Cambria Math"/>
                  </w:rPr>
                  <m:t>Y</m:t>
                </w:ins>
              </m:r>
            </m:e>
          </m:d>
          <m:r>
            <w:ins w:id="957" w:author="wei ganchao" w:date="2022-01-13T18:27:00Z">
              <w:rPr>
                <w:rFonts w:ascii="Cambria Math" w:hAnsi="Cambria Math"/>
              </w:rPr>
              <m:t>=</m:t>
            </w:ins>
          </m:r>
          <m:f>
            <m:fPr>
              <m:ctrlPr>
                <w:ins w:id="958" w:author="wei ganchao" w:date="2022-01-13T18:27:00Z">
                  <w:rPr>
                    <w:rFonts w:ascii="Cambria Math" w:hAnsi="Cambria Math"/>
                    <w:i/>
                  </w:rPr>
                </w:ins>
              </m:ctrlPr>
            </m:fPr>
            <m:num>
              <m:sSup>
                <m:sSupPr>
                  <m:ctrlPr>
                    <w:ins w:id="959" w:author="wei ganchao" w:date="2022-01-13T18:27:00Z">
                      <w:rPr>
                        <w:rFonts w:ascii="Cambria Math" w:hAnsi="Cambria Math"/>
                        <w:i/>
                      </w:rPr>
                    </w:ins>
                  </m:ctrlPr>
                </m:sSupPr>
                <m:e>
                  <m:r>
                    <w:ins w:id="960" w:author="wei ganchao" w:date="2022-01-13T18:27:00Z">
                      <w:rPr>
                        <w:rFonts w:ascii="Cambria Math" w:hAnsi="Cambria Math"/>
                      </w:rPr>
                      <m:t>∂</m:t>
                    </w:ins>
                  </m:r>
                </m:e>
                <m:sup>
                  <m:r>
                    <w:ins w:id="961" w:author="wei ganchao" w:date="2022-01-13T18:27:00Z">
                      <w:rPr>
                        <w:rFonts w:ascii="Cambria Math" w:hAnsi="Cambria Math"/>
                      </w:rPr>
                      <m:t>2</m:t>
                    </w:ins>
                  </m:r>
                </m:sup>
              </m:sSup>
              <m:func>
                <m:funcPr>
                  <m:ctrlPr>
                    <w:ins w:id="962" w:author="wei ganchao" w:date="2022-01-13T18:27:00Z">
                      <w:rPr>
                        <w:rFonts w:ascii="Cambria Math" w:hAnsi="Cambria Math"/>
                        <w:i/>
                      </w:rPr>
                    </w:ins>
                  </m:ctrlPr>
                </m:funcPr>
                <m:fName>
                  <m:r>
                    <w:ins w:id="963" w:author="wei ganchao" w:date="2022-01-13T18:27:00Z">
                      <m:rPr>
                        <m:sty m:val="p"/>
                      </m:rPr>
                      <w:rPr>
                        <w:rFonts w:ascii="Cambria Math" w:hAnsi="Cambria Math"/>
                      </w:rPr>
                      <m:t>log</m:t>
                    </w:ins>
                  </m:r>
                </m:fName>
                <m:e>
                  <m:r>
                    <w:ins w:id="964" w:author="wei ganchao" w:date="2022-01-13T18:27:00Z">
                      <w:rPr>
                        <w:rFonts w:ascii="Cambria Math" w:hAnsi="Cambria Math"/>
                      </w:rPr>
                      <m:t>Z</m:t>
                    </w:ins>
                  </m:r>
                </m:e>
              </m:func>
            </m:num>
            <m:den>
              <m:r>
                <w:ins w:id="965" w:author="wei ganchao" w:date="2022-01-13T18:27:00Z">
                  <w:rPr>
                    <w:rFonts w:ascii="Cambria Math" w:hAnsi="Cambria Math"/>
                  </w:rPr>
                  <m:t>∂</m:t>
                </w:ins>
              </m:r>
              <m:sSup>
                <m:sSupPr>
                  <m:ctrlPr>
                    <w:ins w:id="966" w:author="wei ganchao" w:date="2022-01-13T18:28:00Z">
                      <w:rPr>
                        <w:rFonts w:ascii="Cambria Math" w:hAnsi="Cambria Math"/>
                        <w:i/>
                      </w:rPr>
                    </w:ins>
                  </m:ctrlPr>
                </m:sSupPr>
                <m:e>
                  <m:d>
                    <m:dPr>
                      <m:ctrlPr>
                        <w:ins w:id="967" w:author="wei ganchao" w:date="2022-01-13T18:28:00Z">
                          <w:rPr>
                            <w:rFonts w:ascii="Cambria Math" w:hAnsi="Cambria Math"/>
                            <w:i/>
                          </w:rPr>
                        </w:ins>
                      </m:ctrlPr>
                    </m:dPr>
                    <m:e>
                      <m:func>
                        <m:funcPr>
                          <m:ctrlPr>
                            <w:ins w:id="968" w:author="wei ganchao" w:date="2022-01-13T18:27:00Z">
                              <w:rPr>
                                <w:rFonts w:ascii="Cambria Math" w:hAnsi="Cambria Math"/>
                                <w:i/>
                              </w:rPr>
                            </w:ins>
                          </m:ctrlPr>
                        </m:funcPr>
                        <m:fName>
                          <m:r>
                            <w:ins w:id="969" w:author="wei ganchao" w:date="2022-01-13T18:27:00Z">
                              <m:rPr>
                                <m:sty m:val="p"/>
                              </m:rPr>
                              <w:rPr>
                                <w:rFonts w:ascii="Cambria Math" w:hAnsi="Cambria Math"/>
                              </w:rPr>
                              <m:t>log</m:t>
                            </w:ins>
                          </m:r>
                        </m:fName>
                        <m:e>
                          <m:r>
                            <w:ins w:id="970" w:author="wei ganchao" w:date="2022-01-13T18:27:00Z">
                              <w:rPr>
                                <w:rFonts w:ascii="Cambria Math" w:hAnsi="Cambria Math"/>
                              </w:rPr>
                              <m:t>λ</m:t>
                            </w:ins>
                          </m:r>
                        </m:e>
                      </m:func>
                    </m:e>
                  </m:d>
                </m:e>
                <m:sup>
                  <m:r>
                    <w:ins w:id="971" w:author="wei ganchao" w:date="2022-01-13T18:28:00Z">
                      <w:rPr>
                        <w:rFonts w:ascii="Cambria Math" w:hAnsi="Cambria Math"/>
                      </w:rPr>
                      <m:t>2</m:t>
                    </w:ins>
                  </m:r>
                </m:sup>
              </m:sSup>
            </m:den>
          </m:f>
          <m:r>
            <w:ins w:id="972" w:author="wei ganchao" w:date="2022-01-13T18:28:00Z">
              <w:rPr>
                <w:rFonts w:ascii="Cambria Math" w:hAnsi="Cambria Math"/>
              </w:rPr>
              <m:t>=</m:t>
            </w:ins>
          </m:r>
          <m:f>
            <m:fPr>
              <m:ctrlPr>
                <w:ins w:id="973" w:author="wei ganchao" w:date="2022-01-13T18:28:00Z">
                  <w:rPr>
                    <w:rFonts w:ascii="Cambria Math" w:hAnsi="Cambria Math"/>
                    <w:i/>
                  </w:rPr>
                </w:ins>
              </m:ctrlPr>
            </m:fPr>
            <m:num>
              <m:r>
                <w:ins w:id="974" w:author="wei ganchao" w:date="2022-01-13T18:28:00Z">
                  <w:rPr>
                    <w:rFonts w:ascii="Cambria Math" w:hAnsi="Cambria Math"/>
                  </w:rPr>
                  <m:t>1</m:t>
                </w:ins>
              </m:r>
            </m:num>
            <m:den>
              <m:r>
                <w:ins w:id="975" w:author="wei ganchao" w:date="2022-01-13T18:28:00Z">
                  <w:rPr>
                    <w:rFonts w:ascii="Cambria Math" w:hAnsi="Cambria Math"/>
                  </w:rPr>
                  <m:t>Z</m:t>
                </w:ins>
              </m:r>
            </m:den>
          </m:f>
          <m:nary>
            <m:naryPr>
              <m:chr m:val="∑"/>
              <m:limLoc m:val="undOvr"/>
              <m:ctrlPr>
                <w:ins w:id="976" w:author="wei ganchao" w:date="2022-01-13T18:28:00Z">
                  <w:rPr>
                    <w:rFonts w:ascii="Cambria Math" w:hAnsi="Cambria Math"/>
                    <w:i/>
                  </w:rPr>
                </w:ins>
              </m:ctrlPr>
            </m:naryPr>
            <m:sub>
              <m:r>
                <w:ins w:id="977" w:author="wei ganchao" w:date="2022-01-13T18:28:00Z">
                  <w:rPr>
                    <w:rFonts w:ascii="Cambria Math" w:hAnsi="Cambria Math"/>
                  </w:rPr>
                  <m:t>k=0</m:t>
                </w:ins>
              </m:r>
            </m:sub>
            <m:sup>
              <m:r>
                <w:ins w:id="978" w:author="wei ganchao" w:date="2022-01-13T18:28:00Z">
                  <w:rPr>
                    <w:rFonts w:ascii="Cambria Math" w:hAnsi="Cambria Math"/>
                  </w:rPr>
                  <m:t>∞</m:t>
                </w:ins>
              </m:r>
            </m:sup>
            <m:e>
              <m:f>
                <m:fPr>
                  <m:ctrlPr>
                    <w:ins w:id="979" w:author="wei ganchao" w:date="2022-01-13T18:28:00Z">
                      <w:rPr>
                        <w:rFonts w:ascii="Cambria Math" w:hAnsi="Cambria Math"/>
                        <w:i/>
                      </w:rPr>
                    </w:ins>
                  </m:ctrlPr>
                </m:fPr>
                <m:num>
                  <m:sSup>
                    <m:sSupPr>
                      <m:ctrlPr>
                        <w:ins w:id="980" w:author="wei ganchao" w:date="2022-01-13T18:28:00Z">
                          <w:rPr>
                            <w:rFonts w:ascii="Cambria Math" w:hAnsi="Cambria Math"/>
                            <w:i/>
                          </w:rPr>
                        </w:ins>
                      </m:ctrlPr>
                    </m:sSupPr>
                    <m:e>
                      <m:r>
                        <w:ins w:id="981" w:author="wei ganchao" w:date="2022-01-13T18:28:00Z">
                          <w:rPr>
                            <w:rFonts w:ascii="Cambria Math" w:hAnsi="Cambria Math"/>
                          </w:rPr>
                          <m:t>k</m:t>
                        </w:ins>
                      </m:r>
                    </m:e>
                    <m:sup>
                      <m:r>
                        <w:ins w:id="982" w:author="wei ganchao" w:date="2022-01-13T18:28:00Z">
                          <w:rPr>
                            <w:rFonts w:ascii="Cambria Math" w:hAnsi="Cambria Math"/>
                          </w:rPr>
                          <m:t>2</m:t>
                        </w:ins>
                      </m:r>
                    </m:sup>
                  </m:sSup>
                  <m:sSup>
                    <m:sSupPr>
                      <m:ctrlPr>
                        <w:ins w:id="983" w:author="wei ganchao" w:date="2022-01-13T18:28:00Z">
                          <w:rPr>
                            <w:rFonts w:ascii="Cambria Math" w:hAnsi="Cambria Math"/>
                            <w:i/>
                          </w:rPr>
                        </w:ins>
                      </m:ctrlPr>
                    </m:sSupPr>
                    <m:e>
                      <m:r>
                        <w:ins w:id="984" w:author="wei ganchao" w:date="2022-01-13T18:28:00Z">
                          <w:rPr>
                            <w:rFonts w:ascii="Cambria Math" w:hAnsi="Cambria Math"/>
                          </w:rPr>
                          <m:t>λ</m:t>
                        </w:ins>
                      </m:r>
                    </m:e>
                    <m:sup>
                      <m:r>
                        <w:ins w:id="985" w:author="wei ganchao" w:date="2022-01-13T18:28:00Z">
                          <w:rPr>
                            <w:rFonts w:ascii="Cambria Math" w:hAnsi="Cambria Math"/>
                          </w:rPr>
                          <m:t>k</m:t>
                        </w:ins>
                      </m:r>
                    </m:sup>
                  </m:sSup>
                </m:num>
                <m:den>
                  <m:sSup>
                    <m:sSupPr>
                      <m:ctrlPr>
                        <w:ins w:id="986" w:author="wei ganchao" w:date="2022-01-13T18:28:00Z">
                          <w:rPr>
                            <w:rFonts w:ascii="Cambria Math" w:hAnsi="Cambria Math"/>
                            <w:i/>
                          </w:rPr>
                        </w:ins>
                      </m:ctrlPr>
                    </m:sSupPr>
                    <m:e>
                      <m:d>
                        <m:dPr>
                          <m:ctrlPr>
                            <w:ins w:id="987" w:author="wei ganchao" w:date="2022-01-13T18:28:00Z">
                              <w:rPr>
                                <w:rFonts w:ascii="Cambria Math" w:hAnsi="Cambria Math"/>
                                <w:i/>
                              </w:rPr>
                            </w:ins>
                          </m:ctrlPr>
                        </m:dPr>
                        <m:e>
                          <m:r>
                            <w:ins w:id="988" w:author="wei ganchao" w:date="2022-01-13T18:28:00Z">
                              <w:rPr>
                                <w:rFonts w:ascii="Cambria Math" w:hAnsi="Cambria Math"/>
                              </w:rPr>
                              <m:t>k!</m:t>
                            </w:ins>
                          </m:r>
                        </m:e>
                      </m:d>
                    </m:e>
                    <m:sup>
                      <m:r>
                        <w:ins w:id="989" w:author="wei ganchao" w:date="2022-01-13T18:28:00Z">
                          <w:rPr>
                            <w:rFonts w:ascii="Cambria Math" w:hAnsi="Cambria Math"/>
                          </w:rPr>
                          <m:t>ν</m:t>
                        </w:ins>
                      </m:r>
                    </m:sup>
                  </m:sSup>
                </m:den>
              </m:f>
            </m:e>
          </m:nary>
          <m:r>
            <w:ins w:id="990" w:author="wei ganchao" w:date="2022-01-13T18:28:00Z">
              <w:rPr>
                <w:rFonts w:ascii="Cambria Math" w:hAnsi="Cambria Math"/>
              </w:rPr>
              <m:t>-</m:t>
            </w:ins>
          </m:r>
          <m:sSup>
            <m:sSupPr>
              <m:ctrlPr>
                <w:ins w:id="991" w:author="wei ganchao" w:date="2022-01-13T18:28:00Z">
                  <w:rPr>
                    <w:rFonts w:ascii="Cambria Math" w:hAnsi="Cambria Math"/>
                    <w:i/>
                  </w:rPr>
                </w:ins>
              </m:ctrlPr>
            </m:sSupPr>
            <m:e>
              <m:r>
                <w:ins w:id="992" w:author="wei ganchao" w:date="2022-01-13T18:28:00Z">
                  <w:rPr>
                    <w:rFonts w:ascii="Cambria Math" w:hAnsi="Cambria Math"/>
                  </w:rPr>
                  <m:t>E</m:t>
                </w:ins>
              </m:r>
            </m:e>
            <m:sup>
              <m:r>
                <w:ins w:id="993" w:author="wei ganchao" w:date="2022-01-13T18:28:00Z">
                  <w:rPr>
                    <w:rFonts w:ascii="Cambria Math" w:hAnsi="Cambria Math"/>
                  </w:rPr>
                  <m:t>2</m:t>
                </w:ins>
              </m:r>
            </m:sup>
          </m:sSup>
          <m:d>
            <m:dPr>
              <m:ctrlPr>
                <w:ins w:id="994" w:author="wei ganchao" w:date="2022-01-13T18:28:00Z">
                  <w:rPr>
                    <w:rFonts w:ascii="Cambria Math" w:hAnsi="Cambria Math"/>
                    <w:i/>
                  </w:rPr>
                </w:ins>
              </m:ctrlPr>
            </m:dPr>
            <m:e>
              <m:r>
                <w:ins w:id="995" w:author="wei ganchao" w:date="2022-01-13T18:28:00Z">
                  <w:rPr>
                    <w:rFonts w:ascii="Cambria Math" w:hAnsi="Cambria Math"/>
                  </w:rPr>
                  <m:t>Y</m:t>
                </w:ins>
              </m:r>
            </m:e>
          </m:d>
          <m:r>
            <w:ins w:id="996" w:author="wei ganchao" w:date="2022-01-13T18:28:00Z">
              <m:rPr>
                <m:sty m:val="p"/>
              </m:rPr>
              <w:rPr>
                <w:rFonts w:ascii="Cambria Math" w:hAnsi="Cambria Math"/>
              </w:rPr>
              <w:br/>
            </w:ins>
          </m:r>
        </m:oMath>
        <m:oMath>
          <m:r>
            <w:ins w:id="997" w:author="wei ganchao" w:date="2022-01-13T18:28:00Z">
              <w:rPr>
                <w:rFonts w:ascii="Cambria Math" w:hAnsi="Cambria Math"/>
              </w:rPr>
              <m:t>E</m:t>
            </w:ins>
          </m:r>
          <m:d>
            <m:dPr>
              <m:ctrlPr>
                <w:ins w:id="998"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999" w:author="wei ganchao" w:date="2022-01-13T18:28:00Z">
                      <w:rPr>
                        <w:rFonts w:ascii="Cambria Math" w:hAnsi="Cambria Math"/>
                      </w:rPr>
                      <m:t>Y!</m:t>
                    </w:ins>
                  </m:r>
                </m:e>
              </m:func>
            </m:e>
          </m:d>
          <m:r>
            <w:ins w:id="1000" w:author="wei ganchao" w:date="2022-01-13T18:28:00Z">
              <w:rPr>
                <w:rFonts w:ascii="Cambria Math" w:hAnsi="Cambria Math"/>
              </w:rPr>
              <m:t>=-</m:t>
            </w:ins>
          </m:r>
          <m:f>
            <m:fPr>
              <m:ctrlPr>
                <w:ins w:id="1001" w:author="wei ganchao" w:date="2022-01-13T18:28:00Z">
                  <w:rPr>
                    <w:rFonts w:ascii="Cambria Math" w:hAnsi="Cambria Math"/>
                    <w:i/>
                  </w:rPr>
                </w:ins>
              </m:ctrlPr>
            </m:fPr>
            <m:num>
              <m:r>
                <w:ins w:id="1002" w:author="wei ganchao" w:date="2022-01-13T18:28:00Z">
                  <w:rPr>
                    <w:rFonts w:ascii="Cambria Math" w:hAnsi="Cambria Math"/>
                  </w:rPr>
                  <m:t>∂</m:t>
                </w:ins>
              </m:r>
              <m:func>
                <m:funcPr>
                  <m:ctrlPr>
                    <w:ins w:id="1003" w:author="wei ganchao" w:date="2022-01-13T18:28:00Z">
                      <w:rPr>
                        <w:rFonts w:ascii="Cambria Math" w:hAnsi="Cambria Math"/>
                        <w:i/>
                      </w:rPr>
                    </w:ins>
                  </m:ctrlPr>
                </m:funcPr>
                <m:fName>
                  <m:r>
                    <w:ins w:id="1004" w:author="wei ganchao" w:date="2022-01-13T18:28:00Z">
                      <m:rPr>
                        <m:sty m:val="p"/>
                      </m:rPr>
                      <w:rPr>
                        <w:rFonts w:ascii="Cambria Math" w:hAnsi="Cambria Math"/>
                      </w:rPr>
                      <m:t>log</m:t>
                    </w:ins>
                  </m:r>
                </m:fName>
                <m:e>
                  <m:r>
                    <w:ins w:id="1005" w:author="wei ganchao" w:date="2022-01-13T18:28:00Z">
                      <w:rPr>
                        <w:rFonts w:ascii="Cambria Math" w:hAnsi="Cambria Math"/>
                      </w:rPr>
                      <m:t>Z</m:t>
                    </w:ins>
                  </m:r>
                </m:e>
              </m:func>
            </m:num>
            <m:den>
              <m:r>
                <w:ins w:id="1006" w:author="wei ganchao" w:date="2022-01-13T18:28:00Z">
                  <w:rPr>
                    <w:rFonts w:ascii="Cambria Math" w:hAnsi="Cambria Math"/>
                  </w:rPr>
                  <m:t>∂ν</m:t>
                </w:ins>
              </m:r>
            </m:den>
          </m:f>
          <m:r>
            <w:ins w:id="1007" w:author="wei ganchao" w:date="2022-01-13T18:28:00Z">
              <w:rPr>
                <w:rFonts w:ascii="Cambria Math" w:hAnsi="Cambria Math"/>
              </w:rPr>
              <m:t>=</m:t>
            </w:ins>
          </m:r>
          <m:f>
            <m:fPr>
              <m:ctrlPr>
                <w:ins w:id="1008" w:author="wei ganchao" w:date="2022-01-13T18:29:00Z">
                  <w:rPr>
                    <w:rFonts w:ascii="Cambria Math" w:hAnsi="Cambria Math"/>
                    <w:i/>
                  </w:rPr>
                </w:ins>
              </m:ctrlPr>
            </m:fPr>
            <m:num>
              <m:r>
                <w:ins w:id="1009" w:author="wei ganchao" w:date="2022-01-13T18:29:00Z">
                  <w:rPr>
                    <w:rFonts w:ascii="Cambria Math" w:hAnsi="Cambria Math"/>
                  </w:rPr>
                  <m:t>1</m:t>
                </w:ins>
              </m:r>
            </m:num>
            <m:den>
              <m:r>
                <w:ins w:id="1010" w:author="wei ganchao" w:date="2022-01-13T18:29:00Z">
                  <w:rPr>
                    <w:rFonts w:ascii="Cambria Math" w:hAnsi="Cambria Math"/>
                  </w:rPr>
                  <m:t>Z</m:t>
                </w:ins>
              </m:r>
            </m:den>
          </m:f>
          <m:nary>
            <m:naryPr>
              <m:chr m:val="∑"/>
              <m:limLoc m:val="undOvr"/>
              <m:ctrlPr>
                <w:ins w:id="1011" w:author="wei ganchao" w:date="2022-01-13T18:29:00Z">
                  <w:rPr>
                    <w:rFonts w:ascii="Cambria Math" w:hAnsi="Cambria Math"/>
                    <w:i/>
                  </w:rPr>
                </w:ins>
              </m:ctrlPr>
            </m:naryPr>
            <m:sub>
              <m:r>
                <w:ins w:id="1012" w:author="wei ganchao" w:date="2022-01-13T18:29:00Z">
                  <w:rPr>
                    <w:rFonts w:ascii="Cambria Math" w:hAnsi="Cambria Math"/>
                  </w:rPr>
                  <m:t>k=0</m:t>
                </w:ins>
              </m:r>
            </m:sub>
            <m:sup>
              <m:r>
                <w:ins w:id="1013" w:author="wei ganchao" w:date="2022-01-13T18:29:00Z">
                  <w:rPr>
                    <w:rFonts w:ascii="Cambria Math" w:hAnsi="Cambria Math"/>
                  </w:rPr>
                  <m:t>∞</m:t>
                </w:ins>
              </m:r>
            </m:sup>
            <m:e>
              <m:f>
                <m:fPr>
                  <m:ctrlPr>
                    <w:ins w:id="1014" w:author="wei ganchao" w:date="2022-01-13T18:29:00Z">
                      <w:rPr>
                        <w:rFonts w:ascii="Cambria Math" w:hAnsi="Cambria Math"/>
                        <w:i/>
                      </w:rPr>
                    </w:ins>
                  </m:ctrlPr>
                </m:fPr>
                <m:num>
                  <m:d>
                    <m:dPr>
                      <m:ctrlPr>
                        <w:ins w:id="1015"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16" w:author="wei ganchao" w:date="2022-01-13T18:29:00Z">
                              <w:rPr>
                                <w:rFonts w:ascii="Cambria Math" w:hAnsi="Cambria Math"/>
                              </w:rPr>
                              <m:t>k!</m:t>
                            </w:ins>
                          </m:r>
                        </m:e>
                      </m:func>
                    </m:e>
                  </m:d>
                  <m:sSup>
                    <m:sSupPr>
                      <m:ctrlPr>
                        <w:ins w:id="1017" w:author="wei ganchao" w:date="2022-01-13T18:29:00Z">
                          <w:rPr>
                            <w:rFonts w:ascii="Cambria Math" w:hAnsi="Cambria Math"/>
                            <w:i/>
                          </w:rPr>
                        </w:ins>
                      </m:ctrlPr>
                    </m:sSupPr>
                    <m:e>
                      <m:r>
                        <w:ins w:id="1018" w:author="wei ganchao" w:date="2022-01-13T18:29:00Z">
                          <w:rPr>
                            <w:rFonts w:ascii="Cambria Math" w:hAnsi="Cambria Math"/>
                          </w:rPr>
                          <m:t>λ</m:t>
                        </w:ins>
                      </m:r>
                    </m:e>
                    <m:sup>
                      <m:r>
                        <w:ins w:id="1019" w:author="wei ganchao" w:date="2022-01-13T18:29:00Z">
                          <w:rPr>
                            <w:rFonts w:ascii="Cambria Math" w:hAnsi="Cambria Math"/>
                          </w:rPr>
                          <m:t>k</m:t>
                        </w:ins>
                      </m:r>
                    </m:sup>
                  </m:sSup>
                </m:num>
                <m:den>
                  <m:sSup>
                    <m:sSupPr>
                      <m:ctrlPr>
                        <w:ins w:id="1020" w:author="wei ganchao" w:date="2022-01-13T18:29:00Z">
                          <w:rPr>
                            <w:rFonts w:ascii="Cambria Math" w:hAnsi="Cambria Math"/>
                            <w:i/>
                          </w:rPr>
                        </w:ins>
                      </m:ctrlPr>
                    </m:sSupPr>
                    <m:e>
                      <m:d>
                        <m:dPr>
                          <m:ctrlPr>
                            <w:ins w:id="1021" w:author="wei ganchao" w:date="2022-01-13T18:29:00Z">
                              <w:rPr>
                                <w:rFonts w:ascii="Cambria Math" w:hAnsi="Cambria Math"/>
                                <w:i/>
                              </w:rPr>
                            </w:ins>
                          </m:ctrlPr>
                        </m:dPr>
                        <m:e>
                          <m:r>
                            <w:ins w:id="1022" w:author="wei ganchao" w:date="2022-01-13T18:29:00Z">
                              <w:rPr>
                                <w:rFonts w:ascii="Cambria Math" w:hAnsi="Cambria Math"/>
                              </w:rPr>
                              <m:t>k!</m:t>
                            </w:ins>
                          </m:r>
                        </m:e>
                      </m:d>
                    </m:e>
                    <m:sup>
                      <m:r>
                        <w:ins w:id="1023" w:author="wei ganchao" w:date="2022-01-13T18:29:00Z">
                          <w:rPr>
                            <w:rFonts w:ascii="Cambria Math" w:hAnsi="Cambria Math"/>
                          </w:rPr>
                          <m:t>ν</m:t>
                        </w:ins>
                      </m:r>
                    </m:sup>
                  </m:sSup>
                </m:den>
              </m:f>
            </m:e>
          </m:nary>
          <m:r>
            <w:ins w:id="1024" w:author="wei ganchao" w:date="2022-01-13T18:27:00Z">
              <w:rPr>
                <w:rFonts w:ascii="Cambria Math" w:hAnsi="Cambria Math"/>
              </w:rPr>
              <m:t xml:space="preserve"> </m:t>
            </w:ins>
          </m:r>
          <m:r>
            <w:ins w:id="1025" w:author="wei ganchao" w:date="2022-01-13T18:31:00Z">
              <m:rPr>
                <m:sty m:val="p"/>
              </m:rPr>
              <w:rPr>
                <w:rFonts w:ascii="Cambria Math" w:hAnsi="Cambria Math"/>
              </w:rPr>
              <w:br/>
            </w:ins>
          </m:r>
        </m:oMath>
        <m:oMath>
          <m:r>
            <w:ins w:id="1026" w:author="wei ganchao" w:date="2022-01-13T18:31:00Z">
              <w:rPr>
                <w:rFonts w:ascii="Cambria Math" w:hAnsi="Cambria Math"/>
              </w:rPr>
              <m:t>Var</m:t>
            </w:ins>
          </m:r>
          <m:d>
            <m:dPr>
              <m:ctrlPr>
                <w:ins w:id="1027"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28" w:author="wei ganchao" w:date="2022-01-13T18:31:00Z">
                      <w:rPr>
                        <w:rFonts w:ascii="Cambria Math" w:hAnsi="Cambria Math"/>
                      </w:rPr>
                      <m:t>Y!</m:t>
                    </w:ins>
                  </m:r>
                </m:e>
              </m:func>
            </m:e>
          </m:d>
          <m:r>
            <w:ins w:id="1029" w:author="wei ganchao" w:date="2022-01-13T18:32:00Z">
              <w:rPr>
                <w:rFonts w:ascii="Cambria Math" w:hAnsi="Cambria Math"/>
              </w:rPr>
              <m:t>=</m:t>
            </w:ins>
          </m:r>
          <m:f>
            <m:fPr>
              <m:ctrlPr>
                <w:ins w:id="1030" w:author="wei ganchao" w:date="2022-01-13T18:32:00Z">
                  <w:rPr>
                    <w:rFonts w:ascii="Cambria Math" w:hAnsi="Cambria Math"/>
                    <w:i/>
                  </w:rPr>
                </w:ins>
              </m:ctrlPr>
            </m:fPr>
            <m:num>
              <m:sSup>
                <m:sSupPr>
                  <m:ctrlPr>
                    <w:ins w:id="1031" w:author="wei ganchao" w:date="2022-01-13T18:32:00Z">
                      <w:rPr>
                        <w:rFonts w:ascii="Cambria Math" w:hAnsi="Cambria Math"/>
                        <w:i/>
                      </w:rPr>
                    </w:ins>
                  </m:ctrlPr>
                </m:sSupPr>
                <m:e>
                  <m:r>
                    <w:ins w:id="1032" w:author="wei ganchao" w:date="2022-01-13T18:32:00Z">
                      <w:rPr>
                        <w:rFonts w:ascii="Cambria Math" w:hAnsi="Cambria Math"/>
                      </w:rPr>
                      <m:t>∂</m:t>
                    </w:ins>
                  </m:r>
                </m:e>
                <m:sup>
                  <m:r>
                    <w:ins w:id="1033" w:author="wei ganchao" w:date="2022-01-13T18:32:00Z">
                      <w:rPr>
                        <w:rFonts w:ascii="Cambria Math" w:hAnsi="Cambria Math"/>
                      </w:rPr>
                      <m:t>2</m:t>
                    </w:ins>
                  </m:r>
                </m:sup>
              </m:sSup>
              <m:func>
                <m:funcPr>
                  <m:ctrlPr>
                    <w:ins w:id="1034" w:author="wei ganchao" w:date="2022-01-13T18:32:00Z">
                      <w:rPr>
                        <w:rFonts w:ascii="Cambria Math" w:hAnsi="Cambria Math"/>
                        <w:i/>
                      </w:rPr>
                    </w:ins>
                  </m:ctrlPr>
                </m:funcPr>
                <m:fName>
                  <m:r>
                    <w:ins w:id="1035" w:author="wei ganchao" w:date="2022-01-13T18:32:00Z">
                      <m:rPr>
                        <m:sty m:val="p"/>
                      </m:rPr>
                      <w:rPr>
                        <w:rFonts w:ascii="Cambria Math" w:hAnsi="Cambria Math"/>
                      </w:rPr>
                      <m:t>log</m:t>
                    </w:ins>
                  </m:r>
                </m:fName>
                <m:e>
                  <m:r>
                    <w:ins w:id="1036" w:author="wei ganchao" w:date="2022-01-13T18:32:00Z">
                      <w:rPr>
                        <w:rFonts w:ascii="Cambria Math" w:hAnsi="Cambria Math"/>
                      </w:rPr>
                      <m:t>Z</m:t>
                    </w:ins>
                  </m:r>
                </m:e>
              </m:func>
            </m:num>
            <m:den>
              <m:r>
                <w:ins w:id="1037" w:author="wei ganchao" w:date="2022-01-13T18:32:00Z">
                  <w:rPr>
                    <w:rFonts w:ascii="Cambria Math" w:hAnsi="Cambria Math"/>
                  </w:rPr>
                  <m:t>∂</m:t>
                </w:ins>
              </m:r>
              <m:sSup>
                <m:sSupPr>
                  <m:ctrlPr>
                    <w:ins w:id="1038" w:author="wei ganchao" w:date="2022-01-13T18:32:00Z">
                      <w:rPr>
                        <w:rFonts w:ascii="Cambria Math" w:hAnsi="Cambria Math"/>
                        <w:i/>
                      </w:rPr>
                    </w:ins>
                  </m:ctrlPr>
                </m:sSupPr>
                <m:e>
                  <m:r>
                    <w:ins w:id="1039" w:author="wei ganchao" w:date="2022-01-13T18:32:00Z">
                      <w:rPr>
                        <w:rFonts w:ascii="Cambria Math" w:hAnsi="Cambria Math"/>
                      </w:rPr>
                      <m:t>ν</m:t>
                    </w:ins>
                  </m:r>
                </m:e>
                <m:sup>
                  <m:r>
                    <w:ins w:id="1040" w:author="wei ganchao" w:date="2022-01-13T18:32:00Z">
                      <w:rPr>
                        <w:rFonts w:ascii="Cambria Math" w:hAnsi="Cambria Math"/>
                      </w:rPr>
                      <m:t>2</m:t>
                    </w:ins>
                  </m:r>
                </m:sup>
              </m:sSup>
            </m:den>
          </m:f>
          <m:r>
            <w:ins w:id="1041" w:author="wei ganchao" w:date="2022-01-13T18:32:00Z">
              <w:rPr>
                <w:rFonts w:ascii="Cambria Math" w:hAnsi="Cambria Math"/>
              </w:rPr>
              <m:t>=</m:t>
            </w:ins>
          </m:r>
          <m:f>
            <m:fPr>
              <m:ctrlPr>
                <w:ins w:id="1042" w:author="wei ganchao" w:date="2022-01-13T18:32:00Z">
                  <w:rPr>
                    <w:rFonts w:ascii="Cambria Math" w:hAnsi="Cambria Math"/>
                    <w:i/>
                  </w:rPr>
                </w:ins>
              </m:ctrlPr>
            </m:fPr>
            <m:num>
              <m:r>
                <w:ins w:id="1043" w:author="wei ganchao" w:date="2022-01-13T18:32:00Z">
                  <w:rPr>
                    <w:rFonts w:ascii="Cambria Math" w:hAnsi="Cambria Math"/>
                  </w:rPr>
                  <m:t>1</m:t>
                </w:ins>
              </m:r>
            </m:num>
            <m:den>
              <m:r>
                <w:ins w:id="1044" w:author="wei ganchao" w:date="2022-01-13T18:32:00Z">
                  <w:rPr>
                    <w:rFonts w:ascii="Cambria Math" w:hAnsi="Cambria Math"/>
                  </w:rPr>
                  <m:t>Z</m:t>
                </w:ins>
              </m:r>
            </m:den>
          </m:f>
          <m:nary>
            <m:naryPr>
              <m:chr m:val="∑"/>
              <m:limLoc m:val="undOvr"/>
              <m:ctrlPr>
                <w:ins w:id="1045" w:author="wei ganchao" w:date="2022-01-13T18:32:00Z">
                  <w:rPr>
                    <w:rFonts w:ascii="Cambria Math" w:hAnsi="Cambria Math"/>
                    <w:i/>
                  </w:rPr>
                </w:ins>
              </m:ctrlPr>
            </m:naryPr>
            <m:sub>
              <m:r>
                <w:ins w:id="1046" w:author="wei ganchao" w:date="2022-01-13T18:32:00Z">
                  <w:rPr>
                    <w:rFonts w:ascii="Cambria Math" w:hAnsi="Cambria Math"/>
                  </w:rPr>
                  <m:t>k=0</m:t>
                </w:ins>
              </m:r>
            </m:sub>
            <m:sup>
              <m:r>
                <w:ins w:id="1047" w:author="wei ganchao" w:date="2022-01-13T18:32:00Z">
                  <w:rPr>
                    <w:rFonts w:ascii="Cambria Math" w:hAnsi="Cambria Math"/>
                  </w:rPr>
                  <m:t>∞</m:t>
                </w:ins>
              </m:r>
            </m:sup>
            <m:e>
              <m:f>
                <m:fPr>
                  <m:ctrlPr>
                    <w:ins w:id="1048" w:author="wei ganchao" w:date="2022-01-13T18:32:00Z">
                      <w:rPr>
                        <w:rFonts w:ascii="Cambria Math" w:hAnsi="Cambria Math"/>
                        <w:i/>
                      </w:rPr>
                    </w:ins>
                  </m:ctrlPr>
                </m:fPr>
                <m:num>
                  <m:sSup>
                    <m:sSupPr>
                      <m:ctrlPr>
                        <w:ins w:id="1049" w:author="wei ganchao" w:date="2022-01-13T18:32:00Z">
                          <w:rPr>
                            <w:rFonts w:ascii="Cambria Math" w:hAnsi="Cambria Math"/>
                            <w:i/>
                          </w:rPr>
                        </w:ins>
                      </m:ctrlPr>
                    </m:sSupPr>
                    <m:e>
                      <m:d>
                        <m:dPr>
                          <m:ctrlPr>
                            <w:ins w:id="1050" w:author="wei ganchao" w:date="2022-01-13T18:32:00Z">
                              <w:rPr>
                                <w:rFonts w:ascii="Cambria Math" w:hAnsi="Cambria Math"/>
                                <w:i/>
                              </w:rPr>
                            </w:ins>
                          </m:ctrlPr>
                        </m:dPr>
                        <m:e>
                          <m:func>
                            <m:funcPr>
                              <m:ctrlPr>
                                <w:ins w:id="1051" w:author="wei ganchao" w:date="2022-01-13T18:32:00Z">
                                  <w:rPr>
                                    <w:rFonts w:ascii="Cambria Math" w:hAnsi="Cambria Math"/>
                                    <w:i/>
                                  </w:rPr>
                                </w:ins>
                              </m:ctrlPr>
                            </m:funcPr>
                            <m:fName>
                              <m:r>
                                <w:ins w:id="1052" w:author="wei ganchao" w:date="2022-01-13T18:32:00Z">
                                  <m:rPr>
                                    <m:sty m:val="p"/>
                                  </m:rPr>
                                  <w:rPr>
                                    <w:rFonts w:ascii="Cambria Math" w:hAnsi="Cambria Math"/>
                                  </w:rPr>
                                  <m:t>log</m:t>
                                </w:ins>
                              </m:r>
                            </m:fName>
                            <m:e>
                              <m:r>
                                <w:ins w:id="1053" w:author="wei ganchao" w:date="2022-01-13T18:32:00Z">
                                  <w:rPr>
                                    <w:rFonts w:ascii="Cambria Math" w:hAnsi="Cambria Math"/>
                                  </w:rPr>
                                  <m:t>k!</m:t>
                                </w:ins>
                              </m:r>
                            </m:e>
                          </m:func>
                        </m:e>
                      </m:d>
                    </m:e>
                    <m:sup>
                      <m:r>
                        <w:ins w:id="1054" w:author="wei ganchao" w:date="2022-01-13T18:32:00Z">
                          <w:rPr>
                            <w:rFonts w:ascii="Cambria Math" w:hAnsi="Cambria Math"/>
                          </w:rPr>
                          <m:t>2</m:t>
                        </w:ins>
                      </m:r>
                    </m:sup>
                  </m:sSup>
                  <m:sSup>
                    <m:sSupPr>
                      <m:ctrlPr>
                        <w:ins w:id="1055" w:author="wei ganchao" w:date="2022-01-13T18:32:00Z">
                          <w:rPr>
                            <w:rFonts w:ascii="Cambria Math" w:hAnsi="Cambria Math"/>
                            <w:i/>
                          </w:rPr>
                        </w:ins>
                      </m:ctrlPr>
                    </m:sSupPr>
                    <m:e>
                      <m:r>
                        <w:ins w:id="1056" w:author="wei ganchao" w:date="2022-01-13T18:32:00Z">
                          <w:rPr>
                            <w:rFonts w:ascii="Cambria Math" w:hAnsi="Cambria Math"/>
                          </w:rPr>
                          <m:t>λ</m:t>
                        </w:ins>
                      </m:r>
                    </m:e>
                    <m:sup>
                      <m:r>
                        <w:ins w:id="1057" w:author="wei ganchao" w:date="2022-01-13T18:32:00Z">
                          <w:rPr>
                            <w:rFonts w:ascii="Cambria Math" w:hAnsi="Cambria Math"/>
                          </w:rPr>
                          <m:t>k</m:t>
                        </w:ins>
                      </m:r>
                    </m:sup>
                  </m:sSup>
                </m:num>
                <m:den>
                  <m:sSup>
                    <m:sSupPr>
                      <m:ctrlPr>
                        <w:ins w:id="1058" w:author="wei ganchao" w:date="2022-01-13T18:32:00Z">
                          <w:rPr>
                            <w:rFonts w:ascii="Cambria Math" w:hAnsi="Cambria Math"/>
                            <w:i/>
                          </w:rPr>
                        </w:ins>
                      </m:ctrlPr>
                    </m:sSupPr>
                    <m:e>
                      <m:d>
                        <m:dPr>
                          <m:ctrlPr>
                            <w:ins w:id="1059" w:author="wei ganchao" w:date="2022-01-13T18:32:00Z">
                              <w:rPr>
                                <w:rFonts w:ascii="Cambria Math" w:hAnsi="Cambria Math"/>
                                <w:i/>
                              </w:rPr>
                            </w:ins>
                          </m:ctrlPr>
                        </m:dPr>
                        <m:e>
                          <m:r>
                            <w:ins w:id="1060" w:author="wei ganchao" w:date="2022-01-13T18:32:00Z">
                              <w:rPr>
                                <w:rFonts w:ascii="Cambria Math" w:hAnsi="Cambria Math"/>
                              </w:rPr>
                              <m:t>k!</m:t>
                            </w:ins>
                          </m:r>
                        </m:e>
                      </m:d>
                    </m:e>
                    <m:sup>
                      <m:r>
                        <w:ins w:id="1061" w:author="wei ganchao" w:date="2022-01-13T18:32:00Z">
                          <w:rPr>
                            <w:rFonts w:ascii="Cambria Math" w:hAnsi="Cambria Math"/>
                          </w:rPr>
                          <m:t>ν</m:t>
                        </w:ins>
                      </m:r>
                    </m:sup>
                  </m:sSup>
                </m:den>
              </m:f>
            </m:e>
          </m:nary>
          <m:r>
            <w:ins w:id="1062" w:author="wei ganchao" w:date="2022-01-13T18:32:00Z">
              <w:rPr>
                <w:rFonts w:ascii="Cambria Math" w:hAnsi="Cambria Math"/>
              </w:rPr>
              <m:t>-</m:t>
            </w:ins>
          </m:r>
          <m:sSup>
            <m:sSupPr>
              <m:ctrlPr>
                <w:ins w:id="1063" w:author="wei ganchao" w:date="2022-01-13T18:32:00Z">
                  <w:rPr>
                    <w:rFonts w:ascii="Cambria Math" w:hAnsi="Cambria Math"/>
                    <w:i/>
                  </w:rPr>
                </w:ins>
              </m:ctrlPr>
            </m:sSupPr>
            <m:e>
              <m:r>
                <w:ins w:id="1064" w:author="wei ganchao" w:date="2022-01-13T18:32:00Z">
                  <w:rPr>
                    <w:rFonts w:ascii="Cambria Math" w:hAnsi="Cambria Math"/>
                  </w:rPr>
                  <m:t>E</m:t>
                </w:ins>
              </m:r>
            </m:e>
            <m:sup>
              <m:r>
                <w:ins w:id="1065" w:author="wei ganchao" w:date="2022-01-13T18:32:00Z">
                  <w:rPr>
                    <w:rFonts w:ascii="Cambria Math" w:hAnsi="Cambria Math"/>
                  </w:rPr>
                  <m:t>2</m:t>
                </w:ins>
              </m:r>
            </m:sup>
          </m:sSup>
          <m:d>
            <m:dPr>
              <m:ctrlPr>
                <w:ins w:id="1066"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67" w:author="wei ganchao" w:date="2022-01-13T18:32:00Z">
                      <w:rPr>
                        <w:rFonts w:ascii="Cambria Math" w:hAnsi="Cambria Math"/>
                      </w:rPr>
                      <m:t>Y!</m:t>
                    </w:ins>
                  </m:r>
                </m:e>
              </m:func>
            </m:e>
          </m:d>
          <m:r>
            <w:ins w:id="1068" w:author="wei ganchao" w:date="2022-01-13T18:32:00Z">
              <m:rPr>
                <m:sty m:val="p"/>
              </m:rPr>
              <w:rPr>
                <w:rFonts w:ascii="Cambria Math" w:hAnsi="Cambria Math"/>
              </w:rPr>
              <w:br/>
            </w:ins>
          </m:r>
        </m:oMath>
        <m:oMath>
          <m:r>
            <w:ins w:id="1069" w:author="wei ganchao" w:date="2022-01-13T18:32:00Z">
              <w:rPr>
                <w:rFonts w:ascii="Cambria Math" w:hAnsi="Cambria Math"/>
              </w:rPr>
              <m:t>Cov</m:t>
            </w:ins>
          </m:r>
          <m:d>
            <m:dPr>
              <m:ctrlPr>
                <w:ins w:id="1070" w:author="wei ganchao" w:date="2022-01-13T18:32:00Z">
                  <w:rPr>
                    <w:rFonts w:ascii="Cambria Math" w:hAnsi="Cambria Math"/>
                    <w:i/>
                  </w:rPr>
                </w:ins>
              </m:ctrlPr>
            </m:dPr>
            <m:e>
              <m:r>
                <w:ins w:id="1071"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072" w:author="wei ganchao" w:date="2022-01-13T18:32:00Z">
                      <w:rPr>
                        <w:rFonts w:ascii="Cambria Math" w:hAnsi="Cambria Math"/>
                      </w:rPr>
                      <m:t>Y!</m:t>
                    </w:ins>
                  </m:r>
                </m:e>
              </m:func>
            </m:e>
          </m:d>
          <m:r>
            <w:ins w:id="1073" w:author="wei ganchao" w:date="2022-01-13T18:33:00Z">
              <w:rPr>
                <w:rFonts w:ascii="Cambria Math" w:hAnsi="Cambria Math"/>
              </w:rPr>
              <m:t>=-</m:t>
            </w:ins>
          </m:r>
          <m:f>
            <m:fPr>
              <m:ctrlPr>
                <w:ins w:id="1074" w:author="wei ganchao" w:date="2022-01-13T18:33:00Z">
                  <w:rPr>
                    <w:rFonts w:ascii="Cambria Math" w:hAnsi="Cambria Math"/>
                    <w:i/>
                  </w:rPr>
                </w:ins>
              </m:ctrlPr>
            </m:fPr>
            <m:num>
              <m:sSup>
                <m:sSupPr>
                  <m:ctrlPr>
                    <w:ins w:id="1075" w:author="wei ganchao" w:date="2022-01-13T18:33:00Z">
                      <w:rPr>
                        <w:rFonts w:ascii="Cambria Math" w:hAnsi="Cambria Math"/>
                        <w:i/>
                      </w:rPr>
                    </w:ins>
                  </m:ctrlPr>
                </m:sSupPr>
                <m:e>
                  <m:r>
                    <w:ins w:id="1076" w:author="wei ganchao" w:date="2022-01-13T18:33:00Z">
                      <w:rPr>
                        <w:rFonts w:ascii="Cambria Math" w:hAnsi="Cambria Math"/>
                      </w:rPr>
                      <m:t>∂</m:t>
                    </w:ins>
                  </m:r>
                </m:e>
                <m:sup>
                  <m:r>
                    <w:ins w:id="1077" w:author="wei ganchao" w:date="2022-01-13T18:33:00Z">
                      <w:rPr>
                        <w:rFonts w:ascii="Cambria Math" w:hAnsi="Cambria Math"/>
                      </w:rPr>
                      <m:t>2</m:t>
                    </w:ins>
                  </m:r>
                </m:sup>
              </m:sSup>
              <m:func>
                <m:funcPr>
                  <m:ctrlPr>
                    <w:ins w:id="1078" w:author="wei ganchao" w:date="2022-01-13T18:33:00Z">
                      <w:rPr>
                        <w:rFonts w:ascii="Cambria Math" w:hAnsi="Cambria Math"/>
                        <w:i/>
                      </w:rPr>
                    </w:ins>
                  </m:ctrlPr>
                </m:funcPr>
                <m:fName>
                  <m:r>
                    <w:ins w:id="1079" w:author="wei ganchao" w:date="2022-01-13T18:33:00Z">
                      <m:rPr>
                        <m:sty m:val="p"/>
                      </m:rPr>
                      <w:rPr>
                        <w:rFonts w:ascii="Cambria Math" w:hAnsi="Cambria Math"/>
                      </w:rPr>
                      <m:t>log</m:t>
                    </w:ins>
                  </m:r>
                </m:fName>
                <m:e>
                  <m:r>
                    <w:ins w:id="1080" w:author="wei ganchao" w:date="2022-01-13T18:33:00Z">
                      <w:rPr>
                        <w:rFonts w:ascii="Cambria Math" w:hAnsi="Cambria Math"/>
                      </w:rPr>
                      <m:t>Z</m:t>
                    </w:ins>
                  </m:r>
                </m:e>
              </m:func>
            </m:num>
            <m:den>
              <m:r>
                <w:ins w:id="1081" w:author="wei ganchao" w:date="2022-01-13T18:33:00Z">
                  <w:rPr>
                    <w:rFonts w:ascii="Cambria Math" w:hAnsi="Cambria Math"/>
                  </w:rPr>
                  <m:t>∂</m:t>
                </w:ins>
              </m:r>
              <m:func>
                <m:funcPr>
                  <m:ctrlPr>
                    <w:ins w:id="1082" w:author="wei ganchao" w:date="2022-01-13T18:33:00Z">
                      <w:rPr>
                        <w:rFonts w:ascii="Cambria Math" w:hAnsi="Cambria Math"/>
                        <w:i/>
                      </w:rPr>
                    </w:ins>
                  </m:ctrlPr>
                </m:funcPr>
                <m:fName>
                  <m:r>
                    <w:ins w:id="1083" w:author="wei ganchao" w:date="2022-01-13T18:33:00Z">
                      <m:rPr>
                        <m:sty m:val="p"/>
                      </m:rPr>
                      <w:rPr>
                        <w:rFonts w:ascii="Cambria Math" w:hAnsi="Cambria Math"/>
                      </w:rPr>
                      <m:t>log</m:t>
                    </w:ins>
                  </m:r>
                </m:fName>
                <m:e>
                  <m:r>
                    <w:ins w:id="1084" w:author="wei ganchao" w:date="2022-01-13T18:33:00Z">
                      <w:rPr>
                        <w:rFonts w:ascii="Cambria Math" w:hAnsi="Cambria Math"/>
                      </w:rPr>
                      <m:t>λ</m:t>
                    </w:ins>
                  </m:r>
                </m:e>
              </m:func>
              <m:r>
                <w:ins w:id="1085" w:author="wei ganchao" w:date="2022-01-13T18:33:00Z">
                  <w:rPr>
                    <w:rFonts w:ascii="Cambria Math" w:hAnsi="Cambria Math"/>
                  </w:rPr>
                  <m:t>∂ν</m:t>
                </w:ins>
              </m:r>
            </m:den>
          </m:f>
          <m:r>
            <w:ins w:id="1086" w:author="wei ganchao" w:date="2022-01-13T18:33:00Z">
              <w:rPr>
                <w:rFonts w:ascii="Cambria Math" w:hAnsi="Cambria Math"/>
              </w:rPr>
              <m:t>=</m:t>
            </w:ins>
          </m:r>
          <m:f>
            <m:fPr>
              <m:ctrlPr>
                <w:ins w:id="1087" w:author="wei ganchao" w:date="2022-01-13T18:33:00Z">
                  <w:rPr>
                    <w:rFonts w:ascii="Cambria Math" w:hAnsi="Cambria Math"/>
                    <w:i/>
                  </w:rPr>
                </w:ins>
              </m:ctrlPr>
            </m:fPr>
            <m:num>
              <m:r>
                <w:ins w:id="1088" w:author="wei ganchao" w:date="2022-01-13T18:33:00Z">
                  <w:rPr>
                    <w:rFonts w:ascii="Cambria Math" w:hAnsi="Cambria Math"/>
                  </w:rPr>
                  <m:t>1</m:t>
                </w:ins>
              </m:r>
            </m:num>
            <m:den>
              <m:r>
                <w:ins w:id="1089" w:author="wei ganchao" w:date="2022-01-13T18:33:00Z">
                  <w:rPr>
                    <w:rFonts w:ascii="Cambria Math" w:hAnsi="Cambria Math"/>
                  </w:rPr>
                  <m:t>Z</m:t>
                </w:ins>
              </m:r>
            </m:den>
          </m:f>
          <m:nary>
            <m:naryPr>
              <m:chr m:val="∑"/>
              <m:limLoc m:val="undOvr"/>
              <m:ctrlPr>
                <w:ins w:id="1090" w:author="wei ganchao" w:date="2022-01-13T18:33:00Z">
                  <w:rPr>
                    <w:rFonts w:ascii="Cambria Math" w:hAnsi="Cambria Math"/>
                    <w:i/>
                  </w:rPr>
                </w:ins>
              </m:ctrlPr>
            </m:naryPr>
            <m:sub>
              <m:r>
                <w:ins w:id="1091" w:author="wei ganchao" w:date="2022-01-13T18:33:00Z">
                  <w:rPr>
                    <w:rFonts w:ascii="Cambria Math" w:hAnsi="Cambria Math"/>
                  </w:rPr>
                  <m:t>k=0</m:t>
                </w:ins>
              </m:r>
            </m:sub>
            <m:sup>
              <m:r>
                <w:ins w:id="1092" w:author="wei ganchao" w:date="2022-01-13T18:33:00Z">
                  <w:rPr>
                    <w:rFonts w:ascii="Cambria Math" w:hAnsi="Cambria Math"/>
                  </w:rPr>
                  <m:t>∞</m:t>
                </w:ins>
              </m:r>
            </m:sup>
            <m:e>
              <m:f>
                <m:fPr>
                  <m:ctrlPr>
                    <w:ins w:id="1093" w:author="wei ganchao" w:date="2022-01-13T18:33:00Z">
                      <w:rPr>
                        <w:rFonts w:ascii="Cambria Math" w:hAnsi="Cambria Math"/>
                        <w:i/>
                      </w:rPr>
                    </w:ins>
                  </m:ctrlPr>
                </m:fPr>
                <m:num>
                  <m:d>
                    <m:dPr>
                      <m:ctrlPr>
                        <w:ins w:id="1094" w:author="wei ganchao" w:date="2022-01-13T18:33:00Z">
                          <w:rPr>
                            <w:rFonts w:ascii="Cambria Math" w:hAnsi="Cambria Math"/>
                            <w:i/>
                          </w:rPr>
                        </w:ins>
                      </m:ctrlPr>
                    </m:dPr>
                    <m:e>
                      <m:func>
                        <m:funcPr>
                          <m:ctrlPr>
                            <w:ins w:id="1095" w:author="wei ganchao" w:date="2022-01-13T18:33:00Z">
                              <w:rPr>
                                <w:rFonts w:ascii="Cambria Math" w:hAnsi="Cambria Math"/>
                                <w:i/>
                              </w:rPr>
                            </w:ins>
                          </m:ctrlPr>
                        </m:funcPr>
                        <m:fName>
                          <m:r>
                            <w:ins w:id="1096" w:author="wei ganchao" w:date="2022-01-13T18:33:00Z">
                              <m:rPr>
                                <m:sty m:val="p"/>
                              </m:rPr>
                              <w:rPr>
                                <w:rFonts w:ascii="Cambria Math" w:hAnsi="Cambria Math"/>
                              </w:rPr>
                              <m:t>log</m:t>
                            </w:ins>
                          </m:r>
                        </m:fName>
                        <m:e>
                          <m:r>
                            <w:ins w:id="1097" w:author="wei ganchao" w:date="2022-01-13T18:33:00Z">
                              <w:rPr>
                                <w:rFonts w:ascii="Cambria Math" w:hAnsi="Cambria Math"/>
                              </w:rPr>
                              <m:t>k!</m:t>
                            </w:ins>
                          </m:r>
                        </m:e>
                      </m:func>
                    </m:e>
                  </m:d>
                  <m:r>
                    <w:ins w:id="1098" w:author="wei ganchao" w:date="2022-01-13T18:33:00Z">
                      <w:rPr>
                        <w:rFonts w:ascii="Cambria Math" w:hAnsi="Cambria Math"/>
                      </w:rPr>
                      <m:t>k</m:t>
                    </w:ins>
                  </m:r>
                  <m:sSup>
                    <m:sSupPr>
                      <m:ctrlPr>
                        <w:ins w:id="1099" w:author="wei ganchao" w:date="2022-01-13T18:33:00Z">
                          <w:rPr>
                            <w:rFonts w:ascii="Cambria Math" w:hAnsi="Cambria Math"/>
                            <w:i/>
                          </w:rPr>
                        </w:ins>
                      </m:ctrlPr>
                    </m:sSupPr>
                    <m:e>
                      <m:r>
                        <w:ins w:id="1100" w:author="wei ganchao" w:date="2022-01-13T18:33:00Z">
                          <w:rPr>
                            <w:rFonts w:ascii="Cambria Math" w:hAnsi="Cambria Math"/>
                          </w:rPr>
                          <m:t>λ</m:t>
                        </w:ins>
                      </m:r>
                    </m:e>
                    <m:sup>
                      <m:r>
                        <w:ins w:id="1101" w:author="wei ganchao" w:date="2022-01-13T18:33:00Z">
                          <w:rPr>
                            <w:rFonts w:ascii="Cambria Math" w:hAnsi="Cambria Math"/>
                          </w:rPr>
                          <m:t>k</m:t>
                        </w:ins>
                      </m:r>
                    </m:sup>
                  </m:sSup>
                </m:num>
                <m:den>
                  <m:sSup>
                    <m:sSupPr>
                      <m:ctrlPr>
                        <w:ins w:id="1102" w:author="wei ganchao" w:date="2022-01-13T18:33:00Z">
                          <w:rPr>
                            <w:rFonts w:ascii="Cambria Math" w:hAnsi="Cambria Math"/>
                            <w:i/>
                          </w:rPr>
                        </w:ins>
                      </m:ctrlPr>
                    </m:sSupPr>
                    <m:e>
                      <m:d>
                        <m:dPr>
                          <m:ctrlPr>
                            <w:ins w:id="1103" w:author="wei ganchao" w:date="2022-01-13T18:33:00Z">
                              <w:rPr>
                                <w:rFonts w:ascii="Cambria Math" w:hAnsi="Cambria Math"/>
                                <w:i/>
                              </w:rPr>
                            </w:ins>
                          </m:ctrlPr>
                        </m:dPr>
                        <m:e>
                          <m:r>
                            <w:ins w:id="1104" w:author="wei ganchao" w:date="2022-01-13T18:33:00Z">
                              <w:rPr>
                                <w:rFonts w:ascii="Cambria Math" w:hAnsi="Cambria Math"/>
                              </w:rPr>
                              <m:t>k!</m:t>
                            </w:ins>
                          </m:r>
                        </m:e>
                      </m:d>
                    </m:e>
                    <m:sup>
                      <m:r>
                        <w:ins w:id="1105" w:author="wei ganchao" w:date="2022-01-13T18:33:00Z">
                          <w:rPr>
                            <w:rFonts w:ascii="Cambria Math" w:hAnsi="Cambria Math"/>
                          </w:rPr>
                          <m:t>ν</m:t>
                        </w:ins>
                      </m:r>
                    </m:sup>
                  </m:sSup>
                </m:den>
              </m:f>
            </m:e>
          </m:nary>
          <m:r>
            <w:ins w:id="1106"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107" w:author="wei ganchao" w:date="2022-01-13T18:33:00Z">
                  <w:rPr>
                    <w:rFonts w:ascii="Cambria Math" w:hAnsi="Cambria Math"/>
                  </w:rPr>
                  <m:t>Y!</m:t>
                </w:ins>
              </m:r>
            </m:e>
          </m:func>
          <m:r>
            <w:ins w:id="1108" w:author="wei ganchao" w:date="2022-01-13T18:33:00Z">
              <w:rPr>
                <w:rFonts w:ascii="Cambria Math" w:hAnsi="Cambria Math"/>
              </w:rPr>
              <m:t>)E(</m:t>
            </w:ins>
          </m:r>
          <m:r>
            <w:ins w:id="1109" w:author="wei ganchao" w:date="2022-01-13T18:34:00Z">
              <w:rPr>
                <w:rFonts w:ascii="Cambria Math" w:hAnsi="Cambria Math"/>
              </w:rPr>
              <m:t>Y</m:t>
            </w:ins>
          </m:r>
          <m:r>
            <w:ins w:id="1110" w:author="wei ganchao" w:date="2022-01-13T18:33:00Z">
              <w:rPr>
                <w:rFonts w:ascii="Cambria Math" w:hAnsi="Cambria Math"/>
              </w:rPr>
              <m:t>)</m:t>
            </w:ins>
          </m:r>
        </m:oMath>
      </m:oMathPara>
    </w:p>
    <w:p w14:paraId="7AA8C98D" w14:textId="14C9AD63" w:rsidR="005713EA" w:rsidRDefault="00940C2D" w:rsidP="00D3079B">
      <w:pPr>
        <w:rPr>
          <w:ins w:id="1111" w:author="wei ganchao" w:date="2022-01-13T18:34:00Z"/>
        </w:rPr>
      </w:pPr>
      <w:ins w:id="1112" w:author="wei ganchao" w:date="2022-01-13T18:34:00Z">
        <w:r w:rsidRPr="00940C2D">
          <w:t>Generally, these moments can be calculated by truncated summation.</w:t>
        </w:r>
      </w:ins>
    </w:p>
    <w:p w14:paraId="6164A816" w14:textId="51F3C7BE" w:rsidR="00940C2D" w:rsidRDefault="00940C2D" w:rsidP="00D3079B">
      <w:pPr>
        <w:rPr>
          <w:ins w:id="1113" w:author="wei ganchao" w:date="2022-01-13T18:34:00Z"/>
        </w:rPr>
      </w:pPr>
    </w:p>
    <w:p w14:paraId="0ECD25A8" w14:textId="626E9B01" w:rsidR="00940C2D" w:rsidDel="00940C2D" w:rsidRDefault="00940C2D">
      <w:pPr>
        <w:rPr>
          <w:del w:id="1114" w:author="wei ganchao" w:date="2022-01-13T18:34:00Z"/>
        </w:rPr>
      </w:pPr>
      <w:ins w:id="1115" w:author="wei ganchao" w:date="2022-01-13T18:34:00Z">
        <w:r>
          <w:t xml:space="preserve">However, when </w:t>
        </w:r>
      </w:ins>
      <m:oMath>
        <m:r>
          <w:ins w:id="1116" w:author="wei ganchao" w:date="2022-01-13T18:34:00Z">
            <w:rPr>
              <w:rFonts w:ascii="Cambria Math" w:hAnsi="Cambria Math"/>
            </w:rPr>
            <m:t>λ≥2</m:t>
          </w:ins>
        </m:r>
      </m:oMath>
      <w:ins w:id="1117" w:author="wei ganchao" w:date="2022-01-13T18:34:00Z">
        <w:r>
          <w:t xml:space="preserve"> and </w:t>
        </w:r>
      </w:ins>
      <m:oMath>
        <m:r>
          <w:ins w:id="1118" w:author="wei ganchao" w:date="2022-01-13T18:34:00Z">
            <w:rPr>
              <w:rFonts w:ascii="Cambria Math" w:hAnsi="Cambria Math"/>
            </w:rPr>
            <m:t>ν≤1</m:t>
          </w:ins>
        </m:r>
      </m:oMath>
      <w:ins w:id="1119"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20"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21" w:author="wei ganchao" w:date="2022-01-13T18:34:00Z">
            <w:rPr>
              <w:rFonts w:ascii="Cambria Math" w:hAnsi="Cambria Math"/>
            </w:rPr>
            <m:t>λ≥2</m:t>
          </w:del>
        </m:r>
      </m:oMath>
      <w:del w:id="1122" w:author="wei ganchao" w:date="2022-01-13T18:34:00Z">
        <w:r w:rsidR="00DF0933" w:rsidDel="00940C2D">
          <w:delText xml:space="preserve"> and </w:delText>
        </w:r>
      </w:del>
      <m:oMath>
        <m:r>
          <w:del w:id="1123" w:author="wei ganchao" w:date="2022-01-13T18:34:00Z">
            <w:rPr>
              <w:rFonts w:ascii="Cambria Math" w:hAnsi="Cambria Math"/>
            </w:rPr>
            <m:t>ν≤1</m:t>
          </w:del>
        </m:r>
      </m:oMath>
      <w:del w:id="1124"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25" w:author="wei ganchao" w:date="2022-01-13T18:35:00Z"/>
        </w:rPr>
      </w:pPr>
      <w:del w:id="1126"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27" w:author="wei ganchao" w:date="2022-01-13T18:35:00Z"/>
        </w:rPr>
      </w:pPr>
    </w:p>
    <w:p w14:paraId="605D57CE" w14:textId="72FC686A" w:rsidR="00AC455B" w:rsidRDefault="00AC455B" w:rsidP="00D3079B">
      <w:r>
        <w:t>The gradient</w:t>
      </w:r>
      <w:ins w:id="1128" w:author="wei ganchao" w:date="2022-01-13T18:35:00Z">
        <w:r w:rsidR="00940C2D">
          <w:t xml:space="preserve"> is</w:t>
        </w:r>
      </w:ins>
      <w:r>
        <w:t>:</w:t>
      </w:r>
    </w:p>
    <w:p w14:paraId="01A22906" w14:textId="5AA02C7B" w:rsidR="00AC455B" w:rsidRPr="00BF3887" w:rsidRDefault="00A7374C"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29" w:author="wei ganchao" w:date="2022-01-13T18:35:00Z"/>
        </w:rPr>
      </w:pPr>
      <w:del w:id="1130" w:author="wei ganchao" w:date="2022-01-13T18:35:00Z">
        <w:r w:rsidDel="00940C2D">
          <w:delText xml:space="preserve">, where </w:delText>
        </w:r>
      </w:del>
      <m:oMath>
        <m:r>
          <w:del w:id="1131" w:author="wei ganchao" w:date="2022-01-13T18:35:00Z">
            <w:rPr>
              <w:rFonts w:ascii="Cambria Math" w:hAnsi="Cambria Math"/>
            </w:rPr>
            <m:t>k=2,…,T-1</m:t>
          </w:del>
        </m:r>
      </m:oMath>
      <w:del w:id="1132" w:author="wei ganchao" w:date="2022-01-13T18:35:00Z">
        <w:r w:rsidDel="00940C2D">
          <w:delText xml:space="preserve">, </w:delText>
        </w:r>
      </w:del>
      <m:oMath>
        <m:sSub>
          <m:sSubPr>
            <m:ctrlPr>
              <w:del w:id="1133" w:author="wei ganchao" w:date="2022-01-13T18:35:00Z">
                <w:rPr>
                  <w:rFonts w:ascii="Cambria Math" w:hAnsi="Cambria Math"/>
                  <w:i/>
                </w:rPr>
              </w:del>
            </m:ctrlPr>
          </m:sSubPr>
          <m:e>
            <m:r>
              <w:del w:id="1134" w:author="wei ganchao" w:date="2022-01-13T18:35:00Z">
                <m:rPr>
                  <m:sty m:val="bi"/>
                </m:rPr>
                <w:rPr>
                  <w:rFonts w:ascii="Cambria Math" w:hAnsi="Cambria Math"/>
                </w:rPr>
                <m:t>X</m:t>
              </w:del>
            </m:r>
          </m:e>
          <m:sub>
            <m:r>
              <w:del w:id="1135" w:author="wei ganchao" w:date="2022-01-13T18:35:00Z">
                <w:rPr>
                  <w:rFonts w:ascii="Cambria Math" w:hAnsi="Cambria Math"/>
                </w:rPr>
                <m:t>t</m:t>
              </w:del>
            </m:r>
          </m:sub>
        </m:sSub>
        <m:r>
          <w:del w:id="1136" w:author="wei ganchao" w:date="2022-01-13T18:35:00Z">
            <w:rPr>
              <w:rFonts w:ascii="Cambria Math" w:hAnsi="Cambria Math"/>
            </w:rPr>
            <m:t>=</m:t>
          </w:del>
        </m:r>
        <m:sSup>
          <m:sSupPr>
            <m:ctrlPr>
              <w:del w:id="1137" w:author="wei ganchao" w:date="2022-01-13T18:35:00Z">
                <w:rPr>
                  <w:rFonts w:ascii="Cambria Math" w:hAnsi="Cambria Math"/>
                  <w:i/>
                </w:rPr>
              </w:del>
            </m:ctrlPr>
          </m:sSupPr>
          <m:e>
            <m:d>
              <m:dPr>
                <m:ctrlPr>
                  <w:del w:id="1138" w:author="wei ganchao" w:date="2022-01-13T18:35:00Z">
                    <w:rPr>
                      <w:rFonts w:ascii="Cambria Math" w:hAnsi="Cambria Math"/>
                      <w:i/>
                    </w:rPr>
                  </w:del>
                </m:ctrlPr>
              </m:dPr>
              <m:e>
                <m:sSub>
                  <m:sSubPr>
                    <m:ctrlPr>
                      <w:del w:id="1139" w:author="wei ganchao" w:date="2022-01-13T18:35:00Z">
                        <w:rPr>
                          <w:rFonts w:ascii="Cambria Math" w:hAnsi="Cambria Math"/>
                          <w:i/>
                        </w:rPr>
                      </w:del>
                    </m:ctrlPr>
                  </m:sSubPr>
                  <m:e>
                    <m:r>
                      <w:del w:id="1140" w:author="wei ganchao" w:date="2022-01-13T18:35:00Z">
                        <m:rPr>
                          <m:sty m:val="bi"/>
                        </m:rPr>
                        <w:rPr>
                          <w:rFonts w:ascii="Cambria Math" w:hAnsi="Cambria Math"/>
                        </w:rPr>
                        <m:t>x</m:t>
                      </w:del>
                    </m:r>
                  </m:e>
                  <m:sub>
                    <m:r>
                      <w:del w:id="1141" w:author="wei ganchao" w:date="2022-01-13T18:35:00Z">
                        <w:rPr>
                          <w:rFonts w:ascii="Cambria Math" w:hAnsi="Cambria Math"/>
                        </w:rPr>
                        <m:t>1t</m:t>
                      </w:del>
                    </m:r>
                  </m:sub>
                </m:sSub>
                <m:r>
                  <w:del w:id="1142" w:author="wei ganchao" w:date="2022-01-13T18:35:00Z">
                    <w:rPr>
                      <w:rFonts w:ascii="Cambria Math" w:hAnsi="Cambria Math"/>
                    </w:rPr>
                    <m:t>,…,</m:t>
                  </w:del>
                </m:r>
                <m:sSub>
                  <m:sSubPr>
                    <m:ctrlPr>
                      <w:del w:id="1143" w:author="wei ganchao" w:date="2022-01-13T18:35:00Z">
                        <w:rPr>
                          <w:rFonts w:ascii="Cambria Math" w:hAnsi="Cambria Math"/>
                          <w:i/>
                        </w:rPr>
                      </w:del>
                    </m:ctrlPr>
                  </m:sSubPr>
                  <m:e>
                    <m:r>
                      <w:del w:id="1144" w:author="wei ganchao" w:date="2022-01-13T18:35:00Z">
                        <m:rPr>
                          <m:sty m:val="bi"/>
                        </m:rPr>
                        <w:rPr>
                          <w:rFonts w:ascii="Cambria Math" w:hAnsi="Cambria Math"/>
                        </w:rPr>
                        <m:t>x</m:t>
                      </w:del>
                    </m:r>
                  </m:e>
                  <m:sub>
                    <m:r>
                      <w:del w:id="1145" w:author="wei ganchao" w:date="2022-01-13T18:35:00Z">
                        <w:rPr>
                          <w:rFonts w:ascii="Cambria Math" w:hAnsi="Cambria Math"/>
                        </w:rPr>
                        <m:t>nt</m:t>
                      </w:del>
                    </m:r>
                  </m:sub>
                </m:sSub>
              </m:e>
            </m:d>
          </m:e>
          <m:sup>
            <m:r>
              <w:del w:id="1146" w:author="wei ganchao" w:date="2022-01-13T18:35:00Z">
                <w:rPr>
                  <w:rFonts w:ascii="Cambria Math" w:hAnsi="Cambria Math"/>
                </w:rPr>
                <m:t>'</m:t>
              </w:del>
            </m:r>
          </m:sup>
        </m:sSup>
      </m:oMath>
      <w:del w:id="1147" w:author="wei ganchao" w:date="2022-01-13T18:35:00Z">
        <w:r w:rsidDel="00940C2D">
          <w:delText xml:space="preserve"> and </w:delText>
        </w:r>
      </w:del>
      <m:oMath>
        <m:sSub>
          <m:sSubPr>
            <m:ctrlPr>
              <w:del w:id="1148" w:author="wei ganchao" w:date="2022-01-13T18:35:00Z">
                <w:rPr>
                  <w:rFonts w:ascii="Cambria Math" w:hAnsi="Cambria Math"/>
                  <w:i/>
                </w:rPr>
              </w:del>
            </m:ctrlPr>
          </m:sSubPr>
          <m:e>
            <m:r>
              <w:del w:id="1149" w:author="wei ganchao" w:date="2022-01-13T18:35:00Z">
                <m:rPr>
                  <m:sty m:val="bi"/>
                </m:rPr>
                <w:rPr>
                  <w:rFonts w:ascii="Cambria Math" w:hAnsi="Cambria Math"/>
                </w:rPr>
                <m:t>G</m:t>
              </w:del>
            </m:r>
          </m:e>
          <m:sub>
            <m:r>
              <w:del w:id="1150" w:author="wei ganchao" w:date="2022-01-13T18:35:00Z">
                <w:rPr>
                  <w:rFonts w:ascii="Cambria Math" w:hAnsi="Cambria Math"/>
                </w:rPr>
                <m:t>t</m:t>
              </w:del>
            </m:r>
          </m:sub>
        </m:sSub>
        <m:r>
          <w:del w:id="1151" w:author="wei ganchao" w:date="2022-01-13T18:35:00Z">
            <w:rPr>
              <w:rFonts w:ascii="Cambria Math" w:hAnsi="Cambria Math"/>
            </w:rPr>
            <m:t>=</m:t>
          </w:del>
        </m:r>
        <m:sSup>
          <m:sSupPr>
            <m:ctrlPr>
              <w:del w:id="1152" w:author="wei ganchao" w:date="2022-01-13T18:35:00Z">
                <w:rPr>
                  <w:rFonts w:ascii="Cambria Math" w:hAnsi="Cambria Math"/>
                  <w:i/>
                </w:rPr>
              </w:del>
            </m:ctrlPr>
          </m:sSupPr>
          <m:e>
            <m:d>
              <m:dPr>
                <m:ctrlPr>
                  <w:del w:id="1153" w:author="wei ganchao" w:date="2022-01-13T18:35:00Z">
                    <w:rPr>
                      <w:rFonts w:ascii="Cambria Math" w:hAnsi="Cambria Math"/>
                      <w:i/>
                    </w:rPr>
                  </w:del>
                </m:ctrlPr>
              </m:dPr>
              <m:e>
                <m:sSub>
                  <m:sSubPr>
                    <m:ctrlPr>
                      <w:del w:id="1154" w:author="wei ganchao" w:date="2022-01-13T18:35:00Z">
                        <w:rPr>
                          <w:rFonts w:ascii="Cambria Math" w:hAnsi="Cambria Math"/>
                          <w:i/>
                        </w:rPr>
                      </w:del>
                    </m:ctrlPr>
                  </m:sSubPr>
                  <m:e>
                    <m:r>
                      <w:del w:id="1155" w:author="wei ganchao" w:date="2022-01-13T18:35:00Z">
                        <m:rPr>
                          <m:sty m:val="bi"/>
                        </m:rPr>
                        <w:rPr>
                          <w:rFonts w:ascii="Cambria Math" w:hAnsi="Cambria Math"/>
                        </w:rPr>
                        <m:t>g</m:t>
                      </w:del>
                    </m:r>
                  </m:e>
                  <m:sub>
                    <m:r>
                      <w:del w:id="1156" w:author="wei ganchao" w:date="2022-01-13T18:35:00Z">
                        <w:rPr>
                          <w:rFonts w:ascii="Cambria Math" w:hAnsi="Cambria Math"/>
                        </w:rPr>
                        <m:t>1t</m:t>
                      </w:del>
                    </m:r>
                  </m:sub>
                </m:sSub>
                <m:r>
                  <w:del w:id="1157" w:author="wei ganchao" w:date="2022-01-13T18:35:00Z">
                    <w:rPr>
                      <w:rFonts w:ascii="Cambria Math" w:hAnsi="Cambria Math"/>
                    </w:rPr>
                    <m:t>,…,</m:t>
                  </w:del>
                </m:r>
                <m:sSub>
                  <m:sSubPr>
                    <m:ctrlPr>
                      <w:del w:id="1158" w:author="wei ganchao" w:date="2022-01-13T18:35:00Z">
                        <w:rPr>
                          <w:rFonts w:ascii="Cambria Math" w:hAnsi="Cambria Math"/>
                          <w:i/>
                        </w:rPr>
                      </w:del>
                    </m:ctrlPr>
                  </m:sSubPr>
                  <m:e>
                    <m:r>
                      <w:del w:id="1159" w:author="wei ganchao" w:date="2022-01-13T18:35:00Z">
                        <m:rPr>
                          <m:sty m:val="bi"/>
                        </m:rPr>
                        <w:rPr>
                          <w:rFonts w:ascii="Cambria Math" w:hAnsi="Cambria Math"/>
                        </w:rPr>
                        <m:t>g</m:t>
                      </w:del>
                    </m:r>
                  </m:e>
                  <m:sub>
                    <m:r>
                      <w:del w:id="1160" w:author="wei ganchao" w:date="2022-01-13T18:35:00Z">
                        <w:rPr>
                          <w:rFonts w:ascii="Cambria Math" w:hAnsi="Cambria Math"/>
                        </w:rPr>
                        <m:t>nt</m:t>
                      </w:del>
                    </m:r>
                  </m:sub>
                </m:sSub>
              </m:e>
            </m:d>
          </m:e>
          <m:sup>
            <m:r>
              <w:del w:id="1161" w:author="wei ganchao" w:date="2022-01-13T18:35:00Z">
                <w:rPr>
                  <w:rFonts w:ascii="Cambria Math" w:hAnsi="Cambria Math"/>
                </w:rPr>
                <m:t>'</m:t>
              </w:del>
            </m:r>
          </m:sup>
        </m:sSup>
      </m:oMath>
      <w:del w:id="1162"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163" w:author="wei ganchao" w:date="2022-01-13T18:36:00Z" w:name="move92991394"/>
        <m:oMath>
          <m:f>
            <m:fPr>
              <m:ctrlPr>
                <w:rPr>
                  <w:rFonts w:ascii="Cambria Math" w:hAnsi="Cambria Math"/>
                  <w:i/>
                </w:rPr>
              </m:ctrlPr>
            </m:fPr>
            <m:num>
              <m:sSup>
                <m:sSupPr>
                  <m:ctrlPr>
                    <w:rPr>
                      <w:rFonts w:ascii="Cambria Math" w:hAnsi="Cambria Math"/>
                      <w:i/>
                    </w:rPr>
                  </m:ctrlPr>
                </m:sSupPr>
                <m:e>
                  <w:moveFrom w:id="1164" w:author="wei ganchao" w:date="2022-01-13T18:36:00Z">
                    <m:r>
                      <w:rPr>
                        <w:rFonts w:ascii="Cambria Math" w:hAnsi="Cambria Math"/>
                      </w:rPr>
                      <m:t>∂</m:t>
                    </m:r>
                  </w:moveFrom>
                </m:e>
                <m:sup>
                  <w:moveFrom w:id="1165" w:author="wei ganchao" w:date="2022-01-13T18:36:00Z">
                    <m:r>
                      <w:rPr>
                        <w:rFonts w:ascii="Cambria Math" w:hAnsi="Cambria Math"/>
                      </w:rPr>
                      <m:t>2</m:t>
                    </m:r>
                  </w:moveFrom>
                </m:sup>
              </m:sSup>
              <m:sSub>
                <m:sSubPr>
                  <m:ctrlPr>
                    <w:rPr>
                      <w:rFonts w:ascii="Cambria Math" w:hAnsi="Cambria Math"/>
                      <w:i/>
                    </w:rPr>
                  </m:ctrlPr>
                </m:sSubPr>
                <m:e>
                  <w:moveFrom w:id="1166" w:author="wei ganchao" w:date="2022-01-13T18:36:00Z">
                    <m:r>
                      <w:rPr>
                        <w:rFonts w:ascii="Cambria Math" w:hAnsi="Cambria Math"/>
                      </w:rPr>
                      <m:t>l</m:t>
                    </m:r>
                  </w:moveFrom>
                </m:e>
                <m:sub>
                  <w:moveFrom w:id="1167" w:author="wei ganchao" w:date="2022-01-13T18:36:00Z">
                    <m:r>
                      <w:rPr>
                        <w:rFonts w:ascii="Cambria Math" w:hAnsi="Cambria Math"/>
                      </w:rPr>
                      <m:t>t</m:t>
                    </m:r>
                  </w:moveFrom>
                </m:sub>
              </m:sSub>
            </m:num>
            <m:den>
              <w:moveFrom w:id="1168" w:author="wei ganchao" w:date="2022-01-13T18:36:00Z">
                <m:r>
                  <w:rPr>
                    <w:rFonts w:ascii="Cambria Math" w:hAnsi="Cambria Math"/>
                  </w:rPr>
                  <m:t>∂</m:t>
                </m:r>
              </w:moveFrom>
              <m:sSub>
                <m:sSubPr>
                  <m:ctrlPr>
                    <w:rPr>
                      <w:rFonts w:ascii="Cambria Math" w:hAnsi="Cambria Math"/>
                      <w:i/>
                    </w:rPr>
                  </m:ctrlPr>
                </m:sSubPr>
                <m:e>
                  <w:moveFrom w:id="1169" w:author="wei ganchao" w:date="2022-01-13T18:36:00Z">
                    <m:r>
                      <m:rPr>
                        <m:sty m:val="bi"/>
                      </m:rPr>
                      <w:rPr>
                        <w:rFonts w:ascii="Cambria Math" w:hAnsi="Cambria Math"/>
                      </w:rPr>
                      <m:t>θ</m:t>
                    </m:r>
                  </w:moveFrom>
                </m:e>
                <m:sub>
                  <w:moveFrom w:id="1170" w:author="wei ganchao" w:date="2022-01-13T18:36:00Z">
                    <m:r>
                      <w:rPr>
                        <w:rFonts w:ascii="Cambria Math" w:hAnsi="Cambria Math"/>
                      </w:rPr>
                      <m:t>t</m:t>
                    </m:r>
                  </w:moveFrom>
                </m:sub>
              </m:sSub>
              <w:moveFrom w:id="1171" w:author="wei ganchao" w:date="2022-01-13T18:36:00Z">
                <m:r>
                  <w:rPr>
                    <w:rFonts w:ascii="Cambria Math" w:hAnsi="Cambria Math"/>
                  </w:rPr>
                  <m:t>∂</m:t>
                </m:r>
              </w:moveFrom>
              <m:sSubSup>
                <m:sSubSupPr>
                  <m:ctrlPr>
                    <w:rPr>
                      <w:rFonts w:ascii="Cambria Math" w:hAnsi="Cambria Math"/>
                      <w:b/>
                      <w:bCs/>
                      <w:i/>
                    </w:rPr>
                  </m:ctrlPr>
                </m:sSubSupPr>
                <m:e>
                  <w:moveFrom w:id="1172" w:author="wei ganchao" w:date="2022-01-13T18:36:00Z">
                    <m:r>
                      <m:rPr>
                        <m:sty m:val="bi"/>
                      </m:rPr>
                      <w:rPr>
                        <w:rFonts w:ascii="Cambria Math" w:hAnsi="Cambria Math"/>
                      </w:rPr>
                      <m:t>θ</m:t>
                    </m:r>
                  </w:moveFrom>
                </m:e>
                <m:sub>
                  <w:moveFrom w:id="1173" w:author="wei ganchao" w:date="2022-01-13T18:36:00Z">
                    <m:r>
                      <w:rPr>
                        <w:rFonts w:ascii="Cambria Math" w:hAnsi="Cambria Math"/>
                      </w:rPr>
                      <m:t>t</m:t>
                    </m:r>
                  </w:moveFrom>
                  <m:ctrlPr>
                    <w:rPr>
                      <w:rFonts w:ascii="Cambria Math" w:hAnsi="Cambria Math"/>
                      <w:i/>
                    </w:rPr>
                  </m:ctrlPr>
                </m:sub>
                <m:sup>
                  <w:moveFrom w:id="1174" w:author="wei ganchao" w:date="2022-01-13T18:36:00Z">
                    <m:r>
                      <m:rPr>
                        <m:sty m:val="bi"/>
                      </m:rPr>
                      <w:rPr>
                        <w:rFonts w:ascii="Cambria Math" w:hAnsi="Cambria Math"/>
                      </w:rPr>
                      <m:t>'</m:t>
                    </m:r>
                  </w:moveFrom>
                </m:sup>
              </m:sSubSup>
            </m:den>
          </m:f>
          <w:moveFrom w:id="1175" w:author="wei ganchao" w:date="2022-01-13T18:36:00Z">
            <m:r>
              <w:rPr>
                <w:rFonts w:ascii="Cambria Math" w:hAnsi="Cambria Math"/>
              </w:rPr>
              <m:t>=-</m:t>
            </m:r>
          </w:moveFrom>
          <m:nary>
            <m:naryPr>
              <m:chr m:val="∑"/>
              <m:limLoc m:val="undOvr"/>
              <m:ctrlPr>
                <w:rPr>
                  <w:rFonts w:ascii="Cambria Math" w:hAnsi="Cambria Math"/>
                  <w:i/>
                </w:rPr>
              </m:ctrlPr>
            </m:naryPr>
            <m:sub>
              <w:moveFrom w:id="1176" w:author="wei ganchao" w:date="2022-01-13T18:36:00Z">
                <m:r>
                  <w:rPr>
                    <w:rFonts w:ascii="Cambria Math" w:hAnsi="Cambria Math"/>
                  </w:rPr>
                  <m:t>i=1</m:t>
                </m:r>
              </w:moveFrom>
            </m:sub>
            <m:sup>
              <w:moveFrom w:id="1177"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178" w:author="wei ganchao" w:date="2022-01-13T18:36:00Z">
                              <m:r>
                                <m:rPr>
                                  <m:sty m:val="bi"/>
                                </m:rPr>
                                <w:rPr>
                                  <w:rFonts w:ascii="Cambria Math" w:hAnsi="Cambria Math"/>
                                </w:rPr>
                                <m:t>A</m:t>
                              </m:r>
                            </w:moveFrom>
                          </m:e>
                          <m:sub>
                            <w:moveFrom w:id="1179" w:author="wei ganchao" w:date="2022-01-13T18:36:00Z">
                              <m:r>
                                <w:rPr>
                                  <w:rFonts w:ascii="Cambria Math" w:hAnsi="Cambria Math"/>
                                </w:rPr>
                                <m:t>it</m:t>
                              </m:r>
                            </w:moveFrom>
                          </m:sub>
                        </m:sSub>
                      </m:e>
                      <m:e>
                        <m:sSub>
                          <m:sSubPr>
                            <m:ctrlPr>
                              <w:rPr>
                                <w:rFonts w:ascii="Cambria Math" w:hAnsi="Cambria Math"/>
                                <w:i/>
                              </w:rPr>
                            </m:ctrlPr>
                          </m:sSubPr>
                          <m:e>
                            <w:moveFrom w:id="1180" w:author="wei ganchao" w:date="2022-01-13T18:36:00Z">
                              <m:r>
                                <m:rPr>
                                  <m:sty m:val="bi"/>
                                </m:rPr>
                                <w:rPr>
                                  <w:rFonts w:ascii="Cambria Math" w:hAnsi="Cambria Math"/>
                                </w:rPr>
                                <m:t>B</m:t>
                              </m:r>
                            </w:moveFrom>
                          </m:e>
                          <m:sub>
                            <w:moveFrom w:id="1181" w:author="wei ganchao" w:date="2022-01-13T18:36:00Z">
                              <m:r>
                                <w:rPr>
                                  <w:rFonts w:ascii="Cambria Math" w:hAnsi="Cambria Math"/>
                                </w:rPr>
                                <m:t>it</m:t>
                              </m:r>
                            </w:moveFrom>
                          </m:sub>
                        </m:sSub>
                      </m:e>
                    </m:mr>
                    <m:mr>
                      <m:e>
                        <m:sSubSup>
                          <m:sSubSupPr>
                            <m:ctrlPr>
                              <w:rPr>
                                <w:rFonts w:ascii="Cambria Math" w:hAnsi="Cambria Math"/>
                                <w:i/>
                              </w:rPr>
                            </m:ctrlPr>
                          </m:sSubSupPr>
                          <m:e>
                            <w:moveFrom w:id="1182" w:author="wei ganchao" w:date="2022-01-13T18:36:00Z">
                              <m:r>
                                <m:rPr>
                                  <m:sty m:val="bi"/>
                                </m:rPr>
                                <w:rPr>
                                  <w:rFonts w:ascii="Cambria Math" w:hAnsi="Cambria Math"/>
                                </w:rPr>
                                <m:t>B</m:t>
                              </m:r>
                            </w:moveFrom>
                          </m:e>
                          <m:sub>
                            <w:moveFrom w:id="1183" w:author="wei ganchao" w:date="2022-01-13T18:36:00Z">
                              <m:r>
                                <w:rPr>
                                  <w:rFonts w:ascii="Cambria Math" w:hAnsi="Cambria Math"/>
                                </w:rPr>
                                <m:t>it</m:t>
                              </m:r>
                            </w:moveFrom>
                          </m:sub>
                          <m:sup>
                            <w:moveFrom w:id="1184" w:author="wei ganchao" w:date="2022-01-13T18:36:00Z">
                              <m:r>
                                <w:rPr>
                                  <w:rFonts w:ascii="Cambria Math" w:hAnsi="Cambria Math"/>
                                </w:rPr>
                                <m:t>'</m:t>
                              </m:r>
                            </w:moveFrom>
                          </m:sup>
                        </m:sSubSup>
                      </m:e>
                      <m:e>
                        <m:sSub>
                          <m:sSubPr>
                            <m:ctrlPr>
                              <w:rPr>
                                <w:rFonts w:ascii="Cambria Math" w:hAnsi="Cambria Math"/>
                                <w:i/>
                              </w:rPr>
                            </m:ctrlPr>
                          </m:sSubPr>
                          <m:e>
                            <w:moveFrom w:id="1185" w:author="wei ganchao" w:date="2022-01-13T18:36:00Z">
                              <m:r>
                                <m:rPr>
                                  <m:sty m:val="bi"/>
                                </m:rPr>
                                <w:rPr>
                                  <w:rFonts w:ascii="Cambria Math" w:hAnsi="Cambria Math"/>
                                </w:rPr>
                                <m:t>C</m:t>
                              </m:r>
                            </w:moveFrom>
                          </m:e>
                          <m:sub>
                            <w:moveFrom w:id="1186" w:author="wei ganchao" w:date="2022-01-13T18:36:00Z">
                              <m:r>
                                <w:rPr>
                                  <w:rFonts w:ascii="Cambria Math" w:hAnsi="Cambria Math"/>
                                </w:rPr>
                                <m:t>it</m:t>
                              </m:r>
                            </w:moveFrom>
                          </m:sub>
                        </m:sSub>
                      </m:e>
                    </m:mr>
                  </m:m>
                </m:e>
              </m:d>
            </m:e>
          </m:nary>
        </m:oMath>
      </m:oMathPara>
      <w:moveFromRangeEnd w:id="1163"/>
    </w:p>
    <w:p w14:paraId="4A8F9A73" w14:textId="6F49AF0A" w:rsidR="00BF3887" w:rsidRDefault="006614C7" w:rsidP="00D3079B">
      <w:pPr>
        <w:rPr>
          <w:ins w:id="1187" w:author="wei ganchao" w:date="2022-01-13T18:36:00Z"/>
        </w:rPr>
      </w:pPr>
      <w:r>
        <w:lastRenderedPageBreak/>
        <w:t>, where</w:t>
      </w:r>
    </w:p>
    <w:p w14:paraId="78CCF8AF" w14:textId="0D69C8AA" w:rsidR="00940C2D" w:rsidRDefault="00A7374C" w:rsidP="00D3079B">
      <w:moveTo w:id="1188" w:author="wei ganchao" w:date="2022-01-13T18:36:00Z">
        <w:moveToRangeStart w:id="1189" w:author="wei ganchao" w:date="2022-01-13T18:36:00Z" w:name="move92991394"/>
        <m:oMathPara>
          <m:oMath>
            <m:f>
              <m:fPr>
                <m:ctrlPr>
                  <w:rPr>
                    <w:rFonts w:ascii="Cambria Math" w:hAnsi="Cambria Math"/>
                    <w:i/>
                  </w:rPr>
                </m:ctrlPr>
              </m:fPr>
              <m:num>
                <m:sSup>
                  <m:sSupPr>
                    <m:ctrlPr>
                      <w:rPr>
                        <w:rFonts w:ascii="Cambria Math" w:hAnsi="Cambria Math"/>
                        <w:i/>
                      </w:rPr>
                    </m:ctrlPr>
                  </m:sSupPr>
                  <m:e>
                    <w:moveTo w:id="1190" w:author="wei ganchao" w:date="2022-01-13T18:36:00Z">
                      <m:r>
                        <w:rPr>
                          <w:rFonts w:ascii="Cambria Math" w:hAnsi="Cambria Math"/>
                        </w:rPr>
                        <m:t>∂</m:t>
                      </m:r>
                    </w:moveTo>
                  </m:e>
                  <m:sup>
                    <w:moveTo w:id="1191" w:author="wei ganchao" w:date="2022-01-13T18:36:00Z">
                      <m:r>
                        <w:rPr>
                          <w:rFonts w:ascii="Cambria Math" w:hAnsi="Cambria Math"/>
                        </w:rPr>
                        <m:t>2</m:t>
                      </m:r>
                    </w:moveTo>
                  </m:sup>
                </m:sSup>
                <m:sSub>
                  <m:sSubPr>
                    <m:ctrlPr>
                      <w:rPr>
                        <w:rFonts w:ascii="Cambria Math" w:hAnsi="Cambria Math"/>
                        <w:i/>
                      </w:rPr>
                    </m:ctrlPr>
                  </m:sSubPr>
                  <m:e>
                    <w:moveTo w:id="1192" w:author="wei ganchao" w:date="2022-01-13T18:36:00Z">
                      <m:r>
                        <w:rPr>
                          <w:rFonts w:ascii="Cambria Math" w:hAnsi="Cambria Math"/>
                        </w:rPr>
                        <m:t>l</m:t>
                      </m:r>
                    </w:moveTo>
                  </m:e>
                  <m:sub>
                    <w:moveTo w:id="1193" w:author="wei ganchao" w:date="2022-01-13T18:36:00Z">
                      <m:r>
                        <w:rPr>
                          <w:rFonts w:ascii="Cambria Math" w:hAnsi="Cambria Math"/>
                        </w:rPr>
                        <m:t>t</m:t>
                      </m:r>
                    </w:moveTo>
                  </m:sub>
                </m:sSub>
                <w:moveTo w:id="1194" w:author="wei ganchao" w:date="2022-01-13T18:36:00Z"/>
              </m:num>
              <m:den>
                <w:moveTo w:id="1195" w:author="wei ganchao" w:date="2022-01-13T18:36:00Z">
                  <m:r>
                    <w:rPr>
                      <w:rFonts w:ascii="Cambria Math" w:hAnsi="Cambria Math"/>
                    </w:rPr>
                    <m:t>∂</m:t>
                  </m:r>
                </w:moveTo>
                <m:sSub>
                  <m:sSubPr>
                    <m:ctrlPr>
                      <w:rPr>
                        <w:rFonts w:ascii="Cambria Math" w:hAnsi="Cambria Math"/>
                        <w:i/>
                      </w:rPr>
                    </m:ctrlPr>
                  </m:sSubPr>
                  <m:e>
                    <w:moveTo w:id="1196" w:author="wei ganchao" w:date="2022-01-13T18:36:00Z">
                      <m:r>
                        <m:rPr>
                          <m:sty m:val="bi"/>
                        </m:rPr>
                        <w:rPr>
                          <w:rFonts w:ascii="Cambria Math" w:hAnsi="Cambria Math"/>
                        </w:rPr>
                        <m:t>θ</m:t>
                      </m:r>
                    </w:moveTo>
                  </m:e>
                  <m:sub>
                    <w:moveTo w:id="1197" w:author="wei ganchao" w:date="2022-01-13T18:36:00Z">
                      <m:r>
                        <w:rPr>
                          <w:rFonts w:ascii="Cambria Math" w:hAnsi="Cambria Math"/>
                        </w:rPr>
                        <m:t>t</m:t>
                      </m:r>
                    </w:moveTo>
                  </m:sub>
                </m:sSub>
                <w:moveTo w:id="1198" w:author="wei ganchao" w:date="2022-01-13T18:36:00Z">
                  <m:r>
                    <w:rPr>
                      <w:rFonts w:ascii="Cambria Math" w:hAnsi="Cambria Math"/>
                    </w:rPr>
                    <m:t>∂</m:t>
                  </m:r>
                </w:moveTo>
                <m:sSubSup>
                  <m:sSubSupPr>
                    <m:ctrlPr>
                      <w:rPr>
                        <w:rFonts w:ascii="Cambria Math" w:hAnsi="Cambria Math"/>
                        <w:b/>
                        <w:bCs/>
                        <w:i/>
                      </w:rPr>
                    </m:ctrlPr>
                  </m:sSubSupPr>
                  <m:e>
                    <w:moveTo w:id="1199" w:author="wei ganchao" w:date="2022-01-13T18:36:00Z">
                      <m:r>
                        <m:rPr>
                          <m:sty m:val="bi"/>
                        </m:rPr>
                        <w:rPr>
                          <w:rFonts w:ascii="Cambria Math" w:hAnsi="Cambria Math"/>
                        </w:rPr>
                        <m:t>θ</m:t>
                      </m:r>
                    </w:moveTo>
                  </m:e>
                  <m:sub>
                    <w:moveTo w:id="1200" w:author="wei ganchao" w:date="2022-01-13T18:36:00Z">
                      <m:r>
                        <w:rPr>
                          <w:rFonts w:ascii="Cambria Math" w:hAnsi="Cambria Math"/>
                        </w:rPr>
                        <m:t>t</m:t>
                      </m:r>
                    </w:moveTo>
                    <m:ctrlPr>
                      <w:rPr>
                        <w:rFonts w:ascii="Cambria Math" w:hAnsi="Cambria Math"/>
                        <w:i/>
                      </w:rPr>
                    </m:ctrlPr>
                  </m:sub>
                  <m:sup>
                    <w:moveTo w:id="1201" w:author="wei ganchao" w:date="2022-01-13T18:36:00Z">
                      <m:r>
                        <m:rPr>
                          <m:sty m:val="bi"/>
                        </m:rPr>
                        <w:rPr>
                          <w:rFonts w:ascii="Cambria Math" w:hAnsi="Cambria Math"/>
                        </w:rPr>
                        <m:t>'</m:t>
                      </m:r>
                    </w:moveTo>
                  </m:sup>
                </m:sSubSup>
                <w:moveTo w:id="1202" w:author="wei ganchao" w:date="2022-01-13T18:36:00Z"/>
              </m:den>
            </m:f>
            <w:moveTo w:id="1203" w:author="wei ganchao" w:date="2022-01-13T18:36:00Z">
              <m:r>
                <w:rPr>
                  <w:rFonts w:ascii="Cambria Math" w:hAnsi="Cambria Math"/>
                </w:rPr>
                <m:t>=-</m:t>
              </m:r>
            </w:moveTo>
            <m:nary>
              <m:naryPr>
                <m:chr m:val="∑"/>
                <m:limLoc m:val="undOvr"/>
                <m:ctrlPr>
                  <w:rPr>
                    <w:rFonts w:ascii="Cambria Math" w:hAnsi="Cambria Math"/>
                    <w:i/>
                  </w:rPr>
                </m:ctrlPr>
              </m:naryPr>
              <m:sub>
                <w:moveTo w:id="1204" w:author="wei ganchao" w:date="2022-01-13T18:36:00Z">
                  <m:r>
                    <w:rPr>
                      <w:rFonts w:ascii="Cambria Math" w:hAnsi="Cambria Math"/>
                    </w:rPr>
                    <m:t>i=1</m:t>
                  </m:r>
                </w:moveTo>
              </m:sub>
              <m:sup>
                <w:moveTo w:id="1205"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206" w:author="wei ganchao" w:date="2022-01-13T18:36:00Z">
                                <m:r>
                                  <m:rPr>
                                    <m:sty m:val="bi"/>
                                  </m:rPr>
                                  <w:rPr>
                                    <w:rFonts w:ascii="Cambria Math" w:hAnsi="Cambria Math"/>
                                  </w:rPr>
                                  <m:t>A</m:t>
                                </m:r>
                              </w:moveTo>
                            </m:e>
                            <m:sub>
                              <w:moveTo w:id="1207" w:author="wei ganchao" w:date="2022-01-13T18:36:00Z">
                                <m:r>
                                  <w:rPr>
                                    <w:rFonts w:ascii="Cambria Math" w:hAnsi="Cambria Math"/>
                                  </w:rPr>
                                  <m:t>it</m:t>
                                </m:r>
                              </w:moveTo>
                            </m:sub>
                          </m:sSub>
                        </m:e>
                        <m:e>
                          <m:sSub>
                            <m:sSubPr>
                              <m:ctrlPr>
                                <w:rPr>
                                  <w:rFonts w:ascii="Cambria Math" w:hAnsi="Cambria Math"/>
                                  <w:i/>
                                </w:rPr>
                              </m:ctrlPr>
                            </m:sSubPr>
                            <m:e>
                              <w:moveTo w:id="1208" w:author="wei ganchao" w:date="2022-01-13T18:36:00Z">
                                <m:r>
                                  <m:rPr>
                                    <m:sty m:val="bi"/>
                                  </m:rPr>
                                  <w:rPr>
                                    <w:rFonts w:ascii="Cambria Math" w:hAnsi="Cambria Math"/>
                                  </w:rPr>
                                  <m:t>B</m:t>
                                </m:r>
                              </w:moveTo>
                            </m:e>
                            <m:sub>
                              <w:moveTo w:id="1209" w:author="wei ganchao" w:date="2022-01-13T18:36:00Z">
                                <m:r>
                                  <w:rPr>
                                    <w:rFonts w:ascii="Cambria Math" w:hAnsi="Cambria Math"/>
                                  </w:rPr>
                                  <m:t>it</m:t>
                                </m:r>
                              </w:moveTo>
                            </m:sub>
                          </m:sSub>
                        </m:e>
                      </m:mr>
                      <m:mr>
                        <m:e>
                          <m:sSubSup>
                            <m:sSubSupPr>
                              <m:ctrlPr>
                                <w:rPr>
                                  <w:rFonts w:ascii="Cambria Math" w:hAnsi="Cambria Math"/>
                                  <w:i/>
                                </w:rPr>
                              </m:ctrlPr>
                            </m:sSubSupPr>
                            <m:e>
                              <w:moveTo w:id="1210" w:author="wei ganchao" w:date="2022-01-13T18:36:00Z">
                                <m:r>
                                  <m:rPr>
                                    <m:sty m:val="bi"/>
                                  </m:rPr>
                                  <w:rPr>
                                    <w:rFonts w:ascii="Cambria Math" w:hAnsi="Cambria Math"/>
                                  </w:rPr>
                                  <m:t>B</m:t>
                                </m:r>
                              </w:moveTo>
                            </m:e>
                            <m:sub>
                              <w:moveTo w:id="1211" w:author="wei ganchao" w:date="2022-01-13T18:36:00Z">
                                <m:r>
                                  <w:rPr>
                                    <w:rFonts w:ascii="Cambria Math" w:hAnsi="Cambria Math"/>
                                  </w:rPr>
                                  <m:t>it</m:t>
                                </m:r>
                              </w:moveTo>
                            </m:sub>
                            <m:sup>
                              <w:moveTo w:id="1212" w:author="wei ganchao" w:date="2022-01-13T18:36:00Z">
                                <m:r>
                                  <w:rPr>
                                    <w:rFonts w:ascii="Cambria Math" w:hAnsi="Cambria Math"/>
                                  </w:rPr>
                                  <m:t>'</m:t>
                                </m:r>
                              </w:moveTo>
                            </m:sup>
                          </m:sSubSup>
                        </m:e>
                        <m:e>
                          <m:sSub>
                            <m:sSubPr>
                              <m:ctrlPr>
                                <w:rPr>
                                  <w:rFonts w:ascii="Cambria Math" w:hAnsi="Cambria Math"/>
                                  <w:i/>
                                </w:rPr>
                              </m:ctrlPr>
                            </m:sSubPr>
                            <m:e>
                              <w:moveTo w:id="1213" w:author="wei ganchao" w:date="2022-01-13T18:36:00Z">
                                <m:r>
                                  <m:rPr>
                                    <m:sty m:val="bi"/>
                                  </m:rPr>
                                  <w:rPr>
                                    <w:rFonts w:ascii="Cambria Math" w:hAnsi="Cambria Math"/>
                                  </w:rPr>
                                  <m:t>C</m:t>
                                </m:r>
                              </w:moveTo>
                            </m:e>
                            <m:sub>
                              <w:moveTo w:id="1214" w:author="wei ganchao" w:date="2022-01-13T18:36:00Z">
                                <m:r>
                                  <w:rPr>
                                    <w:rFonts w:ascii="Cambria Math" w:hAnsi="Cambria Math"/>
                                  </w:rPr>
                                  <m:t>it</m:t>
                                </m:r>
                              </w:moveTo>
                            </m:sub>
                          </m:sSub>
                        </m:e>
                      </m:mr>
                    </m:m>
                  </m:e>
                </m:d>
              </m:e>
            </m:nary>
          </m:oMath>
        </m:oMathPara>
        <w:moveToRangeEnd w:id="1189"/>
      </w:moveTo>
    </w:p>
    <w:p w14:paraId="3FA1783A" w14:textId="21A464DD" w:rsidR="006614C7" w:rsidRDefault="00A7374C"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15"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16"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17" w:author="wei ganchao" w:date="2022-01-13T18:36:00Z">
        <w:r w:rsidR="004D3B38">
          <w:t>,</w:t>
        </w:r>
      </w:ins>
      <w:del w:id="1218" w:author="wei ganchao" w:date="2022-01-13T18:36:00Z">
        <w:r w:rsidR="00C63DA0" w:rsidDel="004D3B38">
          <w:delText>,</w:delText>
        </w:r>
      </w:del>
      <w:r w:rsidR="00C63DA0">
        <w:t xml:space="preserve"> so that </w:t>
      </w:r>
      <w:del w:id="1219"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20" w:author="wei ganchao" w:date="2022-01-13T18:16:00Z"/>
          <w:color w:val="auto"/>
        </w:rPr>
      </w:pPr>
      <w:del w:id="1221"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22" w:author="wei ganchao" w:date="2022-01-13T18:16:00Z"/>
        </w:rPr>
        <w:pPrChange w:id="1223" w:author="wei ganchao" w:date="2022-01-13T18:16:00Z">
          <w:pPr/>
        </w:pPrChange>
      </w:pPr>
      <w:del w:id="1224" w:author="wei ganchao" w:date="2022-01-13T18:16:00Z">
        <w:r w:rsidDel="00FF27D1">
          <w:delText>After convergence, we have an approximation of the log-posterior</w:delText>
        </w:r>
        <w:r w:rsidR="00583AB8" w:rsidDel="00FF27D1">
          <w:delText xml:space="preserve"> </w:delText>
        </w:r>
      </w:del>
      <m:oMath>
        <m:r>
          <w:del w:id="1225" w:author="wei ganchao" w:date="2022-01-13T18:16:00Z">
            <w:rPr>
              <w:rFonts w:ascii="Cambria Math" w:hAnsi="Cambria Math"/>
            </w:rPr>
            <m:t>P</m:t>
          </w:del>
        </m:r>
        <m:d>
          <m:dPr>
            <m:ctrlPr>
              <w:del w:id="1226" w:author="wei ganchao" w:date="2022-01-13T18:16:00Z">
                <w:rPr>
                  <w:rFonts w:ascii="Cambria Math" w:hAnsi="Cambria Math"/>
                  <w:i/>
                </w:rPr>
              </w:del>
            </m:ctrlPr>
          </m:dPr>
          <m:e>
            <m:sSub>
              <m:sSubPr>
                <m:ctrlPr>
                  <w:del w:id="1227" w:author="wei ganchao" w:date="2022-01-13T18:16:00Z">
                    <w:rPr>
                      <w:rFonts w:ascii="Cambria Math" w:hAnsi="Cambria Math"/>
                      <w:i/>
                    </w:rPr>
                  </w:del>
                </m:ctrlPr>
              </m:sSubPr>
              <m:e>
                <m:r>
                  <w:del w:id="1228" w:author="wei ganchao" w:date="2022-01-13T18:16:00Z">
                    <m:rPr>
                      <m:sty m:val="bi"/>
                    </m:rPr>
                    <w:rPr>
                      <w:rFonts w:ascii="Cambria Math" w:hAnsi="Cambria Math"/>
                    </w:rPr>
                    <m:t>θ</m:t>
                  </w:del>
                </m:r>
              </m:e>
              <m:sub>
                <m:r>
                  <w:del w:id="1229" w:author="wei ganchao" w:date="2022-01-13T18:16:00Z">
                    <w:rPr>
                      <w:rFonts w:ascii="Cambria Math" w:hAnsi="Cambria Math"/>
                    </w:rPr>
                    <m:t>t</m:t>
                  </w:del>
                </m:r>
              </m:sub>
            </m:sSub>
          </m:e>
          <m:e>
            <m:r>
              <w:del w:id="1230" w:author="wei ganchao" w:date="2022-01-13T18:16:00Z">
                <m:rPr>
                  <m:sty m:val="bi"/>
                </m:rPr>
                <w:rPr>
                  <w:rFonts w:ascii="Cambria Math" w:hAnsi="Cambria Math"/>
                </w:rPr>
                <m:t>Y</m:t>
              </w:del>
            </m:r>
          </m:e>
        </m:d>
        <m:r>
          <w:del w:id="1231" w:author="wei ganchao" w:date="2022-01-13T18:16:00Z">
            <w:rPr>
              <w:rFonts w:ascii="Cambria Math" w:hAnsi="Cambria Math"/>
            </w:rPr>
            <m:t>≈N(</m:t>
          </w:del>
        </m:r>
        <m:sSub>
          <m:sSubPr>
            <m:ctrlPr>
              <w:del w:id="1232" w:author="wei ganchao" w:date="2022-01-13T18:16:00Z">
                <w:rPr>
                  <w:rFonts w:ascii="Cambria Math" w:hAnsi="Cambria Math"/>
                  <w:i/>
                </w:rPr>
              </w:del>
            </m:ctrlPr>
          </m:sSubPr>
          <m:e>
            <m:r>
              <w:del w:id="1233" w:author="wei ganchao" w:date="2022-01-13T18:16:00Z">
                <m:rPr>
                  <m:sty m:val="bi"/>
                </m:rPr>
                <w:rPr>
                  <w:rFonts w:ascii="Cambria Math" w:hAnsi="Cambria Math"/>
                </w:rPr>
                <m:t>θ</m:t>
              </w:del>
            </m:r>
          </m:e>
          <m:sub>
            <m:r>
              <w:del w:id="1234" w:author="wei ganchao" w:date="2022-01-13T18:16:00Z">
                <w:rPr>
                  <w:rFonts w:ascii="Cambria Math" w:hAnsi="Cambria Math"/>
                </w:rPr>
                <m:t>t</m:t>
              </w:del>
            </m:r>
          </m:sub>
        </m:sSub>
        <m:r>
          <w:del w:id="1235" w:author="wei ganchao" w:date="2022-01-13T18:16:00Z">
            <w:rPr>
              <w:rFonts w:ascii="Cambria Math" w:hAnsi="Cambria Math"/>
            </w:rPr>
            <m:t>|</m:t>
          </w:del>
        </m:r>
        <m:sSub>
          <m:sSubPr>
            <m:ctrlPr>
              <w:del w:id="1236" w:author="wei ganchao" w:date="2022-01-13T18:16:00Z">
                <w:rPr>
                  <w:rFonts w:ascii="Cambria Math" w:hAnsi="Cambria Math"/>
                  <w:i/>
                </w:rPr>
              </w:del>
            </m:ctrlPr>
          </m:sSubPr>
          <m:e>
            <m:r>
              <w:del w:id="1237" w:author="wei ganchao" w:date="2022-01-13T18:16:00Z">
                <m:rPr>
                  <m:sty m:val="bi"/>
                </m:rPr>
                <w:rPr>
                  <w:rFonts w:ascii="Cambria Math" w:hAnsi="Cambria Math"/>
                </w:rPr>
                <m:t>μ</m:t>
              </w:del>
            </m:r>
          </m:e>
          <m:sub>
            <m:r>
              <w:del w:id="1238" w:author="wei ganchao" w:date="2022-01-13T18:16:00Z">
                <w:rPr>
                  <w:rFonts w:ascii="Cambria Math" w:hAnsi="Cambria Math"/>
                </w:rPr>
                <m:t>t</m:t>
              </w:del>
            </m:r>
          </m:sub>
        </m:sSub>
        <m:r>
          <w:del w:id="1239" w:author="wei ganchao" w:date="2022-01-13T18:16:00Z">
            <w:rPr>
              <w:rFonts w:ascii="Cambria Math" w:hAnsi="Cambria Math"/>
            </w:rPr>
            <m:t>,</m:t>
          </w:del>
        </m:r>
        <m:sSub>
          <m:sSubPr>
            <m:ctrlPr>
              <w:del w:id="1240" w:author="wei ganchao" w:date="2022-01-13T18:16:00Z">
                <w:rPr>
                  <w:rFonts w:ascii="Cambria Math" w:hAnsi="Cambria Math"/>
                  <w:i/>
                </w:rPr>
              </w:del>
            </m:ctrlPr>
          </m:sSubPr>
          <m:e>
            <m:r>
              <w:del w:id="1241" w:author="wei ganchao" w:date="2022-01-13T18:16:00Z">
                <m:rPr>
                  <m:sty m:val="b"/>
                </m:rPr>
                <w:rPr>
                  <w:rFonts w:ascii="Cambria Math" w:hAnsi="Cambria Math"/>
                </w:rPr>
                <m:t>Σ</m:t>
              </w:del>
            </m:r>
          </m:e>
          <m:sub>
            <m:r>
              <w:del w:id="1242" w:author="wei ganchao" w:date="2022-01-13T18:16:00Z">
                <w:rPr>
                  <w:rFonts w:ascii="Cambria Math" w:hAnsi="Cambria Math"/>
                </w:rPr>
                <m:t>t</m:t>
              </w:del>
            </m:r>
          </m:sub>
        </m:sSub>
        <m:r>
          <w:del w:id="1243" w:author="wei ganchao" w:date="2022-01-13T18:16:00Z">
            <w:rPr>
              <w:rFonts w:ascii="Cambria Math" w:hAnsi="Cambria Math"/>
            </w:rPr>
            <m:t>)</m:t>
          </w:del>
        </m:r>
      </m:oMath>
      <w:del w:id="1244" w:author="wei ganchao" w:date="2022-01-13T18:16:00Z">
        <w:r w:rsidDel="00FF27D1">
          <w:delText xml:space="preserve">, and we can use this approximation to quantify the </w:delText>
        </w:r>
        <w:commentRangeStart w:id="1245"/>
        <w:r w:rsidDel="00FF27D1">
          <w:delText>state</w:delText>
        </w:r>
        <w:commentRangeEnd w:id="1245"/>
        <w:r w:rsidR="00A13D6F" w:rsidDel="00FF27D1">
          <w:rPr>
            <w:rStyle w:val="CommentReference"/>
          </w:rPr>
          <w:commentReference w:id="1245"/>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246" w:author="wei ganchao" w:date="2022-01-13T18:16:00Z"/>
          <w:bCs/>
        </w:rPr>
        <w:pPrChange w:id="1247" w:author="wei ganchao" w:date="2022-01-13T18:16:00Z">
          <w:pPr/>
        </w:pPrChange>
      </w:pPr>
      <w:del w:id="1248"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249" w:author="wei ganchao" w:date="2022-01-13T18:16:00Z">
                <w:rPr>
                  <w:rFonts w:ascii="Cambria Math" w:hAnsi="Cambria Math"/>
                  <w:i/>
                </w:rPr>
              </w:del>
            </m:ctrlPr>
          </m:sSubPr>
          <m:e>
            <m:r>
              <w:del w:id="1250" w:author="wei ganchao" w:date="2022-01-13T18:16:00Z">
                <m:rPr>
                  <m:sty m:val="bi"/>
                </m:rPr>
                <w:rPr>
                  <w:rFonts w:ascii="Cambria Math" w:hAnsi="Cambria Math"/>
                </w:rPr>
                <m:t>Z</m:t>
              </w:del>
            </m:r>
          </m:e>
          <m:sub>
            <m:r>
              <w:del w:id="1251" w:author="wei ganchao" w:date="2022-01-13T18:16:00Z">
                <w:rPr>
                  <w:rFonts w:ascii="Cambria Math" w:hAnsi="Cambria Math"/>
                </w:rPr>
                <m:t>it</m:t>
              </w:del>
            </m:r>
          </m:sub>
        </m:sSub>
        <m:r>
          <w:del w:id="1252" w:author="wei ganchao" w:date="2022-01-13T18:16:00Z">
            <w:rPr>
              <w:rFonts w:ascii="Cambria Math" w:hAnsi="Cambria Math"/>
            </w:rPr>
            <m:t>=</m:t>
          </w:del>
        </m:r>
        <m:d>
          <m:dPr>
            <m:ctrlPr>
              <w:del w:id="1253" w:author="wei ganchao" w:date="2022-01-13T18:16:00Z">
                <w:rPr>
                  <w:rFonts w:ascii="Cambria Math" w:hAnsi="Cambria Math"/>
                  <w:i/>
                </w:rPr>
              </w:del>
            </m:ctrlPr>
          </m:dPr>
          <m:e>
            <m:m>
              <m:mPr>
                <m:mcs>
                  <m:mc>
                    <m:mcPr>
                      <m:count m:val="2"/>
                      <m:mcJc m:val="center"/>
                    </m:mcPr>
                  </m:mc>
                </m:mcs>
                <m:ctrlPr>
                  <w:del w:id="1254" w:author="wei ganchao" w:date="2022-01-13T18:16:00Z">
                    <w:rPr>
                      <w:rFonts w:ascii="Cambria Math" w:hAnsi="Cambria Math"/>
                      <w:i/>
                    </w:rPr>
                  </w:del>
                </m:ctrlPr>
              </m:mPr>
              <m:mr>
                <m:e>
                  <m:sSubSup>
                    <m:sSubSupPr>
                      <m:ctrlPr>
                        <w:del w:id="1255" w:author="wei ganchao" w:date="2022-01-13T18:16:00Z">
                          <w:rPr>
                            <w:rFonts w:ascii="Cambria Math" w:hAnsi="Cambria Math"/>
                            <w:i/>
                          </w:rPr>
                        </w:del>
                      </m:ctrlPr>
                    </m:sSubSupPr>
                    <m:e>
                      <m:r>
                        <w:del w:id="1256" w:author="wei ganchao" w:date="2022-01-13T18:16:00Z">
                          <m:rPr>
                            <m:sty m:val="bi"/>
                          </m:rPr>
                          <w:rPr>
                            <w:rFonts w:ascii="Cambria Math" w:hAnsi="Cambria Math"/>
                          </w:rPr>
                          <m:t>x</m:t>
                        </w:del>
                      </m:r>
                    </m:e>
                    <m:sub>
                      <m:r>
                        <w:del w:id="1257" w:author="wei ganchao" w:date="2022-01-13T18:16:00Z">
                          <w:rPr>
                            <w:rFonts w:ascii="Cambria Math" w:hAnsi="Cambria Math"/>
                          </w:rPr>
                          <m:t>it</m:t>
                        </w:del>
                      </m:r>
                    </m:sub>
                    <m:sup>
                      <m:r>
                        <w:del w:id="1258" w:author="wei ganchao" w:date="2022-01-13T18:16:00Z">
                          <w:rPr>
                            <w:rFonts w:ascii="Cambria Math" w:hAnsi="Cambria Math"/>
                          </w:rPr>
                          <m:t>'</m:t>
                        </w:del>
                      </m:r>
                    </m:sup>
                  </m:sSubSup>
                </m:e>
                <m:e>
                  <m:r>
                    <w:del w:id="1259" w:author="wei ganchao" w:date="2022-01-13T18:16:00Z">
                      <m:rPr>
                        <m:sty m:val="bi"/>
                      </m:rPr>
                      <w:rPr>
                        <w:rFonts w:ascii="Cambria Math" w:hAnsi="Cambria Math"/>
                      </w:rPr>
                      <m:t>0</m:t>
                    </w:del>
                  </m:r>
                </m:e>
              </m:mr>
              <m:mr>
                <m:e>
                  <m:r>
                    <w:del w:id="1260" w:author="wei ganchao" w:date="2022-01-13T18:16:00Z">
                      <m:rPr>
                        <m:sty m:val="bi"/>
                      </m:rPr>
                      <w:rPr>
                        <w:rFonts w:ascii="Cambria Math" w:hAnsi="Cambria Math"/>
                      </w:rPr>
                      <m:t>0</m:t>
                    </w:del>
                  </m:r>
                </m:e>
                <m:e>
                  <m:sSubSup>
                    <m:sSubSupPr>
                      <m:ctrlPr>
                        <w:del w:id="1261" w:author="wei ganchao" w:date="2022-01-13T18:16:00Z">
                          <w:rPr>
                            <w:rFonts w:ascii="Cambria Math" w:hAnsi="Cambria Math"/>
                            <w:i/>
                          </w:rPr>
                        </w:del>
                      </m:ctrlPr>
                    </m:sSubSupPr>
                    <m:e>
                      <m:r>
                        <w:del w:id="1262" w:author="wei ganchao" w:date="2022-01-13T18:16:00Z">
                          <m:rPr>
                            <m:sty m:val="bi"/>
                          </m:rPr>
                          <w:rPr>
                            <w:rFonts w:ascii="Cambria Math" w:hAnsi="Cambria Math"/>
                          </w:rPr>
                          <m:t>g</m:t>
                        </w:del>
                      </m:r>
                    </m:e>
                    <m:sub>
                      <m:r>
                        <w:del w:id="1263" w:author="wei ganchao" w:date="2022-01-13T18:16:00Z">
                          <w:rPr>
                            <w:rFonts w:ascii="Cambria Math" w:hAnsi="Cambria Math"/>
                          </w:rPr>
                          <m:t>it</m:t>
                        </w:del>
                      </m:r>
                    </m:sub>
                    <m:sup>
                      <m:r>
                        <w:del w:id="1264" w:author="wei ganchao" w:date="2022-01-13T18:16:00Z">
                          <w:rPr>
                            <w:rFonts w:ascii="Cambria Math" w:hAnsi="Cambria Math"/>
                          </w:rPr>
                          <m:t>'</m:t>
                        </w:del>
                      </m:r>
                    </m:sup>
                  </m:sSubSup>
                </m:e>
              </m:mr>
            </m:m>
          </m:e>
        </m:d>
      </m:oMath>
      <w:del w:id="1265"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266" w:author="wei ganchao" w:date="2022-01-13T18:16:00Z">
                <w:rPr>
                  <w:rFonts w:ascii="Cambria Math" w:hAnsi="Cambria Math"/>
                  <w:i/>
                </w:rPr>
              </w:del>
            </m:ctrlPr>
          </m:dPr>
          <m:e>
            <m:m>
              <m:mPr>
                <m:mcs>
                  <m:mc>
                    <m:mcPr>
                      <m:count m:val="1"/>
                      <m:mcJc m:val="center"/>
                    </m:mcPr>
                  </m:mc>
                </m:mcs>
                <m:ctrlPr>
                  <w:del w:id="1267" w:author="wei ganchao" w:date="2022-01-13T18:16:00Z">
                    <w:rPr>
                      <w:rFonts w:ascii="Cambria Math" w:hAnsi="Cambria Math"/>
                      <w:i/>
                    </w:rPr>
                  </w:del>
                </m:ctrlPr>
              </m:mPr>
              <m:mr>
                <m:e>
                  <m:sSub>
                    <m:sSubPr>
                      <m:ctrlPr>
                        <w:del w:id="1268" w:author="wei ganchao" w:date="2022-01-13T18:16:00Z">
                          <w:rPr>
                            <w:rFonts w:ascii="Cambria Math" w:hAnsi="Cambria Math"/>
                            <w:i/>
                          </w:rPr>
                        </w:del>
                      </m:ctrlPr>
                    </m:sSubPr>
                    <m:e>
                      <m:r>
                        <w:del w:id="1269" w:author="wei ganchao" w:date="2022-01-13T18:16:00Z">
                          <w:rPr>
                            <w:rFonts w:ascii="Cambria Math" w:hAnsi="Cambria Math"/>
                          </w:rPr>
                          <m:t>λ</m:t>
                        </w:del>
                      </m:r>
                    </m:e>
                    <m:sub>
                      <m:r>
                        <w:del w:id="1270" w:author="wei ganchao" w:date="2022-01-13T18:16:00Z">
                          <w:rPr>
                            <w:rFonts w:ascii="Cambria Math" w:hAnsi="Cambria Math"/>
                          </w:rPr>
                          <m:t>it</m:t>
                        </w:del>
                      </m:r>
                    </m:sub>
                  </m:sSub>
                </m:e>
              </m:mr>
              <m:mr>
                <m:e>
                  <m:sSub>
                    <m:sSubPr>
                      <m:ctrlPr>
                        <w:del w:id="1271" w:author="wei ganchao" w:date="2022-01-13T18:16:00Z">
                          <w:rPr>
                            <w:rFonts w:ascii="Cambria Math" w:hAnsi="Cambria Math"/>
                            <w:i/>
                          </w:rPr>
                        </w:del>
                      </m:ctrlPr>
                    </m:sSubPr>
                    <m:e>
                      <m:r>
                        <w:del w:id="1272" w:author="wei ganchao" w:date="2022-01-13T18:16:00Z">
                          <w:rPr>
                            <w:rFonts w:ascii="Cambria Math" w:hAnsi="Cambria Math"/>
                          </w:rPr>
                          <m:t>ν</m:t>
                        </w:del>
                      </m:r>
                    </m:e>
                    <m:sub>
                      <m:r>
                        <w:del w:id="1273" w:author="wei ganchao" w:date="2022-01-13T18:16:00Z">
                          <w:rPr>
                            <w:rFonts w:ascii="Cambria Math" w:hAnsi="Cambria Math"/>
                          </w:rPr>
                          <m:t>it</m:t>
                        </w:del>
                      </m:r>
                    </m:sub>
                  </m:sSub>
                </m:e>
              </m:mr>
            </m:m>
          </m:e>
        </m:d>
        <m:r>
          <w:del w:id="1274" w:author="wei ganchao" w:date="2022-01-13T18:16:00Z">
            <w:rPr>
              <w:rFonts w:ascii="Cambria Math" w:hAnsi="Cambria Math"/>
            </w:rPr>
            <m:t xml:space="preserve"> =</m:t>
          </w:del>
        </m:r>
        <m:func>
          <m:funcPr>
            <m:ctrlPr>
              <w:del w:id="1275" w:author="wei ganchao" w:date="2022-01-13T18:16:00Z">
                <w:rPr>
                  <w:rFonts w:ascii="Cambria Math" w:hAnsi="Cambria Math"/>
                  <w:i/>
                </w:rPr>
              </w:del>
            </m:ctrlPr>
          </m:funcPr>
          <m:fName>
            <m:r>
              <w:del w:id="1276" w:author="wei ganchao" w:date="2022-01-13T18:16:00Z">
                <m:rPr>
                  <m:sty m:val="p"/>
                </m:rPr>
                <w:rPr>
                  <w:rFonts w:ascii="Cambria Math" w:hAnsi="Cambria Math"/>
                </w:rPr>
                <m:t>exp</m:t>
              </w:del>
            </m:r>
          </m:fName>
          <m:e>
            <m:r>
              <w:del w:id="1277" w:author="wei ganchao" w:date="2022-01-13T18:16:00Z">
                <w:rPr>
                  <w:rFonts w:ascii="Cambria Math" w:hAnsi="Cambria Math"/>
                </w:rPr>
                <m:t>(</m:t>
              </w:del>
            </m:r>
            <m:sSub>
              <m:sSubPr>
                <m:ctrlPr>
                  <w:del w:id="1278" w:author="wei ganchao" w:date="2022-01-13T18:16:00Z">
                    <w:rPr>
                      <w:rFonts w:ascii="Cambria Math" w:hAnsi="Cambria Math"/>
                      <w:i/>
                    </w:rPr>
                  </w:del>
                </m:ctrlPr>
              </m:sSubPr>
              <m:e>
                <m:r>
                  <w:del w:id="1279" w:author="wei ganchao" w:date="2022-01-13T18:16:00Z">
                    <m:rPr>
                      <m:sty m:val="bi"/>
                    </m:rPr>
                    <w:rPr>
                      <w:rFonts w:ascii="Cambria Math" w:hAnsi="Cambria Math"/>
                    </w:rPr>
                    <m:t>Z</m:t>
                  </w:del>
                </m:r>
              </m:e>
              <m:sub>
                <m:r>
                  <w:del w:id="1280" w:author="wei ganchao" w:date="2022-01-13T18:16:00Z">
                    <w:rPr>
                      <w:rFonts w:ascii="Cambria Math" w:hAnsi="Cambria Math"/>
                    </w:rPr>
                    <m:t>it</m:t>
                  </w:del>
                </m:r>
              </m:sub>
            </m:sSub>
            <m:sSub>
              <m:sSubPr>
                <m:ctrlPr>
                  <w:del w:id="1281" w:author="wei ganchao" w:date="2022-01-13T18:16:00Z">
                    <w:rPr>
                      <w:rFonts w:ascii="Cambria Math" w:hAnsi="Cambria Math"/>
                      <w:i/>
                    </w:rPr>
                  </w:del>
                </m:ctrlPr>
              </m:sSubPr>
              <m:e>
                <m:r>
                  <w:del w:id="1282" w:author="wei ganchao" w:date="2022-01-13T18:16:00Z">
                    <m:rPr>
                      <m:sty m:val="bi"/>
                    </m:rPr>
                    <w:rPr>
                      <w:rFonts w:ascii="Cambria Math" w:hAnsi="Cambria Math"/>
                    </w:rPr>
                    <m:t>θ</m:t>
                  </w:del>
                </m:r>
              </m:e>
              <m:sub>
                <m:r>
                  <w:del w:id="1283" w:author="wei ganchao" w:date="2022-01-13T18:16:00Z">
                    <w:rPr>
                      <w:rFonts w:ascii="Cambria Math" w:hAnsi="Cambria Math"/>
                    </w:rPr>
                    <m:t>t</m:t>
                  </w:del>
                </m:r>
              </m:sub>
            </m:sSub>
            <m:r>
              <w:del w:id="1284" w:author="wei ganchao" w:date="2022-01-13T18:16:00Z">
                <w:rPr>
                  <w:rFonts w:ascii="Cambria Math" w:hAnsi="Cambria Math"/>
                </w:rPr>
                <m:t>)</m:t>
              </w:del>
            </m:r>
          </m:e>
        </m:func>
        <m:r>
          <w:del w:id="1285" w:author="wei ganchao" w:date="2022-01-13T18:16:00Z">
            <w:rPr>
              <w:rFonts w:ascii="Cambria Math" w:hAnsi="Cambria Math"/>
            </w:rPr>
            <m:t>∼Lognorma</m:t>
          </w:del>
        </m:r>
        <m:sSub>
          <m:sSubPr>
            <m:ctrlPr>
              <w:del w:id="1286" w:author="wei ganchao" w:date="2022-01-13T18:16:00Z">
                <w:rPr>
                  <w:rFonts w:ascii="Cambria Math" w:hAnsi="Cambria Math"/>
                  <w:i/>
                </w:rPr>
              </w:del>
            </m:ctrlPr>
          </m:sSubPr>
          <m:e>
            <m:r>
              <w:del w:id="1287" w:author="wei ganchao" w:date="2022-01-13T18:16:00Z">
                <w:rPr>
                  <w:rFonts w:ascii="Cambria Math" w:hAnsi="Cambria Math"/>
                </w:rPr>
                <m:t>l</m:t>
              </w:del>
            </m:r>
          </m:e>
          <m:sub>
            <m:r>
              <w:del w:id="1288" w:author="wei ganchao" w:date="2022-01-13T18:16:00Z">
                <w:rPr>
                  <w:rFonts w:ascii="Cambria Math" w:hAnsi="Cambria Math"/>
                </w:rPr>
                <m:t>2</m:t>
              </w:del>
            </m:r>
          </m:sub>
        </m:sSub>
        <m:d>
          <m:dPr>
            <m:ctrlPr>
              <w:del w:id="1289" w:author="wei ganchao" w:date="2022-01-13T18:16:00Z">
                <w:rPr>
                  <w:rFonts w:ascii="Cambria Math" w:hAnsi="Cambria Math"/>
                  <w:i/>
                </w:rPr>
              </w:del>
            </m:ctrlPr>
          </m:dPr>
          <m:e>
            <m:sSub>
              <m:sSubPr>
                <m:ctrlPr>
                  <w:del w:id="1290" w:author="wei ganchao" w:date="2022-01-13T18:16:00Z">
                    <w:rPr>
                      <w:rFonts w:ascii="Cambria Math" w:hAnsi="Cambria Math"/>
                      <w:i/>
                    </w:rPr>
                  </w:del>
                </m:ctrlPr>
              </m:sSubPr>
              <m:e>
                <m:r>
                  <w:del w:id="1291" w:author="wei ganchao" w:date="2022-01-13T18:16:00Z">
                    <m:rPr>
                      <m:sty m:val="bi"/>
                    </m:rPr>
                    <w:rPr>
                      <w:rFonts w:ascii="Cambria Math" w:hAnsi="Cambria Math"/>
                    </w:rPr>
                    <m:t>Z</m:t>
                  </w:del>
                </m:r>
              </m:e>
              <m:sub>
                <m:r>
                  <w:del w:id="1292" w:author="wei ganchao" w:date="2022-01-13T18:16:00Z">
                    <w:rPr>
                      <w:rFonts w:ascii="Cambria Math" w:hAnsi="Cambria Math"/>
                    </w:rPr>
                    <m:t>it</m:t>
                  </w:del>
                </m:r>
              </m:sub>
            </m:sSub>
            <m:sSub>
              <m:sSubPr>
                <m:ctrlPr>
                  <w:del w:id="1293" w:author="wei ganchao" w:date="2022-01-13T18:16:00Z">
                    <w:rPr>
                      <w:rFonts w:ascii="Cambria Math" w:hAnsi="Cambria Math"/>
                      <w:i/>
                    </w:rPr>
                  </w:del>
                </m:ctrlPr>
              </m:sSubPr>
              <m:e>
                <m:r>
                  <w:del w:id="1294" w:author="wei ganchao" w:date="2022-01-13T18:16:00Z">
                    <m:rPr>
                      <m:sty m:val="bi"/>
                    </m:rPr>
                    <w:rPr>
                      <w:rFonts w:ascii="Cambria Math" w:hAnsi="Cambria Math"/>
                    </w:rPr>
                    <m:t>μ</m:t>
                  </w:del>
                </m:r>
              </m:e>
              <m:sub>
                <m:r>
                  <w:del w:id="1295" w:author="wei ganchao" w:date="2022-01-13T18:16:00Z">
                    <w:rPr>
                      <w:rFonts w:ascii="Cambria Math" w:hAnsi="Cambria Math"/>
                    </w:rPr>
                    <m:t>t</m:t>
                  </w:del>
                </m:r>
              </m:sub>
            </m:sSub>
            <m:r>
              <w:del w:id="1296" w:author="wei ganchao" w:date="2022-01-13T18:16:00Z">
                <w:rPr>
                  <w:rFonts w:ascii="Cambria Math" w:hAnsi="Cambria Math"/>
                </w:rPr>
                <m:t>,</m:t>
              </w:del>
            </m:r>
            <m:sSub>
              <m:sSubPr>
                <m:ctrlPr>
                  <w:del w:id="1297" w:author="wei ganchao" w:date="2022-01-13T18:16:00Z">
                    <w:rPr>
                      <w:rFonts w:ascii="Cambria Math" w:hAnsi="Cambria Math"/>
                      <w:i/>
                    </w:rPr>
                  </w:del>
                </m:ctrlPr>
              </m:sSubPr>
              <m:e>
                <m:r>
                  <w:del w:id="1298" w:author="wei ganchao" w:date="2022-01-13T18:16:00Z">
                    <m:rPr>
                      <m:sty m:val="bi"/>
                    </m:rPr>
                    <w:rPr>
                      <w:rFonts w:ascii="Cambria Math" w:hAnsi="Cambria Math"/>
                    </w:rPr>
                    <m:t>Z</m:t>
                  </w:del>
                </m:r>
              </m:e>
              <m:sub>
                <m:r>
                  <w:del w:id="1299" w:author="wei ganchao" w:date="2022-01-13T18:16:00Z">
                    <w:rPr>
                      <w:rFonts w:ascii="Cambria Math" w:hAnsi="Cambria Math"/>
                    </w:rPr>
                    <m:t>it</m:t>
                  </w:del>
                </m:r>
              </m:sub>
            </m:sSub>
            <m:sSub>
              <m:sSubPr>
                <m:ctrlPr>
                  <w:del w:id="1300" w:author="wei ganchao" w:date="2022-01-13T18:16:00Z">
                    <w:rPr>
                      <w:rFonts w:ascii="Cambria Math" w:hAnsi="Cambria Math"/>
                      <w:i/>
                    </w:rPr>
                  </w:del>
                </m:ctrlPr>
              </m:sSubPr>
              <m:e>
                <m:r>
                  <w:del w:id="1301" w:author="wei ganchao" w:date="2022-01-13T18:16:00Z">
                    <m:rPr>
                      <m:sty m:val="b"/>
                    </m:rPr>
                    <w:rPr>
                      <w:rFonts w:ascii="Cambria Math" w:hAnsi="Cambria Math"/>
                    </w:rPr>
                    <m:t>Σ</m:t>
                  </w:del>
                </m:r>
              </m:e>
              <m:sub>
                <m:r>
                  <w:del w:id="1302" w:author="wei ganchao" w:date="2022-01-13T18:16:00Z">
                    <w:rPr>
                      <w:rFonts w:ascii="Cambria Math" w:hAnsi="Cambria Math"/>
                    </w:rPr>
                    <m:t>t</m:t>
                  </w:del>
                </m:r>
              </m:sub>
            </m:sSub>
            <m:sSubSup>
              <m:sSubSupPr>
                <m:ctrlPr>
                  <w:del w:id="1303" w:author="wei ganchao" w:date="2022-01-13T18:16:00Z">
                    <w:rPr>
                      <w:rFonts w:ascii="Cambria Math" w:hAnsi="Cambria Math"/>
                      <w:i/>
                    </w:rPr>
                  </w:del>
                </m:ctrlPr>
              </m:sSubSupPr>
              <m:e>
                <m:r>
                  <w:del w:id="1304" w:author="wei ganchao" w:date="2022-01-13T18:16:00Z">
                    <m:rPr>
                      <m:sty m:val="bi"/>
                    </m:rPr>
                    <w:rPr>
                      <w:rFonts w:ascii="Cambria Math" w:hAnsi="Cambria Math"/>
                    </w:rPr>
                    <m:t>Z</m:t>
                  </w:del>
                </m:r>
                <m:ctrlPr>
                  <w:del w:id="1305" w:author="wei ganchao" w:date="2022-01-13T18:16:00Z">
                    <w:rPr>
                      <w:rFonts w:ascii="Cambria Math" w:hAnsi="Cambria Math"/>
                      <w:b/>
                      <w:bCs/>
                      <w:i/>
                    </w:rPr>
                  </w:del>
                </m:ctrlPr>
              </m:e>
              <m:sub>
                <m:r>
                  <w:del w:id="1306" w:author="wei ganchao" w:date="2022-01-13T18:16:00Z">
                    <w:rPr>
                      <w:rFonts w:ascii="Cambria Math" w:hAnsi="Cambria Math"/>
                    </w:rPr>
                    <m:t>it</m:t>
                  </w:del>
                </m:r>
              </m:sub>
              <m:sup>
                <m:r>
                  <w:del w:id="1307" w:author="wei ganchao" w:date="2022-01-13T18:16:00Z">
                    <w:rPr>
                      <w:rFonts w:ascii="Cambria Math" w:hAnsi="Cambria Math"/>
                    </w:rPr>
                    <m:t>'</m:t>
                  </w:del>
                </m:r>
              </m:sup>
            </m:sSubSup>
          </m:e>
        </m:d>
        <m:r>
          <w:del w:id="1308" w:author="wei ganchao" w:date="2022-01-13T18:16:00Z">
            <w:rPr>
              <w:rFonts w:ascii="Cambria Math" w:hAnsi="Cambria Math"/>
            </w:rPr>
            <m:t>=</m:t>
          </w:del>
        </m:r>
        <w:commentRangeStart w:id="1309"/>
        <m:r>
          <w:del w:id="1310" w:author="wei ganchao" w:date="2022-01-13T18:16:00Z">
            <w:rPr>
              <w:rFonts w:ascii="Cambria Math" w:hAnsi="Cambria Math"/>
            </w:rPr>
            <m:t>lognormal(</m:t>
          </w:del>
        </m:r>
        <m:sSup>
          <m:sSupPr>
            <m:ctrlPr>
              <w:del w:id="1311" w:author="wei ganchao" w:date="2022-01-13T18:16:00Z">
                <w:rPr>
                  <w:rFonts w:ascii="Cambria Math" w:hAnsi="Cambria Math"/>
                  <w:b/>
                  <w:bCs/>
                  <w:i/>
                </w:rPr>
              </w:del>
            </m:ctrlPr>
          </m:sSupPr>
          <m:e>
            <m:r>
              <w:del w:id="1312" w:author="wei ganchao" w:date="2022-01-13T18:16:00Z">
                <m:rPr>
                  <m:sty m:val="bi"/>
                </m:rPr>
                <w:rPr>
                  <w:rFonts w:ascii="Cambria Math" w:hAnsi="Cambria Math"/>
                </w:rPr>
                <m:t>a</m:t>
              </w:del>
            </m:r>
            <m:ctrlPr>
              <w:del w:id="1313" w:author="wei ganchao" w:date="2022-01-13T18:16:00Z">
                <w:rPr>
                  <w:rFonts w:ascii="Cambria Math" w:hAnsi="Cambria Math"/>
                  <w:i/>
                </w:rPr>
              </w:del>
            </m:ctrlPr>
          </m:e>
          <m:sup>
            <m:r>
              <w:del w:id="1314" w:author="wei ganchao" w:date="2022-01-13T18:16:00Z">
                <w:rPr>
                  <w:rFonts w:ascii="Cambria Math" w:hAnsi="Cambria Math"/>
                </w:rPr>
                <m:t>it</m:t>
              </w:del>
            </m:r>
          </m:sup>
        </m:sSup>
        <m:r>
          <w:del w:id="1315" w:author="wei ganchao" w:date="2022-01-13T18:16:00Z">
            <w:rPr>
              <w:rFonts w:ascii="Cambria Math" w:hAnsi="Cambria Math"/>
            </w:rPr>
            <m:t>,</m:t>
          </w:del>
        </m:r>
        <m:sSup>
          <m:sSupPr>
            <m:ctrlPr>
              <w:del w:id="1316" w:author="wei ganchao" w:date="2022-01-13T18:16:00Z">
                <w:rPr>
                  <w:rFonts w:ascii="Cambria Math" w:hAnsi="Cambria Math"/>
                  <w:b/>
                  <w:bCs/>
                  <w:i/>
                </w:rPr>
              </w:del>
            </m:ctrlPr>
          </m:sSupPr>
          <m:e>
            <m:r>
              <w:del w:id="1317" w:author="wei ganchao" w:date="2022-01-13T18:16:00Z">
                <m:rPr>
                  <m:sty m:val="bi"/>
                </m:rPr>
                <w:rPr>
                  <w:rFonts w:ascii="Cambria Math" w:hAnsi="Cambria Math"/>
                </w:rPr>
                <m:t>S</m:t>
              </w:del>
            </m:r>
            <m:ctrlPr>
              <w:del w:id="1318" w:author="wei ganchao" w:date="2022-01-13T18:16:00Z">
                <w:rPr>
                  <w:rFonts w:ascii="Cambria Math" w:hAnsi="Cambria Math"/>
                  <w:i/>
                </w:rPr>
              </w:del>
            </m:ctrlPr>
          </m:e>
          <m:sup>
            <m:r>
              <w:del w:id="1319" w:author="wei ganchao" w:date="2022-01-13T18:16:00Z">
                <w:rPr>
                  <w:rFonts w:ascii="Cambria Math" w:hAnsi="Cambria Math"/>
                </w:rPr>
                <m:t>it</m:t>
              </w:del>
            </m:r>
          </m:sup>
        </m:sSup>
        <m:r>
          <w:del w:id="1320" w:author="wei ganchao" w:date="2022-01-13T18:16:00Z">
            <w:rPr>
              <w:rFonts w:ascii="Cambria Math" w:hAnsi="Cambria Math"/>
            </w:rPr>
            <m:t>)</m:t>
          </w:del>
        </m:r>
      </m:oMath>
      <w:del w:id="1321" w:author="wei ganchao" w:date="2022-01-13T18:16:00Z">
        <w:r w:rsidR="00583AB8" w:rsidDel="00FF27D1">
          <w:delText>.</w:delText>
        </w:r>
        <w:r w:rsidR="00C8327E" w:rsidDel="00FF27D1">
          <w:delText xml:space="preserve"> Denote the variance of CMP parameters as </w:delText>
        </w:r>
      </w:del>
      <m:oMath>
        <m:sSub>
          <m:sSubPr>
            <m:ctrlPr>
              <w:del w:id="1322" w:author="wei ganchao" w:date="2022-01-13T18:16:00Z">
                <w:rPr>
                  <w:rFonts w:ascii="Cambria Math" w:hAnsi="Cambria Math"/>
                  <w:b/>
                  <w:i/>
                </w:rPr>
              </w:del>
            </m:ctrlPr>
          </m:sSubPr>
          <m:e>
            <m:r>
              <w:del w:id="1323" w:author="wei ganchao" w:date="2022-01-13T18:16:00Z">
                <m:rPr>
                  <m:sty m:val="bi"/>
                </m:rPr>
                <w:rPr>
                  <w:rFonts w:ascii="Cambria Math" w:hAnsi="Cambria Math"/>
                </w:rPr>
                <m:t>V</m:t>
              </w:del>
            </m:r>
          </m:e>
          <m:sub>
            <m:r>
              <w:del w:id="1324" w:author="wei ganchao" w:date="2022-01-13T18:16:00Z">
                <w:rPr>
                  <w:rFonts w:ascii="Cambria Math" w:hAnsi="Cambria Math"/>
                </w:rPr>
                <m:t>it</m:t>
              </w:del>
            </m:r>
          </m:sub>
        </m:sSub>
      </m:oMath>
      <w:del w:id="1325" w:author="wei ganchao" w:date="2022-01-13T18:16:00Z">
        <w:r w:rsidR="00C8327E" w:rsidDel="00FF27D1">
          <w:rPr>
            <w:bCs/>
          </w:rPr>
          <w:delText xml:space="preserve">, </w:delText>
        </w:r>
        <w:r w:rsidR="00C45B17" w:rsidDel="00FF27D1">
          <w:rPr>
            <w:bCs/>
          </w:rPr>
          <w:delText xml:space="preserve">and </w:delText>
        </w:r>
      </w:del>
      <m:oMath>
        <m:sSub>
          <m:sSubPr>
            <m:ctrlPr>
              <w:del w:id="1326" w:author="wei ganchao" w:date="2022-01-13T18:16:00Z">
                <w:rPr>
                  <w:rFonts w:ascii="Cambria Math" w:hAnsi="Cambria Math"/>
                  <w:bCs/>
                  <w:i/>
                </w:rPr>
              </w:del>
            </m:ctrlPr>
          </m:sSubPr>
          <m:e>
            <m:d>
              <m:dPr>
                <m:begChr m:val="["/>
                <m:endChr m:val="]"/>
                <m:ctrlPr>
                  <w:del w:id="1327" w:author="wei ganchao" w:date="2022-01-13T18:16:00Z">
                    <w:rPr>
                      <w:rFonts w:ascii="Cambria Math" w:hAnsi="Cambria Math"/>
                      <w:bCs/>
                      <w:i/>
                    </w:rPr>
                  </w:del>
                </m:ctrlPr>
              </m:dPr>
              <m:e>
                <m:sSub>
                  <m:sSubPr>
                    <m:ctrlPr>
                      <w:del w:id="1328" w:author="wei ganchao" w:date="2022-01-13T18:16:00Z">
                        <w:rPr>
                          <w:rFonts w:ascii="Cambria Math" w:hAnsi="Cambria Math"/>
                          <w:bCs/>
                          <w:i/>
                        </w:rPr>
                      </w:del>
                    </m:ctrlPr>
                  </m:sSubPr>
                  <m:e>
                    <m:r>
                      <w:del w:id="1329" w:author="wei ganchao" w:date="2022-01-13T18:16:00Z">
                        <w:rPr>
                          <w:rFonts w:ascii="Cambria Math" w:hAnsi="Cambria Math"/>
                        </w:rPr>
                        <m:t>V</m:t>
                      </w:del>
                    </m:r>
                  </m:e>
                  <m:sub>
                    <m:r>
                      <w:del w:id="1330" w:author="wei ganchao" w:date="2022-01-13T18:16:00Z">
                        <w:rPr>
                          <w:rFonts w:ascii="Cambria Math" w:hAnsi="Cambria Math"/>
                        </w:rPr>
                        <m:t>it</m:t>
                      </w:del>
                    </m:r>
                  </m:sub>
                </m:sSub>
              </m:e>
            </m:d>
          </m:e>
          <m:sub>
            <m:r>
              <w:del w:id="1331" w:author="wei ganchao" w:date="2022-01-13T18:16:00Z">
                <w:rPr>
                  <w:rFonts w:ascii="Cambria Math" w:hAnsi="Cambria Math"/>
                </w:rPr>
                <m:t>mn</m:t>
              </w:del>
            </m:r>
          </m:sub>
        </m:sSub>
        <m:r>
          <w:del w:id="1332" w:author="wei ganchao" w:date="2022-01-13T18:16:00Z">
            <w:rPr>
              <w:rFonts w:ascii="Cambria Math" w:hAnsi="Cambria Math"/>
            </w:rPr>
            <m:t>=</m:t>
          </w:del>
        </m:r>
        <m:sSup>
          <m:sSupPr>
            <m:ctrlPr>
              <w:del w:id="1333" w:author="wei ganchao" w:date="2022-01-13T18:16:00Z">
                <w:rPr>
                  <w:rFonts w:ascii="Cambria Math" w:hAnsi="Cambria Math"/>
                  <w:bCs/>
                  <w:i/>
                </w:rPr>
              </w:del>
            </m:ctrlPr>
          </m:sSupPr>
          <m:e>
            <m:r>
              <w:del w:id="1334" w:author="wei ganchao" w:date="2022-01-13T18:16:00Z">
                <w:rPr>
                  <w:rFonts w:ascii="Cambria Math" w:hAnsi="Cambria Math"/>
                </w:rPr>
                <m:t>e</m:t>
              </w:del>
            </m:r>
          </m:e>
          <m:sup>
            <m:sSubSup>
              <m:sSubSupPr>
                <m:ctrlPr>
                  <w:del w:id="1335" w:author="wei ganchao" w:date="2022-01-13T18:16:00Z">
                    <w:rPr>
                      <w:rFonts w:ascii="Cambria Math" w:hAnsi="Cambria Math"/>
                      <w:bCs/>
                      <w:i/>
                    </w:rPr>
                  </w:del>
                </m:ctrlPr>
              </m:sSubSupPr>
              <m:e>
                <m:r>
                  <w:del w:id="1336" w:author="wei ganchao" w:date="2022-01-13T18:16:00Z">
                    <m:rPr>
                      <m:sty m:val="bi"/>
                    </m:rPr>
                    <w:rPr>
                      <w:rFonts w:ascii="Cambria Math" w:hAnsi="Cambria Math"/>
                    </w:rPr>
                    <m:t>a</m:t>
                  </w:del>
                </m:r>
              </m:e>
              <m:sub>
                <m:r>
                  <w:del w:id="1337" w:author="wei ganchao" w:date="2022-01-13T18:16:00Z">
                    <w:rPr>
                      <w:rFonts w:ascii="Cambria Math" w:hAnsi="Cambria Math"/>
                    </w:rPr>
                    <m:t>m</m:t>
                  </w:del>
                </m:r>
              </m:sub>
              <m:sup>
                <m:r>
                  <w:del w:id="1338" w:author="wei ganchao" w:date="2022-01-13T18:16:00Z">
                    <w:rPr>
                      <w:rFonts w:ascii="Cambria Math" w:hAnsi="Cambria Math"/>
                    </w:rPr>
                    <m:t>it</m:t>
                  </w:del>
                </m:r>
                <m:ctrlPr>
                  <w:del w:id="1339" w:author="wei ganchao" w:date="2022-01-13T18:16:00Z">
                    <w:rPr>
                      <w:rFonts w:ascii="Cambria Math" w:hAnsi="Cambria Math"/>
                      <w:i/>
                    </w:rPr>
                  </w:del>
                </m:ctrlPr>
              </m:sup>
            </m:sSubSup>
            <m:r>
              <w:del w:id="1340" w:author="wei ganchao" w:date="2022-01-13T18:16:00Z">
                <w:rPr>
                  <w:rFonts w:ascii="Cambria Math" w:hAnsi="Cambria Math"/>
                </w:rPr>
                <m:t>+</m:t>
              </w:del>
            </m:r>
            <m:sSubSup>
              <m:sSubSupPr>
                <m:ctrlPr>
                  <w:del w:id="1341" w:author="wei ganchao" w:date="2022-01-13T18:16:00Z">
                    <w:rPr>
                      <w:rFonts w:ascii="Cambria Math" w:hAnsi="Cambria Math"/>
                      <w:bCs/>
                      <w:i/>
                    </w:rPr>
                  </w:del>
                </m:ctrlPr>
              </m:sSubSupPr>
              <m:e>
                <m:r>
                  <w:del w:id="1342" w:author="wei ganchao" w:date="2022-01-13T18:16:00Z">
                    <m:rPr>
                      <m:sty m:val="bi"/>
                    </m:rPr>
                    <w:rPr>
                      <w:rFonts w:ascii="Cambria Math" w:hAnsi="Cambria Math"/>
                    </w:rPr>
                    <m:t>a</m:t>
                  </w:del>
                </m:r>
              </m:e>
              <m:sub>
                <m:r>
                  <w:del w:id="1343" w:author="wei ganchao" w:date="2022-01-13T18:16:00Z">
                    <w:rPr>
                      <w:rFonts w:ascii="Cambria Math" w:hAnsi="Cambria Math"/>
                    </w:rPr>
                    <m:t>n</m:t>
                  </w:del>
                </m:r>
              </m:sub>
              <m:sup>
                <m:r>
                  <w:del w:id="1344" w:author="wei ganchao" w:date="2022-01-13T18:16:00Z">
                    <w:rPr>
                      <w:rFonts w:ascii="Cambria Math" w:hAnsi="Cambria Math"/>
                    </w:rPr>
                    <m:t>it</m:t>
                  </w:del>
                </m:r>
                <m:ctrlPr>
                  <w:del w:id="1345" w:author="wei ganchao" w:date="2022-01-13T18:16:00Z">
                    <w:rPr>
                      <w:rFonts w:ascii="Cambria Math" w:hAnsi="Cambria Math"/>
                      <w:i/>
                    </w:rPr>
                  </w:del>
                </m:ctrlPr>
              </m:sup>
            </m:sSubSup>
            <m:r>
              <w:del w:id="1346" w:author="wei ganchao" w:date="2022-01-13T18:16:00Z">
                <w:rPr>
                  <w:rFonts w:ascii="Cambria Math" w:hAnsi="Cambria Math"/>
                </w:rPr>
                <m:t>+</m:t>
              </w:del>
            </m:r>
            <m:f>
              <m:fPr>
                <m:ctrlPr>
                  <w:del w:id="1347" w:author="wei ganchao" w:date="2022-01-13T18:16:00Z">
                    <w:rPr>
                      <w:rFonts w:ascii="Cambria Math" w:hAnsi="Cambria Math"/>
                      <w:bCs/>
                      <w:i/>
                    </w:rPr>
                  </w:del>
                </m:ctrlPr>
              </m:fPr>
              <m:num>
                <m:r>
                  <w:del w:id="1348" w:author="wei ganchao" w:date="2022-01-13T18:16:00Z">
                    <w:rPr>
                      <w:rFonts w:ascii="Cambria Math" w:hAnsi="Cambria Math"/>
                    </w:rPr>
                    <m:t>1</m:t>
                  </w:del>
                </m:r>
              </m:num>
              <m:den>
                <m:r>
                  <w:del w:id="1349" w:author="wei ganchao" w:date="2022-01-13T18:16:00Z">
                    <w:rPr>
                      <w:rFonts w:ascii="Cambria Math" w:hAnsi="Cambria Math"/>
                    </w:rPr>
                    <m:t>2</m:t>
                  </w:del>
                </m:r>
              </m:den>
            </m:f>
            <m:d>
              <m:dPr>
                <m:ctrlPr>
                  <w:del w:id="1350" w:author="wei ganchao" w:date="2022-01-13T18:16:00Z">
                    <w:rPr>
                      <w:rFonts w:ascii="Cambria Math" w:hAnsi="Cambria Math"/>
                      <w:bCs/>
                      <w:i/>
                    </w:rPr>
                  </w:del>
                </m:ctrlPr>
              </m:dPr>
              <m:e>
                <m:sSubSup>
                  <m:sSubSupPr>
                    <m:ctrlPr>
                      <w:del w:id="1351" w:author="wei ganchao" w:date="2022-01-13T18:16:00Z">
                        <w:rPr>
                          <w:rFonts w:ascii="Cambria Math" w:hAnsi="Cambria Math"/>
                          <w:i/>
                        </w:rPr>
                      </w:del>
                    </m:ctrlPr>
                  </m:sSubSupPr>
                  <m:e>
                    <m:r>
                      <w:del w:id="1352" w:author="wei ganchao" w:date="2022-01-13T18:16:00Z">
                        <m:rPr>
                          <m:sty m:val="bi"/>
                        </m:rPr>
                        <w:rPr>
                          <w:rFonts w:ascii="Cambria Math" w:hAnsi="Cambria Math"/>
                        </w:rPr>
                        <m:t>S</m:t>
                      </w:del>
                    </m:r>
                    <m:ctrlPr>
                      <w:del w:id="1353" w:author="wei ganchao" w:date="2022-01-13T18:16:00Z">
                        <w:rPr>
                          <w:rFonts w:ascii="Cambria Math" w:hAnsi="Cambria Math"/>
                          <w:b/>
                          <w:bCs/>
                          <w:i/>
                        </w:rPr>
                      </w:del>
                    </m:ctrlPr>
                  </m:e>
                  <m:sub>
                    <m:r>
                      <w:del w:id="1354" w:author="wei ganchao" w:date="2022-01-13T18:16:00Z">
                        <w:rPr>
                          <w:rFonts w:ascii="Cambria Math" w:hAnsi="Cambria Math"/>
                        </w:rPr>
                        <m:t>mm</m:t>
                      </w:del>
                    </m:r>
                  </m:sub>
                  <m:sup>
                    <m:r>
                      <w:del w:id="1355" w:author="wei ganchao" w:date="2022-01-13T18:16:00Z">
                        <w:rPr>
                          <w:rFonts w:ascii="Cambria Math" w:hAnsi="Cambria Math"/>
                        </w:rPr>
                        <m:t>it</m:t>
                      </w:del>
                    </m:r>
                  </m:sup>
                </m:sSubSup>
                <m:r>
                  <w:del w:id="1356" w:author="wei ganchao" w:date="2022-01-13T18:16:00Z">
                    <w:rPr>
                      <w:rFonts w:ascii="Cambria Math" w:hAnsi="Cambria Math"/>
                    </w:rPr>
                    <m:t>+</m:t>
                  </w:del>
                </m:r>
                <m:sSubSup>
                  <m:sSubSupPr>
                    <m:ctrlPr>
                      <w:del w:id="1357" w:author="wei ganchao" w:date="2022-01-13T18:16:00Z">
                        <w:rPr>
                          <w:rFonts w:ascii="Cambria Math" w:hAnsi="Cambria Math"/>
                          <w:i/>
                        </w:rPr>
                      </w:del>
                    </m:ctrlPr>
                  </m:sSubSupPr>
                  <m:e>
                    <m:r>
                      <w:del w:id="1358" w:author="wei ganchao" w:date="2022-01-13T18:16:00Z">
                        <m:rPr>
                          <m:sty m:val="bi"/>
                        </m:rPr>
                        <w:rPr>
                          <w:rFonts w:ascii="Cambria Math" w:hAnsi="Cambria Math"/>
                        </w:rPr>
                        <m:t>S</m:t>
                      </w:del>
                    </m:r>
                    <m:ctrlPr>
                      <w:del w:id="1359" w:author="wei ganchao" w:date="2022-01-13T18:16:00Z">
                        <w:rPr>
                          <w:rFonts w:ascii="Cambria Math" w:hAnsi="Cambria Math"/>
                          <w:b/>
                          <w:bCs/>
                          <w:i/>
                        </w:rPr>
                      </w:del>
                    </m:ctrlPr>
                  </m:e>
                  <m:sub>
                    <m:r>
                      <w:del w:id="1360" w:author="wei ganchao" w:date="2022-01-13T18:16:00Z">
                        <w:rPr>
                          <w:rFonts w:ascii="Cambria Math" w:hAnsi="Cambria Math"/>
                        </w:rPr>
                        <m:t>nn</m:t>
                      </w:del>
                    </m:r>
                  </m:sub>
                  <m:sup>
                    <m:r>
                      <w:del w:id="1361" w:author="wei ganchao" w:date="2022-01-13T18:16:00Z">
                        <w:rPr>
                          <w:rFonts w:ascii="Cambria Math" w:hAnsi="Cambria Math"/>
                        </w:rPr>
                        <m:t>it</m:t>
                      </w:del>
                    </m:r>
                  </m:sup>
                </m:sSubSup>
              </m:e>
            </m:d>
          </m:sup>
        </m:sSup>
        <m:d>
          <m:dPr>
            <m:ctrlPr>
              <w:del w:id="1362" w:author="wei ganchao" w:date="2022-01-13T18:16:00Z">
                <w:rPr>
                  <w:rFonts w:ascii="Cambria Math" w:hAnsi="Cambria Math"/>
                  <w:bCs/>
                  <w:i/>
                </w:rPr>
              </w:del>
            </m:ctrlPr>
          </m:dPr>
          <m:e>
            <m:sSup>
              <m:sSupPr>
                <m:ctrlPr>
                  <w:del w:id="1363" w:author="wei ganchao" w:date="2022-01-13T18:16:00Z">
                    <w:rPr>
                      <w:rFonts w:ascii="Cambria Math" w:hAnsi="Cambria Math"/>
                      <w:bCs/>
                      <w:i/>
                    </w:rPr>
                  </w:del>
                </m:ctrlPr>
              </m:sSupPr>
              <m:e>
                <m:r>
                  <w:del w:id="1364" w:author="wei ganchao" w:date="2022-01-13T18:16:00Z">
                    <w:rPr>
                      <w:rFonts w:ascii="Cambria Math" w:hAnsi="Cambria Math"/>
                    </w:rPr>
                    <m:t>e</m:t>
                  </w:del>
                </m:r>
              </m:e>
              <m:sup>
                <m:sSubSup>
                  <m:sSubSupPr>
                    <m:ctrlPr>
                      <w:del w:id="1365" w:author="wei ganchao" w:date="2022-01-13T18:16:00Z">
                        <w:rPr>
                          <w:rFonts w:ascii="Cambria Math" w:hAnsi="Cambria Math"/>
                          <w:b/>
                          <w:bCs/>
                          <w:i/>
                        </w:rPr>
                      </w:del>
                    </m:ctrlPr>
                  </m:sSubSupPr>
                  <m:e>
                    <m:r>
                      <w:del w:id="1366" w:author="wei ganchao" w:date="2022-01-13T18:16:00Z">
                        <m:rPr>
                          <m:sty m:val="bi"/>
                        </m:rPr>
                        <w:rPr>
                          <w:rFonts w:ascii="Cambria Math" w:hAnsi="Cambria Math"/>
                        </w:rPr>
                        <m:t>S</m:t>
                      </w:del>
                    </m:r>
                  </m:e>
                  <m:sub>
                    <m:r>
                      <w:del w:id="1367" w:author="wei ganchao" w:date="2022-01-13T18:16:00Z">
                        <w:rPr>
                          <w:rFonts w:ascii="Cambria Math" w:hAnsi="Cambria Math"/>
                        </w:rPr>
                        <m:t>mn</m:t>
                      </w:del>
                    </m:r>
                  </m:sub>
                  <m:sup>
                    <m:r>
                      <w:del w:id="1368" w:author="wei ganchao" w:date="2022-01-13T18:16:00Z">
                        <w:rPr>
                          <w:rFonts w:ascii="Cambria Math" w:hAnsi="Cambria Math"/>
                        </w:rPr>
                        <m:t>it</m:t>
                      </w:del>
                    </m:r>
                    <m:ctrlPr>
                      <w:del w:id="1369" w:author="wei ganchao" w:date="2022-01-13T18:16:00Z">
                        <w:rPr>
                          <w:rFonts w:ascii="Cambria Math" w:hAnsi="Cambria Math"/>
                          <w:i/>
                        </w:rPr>
                      </w:del>
                    </m:ctrlPr>
                  </m:sup>
                </m:sSubSup>
              </m:sup>
            </m:sSup>
            <m:r>
              <w:del w:id="1370" w:author="wei ganchao" w:date="2022-01-13T18:16:00Z">
                <w:rPr>
                  <w:rFonts w:ascii="Cambria Math" w:hAnsi="Cambria Math"/>
                </w:rPr>
                <m:t>-1</m:t>
              </w:del>
            </m:r>
          </m:e>
        </m:d>
      </m:oMath>
      <w:del w:id="1371" w:author="wei ganchao" w:date="2022-01-13T18:16:00Z">
        <w:r w:rsidR="00C45B17" w:rsidDel="00FF27D1">
          <w:rPr>
            <w:bCs/>
          </w:rPr>
          <w:delText>.</w:delText>
        </w:r>
        <w:commentRangeEnd w:id="1309"/>
        <w:r w:rsidR="00C45B17" w:rsidDel="00FF27D1">
          <w:rPr>
            <w:rStyle w:val="CommentReference"/>
          </w:rPr>
          <w:commentReference w:id="1309"/>
        </w:r>
      </w:del>
    </w:p>
    <w:p w14:paraId="0316FFA4" w14:textId="77668D9B" w:rsidR="00C45B17" w:rsidRPr="00C45B17" w:rsidDel="00FF27D1" w:rsidRDefault="00C45B17">
      <w:pPr>
        <w:keepNext/>
        <w:keepLines/>
        <w:spacing w:before="40"/>
        <w:outlineLvl w:val="1"/>
        <w:rPr>
          <w:del w:id="1372" w:author="wei ganchao" w:date="2022-01-13T18:16:00Z"/>
          <w:bCs/>
        </w:rPr>
        <w:pPrChange w:id="1373" w:author="wei ganchao" w:date="2022-01-13T18:16:00Z">
          <w:pPr/>
        </w:pPrChange>
      </w:pPr>
    </w:p>
    <w:p w14:paraId="05DB6E7E" w14:textId="05613777" w:rsidR="00583AB8" w:rsidDel="00FF27D1" w:rsidRDefault="00583AB8">
      <w:pPr>
        <w:keepNext/>
        <w:keepLines/>
        <w:spacing w:before="40"/>
        <w:outlineLvl w:val="1"/>
        <w:rPr>
          <w:del w:id="1374" w:author="wei ganchao" w:date="2022-01-13T18:16:00Z"/>
        </w:rPr>
        <w:pPrChange w:id="1375" w:author="wei ganchao" w:date="2022-01-13T18:16:00Z">
          <w:pPr/>
        </w:pPrChange>
      </w:pPr>
      <w:del w:id="1376" w:author="wei ganchao" w:date="2022-01-13T18:16:00Z">
        <w:r w:rsidDel="00FF27D1">
          <w:delText xml:space="preserve">The conditional mean firing rate is </w:delText>
        </w:r>
      </w:del>
      <m:oMath>
        <m:sSub>
          <m:sSubPr>
            <m:ctrlPr>
              <w:del w:id="1377" w:author="wei ganchao" w:date="2022-01-13T18:16:00Z">
                <w:rPr>
                  <w:rFonts w:ascii="Cambria Math" w:hAnsi="Cambria Math"/>
                  <w:i/>
                </w:rPr>
              </w:del>
            </m:ctrlPr>
          </m:sSubPr>
          <m:e>
            <m:r>
              <w:del w:id="1378" w:author="wei ganchao" w:date="2022-01-13T18:16:00Z">
                <w:rPr>
                  <w:rFonts w:ascii="Cambria Math" w:hAnsi="Cambria Math"/>
                </w:rPr>
                <m:t>δ</m:t>
              </w:del>
            </m:r>
          </m:e>
          <m:sub>
            <m:r>
              <w:del w:id="1379" w:author="wei ganchao" w:date="2022-01-13T18:16:00Z">
                <w:rPr>
                  <w:rFonts w:ascii="Cambria Math" w:hAnsi="Cambria Math"/>
                </w:rPr>
                <m:t>it</m:t>
              </w:del>
            </m:r>
          </m:sub>
        </m:sSub>
        <m:r>
          <w:del w:id="1380" w:author="wei ganchao" w:date="2022-01-13T18:16:00Z">
            <w:rPr>
              <w:rFonts w:ascii="Cambria Math" w:hAnsi="Cambria Math"/>
            </w:rPr>
            <m:t>=E</m:t>
          </w:del>
        </m:r>
        <m:d>
          <m:dPr>
            <m:ctrlPr>
              <w:del w:id="1381" w:author="wei ganchao" w:date="2022-01-13T18:16:00Z">
                <w:rPr>
                  <w:rFonts w:ascii="Cambria Math" w:hAnsi="Cambria Math"/>
                  <w:i/>
                </w:rPr>
              </w:del>
            </m:ctrlPr>
          </m:dPr>
          <m:e>
            <m:sSub>
              <m:sSubPr>
                <m:ctrlPr>
                  <w:del w:id="1382" w:author="wei ganchao" w:date="2022-01-13T18:16:00Z">
                    <w:rPr>
                      <w:rFonts w:ascii="Cambria Math" w:hAnsi="Cambria Math"/>
                      <w:i/>
                    </w:rPr>
                  </w:del>
                </m:ctrlPr>
              </m:sSubPr>
              <m:e>
                <m:r>
                  <w:del w:id="1383" w:author="wei ganchao" w:date="2022-01-13T18:16:00Z">
                    <w:rPr>
                      <w:rFonts w:ascii="Cambria Math" w:hAnsi="Cambria Math"/>
                    </w:rPr>
                    <m:t>Y</m:t>
                  </w:del>
                </m:r>
              </m:e>
              <m:sub>
                <m:r>
                  <w:del w:id="1384" w:author="wei ganchao" w:date="2022-01-13T18:16:00Z">
                    <w:rPr>
                      <w:rFonts w:ascii="Cambria Math" w:hAnsi="Cambria Math"/>
                    </w:rPr>
                    <m:t>it</m:t>
                  </w:del>
                </m:r>
              </m:sub>
            </m:sSub>
          </m:e>
        </m:d>
      </m:oMath>
      <w:del w:id="1385"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A7374C">
      <w:pPr>
        <w:keepNext/>
        <w:keepLines/>
        <w:spacing w:before="40"/>
        <w:outlineLvl w:val="1"/>
        <w:rPr>
          <w:del w:id="1386" w:author="wei ganchao" w:date="2022-01-13T18:16:00Z"/>
        </w:rPr>
        <w:pPrChange w:id="1387" w:author="wei ganchao" w:date="2022-01-13T18:16:00Z">
          <w:pPr/>
        </w:pPrChange>
      </w:pPr>
      <m:oMathPara>
        <m:oMath>
          <m:acc>
            <m:accPr>
              <m:ctrlPr>
                <w:del w:id="1388" w:author="wei ganchao" w:date="2022-01-13T18:16:00Z">
                  <w:rPr>
                    <w:rFonts w:ascii="Cambria Math" w:hAnsi="Cambria Math"/>
                    <w:i/>
                  </w:rPr>
                </w:del>
              </m:ctrlPr>
            </m:accPr>
            <m:e>
              <m:r>
                <w:del w:id="1389" w:author="wei ganchao" w:date="2022-01-13T18:16:00Z">
                  <w:rPr>
                    <w:rFonts w:ascii="Cambria Math" w:hAnsi="Cambria Math"/>
                  </w:rPr>
                  <m:t>Var</m:t>
                </w:del>
              </m:r>
            </m:e>
          </m:acc>
          <m:d>
            <m:dPr>
              <m:ctrlPr>
                <w:del w:id="1390" w:author="wei ganchao" w:date="2022-01-13T18:16:00Z">
                  <w:rPr>
                    <w:rFonts w:ascii="Cambria Math" w:hAnsi="Cambria Math"/>
                    <w:i/>
                  </w:rPr>
                </w:del>
              </m:ctrlPr>
            </m:dPr>
            <m:e>
              <m:sSub>
                <m:sSubPr>
                  <m:ctrlPr>
                    <w:del w:id="1391" w:author="wei ganchao" w:date="2022-01-13T18:16:00Z">
                      <w:rPr>
                        <w:rFonts w:ascii="Cambria Math" w:hAnsi="Cambria Math"/>
                        <w:i/>
                      </w:rPr>
                    </w:del>
                  </m:ctrlPr>
                </m:sSubPr>
                <m:e>
                  <m:r>
                    <w:del w:id="1392" w:author="wei ganchao" w:date="2022-01-13T18:16:00Z">
                      <w:rPr>
                        <w:rFonts w:ascii="Cambria Math" w:hAnsi="Cambria Math"/>
                      </w:rPr>
                      <m:t>δ</m:t>
                    </w:del>
                  </m:r>
                </m:e>
                <m:sub>
                  <m:r>
                    <w:del w:id="1393" w:author="wei ganchao" w:date="2022-01-13T18:16:00Z">
                      <w:rPr>
                        <w:rFonts w:ascii="Cambria Math" w:hAnsi="Cambria Math"/>
                      </w:rPr>
                      <m:t>it</m:t>
                    </w:del>
                  </m:r>
                </m:sub>
              </m:sSub>
            </m:e>
          </m:d>
          <m:r>
            <w:del w:id="1394" w:author="wei ganchao" w:date="2022-01-13T18:16:00Z">
              <w:rPr>
                <w:rFonts w:ascii="Cambria Math" w:hAnsi="Cambria Math"/>
              </w:rPr>
              <m:t>=</m:t>
            </w:del>
          </m:r>
          <m:d>
            <m:dPr>
              <m:ctrlPr>
                <w:del w:id="1395" w:author="wei ganchao" w:date="2022-01-13T18:16:00Z">
                  <w:rPr>
                    <w:rFonts w:ascii="Cambria Math" w:hAnsi="Cambria Math"/>
                    <w:i/>
                  </w:rPr>
                </w:del>
              </m:ctrlPr>
            </m:dPr>
            <m:e>
              <m:m>
                <m:mPr>
                  <m:mcs>
                    <m:mc>
                      <m:mcPr>
                        <m:count m:val="2"/>
                        <m:mcJc m:val="center"/>
                      </m:mcPr>
                    </m:mc>
                  </m:mcs>
                  <m:ctrlPr>
                    <w:del w:id="1396" w:author="wei ganchao" w:date="2022-01-13T18:16:00Z">
                      <w:rPr>
                        <w:rFonts w:ascii="Cambria Math" w:hAnsi="Cambria Math"/>
                        <w:i/>
                      </w:rPr>
                    </w:del>
                  </m:ctrlPr>
                </m:mPr>
                <m:mr>
                  <m:e>
                    <m:f>
                      <m:fPr>
                        <m:ctrlPr>
                          <w:del w:id="1397" w:author="wei ganchao" w:date="2022-01-13T18:16:00Z">
                            <w:rPr>
                              <w:rFonts w:ascii="Cambria Math" w:hAnsi="Cambria Math"/>
                              <w:i/>
                            </w:rPr>
                          </w:del>
                        </m:ctrlPr>
                      </m:fPr>
                      <m:num>
                        <m:r>
                          <w:del w:id="1398" w:author="wei ganchao" w:date="2022-01-13T18:16:00Z">
                            <w:rPr>
                              <w:rFonts w:ascii="Cambria Math" w:hAnsi="Cambria Math"/>
                            </w:rPr>
                            <m:t>∂</m:t>
                          </w:del>
                        </m:r>
                        <m:sSub>
                          <m:sSubPr>
                            <m:ctrlPr>
                              <w:del w:id="1399" w:author="wei ganchao" w:date="2022-01-13T18:16:00Z">
                                <w:rPr>
                                  <w:rFonts w:ascii="Cambria Math" w:hAnsi="Cambria Math"/>
                                  <w:i/>
                                </w:rPr>
                              </w:del>
                            </m:ctrlPr>
                          </m:sSubPr>
                          <m:e>
                            <m:r>
                              <w:del w:id="1400" w:author="wei ganchao" w:date="2022-01-13T18:16:00Z">
                                <w:rPr>
                                  <w:rFonts w:ascii="Cambria Math" w:hAnsi="Cambria Math"/>
                                </w:rPr>
                                <m:t>δ</m:t>
                              </w:del>
                            </m:r>
                          </m:e>
                          <m:sub>
                            <m:r>
                              <w:del w:id="1401" w:author="wei ganchao" w:date="2022-01-13T18:16:00Z">
                                <w:rPr>
                                  <w:rFonts w:ascii="Cambria Math" w:hAnsi="Cambria Math"/>
                                </w:rPr>
                                <m:t>it</m:t>
                              </w:del>
                            </m:r>
                          </m:sub>
                        </m:sSub>
                      </m:num>
                      <m:den>
                        <m:r>
                          <w:del w:id="1402" w:author="wei ganchao" w:date="2022-01-13T18:16:00Z">
                            <w:rPr>
                              <w:rFonts w:ascii="Cambria Math" w:hAnsi="Cambria Math"/>
                            </w:rPr>
                            <m:t>∂</m:t>
                          </w:del>
                        </m:r>
                        <m:sSub>
                          <m:sSubPr>
                            <m:ctrlPr>
                              <w:del w:id="1403" w:author="wei ganchao" w:date="2022-01-13T18:16:00Z">
                                <w:rPr>
                                  <w:rFonts w:ascii="Cambria Math" w:hAnsi="Cambria Math"/>
                                  <w:i/>
                                </w:rPr>
                              </w:del>
                            </m:ctrlPr>
                          </m:sSubPr>
                          <m:e>
                            <m:r>
                              <w:del w:id="1404" w:author="wei ganchao" w:date="2022-01-13T18:16:00Z">
                                <w:rPr>
                                  <w:rFonts w:ascii="Cambria Math" w:hAnsi="Cambria Math"/>
                                </w:rPr>
                                <m:t>λ</m:t>
                              </w:del>
                            </m:r>
                          </m:e>
                          <m:sub>
                            <m:r>
                              <w:del w:id="1405" w:author="wei ganchao" w:date="2022-01-13T18:16:00Z">
                                <w:rPr>
                                  <w:rFonts w:ascii="Cambria Math" w:hAnsi="Cambria Math"/>
                                </w:rPr>
                                <m:t>it</m:t>
                              </w:del>
                            </m:r>
                          </m:sub>
                        </m:sSub>
                      </m:den>
                    </m:f>
                  </m:e>
                  <m:e>
                    <m:f>
                      <m:fPr>
                        <m:ctrlPr>
                          <w:del w:id="1406" w:author="wei ganchao" w:date="2022-01-13T18:16:00Z">
                            <w:rPr>
                              <w:rFonts w:ascii="Cambria Math" w:hAnsi="Cambria Math"/>
                              <w:i/>
                            </w:rPr>
                          </w:del>
                        </m:ctrlPr>
                      </m:fPr>
                      <m:num>
                        <m:r>
                          <w:del w:id="1407" w:author="wei ganchao" w:date="2022-01-13T18:16:00Z">
                            <w:rPr>
                              <w:rFonts w:ascii="Cambria Math" w:hAnsi="Cambria Math"/>
                            </w:rPr>
                            <m:t>∂</m:t>
                          </w:del>
                        </m:r>
                        <m:sSub>
                          <m:sSubPr>
                            <m:ctrlPr>
                              <w:del w:id="1408" w:author="wei ganchao" w:date="2022-01-13T18:16:00Z">
                                <w:rPr>
                                  <w:rFonts w:ascii="Cambria Math" w:hAnsi="Cambria Math"/>
                                  <w:i/>
                                </w:rPr>
                              </w:del>
                            </m:ctrlPr>
                          </m:sSubPr>
                          <m:e>
                            <m:r>
                              <w:del w:id="1409" w:author="wei ganchao" w:date="2022-01-13T18:16:00Z">
                                <w:rPr>
                                  <w:rFonts w:ascii="Cambria Math" w:hAnsi="Cambria Math"/>
                                </w:rPr>
                                <m:t>δ</m:t>
                              </w:del>
                            </m:r>
                          </m:e>
                          <m:sub>
                            <m:r>
                              <w:del w:id="1410" w:author="wei ganchao" w:date="2022-01-13T18:16:00Z">
                                <w:rPr>
                                  <w:rFonts w:ascii="Cambria Math" w:hAnsi="Cambria Math"/>
                                </w:rPr>
                                <m:t>it</m:t>
                              </w:del>
                            </m:r>
                          </m:sub>
                        </m:sSub>
                      </m:num>
                      <m:den>
                        <m:r>
                          <w:del w:id="1411" w:author="wei ganchao" w:date="2022-01-13T18:16:00Z">
                            <w:rPr>
                              <w:rFonts w:ascii="Cambria Math" w:hAnsi="Cambria Math"/>
                            </w:rPr>
                            <m:t>∂</m:t>
                          </w:del>
                        </m:r>
                        <m:sSub>
                          <m:sSubPr>
                            <m:ctrlPr>
                              <w:del w:id="1412" w:author="wei ganchao" w:date="2022-01-13T18:16:00Z">
                                <w:rPr>
                                  <w:rFonts w:ascii="Cambria Math" w:hAnsi="Cambria Math"/>
                                  <w:i/>
                                </w:rPr>
                              </w:del>
                            </m:ctrlPr>
                          </m:sSubPr>
                          <m:e>
                            <m:r>
                              <w:del w:id="1413" w:author="wei ganchao" w:date="2022-01-13T18:16:00Z">
                                <w:rPr>
                                  <w:rFonts w:ascii="Cambria Math" w:hAnsi="Cambria Math"/>
                                </w:rPr>
                                <m:t>ν</m:t>
                              </w:del>
                            </m:r>
                          </m:e>
                          <m:sub>
                            <m:r>
                              <w:del w:id="1414" w:author="wei ganchao" w:date="2022-01-13T18:16:00Z">
                                <w:rPr>
                                  <w:rFonts w:ascii="Cambria Math" w:hAnsi="Cambria Math"/>
                                </w:rPr>
                                <m:t>it</m:t>
                              </w:del>
                            </m:r>
                          </m:sub>
                        </m:sSub>
                      </m:den>
                    </m:f>
                  </m:e>
                </m:mr>
              </m:m>
            </m:e>
          </m:d>
          <m:sSub>
            <m:sSubPr>
              <m:ctrlPr>
                <w:del w:id="1415" w:author="wei ganchao" w:date="2022-01-13T18:16:00Z">
                  <w:rPr>
                    <w:rFonts w:ascii="Cambria Math" w:hAnsi="Cambria Math"/>
                    <w:bCs/>
                    <w:i/>
                  </w:rPr>
                </w:del>
              </m:ctrlPr>
            </m:sSubPr>
            <m:e>
              <m:r>
                <w:del w:id="1416" w:author="wei ganchao" w:date="2022-01-13T18:16:00Z">
                  <m:rPr>
                    <m:sty m:val="bi"/>
                  </m:rPr>
                  <w:rPr>
                    <w:rFonts w:ascii="Cambria Math" w:hAnsi="Cambria Math"/>
                  </w:rPr>
                  <m:t>V</m:t>
                </w:del>
              </m:r>
              <m:ctrlPr>
                <w:del w:id="1417" w:author="wei ganchao" w:date="2022-01-13T18:16:00Z">
                  <w:rPr>
                    <w:rFonts w:ascii="Cambria Math" w:hAnsi="Cambria Math"/>
                    <w:b/>
                    <w:i/>
                  </w:rPr>
                </w:del>
              </m:ctrlPr>
            </m:e>
            <m:sub>
              <m:r>
                <w:del w:id="1418" w:author="wei ganchao" w:date="2022-01-13T18:16:00Z">
                  <w:rPr>
                    <w:rFonts w:ascii="Cambria Math" w:hAnsi="Cambria Math"/>
                  </w:rPr>
                  <m:t>it</m:t>
                </w:del>
              </m:r>
            </m:sub>
          </m:sSub>
          <m:d>
            <m:dPr>
              <m:ctrlPr>
                <w:del w:id="1419" w:author="wei ganchao" w:date="2022-01-13T18:16:00Z">
                  <w:rPr>
                    <w:rFonts w:ascii="Cambria Math" w:hAnsi="Cambria Math"/>
                    <w:i/>
                  </w:rPr>
                </w:del>
              </m:ctrlPr>
            </m:dPr>
            <m:e>
              <m:m>
                <m:mPr>
                  <m:mcs>
                    <m:mc>
                      <m:mcPr>
                        <m:count m:val="1"/>
                        <m:mcJc m:val="center"/>
                      </m:mcPr>
                    </m:mc>
                  </m:mcs>
                  <m:ctrlPr>
                    <w:del w:id="1420" w:author="wei ganchao" w:date="2022-01-13T18:16:00Z">
                      <w:rPr>
                        <w:rFonts w:ascii="Cambria Math" w:hAnsi="Cambria Math"/>
                        <w:i/>
                      </w:rPr>
                    </w:del>
                  </m:ctrlPr>
                </m:mPr>
                <m:mr>
                  <m:e>
                    <m:f>
                      <m:fPr>
                        <m:ctrlPr>
                          <w:del w:id="1421" w:author="wei ganchao" w:date="2022-01-13T18:16:00Z">
                            <w:rPr>
                              <w:rFonts w:ascii="Cambria Math" w:hAnsi="Cambria Math"/>
                              <w:i/>
                            </w:rPr>
                          </w:del>
                        </m:ctrlPr>
                      </m:fPr>
                      <m:num>
                        <m:r>
                          <w:del w:id="1422" w:author="wei ganchao" w:date="2022-01-13T18:16:00Z">
                            <w:rPr>
                              <w:rFonts w:ascii="Cambria Math" w:hAnsi="Cambria Math"/>
                            </w:rPr>
                            <m:t>∂</m:t>
                          </w:del>
                        </m:r>
                        <m:sSub>
                          <m:sSubPr>
                            <m:ctrlPr>
                              <w:del w:id="1423" w:author="wei ganchao" w:date="2022-01-13T18:16:00Z">
                                <w:rPr>
                                  <w:rFonts w:ascii="Cambria Math" w:hAnsi="Cambria Math"/>
                                  <w:i/>
                                </w:rPr>
                              </w:del>
                            </m:ctrlPr>
                          </m:sSubPr>
                          <m:e>
                            <m:r>
                              <w:del w:id="1424" w:author="wei ganchao" w:date="2022-01-13T18:16:00Z">
                                <w:rPr>
                                  <w:rFonts w:ascii="Cambria Math" w:hAnsi="Cambria Math"/>
                                </w:rPr>
                                <m:t>δ</m:t>
                              </w:del>
                            </m:r>
                          </m:e>
                          <m:sub>
                            <m:r>
                              <w:del w:id="1425" w:author="wei ganchao" w:date="2022-01-13T18:16:00Z">
                                <w:rPr>
                                  <w:rFonts w:ascii="Cambria Math" w:hAnsi="Cambria Math"/>
                                </w:rPr>
                                <m:t>it</m:t>
                              </w:del>
                            </m:r>
                          </m:sub>
                        </m:sSub>
                      </m:num>
                      <m:den>
                        <m:r>
                          <w:del w:id="1426" w:author="wei ganchao" w:date="2022-01-13T18:16:00Z">
                            <w:rPr>
                              <w:rFonts w:ascii="Cambria Math" w:hAnsi="Cambria Math"/>
                            </w:rPr>
                            <m:t>∂</m:t>
                          </w:del>
                        </m:r>
                        <m:sSub>
                          <m:sSubPr>
                            <m:ctrlPr>
                              <w:del w:id="1427" w:author="wei ganchao" w:date="2022-01-13T18:16:00Z">
                                <w:rPr>
                                  <w:rFonts w:ascii="Cambria Math" w:hAnsi="Cambria Math"/>
                                  <w:i/>
                                </w:rPr>
                              </w:del>
                            </m:ctrlPr>
                          </m:sSubPr>
                          <m:e>
                            <m:r>
                              <w:del w:id="1428" w:author="wei ganchao" w:date="2022-01-13T18:16:00Z">
                                <w:rPr>
                                  <w:rFonts w:ascii="Cambria Math" w:hAnsi="Cambria Math"/>
                                </w:rPr>
                                <m:t>λ</m:t>
                              </w:del>
                            </m:r>
                          </m:e>
                          <m:sub>
                            <m:r>
                              <w:del w:id="1429" w:author="wei ganchao" w:date="2022-01-13T18:16:00Z">
                                <w:rPr>
                                  <w:rFonts w:ascii="Cambria Math" w:hAnsi="Cambria Math"/>
                                </w:rPr>
                                <m:t>it</m:t>
                              </w:del>
                            </m:r>
                          </m:sub>
                        </m:sSub>
                      </m:den>
                    </m:f>
                  </m:e>
                </m:mr>
                <m:mr>
                  <m:e>
                    <m:f>
                      <m:fPr>
                        <m:ctrlPr>
                          <w:del w:id="1430" w:author="wei ganchao" w:date="2022-01-13T18:16:00Z">
                            <w:rPr>
                              <w:rFonts w:ascii="Cambria Math" w:hAnsi="Cambria Math"/>
                              <w:i/>
                            </w:rPr>
                          </w:del>
                        </m:ctrlPr>
                      </m:fPr>
                      <m:num>
                        <m:r>
                          <w:del w:id="1431" w:author="wei ganchao" w:date="2022-01-13T18:16:00Z">
                            <w:rPr>
                              <w:rFonts w:ascii="Cambria Math" w:hAnsi="Cambria Math"/>
                            </w:rPr>
                            <m:t>∂</m:t>
                          </w:del>
                        </m:r>
                        <m:sSub>
                          <m:sSubPr>
                            <m:ctrlPr>
                              <w:del w:id="1432" w:author="wei ganchao" w:date="2022-01-13T18:16:00Z">
                                <w:rPr>
                                  <w:rFonts w:ascii="Cambria Math" w:hAnsi="Cambria Math"/>
                                  <w:i/>
                                </w:rPr>
                              </w:del>
                            </m:ctrlPr>
                          </m:sSubPr>
                          <m:e>
                            <m:r>
                              <w:del w:id="1433" w:author="wei ganchao" w:date="2022-01-13T18:16:00Z">
                                <w:rPr>
                                  <w:rFonts w:ascii="Cambria Math" w:hAnsi="Cambria Math"/>
                                </w:rPr>
                                <m:t>δ</m:t>
                              </w:del>
                            </m:r>
                          </m:e>
                          <m:sub>
                            <m:r>
                              <w:del w:id="1434" w:author="wei ganchao" w:date="2022-01-13T18:16:00Z">
                                <w:rPr>
                                  <w:rFonts w:ascii="Cambria Math" w:hAnsi="Cambria Math"/>
                                </w:rPr>
                                <m:t>it</m:t>
                              </w:del>
                            </m:r>
                          </m:sub>
                        </m:sSub>
                      </m:num>
                      <m:den>
                        <m:r>
                          <w:del w:id="1435" w:author="wei ganchao" w:date="2022-01-13T18:16:00Z">
                            <w:rPr>
                              <w:rFonts w:ascii="Cambria Math" w:hAnsi="Cambria Math"/>
                            </w:rPr>
                            <m:t>∂</m:t>
                          </w:del>
                        </m:r>
                        <m:sSub>
                          <m:sSubPr>
                            <m:ctrlPr>
                              <w:del w:id="1436" w:author="wei ganchao" w:date="2022-01-13T18:16:00Z">
                                <w:rPr>
                                  <w:rFonts w:ascii="Cambria Math" w:hAnsi="Cambria Math"/>
                                  <w:i/>
                                </w:rPr>
                              </w:del>
                            </m:ctrlPr>
                          </m:sSubPr>
                          <m:e>
                            <m:r>
                              <w:del w:id="1437" w:author="wei ganchao" w:date="2022-01-13T18:16:00Z">
                                <w:rPr>
                                  <w:rFonts w:ascii="Cambria Math" w:hAnsi="Cambria Math"/>
                                </w:rPr>
                                <m:t>ν</m:t>
                              </w:del>
                            </m:r>
                          </m:e>
                          <m:sub>
                            <m:r>
                              <w:del w:id="1438" w:author="wei ganchao" w:date="2022-01-13T18:16:00Z">
                                <w:rPr>
                                  <w:rFonts w:ascii="Cambria Math" w:hAnsi="Cambria Math"/>
                                </w:rPr>
                                <m:t>it</m:t>
                              </w:del>
                            </m:r>
                          </m:sub>
                        </m:sSub>
                      </m:den>
                    </m:f>
                  </m:e>
                </m:mr>
              </m:m>
            </m:e>
          </m:d>
          <m:r>
            <w:del w:id="1439" w:author="wei ganchao" w:date="2022-01-13T18:16:00Z">
              <m:rPr>
                <m:sty m:val="p"/>
              </m:rPr>
              <w:rPr>
                <w:rFonts w:ascii="Cambria Math" w:hAnsi="Cambria Math"/>
              </w:rPr>
              <w:br/>
            </w:del>
          </m:r>
        </m:oMath>
        <m:oMath>
          <m:f>
            <m:fPr>
              <m:ctrlPr>
                <w:del w:id="1440" w:author="wei ganchao" w:date="2022-01-13T18:16:00Z">
                  <w:rPr>
                    <w:rFonts w:ascii="Cambria Math" w:hAnsi="Cambria Math"/>
                    <w:i/>
                  </w:rPr>
                </w:del>
              </m:ctrlPr>
            </m:fPr>
            <m:num>
              <m:r>
                <w:del w:id="1441" w:author="wei ganchao" w:date="2022-01-13T18:16:00Z">
                  <w:rPr>
                    <w:rFonts w:ascii="Cambria Math" w:hAnsi="Cambria Math"/>
                  </w:rPr>
                  <m:t>∂</m:t>
                </w:del>
              </m:r>
              <m:sSub>
                <m:sSubPr>
                  <m:ctrlPr>
                    <w:del w:id="1442" w:author="wei ganchao" w:date="2022-01-13T18:16:00Z">
                      <w:rPr>
                        <w:rFonts w:ascii="Cambria Math" w:hAnsi="Cambria Math"/>
                        <w:i/>
                      </w:rPr>
                    </w:del>
                  </m:ctrlPr>
                </m:sSubPr>
                <m:e>
                  <m:r>
                    <w:del w:id="1443" w:author="wei ganchao" w:date="2022-01-13T18:16:00Z">
                      <w:rPr>
                        <w:rFonts w:ascii="Cambria Math" w:hAnsi="Cambria Math"/>
                      </w:rPr>
                      <m:t>δ</m:t>
                    </w:del>
                  </m:r>
                </m:e>
                <m:sub>
                  <m:r>
                    <w:del w:id="1444" w:author="wei ganchao" w:date="2022-01-13T18:16:00Z">
                      <w:rPr>
                        <w:rFonts w:ascii="Cambria Math" w:hAnsi="Cambria Math"/>
                      </w:rPr>
                      <m:t>it</m:t>
                    </w:del>
                  </m:r>
                </m:sub>
              </m:sSub>
            </m:num>
            <m:den>
              <m:r>
                <w:del w:id="1445" w:author="wei ganchao" w:date="2022-01-13T18:16:00Z">
                  <w:rPr>
                    <w:rFonts w:ascii="Cambria Math" w:hAnsi="Cambria Math"/>
                  </w:rPr>
                  <m:t>∂</m:t>
                </w:del>
              </m:r>
              <m:sSub>
                <m:sSubPr>
                  <m:ctrlPr>
                    <w:del w:id="1446" w:author="wei ganchao" w:date="2022-01-13T18:16:00Z">
                      <w:rPr>
                        <w:rFonts w:ascii="Cambria Math" w:hAnsi="Cambria Math"/>
                        <w:i/>
                      </w:rPr>
                    </w:del>
                  </m:ctrlPr>
                </m:sSubPr>
                <m:e>
                  <m:r>
                    <w:del w:id="1447" w:author="wei ganchao" w:date="2022-01-13T18:16:00Z">
                      <w:rPr>
                        <w:rFonts w:ascii="Cambria Math" w:hAnsi="Cambria Math"/>
                      </w:rPr>
                      <m:t>λ</m:t>
                    </w:del>
                  </m:r>
                </m:e>
                <m:sub>
                  <m:r>
                    <w:del w:id="1448" w:author="wei ganchao" w:date="2022-01-13T18:16:00Z">
                      <w:rPr>
                        <w:rFonts w:ascii="Cambria Math" w:hAnsi="Cambria Math"/>
                      </w:rPr>
                      <m:t>it</m:t>
                    </w:del>
                  </m:r>
                </m:sub>
              </m:sSub>
            </m:den>
          </m:f>
          <m:r>
            <w:del w:id="1449" w:author="wei ganchao" w:date="2022-01-13T18:16:00Z">
              <w:rPr>
                <w:rFonts w:ascii="Cambria Math" w:hAnsi="Cambria Math"/>
              </w:rPr>
              <m:t>=</m:t>
            </w:del>
          </m:r>
          <m:f>
            <m:fPr>
              <m:ctrlPr>
                <w:del w:id="1450" w:author="wei ganchao" w:date="2022-01-13T18:16:00Z">
                  <w:rPr>
                    <w:rFonts w:ascii="Cambria Math" w:hAnsi="Cambria Math"/>
                    <w:i/>
                  </w:rPr>
                </w:del>
              </m:ctrlPr>
            </m:fPr>
            <m:num>
              <m:sSup>
                <m:sSupPr>
                  <m:ctrlPr>
                    <w:del w:id="1451" w:author="wei ganchao" w:date="2022-01-13T18:16:00Z">
                      <w:rPr>
                        <w:rFonts w:ascii="Cambria Math" w:hAnsi="Cambria Math"/>
                        <w:i/>
                      </w:rPr>
                    </w:del>
                  </m:ctrlPr>
                </m:sSupPr>
                <m:e>
                  <m:r>
                    <w:del w:id="1452" w:author="wei ganchao" w:date="2022-01-13T18:16:00Z">
                      <w:rPr>
                        <w:rFonts w:ascii="Cambria Math" w:hAnsi="Cambria Math"/>
                      </w:rPr>
                      <m:t>∂</m:t>
                    </w:del>
                  </m:r>
                </m:e>
                <m:sup>
                  <m:r>
                    <w:del w:id="1453" w:author="wei ganchao" w:date="2022-01-13T18:16:00Z">
                      <w:rPr>
                        <w:rFonts w:ascii="Cambria Math" w:hAnsi="Cambria Math"/>
                      </w:rPr>
                      <m:t>2</m:t>
                    </w:del>
                  </m:r>
                </m:sup>
              </m:sSup>
              <m:func>
                <m:funcPr>
                  <m:ctrlPr>
                    <w:del w:id="1454" w:author="wei ganchao" w:date="2022-01-13T18:16:00Z">
                      <w:rPr>
                        <w:rFonts w:ascii="Cambria Math" w:hAnsi="Cambria Math"/>
                        <w:i/>
                        <w:iCs/>
                      </w:rPr>
                    </w:del>
                  </m:ctrlPr>
                </m:funcPr>
                <m:fName>
                  <m:r>
                    <w:del w:id="1455" w:author="wei ganchao" w:date="2022-01-13T18:16:00Z">
                      <m:rPr>
                        <m:sty m:val="p"/>
                      </m:rPr>
                      <w:rPr>
                        <w:rFonts w:ascii="Cambria Math" w:hAnsi="Cambria Math"/>
                      </w:rPr>
                      <m:t>log</m:t>
                    </w:del>
                  </m:r>
                </m:fName>
                <m:e>
                  <m:sSub>
                    <m:sSubPr>
                      <m:ctrlPr>
                        <w:del w:id="1456" w:author="wei ganchao" w:date="2022-01-13T18:16:00Z">
                          <w:rPr>
                            <w:rFonts w:ascii="Cambria Math" w:hAnsi="Cambria Math"/>
                            <w:i/>
                            <w:iCs/>
                          </w:rPr>
                        </w:del>
                      </m:ctrlPr>
                    </m:sSubPr>
                    <m:e>
                      <m:r>
                        <w:del w:id="1457" w:author="wei ganchao" w:date="2022-01-13T18:16:00Z">
                          <w:rPr>
                            <w:rFonts w:ascii="Cambria Math" w:hAnsi="Cambria Math"/>
                          </w:rPr>
                          <m:t>Z</m:t>
                        </w:del>
                      </m:r>
                    </m:e>
                    <m:sub>
                      <m:r>
                        <w:del w:id="1458" w:author="wei ganchao" w:date="2022-01-13T18:16:00Z">
                          <w:rPr>
                            <w:rFonts w:ascii="Cambria Math" w:hAnsi="Cambria Math"/>
                          </w:rPr>
                          <m:t>it</m:t>
                        </w:del>
                      </m:r>
                    </m:sub>
                  </m:sSub>
                </m:e>
              </m:func>
            </m:num>
            <m:den>
              <m:r>
                <w:del w:id="1459" w:author="wei ganchao" w:date="2022-01-13T18:16:00Z">
                  <w:rPr>
                    <w:rFonts w:ascii="Cambria Math" w:hAnsi="Cambria Math"/>
                  </w:rPr>
                  <m:t>∂</m:t>
                </w:del>
              </m:r>
              <m:func>
                <m:funcPr>
                  <m:ctrlPr>
                    <w:del w:id="1460" w:author="wei ganchao" w:date="2022-01-13T18:16:00Z">
                      <w:rPr>
                        <w:rFonts w:ascii="Cambria Math" w:hAnsi="Cambria Math"/>
                        <w:i/>
                      </w:rPr>
                    </w:del>
                  </m:ctrlPr>
                </m:funcPr>
                <m:fName>
                  <m:r>
                    <w:del w:id="1461" w:author="wei ganchao" w:date="2022-01-13T18:16:00Z">
                      <m:rPr>
                        <m:sty m:val="p"/>
                      </m:rPr>
                      <w:rPr>
                        <w:rFonts w:ascii="Cambria Math" w:hAnsi="Cambria Math"/>
                      </w:rPr>
                      <m:t>log</m:t>
                    </w:del>
                  </m:r>
                </m:fName>
                <m:e>
                  <m:sSub>
                    <m:sSubPr>
                      <m:ctrlPr>
                        <w:del w:id="1462" w:author="wei ganchao" w:date="2022-01-13T18:16:00Z">
                          <w:rPr>
                            <w:rFonts w:ascii="Cambria Math" w:hAnsi="Cambria Math"/>
                            <w:i/>
                          </w:rPr>
                        </w:del>
                      </m:ctrlPr>
                    </m:sSubPr>
                    <m:e>
                      <m:r>
                        <w:del w:id="1463" w:author="wei ganchao" w:date="2022-01-13T18:16:00Z">
                          <w:rPr>
                            <w:rFonts w:ascii="Cambria Math" w:hAnsi="Cambria Math"/>
                          </w:rPr>
                          <m:t>λ</m:t>
                        </w:del>
                      </m:r>
                    </m:e>
                    <m:sub>
                      <m:r>
                        <w:del w:id="1464" w:author="wei ganchao" w:date="2022-01-13T18:16:00Z">
                          <w:rPr>
                            <w:rFonts w:ascii="Cambria Math" w:hAnsi="Cambria Math"/>
                          </w:rPr>
                          <m:t>it</m:t>
                        </w:del>
                      </m:r>
                    </m:sub>
                  </m:sSub>
                </m:e>
              </m:func>
              <m:r>
                <w:del w:id="1465" w:author="wei ganchao" w:date="2022-01-13T18:16:00Z">
                  <w:rPr>
                    <w:rFonts w:ascii="Cambria Math" w:hAnsi="Cambria Math"/>
                  </w:rPr>
                  <m:t>∂</m:t>
                </w:del>
              </m:r>
              <m:sSub>
                <m:sSubPr>
                  <m:ctrlPr>
                    <w:del w:id="1466" w:author="wei ganchao" w:date="2022-01-13T18:16:00Z">
                      <w:rPr>
                        <w:rFonts w:ascii="Cambria Math" w:hAnsi="Cambria Math"/>
                        <w:i/>
                      </w:rPr>
                    </w:del>
                  </m:ctrlPr>
                </m:sSubPr>
                <m:e>
                  <m:r>
                    <w:del w:id="1467" w:author="wei ganchao" w:date="2022-01-13T18:16:00Z">
                      <w:rPr>
                        <w:rFonts w:ascii="Cambria Math" w:hAnsi="Cambria Math"/>
                      </w:rPr>
                      <m:t>λ</m:t>
                    </w:del>
                  </m:r>
                </m:e>
                <m:sub>
                  <m:r>
                    <w:del w:id="1468" w:author="wei ganchao" w:date="2022-01-13T18:16:00Z">
                      <w:rPr>
                        <w:rFonts w:ascii="Cambria Math" w:hAnsi="Cambria Math"/>
                      </w:rPr>
                      <m:t>it</m:t>
                    </w:del>
                  </m:r>
                </m:sub>
              </m:sSub>
            </m:den>
          </m:f>
          <m:r>
            <w:del w:id="1469" w:author="wei ganchao" w:date="2022-01-13T18:16:00Z">
              <w:rPr>
                <w:rFonts w:ascii="Cambria Math" w:hAnsi="Cambria Math"/>
              </w:rPr>
              <m:t>=</m:t>
            </w:del>
          </m:r>
          <m:f>
            <m:fPr>
              <m:ctrlPr>
                <w:del w:id="1470" w:author="wei ganchao" w:date="2022-01-13T18:16:00Z">
                  <w:rPr>
                    <w:rFonts w:ascii="Cambria Math" w:hAnsi="Cambria Math"/>
                    <w:i/>
                  </w:rPr>
                </w:del>
              </m:ctrlPr>
            </m:fPr>
            <m:num>
              <m:r>
                <w:del w:id="1471" w:author="wei ganchao" w:date="2022-01-13T18:16:00Z">
                  <w:rPr>
                    <w:rFonts w:ascii="Cambria Math" w:hAnsi="Cambria Math"/>
                  </w:rPr>
                  <m:t>Var</m:t>
                </w:del>
              </m:r>
              <m:d>
                <m:dPr>
                  <m:ctrlPr>
                    <w:del w:id="1472" w:author="wei ganchao" w:date="2022-01-13T18:16:00Z">
                      <w:rPr>
                        <w:rFonts w:ascii="Cambria Math" w:hAnsi="Cambria Math"/>
                        <w:i/>
                      </w:rPr>
                    </w:del>
                  </m:ctrlPr>
                </m:dPr>
                <m:e>
                  <m:sSub>
                    <m:sSubPr>
                      <m:ctrlPr>
                        <w:del w:id="1473" w:author="wei ganchao" w:date="2022-01-13T18:16:00Z">
                          <w:rPr>
                            <w:rFonts w:ascii="Cambria Math" w:hAnsi="Cambria Math"/>
                            <w:i/>
                          </w:rPr>
                        </w:del>
                      </m:ctrlPr>
                    </m:sSubPr>
                    <m:e>
                      <m:r>
                        <w:del w:id="1474" w:author="wei ganchao" w:date="2022-01-13T18:16:00Z">
                          <w:rPr>
                            <w:rFonts w:ascii="Cambria Math" w:hAnsi="Cambria Math"/>
                          </w:rPr>
                          <m:t>Y</m:t>
                        </w:del>
                      </m:r>
                    </m:e>
                    <m:sub>
                      <m:r>
                        <w:del w:id="1475" w:author="wei ganchao" w:date="2022-01-13T18:16:00Z">
                          <w:rPr>
                            <w:rFonts w:ascii="Cambria Math" w:hAnsi="Cambria Math"/>
                          </w:rPr>
                          <m:t>it</m:t>
                        </w:del>
                      </m:r>
                    </m:sub>
                  </m:sSub>
                </m:e>
              </m:d>
            </m:num>
            <m:den>
              <m:sSub>
                <m:sSubPr>
                  <m:ctrlPr>
                    <w:del w:id="1476" w:author="wei ganchao" w:date="2022-01-13T18:16:00Z">
                      <w:rPr>
                        <w:rFonts w:ascii="Cambria Math" w:hAnsi="Cambria Math"/>
                      </w:rPr>
                    </w:del>
                  </m:ctrlPr>
                </m:sSubPr>
                <m:e>
                  <m:r>
                    <w:del w:id="1477" w:author="wei ganchao" w:date="2022-01-13T18:16:00Z">
                      <w:rPr>
                        <w:rFonts w:ascii="Cambria Math" w:hAnsi="Cambria Math"/>
                      </w:rPr>
                      <m:t>λ</m:t>
                    </w:del>
                  </m:r>
                  <m:ctrlPr>
                    <w:del w:id="1478" w:author="wei ganchao" w:date="2022-01-13T18:16:00Z">
                      <w:rPr>
                        <w:rFonts w:ascii="Cambria Math" w:hAnsi="Cambria Math"/>
                        <w:i/>
                      </w:rPr>
                    </w:del>
                  </m:ctrlPr>
                </m:e>
                <m:sub>
                  <m:r>
                    <w:del w:id="1479" w:author="wei ganchao" w:date="2022-01-13T18:16:00Z">
                      <w:rPr>
                        <w:rFonts w:ascii="Cambria Math" w:hAnsi="Cambria Math"/>
                      </w:rPr>
                      <m:t>it</m:t>
                    </w:del>
                  </m:r>
                </m:sub>
              </m:sSub>
            </m:den>
          </m:f>
          <m:r>
            <w:del w:id="1480" w:author="wei ganchao" w:date="2022-01-13T18:16:00Z">
              <m:rPr>
                <m:sty m:val="p"/>
              </m:rPr>
              <w:rPr>
                <w:rFonts w:ascii="Cambria Math" w:hAnsi="Cambria Math"/>
              </w:rPr>
              <w:br/>
            </w:del>
          </m:r>
        </m:oMath>
        <m:oMath>
          <m:f>
            <m:fPr>
              <m:ctrlPr>
                <w:del w:id="1481" w:author="wei ganchao" w:date="2022-01-13T18:16:00Z">
                  <w:rPr>
                    <w:rFonts w:ascii="Cambria Math" w:hAnsi="Cambria Math"/>
                    <w:i/>
                  </w:rPr>
                </w:del>
              </m:ctrlPr>
            </m:fPr>
            <m:num>
              <m:r>
                <w:del w:id="1482" w:author="wei ganchao" w:date="2022-01-13T18:16:00Z">
                  <w:rPr>
                    <w:rFonts w:ascii="Cambria Math" w:hAnsi="Cambria Math"/>
                  </w:rPr>
                  <m:t>∂</m:t>
                </w:del>
              </m:r>
              <m:sSub>
                <m:sSubPr>
                  <m:ctrlPr>
                    <w:del w:id="1483" w:author="wei ganchao" w:date="2022-01-13T18:16:00Z">
                      <w:rPr>
                        <w:rFonts w:ascii="Cambria Math" w:hAnsi="Cambria Math"/>
                        <w:i/>
                      </w:rPr>
                    </w:del>
                  </m:ctrlPr>
                </m:sSubPr>
                <m:e>
                  <m:r>
                    <w:del w:id="1484" w:author="wei ganchao" w:date="2022-01-13T18:16:00Z">
                      <w:rPr>
                        <w:rFonts w:ascii="Cambria Math" w:hAnsi="Cambria Math"/>
                      </w:rPr>
                      <m:t>δ</m:t>
                    </w:del>
                  </m:r>
                </m:e>
                <m:sub>
                  <m:r>
                    <w:del w:id="1485" w:author="wei ganchao" w:date="2022-01-13T18:16:00Z">
                      <w:rPr>
                        <w:rFonts w:ascii="Cambria Math" w:hAnsi="Cambria Math"/>
                      </w:rPr>
                      <m:t>it</m:t>
                    </w:del>
                  </m:r>
                </m:sub>
              </m:sSub>
            </m:num>
            <m:den>
              <m:r>
                <w:del w:id="1486" w:author="wei ganchao" w:date="2022-01-13T18:16:00Z">
                  <w:rPr>
                    <w:rFonts w:ascii="Cambria Math" w:hAnsi="Cambria Math"/>
                  </w:rPr>
                  <m:t>∂</m:t>
                </w:del>
              </m:r>
              <m:sSub>
                <m:sSubPr>
                  <m:ctrlPr>
                    <w:del w:id="1487" w:author="wei ganchao" w:date="2022-01-13T18:16:00Z">
                      <w:rPr>
                        <w:rFonts w:ascii="Cambria Math" w:hAnsi="Cambria Math"/>
                        <w:i/>
                      </w:rPr>
                    </w:del>
                  </m:ctrlPr>
                </m:sSubPr>
                <m:e>
                  <m:r>
                    <w:del w:id="1488" w:author="wei ganchao" w:date="2022-01-13T18:16:00Z">
                      <w:rPr>
                        <w:rFonts w:ascii="Cambria Math" w:hAnsi="Cambria Math"/>
                      </w:rPr>
                      <m:t>ν</m:t>
                    </w:del>
                  </m:r>
                </m:e>
                <m:sub>
                  <m:r>
                    <w:del w:id="1489" w:author="wei ganchao" w:date="2022-01-13T18:16:00Z">
                      <w:rPr>
                        <w:rFonts w:ascii="Cambria Math" w:hAnsi="Cambria Math"/>
                      </w:rPr>
                      <m:t>it</m:t>
                    </w:del>
                  </m:r>
                </m:sub>
              </m:sSub>
            </m:den>
          </m:f>
          <m:r>
            <w:del w:id="1490" w:author="wei ganchao" w:date="2022-01-13T18:16:00Z">
              <w:rPr>
                <w:rFonts w:ascii="Cambria Math" w:hAnsi="Cambria Math"/>
              </w:rPr>
              <m:t>=</m:t>
            </w:del>
          </m:r>
          <m:f>
            <m:fPr>
              <m:ctrlPr>
                <w:del w:id="1491" w:author="wei ganchao" w:date="2022-01-13T18:16:00Z">
                  <w:rPr>
                    <w:rFonts w:ascii="Cambria Math" w:hAnsi="Cambria Math"/>
                    <w:i/>
                  </w:rPr>
                </w:del>
              </m:ctrlPr>
            </m:fPr>
            <m:num>
              <m:sSup>
                <m:sSupPr>
                  <m:ctrlPr>
                    <w:del w:id="1492" w:author="wei ganchao" w:date="2022-01-13T18:16:00Z">
                      <w:rPr>
                        <w:rFonts w:ascii="Cambria Math" w:hAnsi="Cambria Math"/>
                        <w:i/>
                      </w:rPr>
                    </w:del>
                  </m:ctrlPr>
                </m:sSupPr>
                <m:e>
                  <m:r>
                    <w:del w:id="1493" w:author="wei ganchao" w:date="2022-01-13T18:16:00Z">
                      <w:rPr>
                        <w:rFonts w:ascii="Cambria Math" w:hAnsi="Cambria Math"/>
                      </w:rPr>
                      <m:t>∂</m:t>
                    </w:del>
                  </m:r>
                </m:e>
                <m:sup>
                  <m:r>
                    <w:del w:id="1494" w:author="wei ganchao" w:date="2022-01-13T18:16:00Z">
                      <w:rPr>
                        <w:rFonts w:ascii="Cambria Math" w:hAnsi="Cambria Math"/>
                      </w:rPr>
                      <m:t>2</m:t>
                    </w:del>
                  </m:r>
                </m:sup>
              </m:sSup>
              <m:func>
                <m:funcPr>
                  <m:ctrlPr>
                    <w:del w:id="1495" w:author="wei ganchao" w:date="2022-01-13T18:16:00Z">
                      <w:rPr>
                        <w:rFonts w:ascii="Cambria Math" w:hAnsi="Cambria Math"/>
                        <w:i/>
                        <w:iCs/>
                      </w:rPr>
                    </w:del>
                  </m:ctrlPr>
                </m:funcPr>
                <m:fName>
                  <m:r>
                    <w:del w:id="1496" w:author="wei ganchao" w:date="2022-01-13T18:16:00Z">
                      <m:rPr>
                        <m:sty m:val="p"/>
                      </m:rPr>
                      <w:rPr>
                        <w:rFonts w:ascii="Cambria Math" w:hAnsi="Cambria Math"/>
                      </w:rPr>
                      <m:t>log</m:t>
                    </w:del>
                  </m:r>
                </m:fName>
                <m:e>
                  <m:sSub>
                    <m:sSubPr>
                      <m:ctrlPr>
                        <w:del w:id="1497" w:author="wei ganchao" w:date="2022-01-13T18:16:00Z">
                          <w:rPr>
                            <w:rFonts w:ascii="Cambria Math" w:hAnsi="Cambria Math"/>
                            <w:i/>
                            <w:iCs/>
                          </w:rPr>
                        </w:del>
                      </m:ctrlPr>
                    </m:sSubPr>
                    <m:e>
                      <m:r>
                        <w:del w:id="1498" w:author="wei ganchao" w:date="2022-01-13T18:16:00Z">
                          <w:rPr>
                            <w:rFonts w:ascii="Cambria Math" w:hAnsi="Cambria Math"/>
                          </w:rPr>
                          <m:t>Z</m:t>
                        </w:del>
                      </m:r>
                    </m:e>
                    <m:sub>
                      <m:r>
                        <w:del w:id="1499" w:author="wei ganchao" w:date="2022-01-13T18:16:00Z">
                          <w:rPr>
                            <w:rFonts w:ascii="Cambria Math" w:hAnsi="Cambria Math"/>
                          </w:rPr>
                          <m:t>it</m:t>
                        </w:del>
                      </m:r>
                    </m:sub>
                  </m:sSub>
                </m:e>
              </m:func>
            </m:num>
            <m:den>
              <m:r>
                <w:del w:id="1500" w:author="wei ganchao" w:date="2022-01-13T18:16:00Z">
                  <w:rPr>
                    <w:rFonts w:ascii="Cambria Math" w:hAnsi="Cambria Math"/>
                  </w:rPr>
                  <m:t>∂</m:t>
                </w:del>
              </m:r>
              <m:func>
                <m:funcPr>
                  <m:ctrlPr>
                    <w:del w:id="1501" w:author="wei ganchao" w:date="2022-01-13T18:16:00Z">
                      <w:rPr>
                        <w:rFonts w:ascii="Cambria Math" w:hAnsi="Cambria Math"/>
                        <w:i/>
                      </w:rPr>
                    </w:del>
                  </m:ctrlPr>
                </m:funcPr>
                <m:fName>
                  <m:r>
                    <w:del w:id="1502" w:author="wei ganchao" w:date="2022-01-13T18:16:00Z">
                      <m:rPr>
                        <m:sty m:val="p"/>
                      </m:rPr>
                      <w:rPr>
                        <w:rFonts w:ascii="Cambria Math" w:hAnsi="Cambria Math"/>
                      </w:rPr>
                      <m:t>log</m:t>
                    </w:del>
                  </m:r>
                </m:fName>
                <m:e>
                  <m:sSub>
                    <m:sSubPr>
                      <m:ctrlPr>
                        <w:del w:id="1503" w:author="wei ganchao" w:date="2022-01-13T18:16:00Z">
                          <w:rPr>
                            <w:rFonts w:ascii="Cambria Math" w:hAnsi="Cambria Math"/>
                            <w:i/>
                          </w:rPr>
                        </w:del>
                      </m:ctrlPr>
                    </m:sSubPr>
                    <m:e>
                      <m:r>
                        <w:del w:id="1504" w:author="wei ganchao" w:date="2022-01-13T18:16:00Z">
                          <w:rPr>
                            <w:rFonts w:ascii="Cambria Math" w:hAnsi="Cambria Math"/>
                          </w:rPr>
                          <m:t>λ</m:t>
                        </w:del>
                      </m:r>
                    </m:e>
                    <m:sub>
                      <m:r>
                        <w:del w:id="1505" w:author="wei ganchao" w:date="2022-01-13T18:16:00Z">
                          <w:rPr>
                            <w:rFonts w:ascii="Cambria Math" w:hAnsi="Cambria Math"/>
                          </w:rPr>
                          <m:t>it</m:t>
                        </w:del>
                      </m:r>
                    </m:sub>
                  </m:sSub>
                </m:e>
              </m:func>
              <m:r>
                <w:del w:id="1506" w:author="wei ganchao" w:date="2022-01-13T18:16:00Z">
                  <w:rPr>
                    <w:rFonts w:ascii="Cambria Math" w:hAnsi="Cambria Math"/>
                  </w:rPr>
                  <m:t>∂</m:t>
                </w:del>
              </m:r>
              <m:sSub>
                <m:sSubPr>
                  <m:ctrlPr>
                    <w:del w:id="1507" w:author="wei ganchao" w:date="2022-01-13T18:16:00Z">
                      <w:rPr>
                        <w:rFonts w:ascii="Cambria Math" w:hAnsi="Cambria Math"/>
                        <w:i/>
                      </w:rPr>
                    </w:del>
                  </m:ctrlPr>
                </m:sSubPr>
                <m:e>
                  <m:r>
                    <w:del w:id="1508" w:author="wei ganchao" w:date="2022-01-13T18:16:00Z">
                      <w:rPr>
                        <w:rFonts w:ascii="Cambria Math" w:hAnsi="Cambria Math"/>
                      </w:rPr>
                      <m:t>ν</m:t>
                    </w:del>
                  </m:r>
                </m:e>
                <m:sub>
                  <m:r>
                    <w:del w:id="1509" w:author="wei ganchao" w:date="2022-01-13T18:16:00Z">
                      <w:rPr>
                        <w:rFonts w:ascii="Cambria Math" w:hAnsi="Cambria Math"/>
                      </w:rPr>
                      <m:t>it</m:t>
                    </w:del>
                  </m:r>
                </m:sub>
              </m:sSub>
            </m:den>
          </m:f>
          <m:r>
            <w:del w:id="1510" w:author="wei ganchao" w:date="2022-01-13T18:16:00Z">
              <w:rPr>
                <w:rFonts w:ascii="Cambria Math" w:hAnsi="Cambria Math"/>
              </w:rPr>
              <m:t>=-Cov(</m:t>
            </w:del>
          </m:r>
          <m:sSub>
            <m:sSubPr>
              <m:ctrlPr>
                <w:del w:id="1511" w:author="wei ganchao" w:date="2022-01-13T18:16:00Z">
                  <w:rPr>
                    <w:rFonts w:ascii="Cambria Math" w:hAnsi="Cambria Math"/>
                    <w:i/>
                  </w:rPr>
                </w:del>
              </m:ctrlPr>
            </m:sSubPr>
            <m:e>
              <m:r>
                <w:del w:id="1512" w:author="wei ganchao" w:date="2022-01-13T18:16:00Z">
                  <w:rPr>
                    <w:rFonts w:ascii="Cambria Math" w:hAnsi="Cambria Math"/>
                  </w:rPr>
                  <m:t>Y</m:t>
                </w:del>
              </m:r>
            </m:e>
            <m:sub>
              <m:r>
                <w:del w:id="1513" w:author="wei ganchao" w:date="2022-01-13T18:16:00Z">
                  <w:rPr>
                    <w:rFonts w:ascii="Cambria Math" w:hAnsi="Cambria Math"/>
                  </w:rPr>
                  <m:t>it</m:t>
                </w:del>
              </m:r>
            </m:sub>
          </m:sSub>
          <m:r>
            <w:del w:id="1514" w:author="wei ganchao" w:date="2022-01-13T18:16:00Z">
              <w:rPr>
                <w:rFonts w:ascii="Cambria Math" w:hAnsi="Cambria Math"/>
              </w:rPr>
              <m:t>,</m:t>
            </w:del>
          </m:r>
          <m:func>
            <m:funcPr>
              <m:ctrlPr>
                <w:del w:id="1515" w:author="wei ganchao" w:date="2022-01-13T18:16:00Z">
                  <w:rPr>
                    <w:rFonts w:ascii="Cambria Math" w:hAnsi="Cambria Math"/>
                    <w:i/>
                  </w:rPr>
                </w:del>
              </m:ctrlPr>
            </m:funcPr>
            <m:fName>
              <m:r>
                <w:del w:id="1516" w:author="wei ganchao" w:date="2022-01-13T18:16:00Z">
                  <m:rPr>
                    <m:sty m:val="p"/>
                  </m:rPr>
                  <w:rPr>
                    <w:rFonts w:ascii="Cambria Math" w:hAnsi="Cambria Math"/>
                  </w:rPr>
                  <m:t>log</m:t>
                </w:del>
              </m:r>
            </m:fName>
            <m:e>
              <m:sSub>
                <m:sSubPr>
                  <m:ctrlPr>
                    <w:del w:id="1517" w:author="wei ganchao" w:date="2022-01-13T18:16:00Z">
                      <w:rPr>
                        <w:rFonts w:ascii="Cambria Math" w:hAnsi="Cambria Math"/>
                        <w:i/>
                      </w:rPr>
                    </w:del>
                  </m:ctrlPr>
                </m:sSubPr>
                <m:e>
                  <m:r>
                    <w:del w:id="1518" w:author="wei ganchao" w:date="2022-01-13T18:16:00Z">
                      <w:rPr>
                        <w:rFonts w:ascii="Cambria Math" w:hAnsi="Cambria Math"/>
                      </w:rPr>
                      <m:t>Y</m:t>
                    </w:del>
                  </m:r>
                </m:e>
                <m:sub>
                  <m:r>
                    <w:del w:id="1519" w:author="wei ganchao" w:date="2022-01-13T18:16:00Z">
                      <w:rPr>
                        <w:rFonts w:ascii="Cambria Math" w:hAnsi="Cambria Math"/>
                      </w:rPr>
                      <m:t>it</m:t>
                    </w:del>
                  </m:r>
                </m:sub>
              </m:sSub>
              <m:r>
                <w:del w:id="1520" w:author="wei ganchao" w:date="2022-01-13T18:16:00Z">
                  <w:rPr>
                    <w:rFonts w:ascii="Cambria Math" w:hAnsi="Cambria Math"/>
                  </w:rPr>
                  <m:t>!</m:t>
                </w:del>
              </m:r>
            </m:e>
          </m:func>
          <m:r>
            <w:del w:id="1521"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22" w:author="wei ganchao" w:date="2022-01-13T18:16:00Z"/>
        </w:rPr>
        <w:pPrChange w:id="1523" w:author="wei ganchao" w:date="2022-01-13T18:16:00Z">
          <w:pPr/>
        </w:pPrChange>
      </w:pPr>
    </w:p>
    <w:p w14:paraId="29AF388C" w14:textId="03DAD307" w:rsidR="00245114" w:rsidRPr="00946536" w:rsidDel="00CE6C00" w:rsidRDefault="00817235">
      <w:pPr>
        <w:keepNext/>
        <w:keepLines/>
        <w:spacing w:before="40"/>
        <w:jc w:val="left"/>
        <w:outlineLvl w:val="1"/>
        <w:rPr>
          <w:del w:id="1524" w:author="wei ganchao" w:date="2022-01-08T15:04:00Z"/>
          <w:lang w:eastAsia="zh-CN"/>
        </w:rPr>
        <w:pPrChange w:id="1525" w:author="wei ganchao" w:date="2022-01-13T18:16:00Z">
          <w:pPr>
            <w:jc w:val="left"/>
          </w:pPr>
        </w:pPrChange>
      </w:pPr>
      <w:del w:id="1526"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27" w:author="wei ganchao" w:date="2022-01-13T18:16:00Z">
            <w:rPr>
              <w:rFonts w:ascii="Cambria Math" w:hAnsi="Cambria Math"/>
            </w:rPr>
            <m:t>E</m:t>
          </w:del>
        </m:r>
        <m:d>
          <m:dPr>
            <m:ctrlPr>
              <w:del w:id="1528" w:author="wei ganchao" w:date="2022-01-13T18:16:00Z">
                <w:rPr>
                  <w:rFonts w:ascii="Cambria Math" w:hAnsi="Cambria Math"/>
                  <w:i/>
                </w:rPr>
              </w:del>
            </m:ctrlPr>
          </m:dPr>
          <m:e>
            <m:r>
              <w:del w:id="1529" w:author="wei ganchao" w:date="2022-01-13T18:16:00Z">
                <w:rPr>
                  <w:rFonts w:ascii="Cambria Math" w:hAnsi="Cambria Math"/>
                </w:rPr>
                <m:t>Y</m:t>
              </w:del>
            </m:r>
          </m:e>
        </m:d>
        <m:r>
          <w:del w:id="1530" w:author="wei ganchao" w:date="2022-01-13T18:16:00Z">
            <w:rPr>
              <w:rFonts w:ascii="Cambria Math" w:hAnsi="Cambria Math"/>
            </w:rPr>
            <m:t>≈</m:t>
          </w:del>
        </m:r>
        <m:sSup>
          <m:sSupPr>
            <m:ctrlPr>
              <w:del w:id="1531" w:author="wei ganchao" w:date="2022-01-13T18:16:00Z">
                <w:rPr>
                  <w:rFonts w:ascii="Cambria Math" w:hAnsi="Cambria Math"/>
                  <w:i/>
                </w:rPr>
              </w:del>
            </m:ctrlPr>
          </m:sSupPr>
          <m:e>
            <m:r>
              <w:del w:id="1532" w:author="wei ganchao" w:date="2022-01-13T18:16:00Z">
                <w:rPr>
                  <w:rFonts w:ascii="Cambria Math" w:hAnsi="Cambria Math"/>
                </w:rPr>
                <m:t>λ</m:t>
              </w:del>
            </m:r>
          </m:e>
          <m:sup>
            <m:r>
              <w:del w:id="1533" w:author="wei ganchao" w:date="2022-01-13T18:16:00Z">
                <w:rPr>
                  <w:rFonts w:ascii="Cambria Math" w:hAnsi="Cambria Math"/>
                </w:rPr>
                <m:t>1/ν</m:t>
              </w:del>
            </m:r>
          </m:sup>
        </m:sSup>
        <m:r>
          <w:del w:id="1534" w:author="wei ganchao" w:date="2022-01-13T18:16:00Z">
            <w:rPr>
              <w:rFonts w:ascii="Cambria Math" w:hAnsi="Cambria Math"/>
            </w:rPr>
            <m:t>-</m:t>
          </w:del>
        </m:r>
        <m:f>
          <m:fPr>
            <m:ctrlPr>
              <w:del w:id="1535" w:author="wei ganchao" w:date="2022-01-13T18:16:00Z">
                <w:rPr>
                  <w:rFonts w:ascii="Cambria Math" w:hAnsi="Cambria Math"/>
                  <w:i/>
                </w:rPr>
              </w:del>
            </m:ctrlPr>
          </m:fPr>
          <m:num>
            <m:r>
              <w:del w:id="1536" w:author="wei ganchao" w:date="2022-01-13T18:16:00Z">
                <w:rPr>
                  <w:rFonts w:ascii="Cambria Math" w:hAnsi="Cambria Math"/>
                </w:rPr>
                <m:t>ν-1</m:t>
              </w:del>
            </m:r>
          </m:num>
          <m:den>
            <m:r>
              <w:del w:id="1537" w:author="wei ganchao" w:date="2022-01-13T18:16:00Z">
                <w:rPr>
                  <w:rFonts w:ascii="Cambria Math" w:hAnsi="Cambria Math"/>
                </w:rPr>
                <m:t>2ν</m:t>
              </w:del>
            </m:r>
          </m:den>
        </m:f>
      </m:oMath>
      <w:del w:id="1538" w:author="wei ganchao" w:date="2022-01-13T18:16:00Z">
        <w:r w:rsidR="00946536" w:rsidDel="00FF27D1">
          <w:delText xml:space="preserve"> when </w:delText>
        </w:r>
      </w:del>
      <m:oMath>
        <m:r>
          <w:del w:id="1539" w:author="wei ganchao" w:date="2022-01-13T18:16:00Z">
            <w:rPr>
              <w:rFonts w:ascii="Cambria Math" w:hAnsi="Cambria Math"/>
            </w:rPr>
            <m:t>ν≤1</m:t>
          </w:del>
        </m:r>
      </m:oMath>
      <w:del w:id="1540" w:author="wei ganchao" w:date="2022-01-13T18:16:00Z">
        <w:r w:rsidR="00946536" w:rsidDel="00FF27D1">
          <w:delText xml:space="preserve"> or </w:delText>
        </w:r>
      </w:del>
      <m:oMath>
        <m:r>
          <w:del w:id="1541" w:author="wei ganchao" w:date="2022-01-13T18:16:00Z">
            <w:rPr>
              <w:rFonts w:ascii="Cambria Math" w:hAnsi="Cambria Math"/>
            </w:rPr>
            <m:t>λ&gt;</m:t>
          </w:del>
        </m:r>
        <m:sSup>
          <m:sSupPr>
            <m:ctrlPr>
              <w:del w:id="1542" w:author="wei ganchao" w:date="2022-01-13T18:16:00Z">
                <w:rPr>
                  <w:rFonts w:ascii="Cambria Math" w:hAnsi="Cambria Math"/>
                  <w:i/>
                </w:rPr>
              </w:del>
            </m:ctrlPr>
          </m:sSupPr>
          <m:e>
            <m:r>
              <w:del w:id="1543" w:author="wei ganchao" w:date="2022-01-13T18:16:00Z">
                <w:rPr>
                  <w:rFonts w:ascii="Cambria Math" w:hAnsi="Cambria Math"/>
                </w:rPr>
                <m:t>10</m:t>
              </w:del>
            </m:r>
          </m:e>
          <m:sup>
            <m:r>
              <w:del w:id="1544" w:author="wei ganchao" w:date="2022-01-13T18:16:00Z">
                <w:rPr>
                  <w:rFonts w:ascii="Cambria Math" w:hAnsi="Cambria Math"/>
                </w:rPr>
                <m:t>ν</m:t>
              </w:del>
            </m:r>
          </m:sup>
        </m:sSup>
      </m:oMath>
      <w:del w:id="1545" w:author="wei ganchao" w:date="2022-01-13T18:16:00Z">
        <w:r w:rsidR="00946536" w:rsidDel="00FF27D1">
          <w:delText xml:space="preserve">. Then </w:delText>
        </w:r>
      </w:del>
      <m:oMath>
        <m:f>
          <m:fPr>
            <m:ctrlPr>
              <w:del w:id="1546" w:author="wei ganchao" w:date="2022-01-13T18:16:00Z">
                <w:rPr>
                  <w:rFonts w:ascii="Cambria Math" w:hAnsi="Cambria Math"/>
                  <w:i/>
                </w:rPr>
              </w:del>
            </m:ctrlPr>
          </m:fPr>
          <m:num>
            <m:r>
              <w:del w:id="1547" w:author="wei ganchao" w:date="2022-01-13T18:16:00Z">
                <w:rPr>
                  <w:rFonts w:ascii="Cambria Math" w:hAnsi="Cambria Math"/>
                </w:rPr>
                <m:t>∂</m:t>
              </w:del>
            </m:r>
            <m:sSub>
              <m:sSubPr>
                <m:ctrlPr>
                  <w:del w:id="1548" w:author="wei ganchao" w:date="2022-01-13T18:16:00Z">
                    <w:rPr>
                      <w:rFonts w:ascii="Cambria Math" w:hAnsi="Cambria Math"/>
                      <w:i/>
                    </w:rPr>
                  </w:del>
                </m:ctrlPr>
              </m:sSubPr>
              <m:e>
                <m:r>
                  <w:del w:id="1549" w:author="wei ganchao" w:date="2022-01-13T18:16:00Z">
                    <w:rPr>
                      <w:rFonts w:ascii="Cambria Math" w:hAnsi="Cambria Math"/>
                    </w:rPr>
                    <m:t>δ</m:t>
                  </w:del>
                </m:r>
              </m:e>
              <m:sub>
                <m:r>
                  <w:del w:id="1550" w:author="wei ganchao" w:date="2022-01-13T18:16:00Z">
                    <w:rPr>
                      <w:rFonts w:ascii="Cambria Math" w:hAnsi="Cambria Math"/>
                    </w:rPr>
                    <m:t>it</m:t>
                  </w:del>
                </m:r>
              </m:sub>
            </m:sSub>
          </m:num>
          <m:den>
            <m:r>
              <w:del w:id="1551" w:author="wei ganchao" w:date="2022-01-13T18:16:00Z">
                <w:rPr>
                  <w:rFonts w:ascii="Cambria Math" w:hAnsi="Cambria Math"/>
                </w:rPr>
                <m:t>∂</m:t>
              </w:del>
            </m:r>
            <m:sSub>
              <m:sSubPr>
                <m:ctrlPr>
                  <w:del w:id="1552" w:author="wei ganchao" w:date="2022-01-13T18:16:00Z">
                    <w:rPr>
                      <w:rFonts w:ascii="Cambria Math" w:hAnsi="Cambria Math"/>
                      <w:i/>
                    </w:rPr>
                  </w:del>
                </m:ctrlPr>
              </m:sSubPr>
              <m:e>
                <m:r>
                  <w:del w:id="1553" w:author="wei ganchao" w:date="2022-01-13T18:16:00Z">
                    <w:rPr>
                      <w:rFonts w:ascii="Cambria Math" w:hAnsi="Cambria Math"/>
                    </w:rPr>
                    <m:t>λ</m:t>
                  </w:del>
                </m:r>
              </m:e>
              <m:sub>
                <m:r>
                  <w:del w:id="1554" w:author="wei ganchao" w:date="2022-01-13T18:16:00Z">
                    <w:rPr>
                      <w:rFonts w:ascii="Cambria Math" w:hAnsi="Cambria Math"/>
                    </w:rPr>
                    <m:t>it</m:t>
                  </w:del>
                </m:r>
              </m:sub>
            </m:sSub>
          </m:den>
        </m:f>
        <m:r>
          <w:del w:id="1555" w:author="wei ganchao" w:date="2022-01-13T18:16:00Z">
            <w:rPr>
              <w:rFonts w:ascii="Cambria Math" w:hAnsi="Cambria Math"/>
            </w:rPr>
            <m:t>≈</m:t>
          </w:del>
        </m:r>
        <m:f>
          <m:fPr>
            <m:ctrlPr>
              <w:del w:id="1556" w:author="wei ganchao" w:date="2022-01-13T18:16:00Z">
                <w:rPr>
                  <w:rFonts w:ascii="Cambria Math" w:hAnsi="Cambria Math"/>
                  <w:i/>
                </w:rPr>
              </w:del>
            </m:ctrlPr>
          </m:fPr>
          <m:num>
            <m:r>
              <w:del w:id="1557" w:author="wei ganchao" w:date="2022-01-13T18:16:00Z">
                <w:rPr>
                  <w:rFonts w:ascii="Cambria Math" w:hAnsi="Cambria Math"/>
                </w:rPr>
                <m:t>1</m:t>
              </w:del>
            </m:r>
          </m:num>
          <m:den>
            <m:sSub>
              <m:sSubPr>
                <m:ctrlPr>
                  <w:del w:id="1558" w:author="wei ganchao" w:date="2022-01-13T18:16:00Z">
                    <w:rPr>
                      <w:rFonts w:ascii="Cambria Math" w:hAnsi="Cambria Math"/>
                      <w:i/>
                    </w:rPr>
                  </w:del>
                </m:ctrlPr>
              </m:sSubPr>
              <m:e>
                <m:r>
                  <w:del w:id="1559" w:author="wei ganchao" w:date="2022-01-13T18:16:00Z">
                    <w:rPr>
                      <w:rFonts w:ascii="Cambria Math" w:hAnsi="Cambria Math"/>
                    </w:rPr>
                    <m:t>ν</m:t>
                  </w:del>
                </m:r>
              </m:e>
              <m:sub>
                <m:r>
                  <w:del w:id="1560" w:author="wei ganchao" w:date="2022-01-13T18:16:00Z">
                    <w:rPr>
                      <w:rFonts w:ascii="Cambria Math" w:hAnsi="Cambria Math"/>
                    </w:rPr>
                    <m:t>it</m:t>
                  </w:del>
                </m:r>
              </m:sub>
            </m:sSub>
          </m:den>
        </m:f>
        <m:sSubSup>
          <m:sSubSupPr>
            <m:ctrlPr>
              <w:del w:id="1561" w:author="wei ganchao" w:date="2022-01-13T18:16:00Z">
                <w:rPr>
                  <w:rFonts w:ascii="Cambria Math" w:hAnsi="Cambria Math"/>
                  <w:i/>
                </w:rPr>
              </w:del>
            </m:ctrlPr>
          </m:sSubSupPr>
          <m:e>
            <m:r>
              <w:del w:id="1562" w:author="wei ganchao" w:date="2022-01-13T18:16:00Z">
                <w:rPr>
                  <w:rFonts w:ascii="Cambria Math" w:hAnsi="Cambria Math"/>
                </w:rPr>
                <m:t>λ</m:t>
              </w:del>
            </m:r>
          </m:e>
          <m:sub>
            <m:r>
              <w:del w:id="1563" w:author="wei ganchao" w:date="2022-01-13T18:16:00Z">
                <w:rPr>
                  <w:rFonts w:ascii="Cambria Math" w:hAnsi="Cambria Math"/>
                </w:rPr>
                <m:t>it</m:t>
              </w:del>
            </m:r>
          </m:sub>
          <m:sup>
            <m:r>
              <w:del w:id="1564" w:author="wei ganchao" w:date="2022-01-13T18:16:00Z">
                <w:rPr>
                  <w:rFonts w:ascii="Cambria Math" w:hAnsi="Cambria Math"/>
                </w:rPr>
                <m:t>1/</m:t>
              </w:del>
            </m:r>
            <m:sSub>
              <m:sSubPr>
                <m:ctrlPr>
                  <w:del w:id="1565" w:author="wei ganchao" w:date="2022-01-13T18:16:00Z">
                    <w:rPr>
                      <w:rFonts w:ascii="Cambria Math" w:hAnsi="Cambria Math"/>
                      <w:i/>
                    </w:rPr>
                  </w:del>
                </m:ctrlPr>
              </m:sSubPr>
              <m:e>
                <m:r>
                  <w:del w:id="1566" w:author="wei ganchao" w:date="2022-01-13T18:16:00Z">
                    <w:rPr>
                      <w:rFonts w:ascii="Cambria Math" w:hAnsi="Cambria Math"/>
                    </w:rPr>
                    <m:t>ν</m:t>
                  </w:del>
                </m:r>
              </m:e>
              <m:sub>
                <m:r>
                  <w:del w:id="1567" w:author="wei ganchao" w:date="2022-01-13T18:16:00Z">
                    <w:rPr>
                      <w:rFonts w:ascii="Cambria Math" w:hAnsi="Cambria Math"/>
                    </w:rPr>
                    <m:t>it</m:t>
                  </w:del>
                </m:r>
              </m:sub>
            </m:sSub>
            <m:r>
              <w:del w:id="1568" w:author="wei ganchao" w:date="2022-01-13T18:16:00Z">
                <w:rPr>
                  <w:rFonts w:ascii="Cambria Math" w:hAnsi="Cambria Math"/>
                </w:rPr>
                <m:t>-1</m:t>
              </w:del>
            </m:r>
          </m:sup>
        </m:sSubSup>
      </m:oMath>
      <w:del w:id="1569" w:author="wei ganchao" w:date="2022-01-13T18:16:00Z">
        <w:r w:rsidR="00946536" w:rsidDel="00FF27D1">
          <w:delText xml:space="preserve"> and </w:delText>
        </w:r>
      </w:del>
      <m:oMath>
        <m:f>
          <m:fPr>
            <m:ctrlPr>
              <w:del w:id="1570" w:author="wei ganchao" w:date="2022-01-13T18:16:00Z">
                <w:rPr>
                  <w:rFonts w:ascii="Cambria Math" w:hAnsi="Cambria Math"/>
                  <w:i/>
                </w:rPr>
              </w:del>
            </m:ctrlPr>
          </m:fPr>
          <m:num>
            <m:r>
              <w:del w:id="1571" w:author="wei ganchao" w:date="2022-01-13T18:16:00Z">
                <w:rPr>
                  <w:rFonts w:ascii="Cambria Math" w:hAnsi="Cambria Math"/>
                </w:rPr>
                <m:t>∂</m:t>
              </w:del>
            </m:r>
            <m:sSub>
              <m:sSubPr>
                <m:ctrlPr>
                  <w:del w:id="1572" w:author="wei ganchao" w:date="2022-01-13T18:16:00Z">
                    <w:rPr>
                      <w:rFonts w:ascii="Cambria Math" w:hAnsi="Cambria Math"/>
                      <w:i/>
                    </w:rPr>
                  </w:del>
                </m:ctrlPr>
              </m:sSubPr>
              <m:e>
                <m:r>
                  <w:del w:id="1573" w:author="wei ganchao" w:date="2022-01-13T18:16:00Z">
                    <w:rPr>
                      <w:rFonts w:ascii="Cambria Math" w:hAnsi="Cambria Math"/>
                    </w:rPr>
                    <m:t>δ</m:t>
                  </w:del>
                </m:r>
              </m:e>
              <m:sub>
                <m:r>
                  <w:del w:id="1574" w:author="wei ganchao" w:date="2022-01-13T18:16:00Z">
                    <w:rPr>
                      <w:rFonts w:ascii="Cambria Math" w:hAnsi="Cambria Math"/>
                    </w:rPr>
                    <m:t>it</m:t>
                  </w:del>
                </m:r>
              </m:sub>
            </m:sSub>
          </m:num>
          <m:den>
            <m:r>
              <w:del w:id="1575" w:author="wei ganchao" w:date="2022-01-13T18:16:00Z">
                <w:rPr>
                  <w:rFonts w:ascii="Cambria Math" w:hAnsi="Cambria Math"/>
                </w:rPr>
                <m:t>∂</m:t>
              </w:del>
            </m:r>
            <m:sSub>
              <m:sSubPr>
                <m:ctrlPr>
                  <w:del w:id="1576" w:author="wei ganchao" w:date="2022-01-13T18:16:00Z">
                    <w:rPr>
                      <w:rFonts w:ascii="Cambria Math" w:hAnsi="Cambria Math"/>
                      <w:i/>
                    </w:rPr>
                  </w:del>
                </m:ctrlPr>
              </m:sSubPr>
              <m:e>
                <m:r>
                  <w:del w:id="1577" w:author="wei ganchao" w:date="2022-01-13T18:16:00Z">
                    <w:rPr>
                      <w:rFonts w:ascii="Cambria Math" w:hAnsi="Cambria Math"/>
                    </w:rPr>
                    <m:t>ν</m:t>
                  </w:del>
                </m:r>
              </m:e>
              <m:sub>
                <m:r>
                  <w:del w:id="1578" w:author="wei ganchao" w:date="2022-01-13T18:16:00Z">
                    <w:rPr>
                      <w:rFonts w:ascii="Cambria Math" w:hAnsi="Cambria Math"/>
                    </w:rPr>
                    <m:t>it</m:t>
                  </w:del>
                </m:r>
              </m:sub>
            </m:sSub>
          </m:den>
        </m:f>
        <m:r>
          <w:del w:id="1579" w:author="wei ganchao" w:date="2022-01-13T18:16:00Z">
            <w:rPr>
              <w:rFonts w:ascii="Cambria Math" w:hAnsi="Cambria Math"/>
            </w:rPr>
            <m:t>≈-</m:t>
          </w:del>
        </m:r>
        <m:f>
          <m:fPr>
            <m:ctrlPr>
              <w:del w:id="1580" w:author="wei ganchao" w:date="2022-01-13T18:16:00Z">
                <w:rPr>
                  <w:rFonts w:ascii="Cambria Math" w:hAnsi="Cambria Math"/>
                  <w:i/>
                </w:rPr>
              </w:del>
            </m:ctrlPr>
          </m:fPr>
          <m:num>
            <m:sSubSup>
              <m:sSubSupPr>
                <m:ctrlPr>
                  <w:del w:id="1581" w:author="wei ganchao" w:date="2022-01-13T18:16:00Z">
                    <w:rPr>
                      <w:rFonts w:ascii="Cambria Math" w:hAnsi="Cambria Math"/>
                      <w:i/>
                    </w:rPr>
                  </w:del>
                </m:ctrlPr>
              </m:sSubSupPr>
              <m:e>
                <m:r>
                  <w:del w:id="1582" w:author="wei ganchao" w:date="2022-01-13T18:16:00Z">
                    <w:rPr>
                      <w:rFonts w:ascii="Cambria Math" w:hAnsi="Cambria Math"/>
                    </w:rPr>
                    <m:t>λ</m:t>
                  </w:del>
                </m:r>
              </m:e>
              <m:sub>
                <m:r>
                  <w:del w:id="1583" w:author="wei ganchao" w:date="2022-01-13T18:16:00Z">
                    <w:rPr>
                      <w:rFonts w:ascii="Cambria Math" w:hAnsi="Cambria Math"/>
                    </w:rPr>
                    <m:t>it</m:t>
                  </w:del>
                </m:r>
              </m:sub>
              <m:sup>
                <m:r>
                  <w:del w:id="1584" w:author="wei ganchao" w:date="2022-01-13T18:16:00Z">
                    <w:rPr>
                      <w:rFonts w:ascii="Cambria Math" w:hAnsi="Cambria Math"/>
                    </w:rPr>
                    <m:t>1/</m:t>
                  </w:del>
                </m:r>
                <m:sSub>
                  <m:sSubPr>
                    <m:ctrlPr>
                      <w:del w:id="1585" w:author="wei ganchao" w:date="2022-01-13T18:16:00Z">
                        <w:rPr>
                          <w:rFonts w:ascii="Cambria Math" w:hAnsi="Cambria Math"/>
                          <w:i/>
                        </w:rPr>
                      </w:del>
                    </m:ctrlPr>
                  </m:sSubPr>
                  <m:e>
                    <m:r>
                      <w:del w:id="1586" w:author="wei ganchao" w:date="2022-01-13T18:16:00Z">
                        <w:rPr>
                          <w:rFonts w:ascii="Cambria Math" w:hAnsi="Cambria Math"/>
                        </w:rPr>
                        <m:t>ν</m:t>
                      </w:del>
                    </m:r>
                  </m:e>
                  <m:sub>
                    <m:r>
                      <w:del w:id="1587" w:author="wei ganchao" w:date="2022-01-13T18:16:00Z">
                        <w:rPr>
                          <w:rFonts w:ascii="Cambria Math" w:hAnsi="Cambria Math"/>
                        </w:rPr>
                        <m:t>it</m:t>
                      </w:del>
                    </m:r>
                  </m:sub>
                </m:sSub>
              </m:sup>
            </m:sSubSup>
            <m:func>
              <m:funcPr>
                <m:ctrlPr>
                  <w:del w:id="1588" w:author="wei ganchao" w:date="2022-01-13T18:16:00Z">
                    <w:rPr>
                      <w:rFonts w:ascii="Cambria Math" w:hAnsi="Cambria Math"/>
                      <w:i/>
                    </w:rPr>
                  </w:del>
                </m:ctrlPr>
              </m:funcPr>
              <m:fName>
                <m:r>
                  <w:del w:id="1589" w:author="wei ganchao" w:date="2022-01-13T18:16:00Z">
                    <m:rPr>
                      <m:sty m:val="p"/>
                    </m:rPr>
                    <w:rPr>
                      <w:rFonts w:ascii="Cambria Math" w:hAnsi="Cambria Math"/>
                    </w:rPr>
                    <m:t>log</m:t>
                  </w:del>
                </m:r>
              </m:fName>
              <m:e>
                <m:sSub>
                  <m:sSubPr>
                    <m:ctrlPr>
                      <w:del w:id="1590" w:author="wei ganchao" w:date="2022-01-13T18:16:00Z">
                        <w:rPr>
                          <w:rFonts w:ascii="Cambria Math" w:hAnsi="Cambria Math"/>
                          <w:i/>
                        </w:rPr>
                      </w:del>
                    </m:ctrlPr>
                  </m:sSubPr>
                  <m:e>
                    <m:r>
                      <w:del w:id="1591" w:author="wei ganchao" w:date="2022-01-13T18:16:00Z">
                        <w:rPr>
                          <w:rFonts w:ascii="Cambria Math" w:hAnsi="Cambria Math"/>
                        </w:rPr>
                        <m:t>λ</m:t>
                      </w:del>
                    </m:r>
                  </m:e>
                  <m:sub>
                    <m:r>
                      <w:del w:id="1592" w:author="wei ganchao" w:date="2022-01-13T18:16:00Z">
                        <w:rPr>
                          <w:rFonts w:ascii="Cambria Math" w:hAnsi="Cambria Math"/>
                        </w:rPr>
                        <m:t>it</m:t>
                      </w:del>
                    </m:r>
                  </m:sub>
                </m:sSub>
              </m:e>
            </m:func>
          </m:num>
          <m:den>
            <m:sSubSup>
              <m:sSubSupPr>
                <m:ctrlPr>
                  <w:del w:id="1593" w:author="wei ganchao" w:date="2022-01-13T18:16:00Z">
                    <w:rPr>
                      <w:rFonts w:ascii="Cambria Math" w:hAnsi="Cambria Math"/>
                      <w:i/>
                    </w:rPr>
                  </w:del>
                </m:ctrlPr>
              </m:sSubSupPr>
              <m:e>
                <m:r>
                  <w:del w:id="1594" w:author="wei ganchao" w:date="2022-01-13T18:16:00Z">
                    <w:rPr>
                      <w:rFonts w:ascii="Cambria Math" w:hAnsi="Cambria Math"/>
                    </w:rPr>
                    <m:t>ν</m:t>
                  </w:del>
                </m:r>
              </m:e>
              <m:sub>
                <m:r>
                  <w:del w:id="1595" w:author="wei ganchao" w:date="2022-01-13T18:16:00Z">
                    <w:rPr>
                      <w:rFonts w:ascii="Cambria Math" w:hAnsi="Cambria Math"/>
                    </w:rPr>
                    <m:t>it</m:t>
                  </w:del>
                </m:r>
              </m:sub>
              <m:sup>
                <m:r>
                  <w:del w:id="1596" w:author="wei ganchao" w:date="2022-01-13T18:16:00Z">
                    <w:rPr>
                      <w:rFonts w:ascii="Cambria Math" w:hAnsi="Cambria Math"/>
                    </w:rPr>
                    <m:t>2</m:t>
                  </w:del>
                </m:r>
              </m:sup>
            </m:sSubSup>
          </m:den>
        </m:f>
        <m:r>
          <w:del w:id="1597" w:author="wei ganchao" w:date="2022-01-13T18:16:00Z">
            <w:rPr>
              <w:rFonts w:ascii="Cambria Math" w:hAnsi="Cambria Math"/>
            </w:rPr>
            <m:t>-</m:t>
          </w:del>
        </m:r>
        <m:f>
          <m:fPr>
            <m:ctrlPr>
              <w:del w:id="1598" w:author="wei ganchao" w:date="2022-01-13T18:16:00Z">
                <w:rPr>
                  <w:rFonts w:ascii="Cambria Math" w:hAnsi="Cambria Math"/>
                  <w:i/>
                </w:rPr>
              </w:del>
            </m:ctrlPr>
          </m:fPr>
          <m:num>
            <m:r>
              <w:del w:id="1599" w:author="wei ganchao" w:date="2022-01-13T18:16:00Z">
                <w:rPr>
                  <w:rFonts w:ascii="Cambria Math" w:hAnsi="Cambria Math"/>
                </w:rPr>
                <m:t>1</m:t>
              </w:del>
            </m:r>
          </m:num>
          <m:den>
            <m:r>
              <w:del w:id="1600" w:author="wei ganchao" w:date="2022-01-13T18:16:00Z">
                <w:rPr>
                  <w:rFonts w:ascii="Cambria Math" w:hAnsi="Cambria Math"/>
                </w:rPr>
                <m:t>2</m:t>
              </w:del>
            </m:r>
            <m:sSubSup>
              <m:sSubSupPr>
                <m:ctrlPr>
                  <w:del w:id="1601" w:author="wei ganchao" w:date="2022-01-13T18:16:00Z">
                    <w:rPr>
                      <w:rFonts w:ascii="Cambria Math" w:hAnsi="Cambria Math"/>
                      <w:i/>
                    </w:rPr>
                  </w:del>
                </m:ctrlPr>
              </m:sSubSupPr>
              <m:e>
                <m:r>
                  <w:del w:id="1602" w:author="wei ganchao" w:date="2022-01-13T18:16:00Z">
                    <w:rPr>
                      <w:rFonts w:ascii="Cambria Math" w:hAnsi="Cambria Math"/>
                    </w:rPr>
                    <m:t>ν</m:t>
                  </w:del>
                </m:r>
              </m:e>
              <m:sub>
                <m:r>
                  <w:del w:id="1603" w:author="wei ganchao" w:date="2022-01-13T18:16:00Z">
                    <w:rPr>
                      <w:rFonts w:ascii="Cambria Math" w:hAnsi="Cambria Math"/>
                    </w:rPr>
                    <m:t>it</m:t>
                  </w:del>
                </m:r>
              </m:sub>
              <m:sup>
                <m:r>
                  <w:del w:id="1604" w:author="wei ganchao" w:date="2022-01-13T18:16:00Z">
                    <w:rPr>
                      <w:rFonts w:ascii="Cambria Math" w:hAnsi="Cambria Math"/>
                    </w:rPr>
                    <m:t>2</m:t>
                  </w:del>
                </m:r>
              </m:sup>
            </m:sSubSup>
          </m:den>
        </m:f>
      </m:oMath>
      <w:del w:id="1605" w:author="wei ganchao" w:date="2022-01-13T18:16:00Z">
        <w:r w:rsidR="00946536" w:rsidDel="00FF27D1">
          <w:delText>.</w:delText>
        </w:r>
      </w:del>
    </w:p>
    <w:p w14:paraId="2756C8D8" w14:textId="462CCB87" w:rsidR="00CE6C00" w:rsidRPr="00D3079B" w:rsidRDefault="00CE6C00">
      <w:pPr>
        <w:keepNext/>
        <w:keepLines/>
        <w:spacing w:before="40"/>
        <w:outlineLvl w:val="1"/>
        <w:pPrChange w:id="1606"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 xml:space="preserve">It might be good to add a sentence here saying something like… "previous work has examined the CMP-GLM here we focus on the dynamic version of this GLM…" cite </w:t>
      </w:r>
      <w:proofErr w:type="spellStart"/>
      <w:r>
        <w:t>Shmueli</w:t>
      </w:r>
      <w:proofErr w:type="spellEnd"/>
      <w:r>
        <w:t>/Sellers</w:t>
      </w:r>
    </w:p>
  </w:comment>
  <w:comment w:id="23" w:author="Stevenson, Ian"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Stevenson, Ian"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I view these information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Currently, I put these info in the application part. For the HC data, I didn't find a reference paper. So, I just write the info I can get from the description document (in "data/</w:t>
      </w:r>
      <w:proofErr w:type="spellStart"/>
      <w:r>
        <w:t>hc_data</w:t>
      </w:r>
      <w:proofErr w:type="spellEnd"/>
      <w:r>
        <w:t xml:space="preserve">/ref").  </w:t>
      </w:r>
    </w:p>
  </w:comment>
  <w:comment w:id="33" w:author="Stevenson, Ian"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Stevenson, Ia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Stevenson, Ian"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36"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37"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245"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09" w:author="wei ganchao" w:date="2022-01-07T09:57:00Z" w:initials="wg">
    <w:p w14:paraId="2F443D01" w14:textId="77777777" w:rsidR="00C45B17" w:rsidRDefault="00C45B17" w:rsidP="00FA541E">
      <w:pPr>
        <w:pStyle w:val="CommentText"/>
        <w:jc w:val="left"/>
      </w:pPr>
      <w:r>
        <w:rPr>
          <w:rStyle w:val="CommentReference"/>
        </w:rPr>
        <w:annotationRef/>
      </w:r>
      <w:r>
        <w:t xml:space="preserve">If I write the </w:t>
      </w:r>
      <w:proofErr w:type="spellStart"/>
      <w:r>
        <w:t>V_it</w:t>
      </w:r>
      <w:proofErr w:type="spellEnd"/>
      <w:r>
        <w:t xml:space="preserve">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C290" w14:textId="77777777" w:rsidR="00A7374C" w:rsidRDefault="00A7374C" w:rsidP="009B10EC">
      <w:pPr>
        <w:spacing w:line="240" w:lineRule="auto"/>
      </w:pPr>
      <w:r>
        <w:separator/>
      </w:r>
    </w:p>
  </w:endnote>
  <w:endnote w:type="continuationSeparator" w:id="0">
    <w:p w14:paraId="7AB761CD" w14:textId="77777777" w:rsidR="00A7374C" w:rsidRDefault="00A7374C"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20A06" w14:textId="77777777" w:rsidR="00A7374C" w:rsidRDefault="00A7374C" w:rsidP="009B10EC">
      <w:pPr>
        <w:spacing w:line="240" w:lineRule="auto"/>
      </w:pPr>
      <w:r>
        <w:separator/>
      </w:r>
    </w:p>
  </w:footnote>
  <w:footnote w:type="continuationSeparator" w:id="0">
    <w:p w14:paraId="2513B120" w14:textId="77777777" w:rsidR="00A7374C" w:rsidRDefault="00A7374C"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59B2"/>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6F5B"/>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7ED"/>
    <w:rsid w:val="00271C13"/>
    <w:rsid w:val="002749D6"/>
    <w:rsid w:val="00274A57"/>
    <w:rsid w:val="00282DF1"/>
    <w:rsid w:val="002876D8"/>
    <w:rsid w:val="00287C33"/>
    <w:rsid w:val="00295B55"/>
    <w:rsid w:val="002A5267"/>
    <w:rsid w:val="002B0AB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6F2"/>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05F94"/>
    <w:rsid w:val="004144D0"/>
    <w:rsid w:val="0041742D"/>
    <w:rsid w:val="00417F97"/>
    <w:rsid w:val="004233EC"/>
    <w:rsid w:val="00424FB1"/>
    <w:rsid w:val="00427C0A"/>
    <w:rsid w:val="0043029A"/>
    <w:rsid w:val="00432C49"/>
    <w:rsid w:val="00434A8B"/>
    <w:rsid w:val="004413C0"/>
    <w:rsid w:val="004430EE"/>
    <w:rsid w:val="004435A2"/>
    <w:rsid w:val="00445093"/>
    <w:rsid w:val="00446D63"/>
    <w:rsid w:val="00453196"/>
    <w:rsid w:val="00461A59"/>
    <w:rsid w:val="004622C7"/>
    <w:rsid w:val="00463D54"/>
    <w:rsid w:val="004715DC"/>
    <w:rsid w:val="00471B64"/>
    <w:rsid w:val="0047722C"/>
    <w:rsid w:val="004773C1"/>
    <w:rsid w:val="00480942"/>
    <w:rsid w:val="004832E9"/>
    <w:rsid w:val="00486406"/>
    <w:rsid w:val="00487CCC"/>
    <w:rsid w:val="004A2188"/>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02D"/>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73C"/>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22EC"/>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374C"/>
    <w:rsid w:val="00A77AAA"/>
    <w:rsid w:val="00A80A0D"/>
    <w:rsid w:val="00A91A92"/>
    <w:rsid w:val="00A92917"/>
    <w:rsid w:val="00A93FB6"/>
    <w:rsid w:val="00AA00FB"/>
    <w:rsid w:val="00AA76D6"/>
    <w:rsid w:val="00AA7FA4"/>
    <w:rsid w:val="00AB1217"/>
    <w:rsid w:val="00AB4515"/>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0A6"/>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179A9"/>
    <w:rsid w:val="00F20401"/>
    <w:rsid w:val="00F23C62"/>
    <w:rsid w:val="00F43640"/>
    <w:rsid w:val="00F508B9"/>
    <w:rsid w:val="00F537BB"/>
    <w:rsid w:val="00F5565A"/>
    <w:rsid w:val="00F6064F"/>
    <w:rsid w:val="00F6078C"/>
    <w:rsid w:val="00F6320F"/>
    <w:rsid w:val="00F66A4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15</Pages>
  <Words>16709</Words>
  <Characters>95247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17</cp:revision>
  <dcterms:created xsi:type="dcterms:W3CDTF">2022-01-13T23:16:00Z</dcterms:created>
  <dcterms:modified xsi:type="dcterms:W3CDTF">2022-03-15T17:08:00Z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