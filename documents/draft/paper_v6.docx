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Ian Stevenso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Ian Stevenso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8024F1"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8024F1"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8024F1"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(Rauch-Tung-Striebel smoother)</w:t>
      </w:r>
      <w:r w:rsidR="00A80A0D">
        <w:t>.</w:t>
      </w:r>
      <w:r w:rsidR="004C7526">
        <w:t xml:space="preserve"> </w:t>
      </w:r>
      <w:r w:rsidR="001B5D3F">
        <w:t xml:space="preserve">Although doing smoothing </w:t>
      </w:r>
      <w:r w:rsidR="001B5D3F">
        <w:lastRenderedPageBreak/>
        <w:t xml:space="preserve">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541538EB"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9E06DA">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28"/>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28"/>
      <w:r w:rsidR="00427C0A">
        <w:rPr>
          <w:rStyle w:val="CommentReference"/>
        </w:rPr>
        <w:commentReference w:id="28"/>
      </w:r>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183F3ECD" w:rsidR="00D62B20" w:rsidRDefault="00D00AE7" w:rsidP="009A7B80">
      <w:commentRangeStart w:id="29"/>
      <w:commentRangeEnd w:id="29"/>
      <w:r>
        <w:rPr>
          <w:rStyle w:val="CommentReference"/>
        </w:rPr>
        <w:lastRenderedPageBreak/>
        <w:commentReference w:id="29"/>
      </w:r>
      <w:ins w:id="30" w:author="wei ganchao" w:date="2022-01-13T19:54:00Z">
        <w:r w:rsidR="008D542F">
          <w:rPr>
            <w:noProof/>
          </w:rPr>
          <w:drawing>
            <wp:inline distT="0" distB="0" distL="0" distR="0" wp14:anchorId="52C0A7BA" wp14:editId="6F9A947C">
              <wp:extent cx="6396355" cy="401510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p>
    <w:p w14:paraId="27DA0B57" w14:textId="688D882A" w:rsidR="00A6091C" w:rsidRDefault="00E10417" w:rsidP="009A7B80">
      <w:pPr>
        <w:rPr>
          <w:ins w:id="31" w:author="wei ganchao" w:date="2022-01-09T17:20:00Z"/>
          <w:lang w:eastAsia="zh-CN"/>
        </w:rPr>
      </w:pPr>
      <w:ins w:id="32" w:author="wei ganchao" w:date="2022-01-09T15:23:00Z">
        <w:r>
          <w:t>Figure 1.</w:t>
        </w:r>
      </w:ins>
      <w:ins w:id="33" w:author="wei ganchao" w:date="2022-01-09T16:57:00Z">
        <w:r w:rsidR="00755C62">
          <w:t xml:space="preserve"> </w:t>
        </w:r>
      </w:ins>
      <w:ins w:id="34" w:author="Ian Stevenson" w:date="2022-01-13T14:35:00Z">
        <w:r w:rsidR="00427C0A">
          <w:t xml:space="preserve">Fitting a </w:t>
        </w:r>
      </w:ins>
      <w:ins w:id="35" w:author="wei ganchao" w:date="2022-01-09T16:58:00Z">
        <w:del w:id="36" w:author="Ian Stevenson" w:date="2022-01-13T14:35:00Z">
          <w:r w:rsidR="00755C62" w:rsidDel="00427C0A">
            <w:delText>A s</w:delText>
          </w:r>
        </w:del>
      </w:ins>
      <w:ins w:id="37" w:author="Ian Stevenson" w:date="2022-01-13T14:35:00Z">
        <w:r w:rsidR="00427C0A">
          <w:t>s</w:t>
        </w:r>
      </w:ins>
      <w:ins w:id="38" w:author="wei ganchao" w:date="2022-01-09T16:57:00Z">
        <w:r w:rsidR="00755C62">
          <w:t>imulate</w:t>
        </w:r>
      </w:ins>
      <w:ins w:id="39" w:author="wei ganchao" w:date="2022-01-09T16:58:00Z">
        <w:r w:rsidR="00755C62">
          <w:t xml:space="preserve">d neuron with </w:t>
        </w:r>
      </w:ins>
      <w:ins w:id="40" w:author="Ian Stevenson" w:date="2022-01-13T14:35:00Z">
        <w:r w:rsidR="00427C0A">
          <w:t xml:space="preserve">a </w:t>
        </w:r>
      </w:ins>
      <w:ins w:id="41" w:author="wei ganchao" w:date="2022-01-09T16:58:00Z">
        <w:r w:rsidR="00755C62">
          <w:t xml:space="preserve">shifting </w:t>
        </w:r>
        <w:r w:rsidR="00B14018">
          <w:t xml:space="preserve">firing pattern. </w:t>
        </w:r>
      </w:ins>
      <w:ins w:id="42" w:author="wei ganchao" w:date="2022-01-09T16:59:00Z">
        <w:r w:rsidR="00B14018">
          <w:t xml:space="preserve">(A) The </w:t>
        </w:r>
        <w:del w:id="43" w:author="Ian Stevenson" w:date="2022-01-13T14:35:00Z">
          <w:r w:rsidR="00B14018" w:rsidDel="00427C0A">
            <w:delText>place</w:delText>
          </w:r>
        </w:del>
      </w:ins>
      <w:ins w:id="44" w:author="Ian Stevenson" w:date="2022-01-13T14:35:00Z">
        <w:r w:rsidR="00427C0A">
          <w:t xml:space="preserve">tuning curve </w:t>
        </w:r>
      </w:ins>
      <w:ins w:id="45" w:author="wei ganchao" w:date="2022-01-09T16:59:00Z">
        <w:del w:id="46" w:author="Ian Stevenson" w:date="2022-01-13T14:35:00Z">
          <w:r w:rsidR="00B14018" w:rsidDel="00427C0A">
            <w:delText xml:space="preserve"> field </w:delText>
          </w:r>
        </w:del>
        <w:r w:rsidR="00B14018">
          <w:t>of the neuron</w:t>
        </w:r>
      </w:ins>
      <w:ins w:id="47" w:author="wei ganchao" w:date="2022-01-09T17:06:00Z">
        <w:r w:rsidR="004435A2">
          <w:t xml:space="preserve"> shift</w:t>
        </w:r>
        <w:del w:id="48" w:author="Ian Stevenson" w:date="2022-01-13T14:35:00Z">
          <w:r w:rsidR="004435A2" w:rsidDel="00427C0A">
            <w:delText>ed linearl</w:delText>
          </w:r>
        </w:del>
      </w:ins>
      <w:ins w:id="49" w:author="wei ganchao" w:date="2022-01-09T17:07:00Z">
        <w:del w:id="50" w:author="Ian Stevenson" w:date="2022-01-13T14:35:00Z">
          <w:r w:rsidR="004435A2" w:rsidDel="00427C0A">
            <w:delText>y</w:delText>
          </w:r>
        </w:del>
      </w:ins>
      <w:ins w:id="51" w:author="Ian Stevenson" w:date="2022-01-13T14:35:00Z">
        <w:r w:rsidR="00427C0A">
          <w:t>s over time</w:t>
        </w:r>
      </w:ins>
      <w:ins w:id="52" w:author="wei ganchao" w:date="2022-01-09T17:07:00Z">
        <w:r w:rsidR="004435A2">
          <w:t>, with the</w:t>
        </w:r>
      </w:ins>
      <w:ins w:id="53" w:author="Ian Stevenson" w:date="2022-01-13T14:35:00Z">
        <w:r w:rsidR="00427C0A">
          <w:t xml:space="preserve"> preferred stim</w:t>
        </w:r>
      </w:ins>
      <w:ins w:id="54" w:author="Ian Stevenson" w:date="2022-01-13T14:36:00Z">
        <w:r w:rsidR="00427C0A">
          <w:t>ulus orientation changing and the</w:t>
        </w:r>
      </w:ins>
      <w:ins w:id="55" w:author="wei ganchao" w:date="2022-01-09T17:07:00Z">
        <w:r w:rsidR="004435A2">
          <w:t xml:space="preserve"> response amplitude</w:t>
        </w:r>
      </w:ins>
      <w:ins w:id="56" w:author="wei ganchao" w:date="2022-01-09T17:08:00Z">
        <w:r w:rsidR="004435A2">
          <w:t xml:space="preserve"> increasing. (B) </w:t>
        </w:r>
      </w:ins>
      <w:ins w:id="57" w:author="Ian Stevenson" w:date="2022-01-13T14:36:00Z">
        <w:r w:rsidR="00427C0A">
          <w:t xml:space="preserve">At the same time, </w:t>
        </w:r>
      </w:ins>
      <w:ins w:id="58" w:author="wei ganchao" w:date="2022-01-09T17:08:00Z">
        <w:del w:id="59" w:author="Ian Stevenson" w:date="2022-01-13T14:36:00Z">
          <w:r w:rsidR="004435A2" w:rsidDel="00427C0A">
            <w:delText>T</w:delText>
          </w:r>
        </w:del>
      </w:ins>
      <w:ins w:id="60" w:author="Ian Stevenson" w:date="2022-01-13T14:36:00Z">
        <w:r w:rsidR="00427C0A">
          <w:t>t</w:t>
        </w:r>
      </w:ins>
      <w:ins w:id="61" w:author="wei ganchao" w:date="2022-01-09T17:08:00Z">
        <w:r w:rsidR="004435A2">
          <w:t xml:space="preserve">he </w:t>
        </w:r>
      </w:ins>
      <w:ins w:id="62" w:author="wei ganchao" w:date="2022-01-09T17:09:00Z">
        <w:del w:id="63" w:author="Ian Stevenson" w:date="2022-01-13T14:36:00Z">
          <w:r w:rsidR="007648AE" w:rsidDel="00427C0A">
            <w:delText>neuron</w:delText>
          </w:r>
        </w:del>
      </w:ins>
      <w:ins w:id="64" w:author="Ian Stevenson" w:date="2022-01-13T14:36:00Z">
        <w:r w:rsidR="00427C0A">
          <w:t>variability in spiking</w:t>
        </w:r>
      </w:ins>
      <w:ins w:id="65" w:author="wei ganchao" w:date="2022-01-09T17:09:00Z">
        <w:r w:rsidR="007648AE">
          <w:t xml:space="preserve"> chan</w:t>
        </w:r>
      </w:ins>
      <w:ins w:id="66" w:author="wei ganchao" w:date="2022-01-09T17:10:00Z">
        <w:r w:rsidR="007648AE">
          <w:t xml:space="preserve">ges from </w:t>
        </w:r>
      </w:ins>
      <w:ins w:id="67" w:author="Ian Stevenson" w:date="2022-01-13T14:36:00Z">
        <w:r w:rsidR="00427C0A">
          <w:t xml:space="preserve">being </w:t>
        </w:r>
      </w:ins>
      <w:ins w:id="68" w:author="wei ganchao" w:date="2022-01-09T17:10:00Z">
        <w:r w:rsidR="007648AE">
          <w:t>over-dispers</w:t>
        </w:r>
        <w:del w:id="69" w:author="Ian Stevenson" w:date="2022-01-13T14:36:00Z">
          <w:r w:rsidR="007648AE" w:rsidDel="00427C0A">
            <w:delText>ion</w:delText>
          </w:r>
        </w:del>
      </w:ins>
      <w:ins w:id="70" w:author="Ian Stevenson" w:date="2022-01-13T14:36:00Z">
        <w:r w:rsidR="00427C0A">
          <w:t>ed relative to a Poisson distribution</w:t>
        </w:r>
      </w:ins>
      <w:ins w:id="71" w:author="wei ganchao" w:date="2022-01-09T17:10:00Z">
        <w:r w:rsidR="007648AE">
          <w:t xml:space="preserve"> to under-dispers</w:t>
        </w:r>
        <w:del w:id="72" w:author="Ian Stevenson" w:date="2022-01-13T14:36:00Z">
          <w:r w:rsidR="007648AE" w:rsidDel="00427C0A">
            <w:delText>ion</w:delText>
          </w:r>
        </w:del>
      </w:ins>
      <w:ins w:id="73" w:author="Ian Stevenson" w:date="2022-01-13T14:36:00Z">
        <w:r w:rsidR="00427C0A">
          <w:t>e</w:t>
        </w:r>
      </w:ins>
      <w:ins w:id="74" w:author="wei ganchao" w:date="2022-01-09T17:10:00Z">
        <w:del w:id="75" w:author="Ian Stevenson" w:date="2022-01-13T14:36:00Z">
          <w:r w:rsidR="007648AE" w:rsidDel="00427C0A">
            <w:delText xml:space="preserve">, , with </w:delText>
          </w:r>
        </w:del>
      </w:ins>
      <w:ins w:id="76" w:author="wei ganchao" w:date="2022-01-09T17:11:00Z">
        <w:del w:id="77" w:author="Ian Stevenson" w:date="2022-01-13T14:36:00Z">
          <w:r w:rsidR="007648AE" w:rsidDel="00427C0A">
            <w:rPr>
              <w:lang w:eastAsia="zh-CN"/>
            </w:rPr>
            <w:delText xml:space="preserve">linear changing </w:delText>
          </w:r>
        </w:del>
      </w:ins>
      <m:oMath>
        <m:sSub>
          <m:sSubPr>
            <m:ctrlPr>
              <w:ins w:id="78" w:author="wei ganchao" w:date="2022-01-09T17:11:00Z">
                <w:del w:id="79" w:author="Ian Stevenson" w:date="2022-01-13T14:36:00Z">
                  <w:rPr>
                    <w:rFonts w:ascii="Cambria Math" w:hAnsi="Cambria Math"/>
                    <w:i/>
                    <w:lang w:eastAsia="zh-CN"/>
                  </w:rPr>
                </w:del>
              </w:ins>
            </m:ctrlPr>
          </m:sSubPr>
          <m:e>
            <m:r>
              <w:ins w:id="80" w:author="wei ganchao" w:date="2022-01-09T17:11:00Z">
                <w:del w:id="81" w:author="Ian Stevenson" w:date="2022-01-13T14:36:00Z">
                  <w:rPr>
                    <w:rFonts w:ascii="Cambria Math" w:hAnsi="Cambria Math"/>
                    <w:lang w:eastAsia="zh-CN"/>
                  </w:rPr>
                  <m:t>ν</m:t>
                </w:del>
              </w:ins>
            </m:r>
          </m:e>
          <m:sub>
            <m:r>
              <w:ins w:id="82" w:author="wei ganchao" w:date="2022-01-09T17:11:00Z">
                <w:del w:id="83" w:author="Ian Stevenson" w:date="2022-01-13T14:36:00Z">
                  <w:rPr>
                    <w:rFonts w:ascii="Cambria Math" w:hAnsi="Cambria Math"/>
                    <w:lang w:eastAsia="zh-CN"/>
                  </w:rPr>
                  <m:t>t</m:t>
                </w:del>
              </w:ins>
            </m:r>
          </m:sub>
        </m:sSub>
      </m:oMath>
      <w:ins w:id="84" w:author="wei ganchao" w:date="2022-01-09T17:11:00Z">
        <w:del w:id="85" w:author="Ian Stevenson" w:date="2022-01-13T14:36:00Z">
          <w:r w:rsidR="007648AE" w:rsidDel="00427C0A">
            <w:rPr>
              <w:lang w:eastAsia="zh-CN"/>
            </w:rPr>
            <w:delText xml:space="preserve"> (0.3679 ~ 2.7183) in log-scale</w:delText>
          </w:r>
        </w:del>
      </w:ins>
      <w:ins w:id="86" w:author="Ian Stevenson" w:date="2022-01-13T14:36:00Z">
        <w:r w:rsidR="00427C0A">
          <w:rPr>
            <w:lang w:eastAsia="zh-CN"/>
          </w:rPr>
          <w:t>d</w:t>
        </w:r>
      </w:ins>
      <w:ins w:id="87" w:author="wei ganchao" w:date="2022-01-09T17:11:00Z">
        <w:r w:rsidR="007648AE">
          <w:rPr>
            <w:lang w:eastAsia="zh-CN"/>
          </w:rPr>
          <w:t>.</w:t>
        </w:r>
      </w:ins>
      <w:ins w:id="88" w:author="wei ganchao" w:date="2022-01-09T17:12:00Z">
        <w:r w:rsidR="007648AE">
          <w:rPr>
            <w:lang w:eastAsia="zh-CN"/>
          </w:rPr>
          <w:t xml:space="preserve"> </w:t>
        </w:r>
        <w:commentRangeStart w:id="89"/>
        <w:commentRangeStart w:id="90"/>
        <w:r w:rsidR="007648AE">
          <w:rPr>
            <w:lang w:eastAsia="zh-CN"/>
          </w:rPr>
          <w:t>This leads to a decreasing Fano factor from 1.94 to 0.38</w:t>
        </w:r>
      </w:ins>
      <w:commentRangeEnd w:id="89"/>
      <w:ins w:id="91" w:author="wei ganchao" w:date="2022-01-13T18:51:00Z">
        <w:r w:rsidR="000C7F82">
          <w:rPr>
            <w:lang w:eastAsia="zh-CN"/>
          </w:rPr>
          <w:t xml:space="preserve"> overall</w:t>
        </w:r>
      </w:ins>
      <w:r w:rsidR="00E86BEB">
        <w:rPr>
          <w:rStyle w:val="CommentReference"/>
        </w:rPr>
        <w:commentReference w:id="89"/>
      </w:r>
      <w:commentRangeEnd w:id="90"/>
      <w:r w:rsidR="000C7F82">
        <w:rPr>
          <w:rStyle w:val="CommentReference"/>
        </w:rPr>
        <w:commentReference w:id="90"/>
      </w:r>
      <w:ins w:id="92" w:author="wei ganchao" w:date="2022-01-09T17:12:00Z">
        <w:r w:rsidR="007648AE">
          <w:rPr>
            <w:lang w:eastAsia="zh-CN"/>
          </w:rPr>
          <w:t xml:space="preserve">. (C) </w:t>
        </w:r>
      </w:ins>
      <w:ins w:id="93" w:author="Ian Stevenson" w:date="2022-01-13T14:39:00Z">
        <w:r w:rsidR="00E86BEB">
          <w:rPr>
            <w:lang w:eastAsia="zh-CN"/>
          </w:rPr>
          <w:t>To illustrate the shifts we show the tuning curve at two time points: Trial 20</w:t>
        </w:r>
      </w:ins>
      <w:ins w:id="94" w:author="wei ganchao" w:date="2022-01-09T17:12:00Z">
        <w:del w:id="95" w:author="Ian Stevenson" w:date="2022-01-13T14:39:00Z">
          <w:r w:rsidR="007648AE" w:rsidDel="00E86BEB">
            <w:rPr>
              <w:lang w:eastAsia="zh-CN"/>
            </w:rPr>
            <w:delText xml:space="preserve">The shifting pattern of </w:delText>
          </w:r>
        </w:del>
      </w:ins>
      <w:ins w:id="96" w:author="wei ganchao" w:date="2022-01-09T17:13:00Z">
        <w:del w:id="97" w:author="Ian Stevenson" w:date="2022-01-13T14:39:00Z">
          <w:r w:rsidR="007648AE" w:rsidDel="00E86BEB">
            <w:rPr>
              <w:lang w:eastAsia="zh-CN"/>
            </w:rPr>
            <w:delText>the neural activity can be clearly viewed by slicing</w:delText>
          </w:r>
        </w:del>
      </w:ins>
      <w:ins w:id="98" w:author="wei ganchao" w:date="2022-01-09T17:14:00Z">
        <w:del w:id="99" w:author="Ian Stevenso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0" w:author="wei ganchao" w:date="2022-01-09T17:15:00Z">
        <w:r w:rsidR="00946BEA">
          <w:rPr>
            <w:lang w:eastAsia="zh-CN"/>
          </w:rPr>
          <w:t>blue</w:t>
        </w:r>
      </w:ins>
      <w:ins w:id="101" w:author="wei ganchao" w:date="2022-01-09T17:14:00Z">
        <w:r w:rsidR="00946BEA">
          <w:rPr>
            <w:lang w:eastAsia="zh-CN"/>
          </w:rPr>
          <w:t>)</w:t>
        </w:r>
      </w:ins>
      <w:ins w:id="102" w:author="wei ganchao" w:date="2022-01-09T17:15:00Z">
        <w:r w:rsidR="00946BEA">
          <w:rPr>
            <w:lang w:eastAsia="zh-CN"/>
          </w:rPr>
          <w:t xml:space="preserve"> </w:t>
        </w:r>
      </w:ins>
      <w:ins w:id="103" w:author="wei ganchao" w:date="2022-01-09T17:14:00Z">
        <w:r w:rsidR="00946BEA">
          <w:rPr>
            <w:lang w:eastAsia="zh-CN"/>
          </w:rPr>
          <w:t>and</w:t>
        </w:r>
      </w:ins>
      <w:ins w:id="104" w:author="Ian Stevenson" w:date="2022-01-13T14:40:00Z">
        <w:r w:rsidR="00E86BEB">
          <w:rPr>
            <w:lang w:eastAsia="zh-CN"/>
          </w:rPr>
          <w:t xml:space="preserve"> Trial</w:t>
        </w:r>
      </w:ins>
      <w:ins w:id="105" w:author="wei ganchao" w:date="2022-01-09T17:14:00Z">
        <w:r w:rsidR="00946BEA">
          <w:rPr>
            <w:lang w:eastAsia="zh-CN"/>
          </w:rPr>
          <w:t xml:space="preserve"> 80</w:t>
        </w:r>
        <w:del w:id="106" w:author="Ian Stevenso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07" w:author="wei ganchao" w:date="2022-01-09T17:15:00Z">
        <w:r w:rsidR="00946BEA">
          <w:rPr>
            <w:lang w:eastAsia="zh-CN"/>
          </w:rPr>
          <w:t xml:space="preserve"> (red)</w:t>
        </w:r>
      </w:ins>
      <w:ins w:id="108" w:author="wei ganchao" w:date="2022-01-09T17:14:00Z">
        <w:r w:rsidR="00946BEA">
          <w:rPr>
            <w:lang w:eastAsia="zh-CN"/>
          </w:rPr>
          <w:t>.</w:t>
        </w:r>
      </w:ins>
      <w:ins w:id="109" w:author="Ian Stevenson" w:date="2022-01-13T14:40:00Z">
        <w:r w:rsidR="00E86BEB">
          <w:rPr>
            <w:lang w:eastAsia="zh-CN"/>
          </w:rPr>
          <w:t xml:space="preserve"> Dots denote… Dashed lines denote… and solid lines denote…</w:t>
        </w:r>
      </w:ins>
      <w:ins w:id="110" w:author="wei ganchao" w:date="2022-01-09T17:14:00Z">
        <w:r w:rsidR="00946BEA">
          <w:rPr>
            <w:lang w:eastAsia="zh-CN"/>
          </w:rPr>
          <w:t xml:space="preserve"> (D)</w:t>
        </w:r>
      </w:ins>
      <w:ins w:id="111" w:author="Ian Stevenson" w:date="2022-01-13T14:40:00Z">
        <w:r w:rsidR="00E86BEB">
          <w:rPr>
            <w:lang w:eastAsia="zh-CN"/>
          </w:rPr>
          <w:t xml:space="preserve"> To illustrate the shift in dispersion over time we show the</w:t>
        </w:r>
      </w:ins>
      <w:ins w:id="112" w:author="Ian Stevenson" w:date="2022-01-13T14:41:00Z">
        <w:r w:rsidR="00E86BEB">
          <w:rPr>
            <w:lang w:eastAsia="zh-CN"/>
          </w:rPr>
          <w:t xml:space="preserve"> true (solid) and estimated (dashed)</w:t>
        </w:r>
      </w:ins>
      <w:ins w:id="113" w:author="Ian Stevenson" w:date="2022-01-13T14:40:00Z">
        <w:r w:rsidR="00E86BEB">
          <w:rPr>
            <w:lang w:eastAsia="zh-CN"/>
          </w:rPr>
          <w:t xml:space="preserve"> Fano F</w:t>
        </w:r>
      </w:ins>
      <w:ins w:id="114" w:author="Ian Stevenson" w:date="2022-01-13T14:41:00Z">
        <w:r w:rsidR="00E86BEB">
          <w:rPr>
            <w:lang w:eastAsia="zh-CN"/>
          </w:rPr>
          <w:t xml:space="preserve">actor for two specific stimuli as a function of time. </w:t>
        </w:r>
      </w:ins>
      <w:ins w:id="115" w:author="wei ganchao" w:date="2022-01-09T17:15:00Z">
        <w:del w:id="116" w:author="Ian Stevenson" w:date="2022-01-13T14:41:00Z">
          <w:r w:rsidR="00946BEA" w:rsidDel="00E86BEB">
            <w:rPr>
              <w:lang w:eastAsia="zh-CN"/>
            </w:rPr>
            <w:delText xml:space="preserve"> </w:delText>
          </w:r>
        </w:del>
      </w:ins>
      <w:ins w:id="117" w:author="wei ganchao" w:date="2022-01-09T17:20:00Z">
        <w:del w:id="118" w:author="Ian Stevenson" w:date="2022-01-13T14:41:00Z">
          <w:r w:rsidR="00A6091C" w:rsidDel="00E86BEB">
            <w:rPr>
              <w:lang w:eastAsia="zh-CN"/>
            </w:rPr>
            <w:delText>To show the decreasing pattern in Fa</w:delText>
          </w:r>
        </w:del>
      </w:ins>
      <w:ins w:id="119" w:author="wei ganchao" w:date="2022-01-09T17:21:00Z">
        <w:del w:id="120" w:author="Ian Stevenso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1" w:author="wei ganchao" w:date="2022-01-09T17:20:00Z">
        <w:del w:id="122" w:author="Ian Stevenson" w:date="2022-01-13T14:41:00Z">
          <w:r w:rsidR="00A6091C" w:rsidDel="00E86BEB">
            <w:rPr>
              <w:lang w:eastAsia="zh-CN"/>
            </w:rPr>
            <w:delText xml:space="preserve"> </w:delText>
          </w:r>
        </w:del>
      </w:ins>
      <w:ins w:id="123" w:author="wei ganchao" w:date="2022-01-09T17:21:00Z">
        <w:del w:id="124" w:author="Ian Stevenson" w:date="2022-01-13T14:41:00Z">
          <w:r w:rsidR="00A6091C" w:rsidDel="00E86BEB">
            <w:rPr>
              <w:lang w:eastAsia="zh-CN"/>
            </w:rPr>
            <w:delText>The dashed lines are fitted values.</w:delText>
          </w:r>
        </w:del>
      </w:ins>
      <w:ins w:id="125" w:author="Ian Stevenson" w:date="2022-01-13T14:41:00Z">
        <w:r w:rsidR="00E86BEB">
          <w:rPr>
            <w:lang w:eastAsia="zh-CN"/>
          </w:rPr>
          <w:t xml:space="preserve">The dispersion for the initial preferred orientation </w:t>
        </w:r>
      </w:ins>
      <w:ins w:id="126" w:author="Ian Stevenso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27" w:author="wei ganchao" w:date="2022-01-09T15:41:00Z"/>
        </w:rPr>
      </w:pPr>
    </w:p>
    <w:p w14:paraId="4AC20A91" w14:textId="45379742" w:rsidR="0043029A" w:rsidRDefault="0043029A" w:rsidP="009A7B80">
      <w:pPr>
        <w:rPr>
          <w:ins w:id="128" w:author="wei ganchao" w:date="2022-01-09T15:41:00Z"/>
        </w:rPr>
      </w:pPr>
    </w:p>
    <w:p w14:paraId="65B2BA0D" w14:textId="3B7AA200" w:rsidR="00F84301" w:rsidRDefault="00997EAF" w:rsidP="009A7B80">
      <w:pPr>
        <w:rPr>
          <w:ins w:id="129" w:author="wei ganchao" w:date="2022-01-09T15:56:00Z"/>
          <w:lang w:eastAsia="zh-CN"/>
        </w:rPr>
      </w:pPr>
      <w:ins w:id="130" w:author="wei ganchao" w:date="2022-01-09T15:51:00Z">
        <w:r>
          <w:rPr>
            <w:lang w:eastAsia="zh-CN"/>
          </w:rPr>
          <w:t>The neural responses are nonstationary over time</w:t>
        </w:r>
        <w:r w:rsidR="00F84301">
          <w:rPr>
            <w:lang w:eastAsia="zh-CN"/>
          </w:rPr>
          <w:t xml:space="preserve">, </w:t>
        </w:r>
      </w:ins>
      <w:ins w:id="131" w:author="wei ganchao" w:date="2022-01-09T15:52:00Z">
        <w:r w:rsidR="00F84301">
          <w:rPr>
            <w:lang w:eastAsia="zh-CN"/>
          </w:rPr>
          <w:t xml:space="preserve">not only in mean but also in </w:t>
        </w:r>
      </w:ins>
      <w:ins w:id="132" w:author="wei ganchao" w:date="2022-01-09T15:53:00Z">
        <w:r w:rsidR="00F84301">
          <w:rPr>
            <w:lang w:eastAsia="zh-CN"/>
          </w:rPr>
          <w:t>variance</w:t>
        </w:r>
      </w:ins>
      <w:ins w:id="133" w:author="wei ganchao" w:date="2022-01-09T15:52:00Z">
        <w:r w:rsidR="00F84301">
          <w:rPr>
            <w:lang w:eastAsia="zh-CN"/>
          </w:rPr>
          <w:t xml:space="preserve">. There is  growing evidence that the </w:t>
        </w:r>
      </w:ins>
      <w:ins w:id="134" w:author="wei ganchao" w:date="2022-01-09T15:53:00Z">
        <w:r w:rsidR="00F84301">
          <w:rPr>
            <w:lang w:eastAsia="zh-CN"/>
          </w:rPr>
          <w:t xml:space="preserve">neural variability also changes over time, depending on </w:t>
        </w:r>
      </w:ins>
      <w:ins w:id="135" w:author="wei ganchao" w:date="2022-01-09T15:54:00Z">
        <w:r w:rsidR="00F84301">
          <w:rPr>
            <w:lang w:eastAsia="zh-CN"/>
          </w:rPr>
          <w:t xml:space="preserve">an animal’s alertness or motivation, as well as, the specific stimuli or behavior. </w:t>
        </w:r>
      </w:ins>
      <w:ins w:id="136" w:author="Ian Stevenson" w:date="2022-01-13T14:44:00Z">
        <w:r w:rsidR="00D00AE7">
          <w:rPr>
            <w:lang w:eastAsia="zh-CN"/>
          </w:rPr>
          <w:t xml:space="preserve">To track </w:t>
        </w:r>
      </w:ins>
      <w:ins w:id="137" w:author="Ian Stevenso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38" w:author="wei ganchao" w:date="2022-01-09T15:59:00Z"/>
          <w:lang w:eastAsia="zh-CN"/>
        </w:rPr>
      </w:pPr>
    </w:p>
    <w:p w14:paraId="15542A93" w14:textId="6147B28F" w:rsidR="0043029A" w:rsidRDefault="00D00AE7" w:rsidP="009A7B80">
      <w:pPr>
        <w:rPr>
          <w:ins w:id="139" w:author="wei ganchao" w:date="2022-01-09T15:41:00Z"/>
          <w:lang w:eastAsia="zh-CN"/>
        </w:rPr>
      </w:pPr>
      <w:ins w:id="140" w:author="Ian Stevenson" w:date="2022-01-13T14:45:00Z">
        <w:r>
          <w:rPr>
            <w:lang w:eastAsia="zh-CN"/>
          </w:rPr>
          <w:t>To illustrate how the</w:t>
        </w:r>
      </w:ins>
      <w:ins w:id="141" w:author="Ian Stevenson" w:date="2022-01-13T14:46:00Z">
        <w:r>
          <w:rPr>
            <w:lang w:eastAsia="zh-CN"/>
          </w:rPr>
          <w:t xml:space="preserve"> CMP-DGLM</w:t>
        </w:r>
      </w:ins>
      <w:ins w:id="142" w:author="Ian Stevenson" w:date="2022-01-13T14:45:00Z">
        <w:r>
          <w:rPr>
            <w:lang w:eastAsia="zh-CN"/>
          </w:rPr>
          <w:t xml:space="preserve"> </w:t>
        </w:r>
      </w:ins>
      <w:ins w:id="143" w:author="Ian Stevenson" w:date="2022-01-13T14:46:00Z">
        <w:r>
          <w:rPr>
            <w:lang w:eastAsia="zh-CN"/>
          </w:rPr>
          <w:t>can track both time-varying mean and dispersion, h</w:t>
        </w:r>
      </w:ins>
      <w:ins w:id="144" w:author="wei ganchao" w:date="2022-01-09T15:59:00Z">
        <w:del w:id="145" w:author="Ian Stevenson" w:date="2022-01-13T14:46:00Z">
          <w:r w:rsidR="003154D7" w:rsidDel="00D00AE7">
            <w:rPr>
              <w:lang w:eastAsia="zh-CN"/>
            </w:rPr>
            <w:delText>H</w:delText>
          </w:r>
        </w:del>
        <w:r w:rsidR="003154D7">
          <w:rPr>
            <w:lang w:eastAsia="zh-CN"/>
          </w:rPr>
          <w:t>ere</w:t>
        </w:r>
        <w:del w:id="146" w:author="Ian Stevenson" w:date="2022-01-13T14:46:00Z">
          <w:r w:rsidR="003154D7" w:rsidDel="00D00AE7">
            <w:rPr>
              <w:lang w:eastAsia="zh-CN"/>
            </w:rPr>
            <w:delText>,</w:delText>
          </w:r>
        </w:del>
        <w:r w:rsidR="003154D7">
          <w:rPr>
            <w:lang w:eastAsia="zh-CN"/>
          </w:rPr>
          <w:t xml:space="preserve"> we simulated a neuron</w:t>
        </w:r>
      </w:ins>
      <w:ins w:id="147" w:author="wei ganchao" w:date="2022-01-09T16:00:00Z">
        <w:del w:id="148" w:author="Ian Stevenson" w:date="2022-01-13T14:43:00Z">
          <w:r w:rsidR="003154D7" w:rsidDel="00D00AE7">
            <w:rPr>
              <w:lang w:eastAsia="zh-CN"/>
            </w:rPr>
            <w:delText>,</w:delText>
          </w:r>
        </w:del>
        <w:r w:rsidR="003154D7">
          <w:rPr>
            <w:lang w:eastAsia="zh-CN"/>
          </w:rPr>
          <w:t xml:space="preserve"> with </w:t>
        </w:r>
      </w:ins>
      <w:ins w:id="149" w:author="Ian Stevenson" w:date="2022-01-13T14:43:00Z">
        <w:r>
          <w:rPr>
            <w:lang w:eastAsia="zh-CN"/>
          </w:rPr>
          <w:t xml:space="preserve">time-varying </w:t>
        </w:r>
      </w:ins>
      <w:ins w:id="150" w:author="wei ganchao" w:date="2022-01-09T16:00:00Z">
        <w:del w:id="151" w:author="Ian Stevenson" w:date="2022-01-13T14:43:00Z">
          <w:r w:rsidR="003154D7" w:rsidDel="00D00AE7">
            <w:rPr>
              <w:lang w:eastAsia="zh-CN"/>
            </w:rPr>
            <w:delText>place</w:delText>
          </w:r>
        </w:del>
      </w:ins>
      <w:ins w:id="152" w:author="Ian Stevenson" w:date="2022-01-13T14:43:00Z">
        <w:r>
          <w:rPr>
            <w:lang w:eastAsia="zh-CN"/>
          </w:rPr>
          <w:t>tuning curve</w:t>
        </w:r>
      </w:ins>
      <w:ins w:id="153" w:author="wei ganchao" w:date="2022-01-09T16:00:00Z">
        <w:del w:id="154" w:author="Ian Stevenson" w:date="2022-01-13T14:43:00Z">
          <w:r w:rsidR="003154D7" w:rsidDel="00D00AE7">
            <w:rPr>
              <w:lang w:eastAsia="zh-CN"/>
            </w:rPr>
            <w:delText xml:space="preserve"> field</w:delText>
          </w:r>
        </w:del>
      </w:ins>
      <w:ins w:id="155" w:author="wei ganchao" w:date="2022-01-09T16:40:00Z">
        <w:r w:rsidR="001A5BF5">
          <w:rPr>
            <w:lang w:eastAsia="zh-CN"/>
          </w:rPr>
          <w:t>,</w:t>
        </w:r>
      </w:ins>
      <w:ins w:id="156" w:author="Ian Stevenson" w:date="2022-01-13T14:43:00Z">
        <w:r>
          <w:rPr>
            <w:lang w:eastAsia="zh-CN"/>
          </w:rPr>
          <w:t xml:space="preserve"> where the</w:t>
        </w:r>
      </w:ins>
      <w:ins w:id="157" w:author="wei ganchao" w:date="2022-01-09T16:40:00Z">
        <w:del w:id="158" w:author="Ian Stevenson" w:date="2022-01-13T14:43:00Z">
          <w:r w:rsidR="001A5BF5" w:rsidDel="00D00AE7">
            <w:rPr>
              <w:lang w:eastAsia="zh-CN"/>
            </w:rPr>
            <w:delText xml:space="preserve"> the</w:delText>
          </w:r>
        </w:del>
        <w:r w:rsidR="001A5BF5">
          <w:rPr>
            <w:lang w:eastAsia="zh-CN"/>
          </w:rPr>
          <w:t xml:space="preserve"> </w:t>
        </w:r>
      </w:ins>
      <w:ins w:id="159" w:author="wei ganchao" w:date="2022-01-09T16:41:00Z">
        <w:r w:rsidR="001A5BF5">
          <w:rPr>
            <w:lang w:eastAsia="zh-CN"/>
          </w:rPr>
          <w:t xml:space="preserve">response </w:t>
        </w:r>
        <w:del w:id="160" w:author="Ian Stevenson" w:date="2022-01-13T14:43:00Z">
          <w:r w:rsidR="001A5BF5" w:rsidDel="00D00AE7">
            <w:rPr>
              <w:lang w:eastAsia="zh-CN"/>
            </w:rPr>
            <w:delText>region of orientation,</w:delText>
          </w:r>
        </w:del>
      </w:ins>
      <w:ins w:id="161" w:author="wei ganchao" w:date="2022-01-09T16:00:00Z">
        <w:del w:id="162" w:author="Ian Stevenson" w:date="2022-01-13T14:43:00Z">
          <w:r w:rsidR="003154D7" w:rsidDel="00D00AE7">
            <w:rPr>
              <w:lang w:eastAsia="zh-CN"/>
            </w:rPr>
            <w:delText xml:space="preserve"> </w:delText>
          </w:r>
        </w:del>
      </w:ins>
      <w:ins w:id="163" w:author="Ian Stevenson" w:date="2022-01-13T14:43:00Z">
        <w:r>
          <w:rPr>
            <w:lang w:eastAsia="zh-CN"/>
          </w:rPr>
          <w:t xml:space="preserve">to hypothetical visual stimuli </w:t>
        </w:r>
      </w:ins>
      <w:ins w:id="164" w:author="wei ganchao" w:date="2022-01-09T16:00:00Z">
        <w:r w:rsidR="003154D7">
          <w:rPr>
            <w:lang w:eastAsia="zh-CN"/>
          </w:rPr>
          <w:t>shif</w:t>
        </w:r>
      </w:ins>
      <w:ins w:id="165" w:author="Ian Stevenson" w:date="2022-01-13T14:44:00Z">
        <w:r>
          <w:rPr>
            <w:lang w:eastAsia="zh-CN"/>
          </w:rPr>
          <w:t>t</w:t>
        </w:r>
      </w:ins>
      <w:ins w:id="166" w:author="wei ganchao" w:date="2022-01-09T16:00:00Z">
        <w:del w:id="167" w:author="Ian Stevenson" w:date="2022-01-13T14:43:00Z">
          <w:r w:rsidR="003154D7" w:rsidDel="00D00AE7">
            <w:rPr>
              <w:lang w:eastAsia="zh-CN"/>
            </w:rPr>
            <w:delText>ting</w:delText>
          </w:r>
        </w:del>
      </w:ins>
      <w:ins w:id="168" w:author="Ian Stevenson" w:date="2022-01-13T14:43:00Z">
        <w:r>
          <w:rPr>
            <w:lang w:eastAsia="zh-CN"/>
          </w:rPr>
          <w:t>s</w:t>
        </w:r>
      </w:ins>
      <w:ins w:id="169" w:author="wei ganchao" w:date="2022-01-09T16:00:00Z">
        <w:r w:rsidR="003154D7">
          <w:rPr>
            <w:lang w:eastAsia="zh-CN"/>
          </w:rPr>
          <w:t xml:space="preserve"> </w:t>
        </w:r>
      </w:ins>
      <w:ins w:id="170" w:author="wei ganchao" w:date="2022-01-09T16:31:00Z">
        <w:r w:rsidR="00B63D17">
          <w:rPr>
            <w:lang w:eastAsia="zh-CN"/>
          </w:rPr>
          <w:t>over 100 trials</w:t>
        </w:r>
      </w:ins>
      <w:ins w:id="171" w:author="wei ganchao" w:date="2022-01-09T16:01:00Z">
        <w:r w:rsidR="003154D7">
          <w:rPr>
            <w:lang w:eastAsia="zh-CN"/>
          </w:rPr>
          <w:t xml:space="preserve">. </w:t>
        </w:r>
      </w:ins>
      <w:ins w:id="172" w:author="wei ganchao" w:date="2022-01-09T16:42:00Z">
        <w:r w:rsidR="003C1FC7">
          <w:rPr>
            <w:lang w:eastAsia="zh-CN"/>
          </w:rPr>
          <w:t>T</w:t>
        </w:r>
      </w:ins>
      <w:ins w:id="173" w:author="wei ganchao" w:date="2022-01-09T16:43:00Z">
        <w:r w:rsidR="003C1FC7">
          <w:rPr>
            <w:lang w:eastAsia="zh-CN"/>
          </w:rPr>
          <w:t>he response amplitude also increases along the time</w:t>
        </w:r>
      </w:ins>
      <w:ins w:id="174" w:author="wei ganchao" w:date="2022-01-09T16:44:00Z">
        <w:r w:rsidR="003C1FC7">
          <w:rPr>
            <w:lang w:eastAsia="zh-CN"/>
          </w:rPr>
          <w:t xml:space="preserve"> at the same time (panel A and C in Figure 1). </w:t>
        </w:r>
      </w:ins>
      <w:ins w:id="175" w:author="wei ganchao" w:date="2022-01-09T16:45:00Z">
        <w:r w:rsidR="003C1FC7">
          <w:rPr>
            <w:lang w:eastAsia="zh-CN"/>
          </w:rPr>
          <w:t>Meanwhile, the dispersion pattern also changes from over-dispersion to under-dispersion</w:t>
        </w:r>
      </w:ins>
      <w:ins w:id="176" w:author="wei ganchao" w:date="2022-01-13T18:51:00Z">
        <w:r w:rsidR="000C7F82">
          <w:rPr>
            <w:lang w:eastAsia="zh-CN"/>
          </w:rPr>
          <w:t xml:space="preserve">. </w:t>
        </w:r>
      </w:ins>
      <w:commentRangeStart w:id="177"/>
      <w:commentRangeEnd w:id="177"/>
      <w:del w:id="178" w:author="wei ganchao" w:date="2022-01-13T18:51:00Z">
        <w:r w:rsidR="00D71989" w:rsidDel="000C7F82">
          <w:rPr>
            <w:rStyle w:val="CommentReference"/>
          </w:rPr>
          <w:commentReference w:id="177"/>
        </w:r>
      </w:del>
      <w:ins w:id="179" w:author="wei ganchao" w:date="2022-01-09T16:49:00Z">
        <w:r w:rsidR="00AE4031">
          <w:rPr>
            <w:lang w:eastAsia="zh-CN"/>
          </w:rPr>
          <w:t xml:space="preserve">We then fitted </w:t>
        </w:r>
        <w:r w:rsidR="00AE4031">
          <w:rPr>
            <w:lang w:eastAsia="zh-CN"/>
          </w:rPr>
          <w:lastRenderedPageBreak/>
          <w:t>the simulated data</w:t>
        </w:r>
      </w:ins>
      <w:ins w:id="180" w:author="wei ganchao" w:date="2022-01-09T16:50:00Z">
        <w:r w:rsidR="00AE4031">
          <w:rPr>
            <w:lang w:eastAsia="zh-CN"/>
          </w:rPr>
          <w:t>, with</w:t>
        </w:r>
      </w:ins>
      <w:ins w:id="181" w:author="wei ganchao" w:date="2022-01-09T16:54:00Z">
        <w:r w:rsidR="00755C62">
          <w:rPr>
            <w:lang w:eastAsia="zh-CN"/>
          </w:rPr>
          <w:t xml:space="preserve"> the same generated predictors: </w:t>
        </w:r>
      </w:ins>
      <m:oMath>
        <m:sSub>
          <m:sSubPr>
            <m:ctrlPr>
              <w:ins w:id="182" w:author="wei ganchao" w:date="2022-01-09T16:51:00Z">
                <w:rPr>
                  <w:rFonts w:ascii="Cambria Math" w:hAnsi="Cambria Math"/>
                  <w:i/>
                </w:rPr>
              </w:ins>
            </m:ctrlPr>
          </m:sSubPr>
          <m:e>
            <m:r>
              <w:ins w:id="183" w:author="wei ganchao" w:date="2022-01-09T16:51:00Z">
                <m:rPr>
                  <m:sty m:val="bi"/>
                </m:rPr>
                <w:rPr>
                  <w:rFonts w:ascii="Cambria Math" w:hAnsi="Cambria Math"/>
                </w:rPr>
                <m:t>X</m:t>
              </w:ins>
            </m:r>
          </m:e>
          <m:sub>
            <m:r>
              <w:ins w:id="184" w:author="wei ganchao" w:date="2022-01-09T16:51:00Z">
                <w:rPr>
                  <w:rFonts w:ascii="Cambria Math" w:hAnsi="Cambria Math"/>
                </w:rPr>
                <m:t>t</m:t>
              </w:ins>
            </m:r>
          </m:sub>
        </m:sSub>
      </m:oMath>
      <w:ins w:id="185" w:author="wei ganchao" w:date="2022-01-09T16:51:00Z">
        <w:r w:rsidR="00AE4031">
          <w:t xml:space="preserve"> be</w:t>
        </w:r>
      </w:ins>
      <w:ins w:id="186" w:author="wei ganchao" w:date="2022-01-09T16:52:00Z">
        <w:r w:rsidR="00AE4031">
          <w:t xml:space="preserve"> 10-knots</w:t>
        </w:r>
      </w:ins>
      <w:ins w:id="187" w:author="wei ganchao" w:date="2022-01-09T16:51:00Z">
        <w:r w:rsidR="00AE4031">
          <w:t xml:space="preserve"> cubic spline basis expansion </w:t>
        </w:r>
      </w:ins>
      <w:ins w:id="188" w:author="wei ganchao" w:date="2022-01-09T16:52:00Z">
        <w:r w:rsidR="00AE4031">
          <w:t>of the orientation</w:t>
        </w:r>
      </w:ins>
      <w:ins w:id="189" w:author="wei ganchao" w:date="2022-01-09T16:54:00Z">
        <w:r w:rsidR="00755C62">
          <w:t xml:space="preserve"> and </w:t>
        </w:r>
      </w:ins>
      <m:oMath>
        <m:sSub>
          <m:sSubPr>
            <m:ctrlPr>
              <w:ins w:id="190" w:author="wei ganchao" w:date="2022-01-09T16:54:00Z">
                <w:rPr>
                  <w:rFonts w:ascii="Cambria Math" w:hAnsi="Cambria Math"/>
                  <w:i/>
                </w:rPr>
              </w:ins>
            </m:ctrlPr>
          </m:sSubPr>
          <m:e>
            <m:r>
              <w:ins w:id="191" w:author="wei ganchao" w:date="2022-01-09T16:54:00Z">
                <m:rPr>
                  <m:sty m:val="bi"/>
                </m:rPr>
                <w:rPr>
                  <w:rFonts w:ascii="Cambria Math" w:hAnsi="Cambria Math"/>
                </w:rPr>
                <m:t>G</m:t>
              </w:ins>
            </m:r>
          </m:e>
          <m:sub>
            <m:r>
              <w:ins w:id="192" w:author="wei ganchao" w:date="2022-01-09T16:54:00Z">
                <w:rPr>
                  <w:rFonts w:ascii="Cambria Math" w:hAnsi="Cambria Math"/>
                </w:rPr>
                <m:t>t</m:t>
              </w:ins>
            </m:r>
          </m:sub>
        </m:sSub>
        <m:r>
          <w:ins w:id="193" w:author="wei ganchao" w:date="2022-01-09T16:54:00Z">
            <w:rPr>
              <w:rFonts w:ascii="Cambria Math" w:hAnsi="Cambria Math"/>
            </w:rPr>
            <m:t>=1</m:t>
          </w:ins>
        </m:r>
      </m:oMath>
      <w:ins w:id="194" w:author="wei ganchao" w:date="2022-01-09T16:54:00Z">
        <w:r w:rsidR="00755C62">
          <w:t xml:space="preserve">, at </w:t>
        </w:r>
      </w:ins>
      <w:ins w:id="195" w:author="wei ganchao" w:date="2022-01-09T16:55:00Z">
        <w:r w:rsidR="00755C62">
          <w:t xml:space="preserve">trial </w:t>
        </w:r>
      </w:ins>
      <m:oMath>
        <m:r>
          <w:ins w:id="196" w:author="wei ganchao" w:date="2022-01-09T16:55:00Z">
            <w:rPr>
              <w:rFonts w:ascii="Cambria Math" w:hAnsi="Cambria Math"/>
            </w:rPr>
            <m:t>t</m:t>
          </w:ins>
        </m:r>
      </m:oMath>
      <w:ins w:id="197" w:author="wei ganchao" w:date="2022-01-09T16:55:00Z">
        <w:r w:rsidR="00755C62">
          <w:t xml:space="preserve">. The panel C and D </w:t>
        </w:r>
      </w:ins>
      <w:ins w:id="198" w:author="wei ganchao" w:date="2022-01-09T16:56:00Z">
        <w:r w:rsidR="00755C62">
          <w:t>in figure 1 show the fitting results for the selected slices.</w:t>
        </w:r>
      </w:ins>
    </w:p>
    <w:p w14:paraId="4DF4A2B0" w14:textId="59DD4C02" w:rsidR="00CC3ADA" w:rsidDel="00D00AE7" w:rsidRDefault="00052A6C" w:rsidP="009A7B80">
      <w:pPr>
        <w:rPr>
          <w:del w:id="199" w:author="wei ganchao" w:date="2022-01-09T17:38:00Z"/>
        </w:rPr>
      </w:pPr>
      <w:del w:id="200"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1" w:author="Ian Stevenson" w:date="2022-01-13T14:47:00Z"/>
        </w:rPr>
      </w:pPr>
    </w:p>
    <w:p w14:paraId="7CB3C8F5" w14:textId="3FD9FA53" w:rsidR="00052A6C" w:rsidDel="00D30DD2" w:rsidRDefault="00D71989" w:rsidP="009A7B80">
      <w:pPr>
        <w:rPr>
          <w:del w:id="202" w:author="wei ganchao" w:date="2022-01-09T17:38:00Z"/>
        </w:rPr>
      </w:pPr>
      <w:ins w:id="203" w:author="Ian Stevenson" w:date="2022-01-13T14:48:00Z">
        <w:r>
          <w:t>By using C</w:t>
        </w:r>
      </w:ins>
      <w:ins w:id="204" w:author="Ian Stevenson" w:date="2022-01-13T14:49:00Z">
        <w:r>
          <w:t xml:space="preserve">MP observations, rather than Poisson or NB observations, the Fano Factor can be both &lt;1 and &gt;1. </w:t>
        </w:r>
      </w:ins>
      <w:ins w:id="205" w:author="Ian Stevenso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06" w:author="wei ganchao" w:date="2022-01-09T17:38:00Z"/>
        </w:rPr>
      </w:pPr>
      <w:del w:id="207" w:author="wei ganchao" w:date="2022-01-09T17:38:00Z">
        <w:r w:rsidDel="00D30DD2">
          <w:delText xml:space="preserve">Simulation settings: 100 directions from 0 to </w:delText>
        </w:r>
      </w:del>
      <w:del w:id="208" w:author="wei ganchao" w:date="2022-01-08T14:35:00Z">
        <w:r w:rsidDel="00C05D37">
          <w:delText>1 rad</w:delText>
        </w:r>
      </w:del>
      <w:del w:id="209" w:author="wei ganchao" w:date="2022-01-09T17:38:00Z">
        <w:r w:rsidDel="00D30DD2">
          <w:delText xml:space="preserve">. 100 trials. </w:delText>
        </w:r>
      </w:del>
      <m:oMath>
        <m:r>
          <w:del w:id="210" w:author="wei ganchao" w:date="2022-01-09T17:38:00Z">
            <w:rPr>
              <w:rFonts w:ascii="Cambria Math" w:hAnsi="Cambria Math"/>
            </w:rPr>
            <m:t>λ</m:t>
          </w:del>
        </m:r>
      </m:oMath>
      <w:del w:id="211" w:author="wei ganchao" w:date="2022-01-09T17:38:00Z">
        <w:r w:rsidDel="00D30DD2">
          <w:delText xml:space="preserve"> is modeled by </w:delText>
        </w:r>
      </w:del>
      <m:oMath>
        <m:r>
          <w:del w:id="212" w:author="wei ganchao" w:date="2022-01-09T17:38:00Z">
            <m:rPr>
              <m:sty m:val="p"/>
            </m:rPr>
            <w:rPr>
              <w:rFonts w:ascii="Cambria Math" w:hAnsi="Cambria Math"/>
            </w:rPr>
            <m:t>log⁡</m:t>
          </w:del>
        </m:r>
        <m:r>
          <w:del w:id="213" w:author="wei ganchao" w:date="2022-01-09T17:38:00Z">
            <w:rPr>
              <w:rFonts w:ascii="Cambria Math" w:hAnsi="Cambria Math"/>
            </w:rPr>
            <m:t>(Xβ)</m:t>
          </w:del>
        </m:r>
      </m:oMath>
      <w:del w:id="214" w:author="wei ganchao" w:date="2022-01-09T17:38:00Z">
        <w:r w:rsidDel="00D30DD2">
          <w:delText xml:space="preserve"> with </w:delText>
        </w:r>
        <w:r w:rsidR="00EA442D" w:rsidDel="00D30DD2">
          <w:delText>10</w:delText>
        </w:r>
        <w:r w:rsidDel="00D30DD2">
          <w:delText xml:space="preserve"> knots, </w:delText>
        </w:r>
      </w:del>
      <m:oMath>
        <m:r>
          <w:del w:id="215" w:author="wei ganchao" w:date="2022-01-09T17:38:00Z">
            <w:rPr>
              <w:rFonts w:ascii="Cambria Math" w:hAnsi="Cambria Math"/>
            </w:rPr>
            <m:t>ν=</m:t>
          </w:del>
        </m:r>
        <m:func>
          <m:funcPr>
            <m:ctrlPr>
              <w:del w:id="216" w:author="wei ganchao" w:date="2022-01-09T17:38:00Z">
                <w:rPr>
                  <w:rFonts w:ascii="Cambria Math" w:hAnsi="Cambria Math"/>
                </w:rPr>
              </w:del>
            </m:ctrlPr>
          </m:funcPr>
          <m:fName>
            <m:r>
              <w:del w:id="217" w:author="wei ganchao" w:date="2022-01-09T17:38:00Z">
                <m:rPr>
                  <m:sty m:val="p"/>
                </m:rPr>
                <w:rPr>
                  <w:rFonts w:ascii="Cambria Math" w:hAnsi="Cambria Math"/>
                </w:rPr>
                <m:t>log</m:t>
              </w:del>
            </m:r>
          </m:fName>
          <m:e>
            <m:d>
              <m:dPr>
                <m:ctrlPr>
                  <w:del w:id="218" w:author="wei ganchao" w:date="2022-01-09T17:38:00Z">
                    <w:rPr>
                      <w:rFonts w:ascii="Cambria Math" w:hAnsi="Cambria Math"/>
                      <w:i/>
                    </w:rPr>
                  </w:del>
                </m:ctrlPr>
              </m:dPr>
              <m:e>
                <m:r>
                  <w:del w:id="219" w:author="wei ganchao" w:date="2022-01-09T17:38:00Z">
                    <w:rPr>
                      <w:rFonts w:ascii="Cambria Math" w:hAnsi="Cambria Math"/>
                    </w:rPr>
                    <m:t>linspace</m:t>
                  </w:del>
                </m:r>
                <m:d>
                  <m:dPr>
                    <m:ctrlPr>
                      <w:del w:id="220" w:author="wei ganchao" w:date="2022-01-09T17:38:00Z">
                        <w:rPr>
                          <w:rFonts w:ascii="Cambria Math" w:hAnsi="Cambria Math"/>
                          <w:i/>
                        </w:rPr>
                      </w:del>
                    </m:ctrlPr>
                  </m:dPr>
                  <m:e>
                    <m:r>
                      <w:del w:id="221" w:author="wei ganchao" w:date="2022-01-09T17:38:00Z">
                        <w:rPr>
                          <w:rFonts w:ascii="Cambria Math" w:hAnsi="Cambria Math"/>
                        </w:rPr>
                        <m:t>-1, 1,100</m:t>
                      </w:del>
                    </m:r>
                  </m:e>
                </m:d>
              </m:e>
            </m:d>
          </m:e>
        </m:func>
        <m:r>
          <w:del w:id="222" w:author="wei ganchao" w:date="2022-01-09T17:38:00Z">
            <w:rPr>
              <w:rFonts w:ascii="Cambria Math" w:hAnsi="Cambria Math"/>
            </w:rPr>
            <m:t>=0.3679~2.7183</m:t>
          </w:del>
        </m:r>
      </m:oMath>
      <w:del w:id="223" w:author="wei ganchao" w:date="2022-01-09T17:38:00Z">
        <w:r w:rsidR="000D2C87" w:rsidDel="00D30DD2">
          <w:delText>, i.e., over- to under- dispersion.</w:delText>
        </w:r>
      </w:del>
    </w:p>
    <w:p w14:paraId="150A9D3B" w14:textId="59C513CE" w:rsidR="00D00308" w:rsidDel="00D30DD2" w:rsidRDefault="00052A6C" w:rsidP="009A7B80">
      <w:pPr>
        <w:rPr>
          <w:del w:id="224" w:author="wei ganchao" w:date="2022-01-09T17:38:00Z"/>
        </w:rPr>
      </w:pPr>
      <w:del w:id="225" w:author="wei ganchao" w:date="2022-01-09T17:38:00Z">
        <w:r w:rsidDel="00D30DD2">
          <w:delText>Blue = The 20-th trial</w:delText>
        </w:r>
      </w:del>
    </w:p>
    <w:p w14:paraId="5EC511B6" w14:textId="2099D052" w:rsidR="00052A6C" w:rsidDel="00D30DD2" w:rsidRDefault="00052A6C" w:rsidP="009A7B80">
      <w:pPr>
        <w:rPr>
          <w:del w:id="226" w:author="wei ganchao" w:date="2022-01-09T17:38:00Z"/>
        </w:rPr>
      </w:pPr>
      <w:del w:id="227" w:author="wei ganchao" w:date="2022-01-09T17:38:00Z">
        <w:r w:rsidDel="00D30DD2">
          <w:delText>Red = the 80-th trial</w:delText>
        </w:r>
      </w:del>
    </w:p>
    <w:p w14:paraId="5A094B57" w14:textId="3AF134D8" w:rsidR="00052A6C" w:rsidDel="00D30DD2" w:rsidRDefault="00052A6C" w:rsidP="009A7B80">
      <w:pPr>
        <w:rPr>
          <w:del w:id="228" w:author="wei ganchao" w:date="2022-01-09T17:38:00Z"/>
        </w:rPr>
      </w:pPr>
      <w:del w:id="229" w:author="wei ganchao" w:date="2022-01-09T17:38:00Z">
        <w:r w:rsidDel="00D30DD2">
          <w:delText>Cyan = the peak place field position for the 20-th trial</w:delText>
        </w:r>
        <w:r w:rsidR="00640263" w:rsidDel="00D30DD2">
          <w:delText xml:space="preserve">, </w:delText>
        </w:r>
      </w:del>
      <w:del w:id="230" w:author="wei ganchao" w:date="2022-01-09T17:18:00Z">
        <w:r w:rsidR="00640263" w:rsidDel="00946BEA">
          <w:delText>0.485 rad</w:delText>
        </w:r>
      </w:del>
    </w:p>
    <w:p w14:paraId="53671689" w14:textId="29316951" w:rsidR="00052A6C" w:rsidDel="00D30DD2" w:rsidRDefault="00052A6C" w:rsidP="009A7B80">
      <w:pPr>
        <w:rPr>
          <w:del w:id="231" w:author="wei ganchao" w:date="2022-01-09T17:38:00Z"/>
        </w:rPr>
      </w:pPr>
      <w:del w:id="232" w:author="wei ganchao" w:date="2022-01-09T17:38:00Z">
        <w:r w:rsidDel="00D30DD2">
          <w:delText>Yellow = the peak place filed position for the 80-th trial</w:delText>
        </w:r>
        <w:r w:rsidR="00640263" w:rsidDel="00D30DD2">
          <w:delText xml:space="preserve">, </w:delText>
        </w:r>
      </w:del>
      <w:del w:id="233" w:author="wei ganchao" w:date="2022-01-09T17:18:00Z">
        <w:r w:rsidR="00640263" w:rsidDel="00A6091C">
          <w:delText>0.626 rad</w:delText>
        </w:r>
      </w:del>
      <w:ins w:id="234" w:author="Ian Stevenson" w:date="2022-01-13T14:47:00Z">
        <w:r w:rsidR="00D71989">
          <w:t xml:space="preserve"> </w:t>
        </w:r>
      </w:ins>
      <w:ins w:id="235" w:author="Ian Stevenson" w:date="2022-01-13T14:48:00Z">
        <w:r w:rsidR="00D71989">
          <w:t>w</w:t>
        </w:r>
      </w:ins>
      <w:ins w:id="236" w:author="Ian Stevenson" w:date="2022-01-13T14:47:00Z">
        <w:r w:rsidR="00D71989">
          <w:t xml:space="preserve">e avoid </w:t>
        </w:r>
      </w:ins>
      <w:ins w:id="237" w:author="Ian Stevenson" w:date="2022-01-13T14:48:00Z">
        <w:r w:rsidR="00D71989">
          <w:t xml:space="preserve">some technical difficulties with </w:t>
        </w:r>
      </w:ins>
    </w:p>
    <w:p w14:paraId="7E0EE10C" w14:textId="137EA02B" w:rsidR="00D00308" w:rsidRDefault="00D71989" w:rsidP="009A7B80">
      <w:ins w:id="238" w:author="Ian Stevenso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6D02C124" w14:textId="1B1C844F" w:rsidR="005D4FB7" w:rsidRDefault="00295B55" w:rsidP="009A7B80">
      <w:ins w:id="239"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240" w:author="wei ganchao" w:date="2022-01-08T14:42:00Z">
        <w:r w:rsidR="005D4FB7" w:rsidDel="0087120C">
          <w:delText>TBD…</w:delText>
        </w:r>
      </w:del>
    </w:p>
    <w:p w14:paraId="085B8E8A" w14:textId="097F014D" w:rsidR="005D4FB7" w:rsidRDefault="00D30DD2" w:rsidP="009A7B80">
      <w:pPr>
        <w:rPr>
          <w:ins w:id="241" w:author="wei ganchao" w:date="2022-01-09T17:39:00Z"/>
          <w:lang w:eastAsia="zh-CN"/>
        </w:rPr>
      </w:pPr>
      <w:ins w:id="242" w:author="wei ganchao" w:date="2022-01-09T17:39:00Z">
        <w:r>
          <w:t>Figure 2.</w:t>
        </w:r>
      </w:ins>
      <w:ins w:id="243" w:author="wei ganchao" w:date="2022-01-09T18:05:00Z">
        <w:r w:rsidR="000F0CE2">
          <w:rPr>
            <w:rFonts w:hint="eastAsia"/>
            <w:lang w:eastAsia="zh-CN"/>
          </w:rPr>
          <w:t xml:space="preserve"> </w:t>
        </w:r>
      </w:ins>
      <w:ins w:id="244" w:author="wei ganchao" w:date="2022-01-09T18:09:00Z">
        <w:r w:rsidR="000F0CE2">
          <w:rPr>
            <w:lang w:eastAsia="zh-CN"/>
          </w:rPr>
          <w:t xml:space="preserve">Constant firing rate with non-stationary variability. The </w:t>
        </w:r>
      </w:ins>
      <w:ins w:id="245" w:author="wei ganchao" w:date="2022-01-09T18:10:00Z">
        <w:r w:rsidR="000F0CE2">
          <w:rPr>
            <w:lang w:eastAsia="zh-CN"/>
          </w:rPr>
          <w:t xml:space="preserve">mean firing rate is </w:t>
        </w:r>
        <w:r w:rsidR="00E24EAF">
          <w:rPr>
            <w:lang w:eastAsia="zh-CN"/>
          </w:rPr>
          <w:t>held constant</w:t>
        </w:r>
      </w:ins>
      <w:ins w:id="246" w:author="wei ganchao" w:date="2022-01-09T18:13:00Z">
        <w:r w:rsidR="00E24EAF">
          <w:rPr>
            <w:lang w:eastAsia="zh-CN"/>
          </w:rPr>
          <w:t xml:space="preserve"> at 4</w:t>
        </w:r>
      </w:ins>
      <w:ins w:id="247" w:author="wei ganchao" w:date="2022-01-09T18:10:00Z">
        <w:r w:rsidR="00E24EAF">
          <w:rPr>
            <w:lang w:eastAsia="zh-CN"/>
          </w:rPr>
          <w:t xml:space="preserve">, but there is a sharp decrease in variability at around </w:t>
        </w:r>
      </w:ins>
      <w:ins w:id="248" w:author="wei ganchao" w:date="2022-01-09T18:11:00Z">
        <w:r w:rsidR="00E24EAF">
          <w:rPr>
            <w:lang w:eastAsia="zh-CN"/>
          </w:rPr>
          <w:t xml:space="preserve">500. The dispersion recovers back exponentially afterwards. (A) The </w:t>
        </w:r>
      </w:ins>
      <w:ins w:id="249" w:author="wei ganchao" w:date="2022-01-09T18:12:00Z">
        <w:r w:rsidR="00E24EAF">
          <w:rPr>
            <w:lang w:eastAsia="zh-CN"/>
          </w:rPr>
          <w:t>background grey line shows the simulated spikes, with</w:t>
        </w:r>
      </w:ins>
      <w:ins w:id="250" w:author="wei ganchao" w:date="2022-01-09T18:13:00Z">
        <w:r w:rsidR="00E24EAF">
          <w:rPr>
            <w:lang w:eastAsia="zh-CN"/>
          </w:rPr>
          <w:t xml:space="preserve"> the ground truth firing rate</w:t>
        </w:r>
      </w:ins>
      <w:ins w:id="251" w:author="wei ganchao" w:date="2022-01-09T18:14:00Z">
        <w:r w:rsidR="00E24EAF">
          <w:rPr>
            <w:lang w:eastAsia="zh-CN"/>
          </w:rPr>
          <w:t xml:space="preserve"> in blue. The </w:t>
        </w:r>
      </w:ins>
      <w:ins w:id="252" w:author="wei ganchao" w:date="2022-01-09T18:15:00Z">
        <w:r w:rsidR="00E24EAF">
          <w:rPr>
            <w:lang w:eastAsia="zh-CN"/>
          </w:rPr>
          <w:t xml:space="preserve">solid </w:t>
        </w:r>
      </w:ins>
      <w:ins w:id="253" w:author="wei ganchao" w:date="2022-01-09T18:14:00Z">
        <w:r w:rsidR="00E24EAF">
          <w:rPr>
            <w:lang w:eastAsia="zh-CN"/>
          </w:rPr>
          <w:t>red line shows the fitted value</w:t>
        </w:r>
      </w:ins>
      <w:ins w:id="254" w:author="wei ganchao" w:date="2022-01-09T18:15:00Z">
        <w:r w:rsidR="00E24EAF">
          <w:rPr>
            <w:lang w:eastAsia="zh-CN"/>
          </w:rPr>
          <w:t xml:space="preserve">, and the dashed line shows one standard deviation from the </w:t>
        </w:r>
        <w:r w:rsidR="0055435D">
          <w:rPr>
            <w:lang w:eastAsia="zh-CN"/>
          </w:rPr>
          <w:t>MAP. The standard deviations are calculated by truncated summation</w:t>
        </w:r>
      </w:ins>
      <w:ins w:id="255" w:author="wei ganchao" w:date="2022-01-09T18:16:00Z">
        <w:r w:rsidR="0055435D">
          <w:rPr>
            <w:lang w:eastAsia="zh-CN"/>
          </w:rPr>
          <w:t>, but the approximations give essentially the same results (details in</w:t>
        </w:r>
      </w:ins>
      <w:ins w:id="256" w:author="wei ganchao" w:date="2022-01-09T18:17:00Z">
        <w:r w:rsidR="0055435D">
          <w:rPr>
            <w:lang w:eastAsia="zh-CN"/>
          </w:rPr>
          <w:t xml:space="preserve"> appendix- quantifying uncertainties</w:t>
        </w:r>
      </w:ins>
      <w:ins w:id="257" w:author="wei ganchao" w:date="2022-01-09T18:16:00Z">
        <w:r w:rsidR="0055435D">
          <w:rPr>
            <w:lang w:eastAsia="zh-CN"/>
          </w:rPr>
          <w:t>).</w:t>
        </w:r>
      </w:ins>
      <w:ins w:id="258" w:author="wei ganchao" w:date="2022-01-09T18:17:00Z">
        <w:r w:rsidR="0055435D">
          <w:rPr>
            <w:lang w:eastAsia="zh-CN"/>
          </w:rPr>
          <w:t xml:space="preserve"> (B) The fitted Fano factor is shown in red, overlai</w:t>
        </w:r>
      </w:ins>
      <w:ins w:id="259" w:author="wei ganchao" w:date="2022-01-09T18:18:00Z">
        <w:r w:rsidR="0055435D">
          <w:rPr>
            <w:lang w:eastAsia="zh-CN"/>
          </w:rPr>
          <w:t>d by the ground truth in blue.</w:t>
        </w:r>
      </w:ins>
      <w:ins w:id="260" w:author="wei ganchao" w:date="2022-01-09T18:14:00Z">
        <w:r w:rsidR="00E24EAF">
          <w:rPr>
            <w:lang w:eastAsia="zh-CN"/>
          </w:rPr>
          <w:t xml:space="preserve"> </w:t>
        </w:r>
      </w:ins>
    </w:p>
    <w:p w14:paraId="22766C19" w14:textId="22B267DB" w:rsidR="00C05D37" w:rsidRDefault="00C05D37" w:rsidP="009A7B80">
      <w:pPr>
        <w:rPr>
          <w:ins w:id="261" w:author="wei ganchao" w:date="2022-01-08T14:35:00Z"/>
        </w:rPr>
      </w:pPr>
    </w:p>
    <w:p w14:paraId="3146FC66" w14:textId="43CA9811" w:rsidR="00C05D37" w:rsidRDefault="00150ECA" w:rsidP="009A7B80">
      <w:pPr>
        <w:rPr>
          <w:ins w:id="262" w:author="wei ganchao" w:date="2022-01-10T10:02:00Z"/>
        </w:rPr>
      </w:pPr>
      <w:ins w:id="263" w:author="wei ganchao" w:date="2022-01-10T09:13:00Z">
        <w:r>
          <w:lastRenderedPageBreak/>
          <w:t>We then control</w:t>
        </w:r>
      </w:ins>
      <w:ins w:id="264" w:author="wei ganchao" w:date="2022-01-10T09:23:00Z">
        <w:r w:rsidR="00676CE8">
          <w:t xml:space="preserve"> the mean firing rate to be constant, but make the variance decrease</w:t>
        </w:r>
      </w:ins>
      <w:ins w:id="265" w:author="wei ganchao" w:date="2022-01-10T09:25:00Z">
        <w:r w:rsidR="00676CE8">
          <w:t xml:space="preserve"> at first and recover back exponentially</w:t>
        </w:r>
      </w:ins>
      <w:ins w:id="266" w:author="wei ganchao" w:date="2022-01-10T09:26:00Z">
        <w:r w:rsidR="00676CE8">
          <w:t>.</w:t>
        </w:r>
      </w:ins>
      <w:ins w:id="267" w:author="wei ganchao" w:date="2022-01-10T09:27:00Z">
        <w:r w:rsidR="00676CE8">
          <w:t xml:space="preserve"> </w:t>
        </w:r>
      </w:ins>
      <w:ins w:id="268" w:author="wei ganchao" w:date="2022-01-10T09:32:00Z">
        <w:r w:rsidR="006C6060">
          <w:t xml:space="preserve">Intuitively, </w:t>
        </w:r>
      </w:ins>
      <w:ins w:id="269" w:author="wei ganchao" w:date="2022-01-10T10:01:00Z">
        <w:r w:rsidR="00F66A46">
          <w:t>the more variability in neu</w:t>
        </w:r>
      </w:ins>
      <w:ins w:id="270" w:author="wei ganchao" w:date="2022-01-10T10:02:00Z">
        <w:r w:rsidR="00F66A46">
          <w:t>ral activities, the more variance in the firing rate.</w:t>
        </w:r>
      </w:ins>
    </w:p>
    <w:p w14:paraId="1FAFFFFA" w14:textId="5C4BA276" w:rsidR="00C05D37" w:rsidRDefault="00F66A46" w:rsidP="009A7B80">
      <w:pPr>
        <w:rPr>
          <w:ins w:id="271" w:author="wei ganchao" w:date="2022-01-10T10:09:00Z"/>
          <w:color w:val="FF0000"/>
        </w:rPr>
      </w:pPr>
      <w:ins w:id="272" w:author="wei ganchao" w:date="2022-01-10T10:03:00Z">
        <w:r>
          <w:rPr>
            <w:color w:val="FF0000"/>
          </w:rPr>
          <w:t>Maybe we can compare CMP vs. Poisson here</w:t>
        </w:r>
      </w:ins>
      <w:ins w:id="273" w:author="wei ganchao" w:date="2022-01-10T10:06:00Z">
        <w:r w:rsidR="009B10EC">
          <w:rPr>
            <w:color w:val="FF0000"/>
          </w:rPr>
          <w:t xml:space="preserve">. </w:t>
        </w:r>
      </w:ins>
      <w:ins w:id="274" w:author="wei ganchao" w:date="2022-01-10T10:08:00Z">
        <w:r w:rsidR="009D1475">
          <w:rPr>
            <w:color w:val="FF0000"/>
          </w:rPr>
          <w:t xml:space="preserve">Basically, there’s no “free lunch”… CMP dynamic model allow us to </w:t>
        </w:r>
      </w:ins>
      <w:ins w:id="275" w:author="wei ganchao" w:date="2022-01-10T10:09:00Z">
        <w:r w:rsidR="009D1475">
          <w:rPr>
            <w:color w:val="FF0000"/>
          </w:rPr>
          <w:t>track FF, but it sacrifice the estimation</w:t>
        </w:r>
      </w:ins>
      <w:ins w:id="276" w:author="wei ganchao" w:date="2022-01-10T10:24:00Z">
        <w:r w:rsidR="006C0592">
          <w:rPr>
            <w:color w:val="FF0000"/>
          </w:rPr>
          <w:t xml:space="preserve"> accuracy</w:t>
        </w:r>
      </w:ins>
      <w:ins w:id="277" w:author="wei ganchao" w:date="2022-01-10T10:09:00Z">
        <w:r w:rsidR="009D1475">
          <w:rPr>
            <w:color w:val="FF0000"/>
          </w:rPr>
          <w:t xml:space="preserve"> </w:t>
        </w:r>
      </w:ins>
      <w:ins w:id="278" w:author="wei ganchao" w:date="2022-01-10T10:25:00Z">
        <w:r w:rsidR="006C0592">
          <w:rPr>
            <w:color w:val="FF0000"/>
          </w:rPr>
          <w:t>for</w:t>
        </w:r>
      </w:ins>
      <w:ins w:id="279" w:author="wei ganchao" w:date="2022-01-10T10:09:00Z">
        <w:r w:rsidR="009D1475">
          <w:rPr>
            <w:color w:val="FF0000"/>
          </w:rPr>
          <w:t xml:space="preserve"> </w:t>
        </w:r>
      </w:ins>
      <w:ins w:id="280" w:author="wei ganchao" w:date="2022-01-10T10:25:00Z">
        <w:r w:rsidR="006C0592">
          <w:rPr>
            <w:color w:val="FF0000"/>
          </w:rPr>
          <w:t xml:space="preserve">mean </w:t>
        </w:r>
      </w:ins>
      <w:ins w:id="281" w:author="wei ganchao" w:date="2022-01-10T10:24:00Z">
        <w:r w:rsidR="002D4B7C">
          <w:rPr>
            <w:color w:val="FF0000"/>
          </w:rPr>
          <w:t>a bit</w:t>
        </w:r>
      </w:ins>
      <w:ins w:id="282" w:author="wei ganchao" w:date="2022-01-10T10:09:00Z">
        <w:r w:rsidR="009D1475">
          <w:rPr>
            <w:color w:val="FF0000"/>
          </w:rPr>
          <w:t>.</w:t>
        </w:r>
      </w:ins>
    </w:p>
    <w:p w14:paraId="00CFEB51" w14:textId="4DB97EF3" w:rsidR="009D1475" w:rsidRDefault="009D1475" w:rsidP="009A7B80">
      <w:pPr>
        <w:rPr>
          <w:ins w:id="283" w:author="wei ganchao" w:date="2022-01-10T10:09:00Z"/>
          <w:color w:val="FF0000"/>
        </w:rPr>
      </w:pPr>
    </w:p>
    <w:p w14:paraId="60481CD9" w14:textId="17C35D5D" w:rsidR="009D1475" w:rsidRDefault="009D1475" w:rsidP="009A7B80">
      <w:pPr>
        <w:rPr>
          <w:ins w:id="284" w:author="wei ganchao" w:date="2022-01-10T10:09:00Z"/>
          <w:color w:val="FF0000"/>
        </w:rPr>
      </w:pPr>
    </w:p>
    <w:p w14:paraId="3CE183F0" w14:textId="21E14A3C" w:rsidR="009D1475" w:rsidRDefault="009D1475" w:rsidP="009A7B80">
      <w:pPr>
        <w:rPr>
          <w:ins w:id="285" w:author="wei ganchao" w:date="2022-01-10T10:09:00Z"/>
          <w:color w:val="FF0000"/>
        </w:rPr>
      </w:pPr>
    </w:p>
    <w:p w14:paraId="4ACE6E9A" w14:textId="4BEA298D" w:rsidR="00A93FB6" w:rsidRDefault="00A93FB6" w:rsidP="009A7B80">
      <w:pPr>
        <w:rPr>
          <w:ins w:id="286" w:author="wei ganchao" w:date="2022-01-10T10:20:00Z"/>
          <w:color w:val="FF0000"/>
        </w:rPr>
      </w:pPr>
      <w:ins w:id="287" w:author="wei ganchao" w:date="2022-01-10T10:20:00Z">
        <w:r>
          <w:rPr>
            <w:color w:val="FF0000"/>
          </w:rPr>
          <w:t xml:space="preserve">Use the same Q for </w:t>
        </w:r>
      </w:ins>
      <m:oMath>
        <m:sSub>
          <m:sSubPr>
            <m:ctrlPr>
              <w:ins w:id="288" w:author="wei ganchao" w:date="2022-01-10T10:20:00Z">
                <w:rPr>
                  <w:rFonts w:ascii="Cambria Math" w:hAnsi="Cambria Math"/>
                  <w:i/>
                  <w:color w:val="FF0000"/>
                </w:rPr>
              </w:ins>
            </m:ctrlPr>
          </m:sSubPr>
          <m:e>
            <m:r>
              <w:ins w:id="289" w:author="wei ganchao" w:date="2022-01-10T10:20:00Z">
                <w:rPr>
                  <w:rFonts w:ascii="Cambria Math" w:hAnsi="Cambria Math"/>
                  <w:color w:val="FF0000"/>
                </w:rPr>
                <m:t>λ</m:t>
              </w:ins>
            </m:r>
          </m:e>
          <m:sub>
            <m:r>
              <w:ins w:id="290" w:author="wei ganchao" w:date="2022-01-10T10:20:00Z">
                <w:rPr>
                  <w:rFonts w:ascii="Cambria Math" w:hAnsi="Cambria Math"/>
                  <w:color w:val="FF0000"/>
                </w:rPr>
                <m:t>t</m:t>
              </w:ins>
            </m:r>
          </m:sub>
        </m:sSub>
      </m:oMath>
      <w:ins w:id="291" w:author="wei ganchao" w:date="2022-01-10T10:20:00Z">
        <w:r>
          <w:rPr>
            <w:color w:val="FF0000"/>
          </w:rPr>
          <w:t xml:space="preserve"> (9.3998e-04).</w:t>
        </w:r>
      </w:ins>
    </w:p>
    <w:p w14:paraId="019C34A1" w14:textId="356F1D1A" w:rsidR="009D1475" w:rsidRDefault="009D1475" w:rsidP="009A7B80">
      <w:pPr>
        <w:rPr>
          <w:ins w:id="292" w:author="wei ganchao" w:date="2022-01-10T10:21:00Z"/>
          <w:color w:val="FF0000"/>
        </w:rPr>
      </w:pPr>
      <w:ins w:id="293" w:author="wei ganchao" w:date="2022-01-10T10:09:00Z">
        <w:r>
          <w:rPr>
            <w:color w:val="FF0000"/>
          </w:rPr>
          <w:t>Left: The mean firing rate</w:t>
        </w:r>
      </w:ins>
      <w:ins w:id="294" w:author="wei ganchao" w:date="2022-01-10T10:20:00Z">
        <w:r w:rsidR="00A93FB6">
          <w:rPr>
            <w:color w:val="FF0000"/>
          </w:rPr>
          <w:t>. Blue</w:t>
        </w:r>
      </w:ins>
      <w:ins w:id="295" w:author="wei ganchao" w:date="2022-01-10T10:21:00Z">
        <w:r w:rsidR="00A93FB6">
          <w:rPr>
            <w:color w:val="FF0000"/>
          </w:rPr>
          <w:t>: CMP fit; red: Poisson fit.</w:t>
        </w:r>
      </w:ins>
    </w:p>
    <w:p w14:paraId="3ABFC597" w14:textId="56EF7A6D" w:rsidR="00A93FB6" w:rsidRDefault="00A93FB6" w:rsidP="009A7B80">
      <w:pPr>
        <w:rPr>
          <w:ins w:id="296" w:author="wei ganchao" w:date="2022-01-10T10:10:00Z"/>
          <w:color w:val="FF0000"/>
        </w:rPr>
      </w:pPr>
      <w:ins w:id="297" w:author="wei ganchao" w:date="2022-01-10T10:21:00Z">
        <w:r>
          <w:rPr>
            <w:color w:val="FF0000"/>
          </w:rPr>
          <w:t>- similar, but the blue one (CMP) varies a bit</w:t>
        </w:r>
      </w:ins>
      <w:ins w:id="298" w:author="wei ganchao" w:date="2022-01-10T10:29:00Z">
        <w:r w:rsidR="002F370F">
          <w:rPr>
            <w:color w:val="FF0000"/>
          </w:rPr>
          <w:t xml:space="preserve"> more</w:t>
        </w:r>
      </w:ins>
      <w:ins w:id="299" w:author="wei ganchao" w:date="2022-01-10T10:21:00Z">
        <w:r>
          <w:rPr>
            <w:color w:val="FF0000"/>
          </w:rPr>
          <w:t>.</w:t>
        </w:r>
      </w:ins>
    </w:p>
    <w:p w14:paraId="5AE99FC9" w14:textId="0E7D1B21" w:rsidR="009D1475" w:rsidRPr="009D1475" w:rsidRDefault="009D1475" w:rsidP="009A7B80">
      <w:pPr>
        <w:rPr>
          <w:ins w:id="300" w:author="wei ganchao" w:date="2022-01-08T14:35:00Z"/>
          <w:color w:val="FF0000"/>
          <w:rPrChange w:id="301" w:author="wei ganchao" w:date="2022-01-10T10:09:00Z">
            <w:rPr>
              <w:ins w:id="302" w:author="wei ganchao" w:date="2022-01-08T14:35:00Z"/>
            </w:rPr>
          </w:rPrChange>
        </w:rPr>
      </w:pPr>
      <w:ins w:id="303" w:author="wei ganchao" w:date="2022-01-10T10:10:00Z">
        <w:r>
          <w:rPr>
            <w:color w:val="FF0000"/>
          </w:rPr>
          <w:t>Right: comparison of variance of mean firing rate, Orange: CMP; blue: Poisson</w:t>
        </w:r>
      </w:ins>
      <w:ins w:id="304" w:author="wei ganchao" w:date="2022-01-10T10:13:00Z">
        <w:r w:rsidR="005A6FAE">
          <w:rPr>
            <w:color w:val="FF0000"/>
          </w:rPr>
          <w:t xml:space="preserve"> (lognormal variance)</w:t>
        </w:r>
      </w:ins>
      <w:ins w:id="305" w:author="wei ganchao" w:date="2022-01-10T10:09:00Z">
        <w:r>
          <w:rPr>
            <w:color w:val="FF0000"/>
          </w:rPr>
          <w:t xml:space="preserve"> </w:t>
        </w:r>
      </w:ins>
    </w:p>
    <w:p w14:paraId="5082F2A4" w14:textId="34370F3B" w:rsidR="00C05D37" w:rsidRDefault="00A93FB6" w:rsidP="009A7B80">
      <w:pPr>
        <w:rPr>
          <w:ins w:id="306" w:author="wei ganchao" w:date="2022-01-10T10:11:00Z"/>
        </w:rPr>
      </w:pPr>
      <w:ins w:id="307" w:author="wei ganchao" w:date="2022-01-10T10:20:00Z">
        <w:r w:rsidRPr="008535D2">
          <w:rPr>
            <w:noProof/>
          </w:rPr>
          <w:drawing>
            <wp:inline distT="0" distB="0" distL="0" distR="0" wp14:anchorId="3F500DCB" wp14:editId="7AC4BAB6">
              <wp:extent cx="2449397"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124" cy="1835695"/>
                      </a:xfrm>
                      <a:prstGeom prst="rect">
                        <a:avLst/>
                      </a:prstGeom>
                      <a:noFill/>
                      <a:ln>
                        <a:noFill/>
                      </a:ln>
                    </pic:spPr>
                  </pic:pic>
                </a:graphicData>
              </a:graphic>
            </wp:inline>
          </w:drawing>
        </w:r>
      </w:ins>
      <w:ins w:id="308" w:author="wei ganchao" w:date="2022-01-10T10:07:00Z">
        <w:r w:rsidR="009B10EC" w:rsidRPr="00207805">
          <w:rPr>
            <w:noProof/>
          </w:rPr>
          <w:drawing>
            <wp:inline distT="0" distB="0" distL="0" distR="0" wp14:anchorId="42C98A73" wp14:editId="63D1CB0F">
              <wp:extent cx="2411450" cy="18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758" cy="1807555"/>
                      </a:xfrm>
                      <a:prstGeom prst="rect">
                        <a:avLst/>
                      </a:prstGeom>
                      <a:noFill/>
                      <a:ln>
                        <a:noFill/>
                      </a:ln>
                    </pic:spPr>
                  </pic:pic>
                </a:graphicData>
              </a:graphic>
            </wp:inline>
          </w:drawing>
        </w:r>
      </w:ins>
    </w:p>
    <w:p w14:paraId="7286FD81" w14:textId="58A36A3F" w:rsidR="009D1475" w:rsidRPr="009D1475" w:rsidRDefault="009D1475" w:rsidP="009A7B80">
      <w:pPr>
        <w:rPr>
          <w:ins w:id="309" w:author="wei ganchao" w:date="2022-01-10T10:07:00Z"/>
          <w:color w:val="FF0000"/>
          <w:rPrChange w:id="310" w:author="wei ganchao" w:date="2022-01-10T10:12:00Z">
            <w:rPr>
              <w:ins w:id="311" w:author="wei ganchao" w:date="2022-01-10T10:07:00Z"/>
            </w:rPr>
          </w:rPrChange>
        </w:rPr>
      </w:pPr>
      <w:ins w:id="312" w:author="wei ganchao" w:date="2022-01-10T10:12:00Z">
        <w:r>
          <w:rPr>
            <w:color w:val="FF0000"/>
          </w:rPr>
          <w:t xml:space="preserve">When we turn on the Q estimation for Poisson, the variance should be even smaller (because the ground truth is constant </w:t>
        </w:r>
      </w:ins>
      <m:oMath>
        <m:sSub>
          <m:sSubPr>
            <m:ctrlPr>
              <w:ins w:id="313" w:author="wei ganchao" w:date="2022-01-10T10:12:00Z">
                <w:rPr>
                  <w:rFonts w:ascii="Cambria Math" w:hAnsi="Cambria Math"/>
                  <w:i/>
                  <w:color w:val="FF0000"/>
                </w:rPr>
              </w:ins>
            </m:ctrlPr>
          </m:sSubPr>
          <m:e>
            <m:r>
              <w:ins w:id="314" w:author="wei ganchao" w:date="2022-01-10T10:12:00Z">
                <w:rPr>
                  <w:rFonts w:ascii="Cambria Math" w:hAnsi="Cambria Math"/>
                  <w:color w:val="FF0000"/>
                </w:rPr>
                <m:t>λ</m:t>
              </w:ins>
            </m:r>
          </m:e>
          <m:sub>
            <m:r>
              <w:ins w:id="315" w:author="wei ganchao" w:date="2022-01-10T10:12:00Z">
                <w:rPr>
                  <w:rFonts w:ascii="Cambria Math" w:hAnsi="Cambria Math"/>
                  <w:color w:val="FF0000"/>
                </w:rPr>
                <m:t>t</m:t>
              </w:ins>
            </m:r>
          </m:sub>
        </m:sSub>
      </m:oMath>
      <w:ins w:id="316" w:author="wei ganchao" w:date="2022-01-10T10:12:00Z">
        <w:r>
          <w:rPr>
            <w:color w:val="FF0000"/>
          </w:rPr>
          <w:t>)</w:t>
        </w:r>
      </w:ins>
      <w:ins w:id="317" w:author="wei ganchao" w:date="2022-01-10T10:13:00Z">
        <w:r>
          <w:rPr>
            <w:color w:val="FF0000"/>
          </w:rPr>
          <w:t xml:space="preserve">. </w:t>
        </w:r>
      </w:ins>
      <w:ins w:id="318" w:author="wei ganchao" w:date="2022-01-10T10:23:00Z">
        <w:r w:rsidR="00A93FB6">
          <w:rPr>
            <w:color w:val="FF0000"/>
          </w:rPr>
          <w:t xml:space="preserve">Optimized </w:t>
        </w:r>
      </w:ins>
      <w:ins w:id="319" w:author="wei ganchao" w:date="2022-01-10T10:13:00Z">
        <w:r>
          <w:rPr>
            <w:color w:val="FF0000"/>
          </w:rPr>
          <w:t>Q = 6.2826e-0</w:t>
        </w:r>
        <w:r w:rsidR="005A6FAE">
          <w:rPr>
            <w:color w:val="FF0000"/>
          </w:rPr>
          <w:t>7</w:t>
        </w:r>
        <w:r>
          <w:rPr>
            <w:color w:val="FF0000"/>
          </w:rPr>
          <w:t>.</w:t>
        </w:r>
      </w:ins>
    </w:p>
    <w:p w14:paraId="73F8F25E" w14:textId="53F7ED8E" w:rsidR="009B10EC" w:rsidRDefault="009B10EC" w:rsidP="009A7B80">
      <w:pPr>
        <w:rPr>
          <w:ins w:id="320" w:author="wei ganchao" w:date="2022-01-10T10:07:00Z"/>
        </w:rPr>
      </w:pPr>
    </w:p>
    <w:p w14:paraId="69613ADF" w14:textId="25A9F292" w:rsidR="009B10EC" w:rsidRDefault="005A6FAE" w:rsidP="009A7B80">
      <w:pPr>
        <w:rPr>
          <w:ins w:id="321" w:author="wei ganchao" w:date="2022-01-08T14:35:00Z"/>
        </w:rPr>
      </w:pPr>
      <w:ins w:id="322" w:author="wei ganchao" w:date="2022-01-10T10:15:00Z">
        <w:r w:rsidRPr="00F30F02">
          <w:rPr>
            <w:noProof/>
          </w:rPr>
          <w:drawing>
            <wp:inline distT="0" distB="0" distL="0" distR="0" wp14:anchorId="03CB97FF" wp14:editId="3492B3A8">
              <wp:extent cx="2390069"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432" cy="1793219"/>
                      </a:xfrm>
                      <a:prstGeom prst="rect">
                        <a:avLst/>
                      </a:prstGeom>
                      <a:noFill/>
                      <a:ln>
                        <a:noFill/>
                      </a:ln>
                    </pic:spPr>
                  </pic:pic>
                </a:graphicData>
              </a:graphic>
            </wp:inline>
          </w:drawing>
        </w:r>
      </w:ins>
      <w:ins w:id="323" w:author="wei ganchao" w:date="2022-01-10T10:07:00Z">
        <w:r w:rsidR="009B10EC" w:rsidRPr="00207805">
          <w:rPr>
            <w:noProof/>
          </w:rPr>
          <w:drawing>
            <wp:inline distT="0" distB="0" distL="0" distR="0" wp14:anchorId="1649E55B" wp14:editId="69D9557D">
              <wp:extent cx="1953585" cy="146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7521" cy="1466624"/>
                      </a:xfrm>
                      <a:prstGeom prst="rect">
                        <a:avLst/>
                      </a:prstGeom>
                      <a:noFill/>
                      <a:ln>
                        <a:noFill/>
                      </a:ln>
                    </pic:spPr>
                  </pic:pic>
                </a:graphicData>
              </a:graphic>
            </wp:inline>
          </w:drawing>
        </w:r>
      </w:ins>
    </w:p>
    <w:p w14:paraId="34386B2E" w14:textId="29369F20" w:rsidR="00C05D37" w:rsidRDefault="00C05D37" w:rsidP="009A7B80">
      <w:pPr>
        <w:rPr>
          <w:ins w:id="324" w:author="wei ganchao" w:date="2022-01-08T14:35:00Z"/>
        </w:rPr>
      </w:pPr>
    </w:p>
    <w:p w14:paraId="2F835AC1" w14:textId="6BE0822F" w:rsidR="00C05D37" w:rsidDel="00C05D37" w:rsidRDefault="00C05D37" w:rsidP="009A7B80">
      <w:pPr>
        <w:rPr>
          <w:del w:id="325" w:author="wei ganchao" w:date="2022-01-08T14:35:00Z"/>
        </w:rPr>
      </w:pPr>
    </w:p>
    <w:p w14:paraId="4CF50E23" w14:textId="23F700A6" w:rsidR="00D62B20" w:rsidDel="00C05D37" w:rsidRDefault="00CC050A" w:rsidP="009A7B80">
      <w:pPr>
        <w:rPr>
          <w:del w:id="326" w:author="wei ganchao" w:date="2022-01-08T14:35:00Z"/>
        </w:rPr>
      </w:pPr>
      <w:del w:id="327"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28" w:author="wei ganchao" w:date="2022-01-08T14:35:00Z"/>
        </w:trPr>
        <w:tc>
          <w:tcPr>
            <w:tcW w:w="2369" w:type="dxa"/>
          </w:tcPr>
          <w:p w14:paraId="51EA9E2B" w14:textId="273B472B" w:rsidR="00CC050A" w:rsidDel="00C05D37" w:rsidRDefault="00CC050A" w:rsidP="00A85C14">
            <w:pPr>
              <w:rPr>
                <w:del w:id="329" w:author="wei ganchao" w:date="2022-01-08T14:35:00Z"/>
                <w:noProof/>
              </w:rPr>
            </w:pPr>
            <w:del w:id="330"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31" w:author="wei ganchao" w:date="2022-01-08T14:35:00Z"/>
                <w:noProof/>
              </w:rPr>
            </w:pPr>
            <w:del w:id="332" w:author="wei ganchao" w:date="2022-01-08T14:35:00Z">
              <w:r w:rsidDel="00C05D37">
                <w:rPr>
                  <w:noProof/>
                </w:rPr>
                <w:delText>Q_lam</w:delText>
              </w:r>
            </w:del>
          </w:p>
          <w:p w14:paraId="3B7A46DF" w14:textId="25F4AF46" w:rsidR="00CC050A" w:rsidDel="00C05D37" w:rsidRDefault="00CC050A" w:rsidP="00A85C14">
            <w:pPr>
              <w:rPr>
                <w:del w:id="333" w:author="wei ganchao" w:date="2022-01-08T14:35:00Z"/>
                <w:noProof/>
              </w:rPr>
            </w:pPr>
          </w:p>
          <w:p w14:paraId="5CFDADD4" w14:textId="6A28A921" w:rsidR="00CC050A" w:rsidDel="00C05D37" w:rsidRDefault="00CC050A" w:rsidP="00A85C14">
            <w:pPr>
              <w:rPr>
                <w:del w:id="334" w:author="wei ganchao" w:date="2022-01-08T14:35:00Z"/>
                <w:noProof/>
              </w:rPr>
            </w:pPr>
            <w:del w:id="335" w:author="wei ganchao" w:date="2022-01-08T14:35:00Z">
              <w:r w:rsidDel="00C05D37">
                <w:rPr>
                  <w:noProof/>
                </w:rPr>
                <w:delText>Y = estimated log10(Q_lam)</w:delText>
              </w:r>
            </w:del>
          </w:p>
          <w:p w14:paraId="0B028F89" w14:textId="0BCD174D" w:rsidR="00CC050A" w:rsidDel="00C05D37" w:rsidRDefault="00CC050A" w:rsidP="00A85C14">
            <w:pPr>
              <w:rPr>
                <w:del w:id="336" w:author="wei ganchao" w:date="2022-01-08T14:35:00Z"/>
                <w:noProof/>
              </w:rPr>
            </w:pPr>
            <w:del w:id="337" w:author="wei ganchao" w:date="2022-01-08T14:35:00Z">
              <w:r w:rsidDel="00C05D37">
                <w:rPr>
                  <w:noProof/>
                </w:rPr>
                <w:delText>X = true log10(Q_lam)</w:delText>
              </w:r>
            </w:del>
          </w:p>
          <w:p w14:paraId="7C49355C" w14:textId="5603A051" w:rsidR="00CC050A" w:rsidDel="00C05D37" w:rsidRDefault="00CC050A" w:rsidP="00A85C14">
            <w:pPr>
              <w:rPr>
                <w:del w:id="338" w:author="wei ganchao" w:date="2022-01-08T14:35:00Z"/>
                <w:noProof/>
              </w:rPr>
            </w:pPr>
          </w:p>
          <w:p w14:paraId="1F910C46" w14:textId="3DE294B0" w:rsidR="00CC050A" w:rsidDel="00C05D37" w:rsidRDefault="00CC050A" w:rsidP="00A85C14">
            <w:pPr>
              <w:rPr>
                <w:del w:id="339" w:author="wei ganchao" w:date="2022-01-08T14:35:00Z"/>
                <w:noProof/>
              </w:rPr>
            </w:pPr>
            <w:del w:id="340"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41" w:author="wei ganchao" w:date="2022-01-08T14:35:00Z"/>
                <w:noProof/>
              </w:rPr>
            </w:pPr>
            <w:del w:id="342" w:author="wei ganchao" w:date="2022-01-08T14:35:00Z">
              <w:r w:rsidDel="00C05D37">
                <w:rPr>
                  <w:noProof/>
                </w:rPr>
                <w:delText>Q_nu</w:delText>
              </w:r>
            </w:del>
          </w:p>
          <w:p w14:paraId="3AFDFDF7" w14:textId="25BFFCA6" w:rsidR="00CC050A" w:rsidDel="00C05D37" w:rsidRDefault="00CC050A" w:rsidP="00A85C14">
            <w:pPr>
              <w:rPr>
                <w:del w:id="343" w:author="wei ganchao" w:date="2022-01-08T14:35:00Z"/>
                <w:noProof/>
              </w:rPr>
            </w:pPr>
          </w:p>
          <w:p w14:paraId="3D04BF14" w14:textId="723518C3" w:rsidR="00CC050A" w:rsidDel="00C05D37" w:rsidRDefault="00CC050A" w:rsidP="00A85C14">
            <w:pPr>
              <w:rPr>
                <w:del w:id="344" w:author="wei ganchao" w:date="2022-01-08T14:35:00Z"/>
                <w:noProof/>
              </w:rPr>
            </w:pPr>
            <w:del w:id="345" w:author="wei ganchao" w:date="2022-01-08T14:35:00Z">
              <w:r w:rsidDel="00C05D37">
                <w:rPr>
                  <w:noProof/>
                </w:rPr>
                <w:delText>Y = estimated log10(Q_nu)</w:delText>
              </w:r>
            </w:del>
          </w:p>
          <w:p w14:paraId="7A232DA4" w14:textId="03BBEAC0" w:rsidR="00CC050A" w:rsidDel="00C05D37" w:rsidRDefault="00CC050A" w:rsidP="00A85C14">
            <w:pPr>
              <w:rPr>
                <w:del w:id="346" w:author="wei ganchao" w:date="2022-01-08T14:35:00Z"/>
                <w:noProof/>
              </w:rPr>
            </w:pPr>
            <w:del w:id="347" w:author="wei ganchao" w:date="2022-01-08T14:35:00Z">
              <w:r w:rsidDel="00C05D37">
                <w:rPr>
                  <w:noProof/>
                </w:rPr>
                <w:delText>X = true log10(Q_nu)</w:delText>
              </w:r>
            </w:del>
          </w:p>
          <w:p w14:paraId="329AE271" w14:textId="5B297CB9" w:rsidR="00CC050A" w:rsidDel="00C05D37" w:rsidRDefault="00CC050A" w:rsidP="00A85C14">
            <w:pPr>
              <w:rPr>
                <w:del w:id="348" w:author="wei ganchao" w:date="2022-01-08T14:35:00Z"/>
                <w:noProof/>
              </w:rPr>
            </w:pPr>
          </w:p>
          <w:p w14:paraId="7AEDD83F" w14:textId="110637CB" w:rsidR="00CC050A" w:rsidDel="00C05D37" w:rsidRDefault="00CC050A" w:rsidP="00A85C14">
            <w:pPr>
              <w:rPr>
                <w:del w:id="349" w:author="wei ganchao" w:date="2022-01-08T14:35:00Z"/>
                <w:noProof/>
              </w:rPr>
            </w:pPr>
            <w:del w:id="350"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51" w:author="wei ganchao" w:date="2022-01-08T14:35:00Z"/>
                <w:noProof/>
              </w:rPr>
            </w:pPr>
            <w:del w:id="352" w:author="wei ganchao" w:date="2022-01-08T14:35:00Z">
              <w:r w:rsidDel="00C05D37">
                <w:rPr>
                  <w:noProof/>
                </w:rPr>
                <w:delText>fitting</w:delText>
              </w:r>
            </w:del>
          </w:p>
        </w:tc>
      </w:tr>
      <w:tr w:rsidR="00CC050A" w:rsidDel="00C05D37" w14:paraId="721FAEB9" w14:textId="7D4B9DF2" w:rsidTr="00A85C14">
        <w:trPr>
          <w:del w:id="353" w:author="wei ganchao" w:date="2022-01-08T14:35:00Z"/>
        </w:trPr>
        <w:tc>
          <w:tcPr>
            <w:tcW w:w="2369" w:type="dxa"/>
          </w:tcPr>
          <w:p w14:paraId="341CD071" w14:textId="785FE910" w:rsidR="00CC050A" w:rsidDel="00C05D37" w:rsidRDefault="00CC050A" w:rsidP="00A85C14">
            <w:pPr>
              <w:rPr>
                <w:del w:id="354" w:author="wei ganchao" w:date="2022-01-08T14:35:00Z"/>
              </w:rPr>
            </w:pPr>
            <w:del w:id="355"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56" w:author="wei ganchao" w:date="2022-01-08T14:35:00Z"/>
              </w:rPr>
            </w:pPr>
            <w:del w:id="357"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58" w:author="wei ganchao" w:date="2022-01-08T14:35:00Z"/>
              </w:rPr>
            </w:pPr>
            <w:del w:id="359"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60" w:author="wei ganchao" w:date="2022-01-08T14:35:00Z"/>
              </w:rPr>
            </w:pPr>
            <w:del w:id="361"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362" w:author="wei ganchao" w:date="2022-01-08T10:55:00Z"/>
        </w:rPr>
      </w:pPr>
      <w:r>
        <w:t>Application</w:t>
      </w:r>
    </w:p>
    <w:p w14:paraId="00A4A023" w14:textId="2B9B491D" w:rsidR="00A02EEB" w:rsidRDefault="00A02EEB" w:rsidP="00A02EEB">
      <w:pPr>
        <w:rPr>
          <w:ins w:id="363" w:author="wei ganchao" w:date="2022-01-08T10:55:00Z"/>
        </w:rPr>
      </w:pPr>
      <w:ins w:id="364" w:author="wei ganchao" w:date="2022-01-08T10:55:00Z">
        <w:r>
          <w:t xml:space="preserve">We next applied our method to two datasets: 1) Utah array extracellular recordings of visually evoked activity from anesthetized macaque primary visual cortex (referred as the V1 dataset), and 2) recordings </w:t>
        </w:r>
        <w:r>
          <w:lastRenderedPageBreak/>
          <w:t>from different rat hippocampal regions while the rat was performing linear maze task (referred as the HC data).</w:t>
        </w:r>
      </w:ins>
    </w:p>
    <w:p w14:paraId="0172E1D2" w14:textId="6AFCA0DE" w:rsidR="00A02EEB" w:rsidRDefault="00A02EEB" w:rsidP="00A02EEB">
      <w:pPr>
        <w:rPr>
          <w:ins w:id="365" w:author="wei ganchao" w:date="2022-01-08T10:55:00Z"/>
        </w:rPr>
      </w:pPr>
    </w:p>
    <w:p w14:paraId="78B45F87" w14:textId="77777777" w:rsidR="00A02EEB" w:rsidRPr="00A02EEB" w:rsidRDefault="00A02EEB">
      <w:pPr>
        <w:pPrChange w:id="366" w:author="wei ganchao" w:date="2022-01-08T10:55:00Z">
          <w:pPr>
            <w:pStyle w:val="Heading2"/>
          </w:pPr>
        </w:pPrChange>
      </w:pPr>
    </w:p>
    <w:p w14:paraId="57C4E387" w14:textId="7E0E2973" w:rsidR="00D62B20" w:rsidRDefault="003C3470" w:rsidP="009A7B80">
      <w:pPr>
        <w:rPr>
          <w:ins w:id="367" w:author="wei ganchao" w:date="2022-01-08T10:55:00Z"/>
        </w:rPr>
      </w:pPr>
      <w:r>
        <w:t>V1 data</w:t>
      </w:r>
    </w:p>
    <w:p w14:paraId="00591E10" w14:textId="31BD0EEE" w:rsidR="00A02EEB" w:rsidRDefault="00A02EEB" w:rsidP="009A7B80">
      <w:pPr>
        <w:rPr>
          <w:ins w:id="368" w:author="wei ganchao" w:date="2022-01-08T10:55:00Z"/>
        </w:rPr>
      </w:pPr>
      <w:ins w:id="369" w:author="wei ganchao" w:date="2022-01-08T10:55:00Z">
        <w:r>
          <w:t>In the V1 dataset</w:t>
        </w:r>
      </w:ins>
      <w:ins w:id="370" w:author="wei ganchao" w:date="2022-01-08T12:50:00Z">
        <w:r w:rsidR="006E61ED">
          <w:t xml:space="preserve"> </w:t>
        </w:r>
      </w:ins>
      <w:ins w:id="371"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372" w:author="wei ganchao" w:date="2022-01-08T12:48:00Z">
        <w:r w:rsidR="006E61ED">
          <w:fldChar w:fldCharType="end"/>
        </w:r>
      </w:ins>
      <w:ins w:id="373" w:author="wei ganchao" w:date="2022-01-08T10:55:00Z">
        <w:r>
          <w:t xml:space="preserve">, the spiking activity was recorded while presenting a movie of sinusoidal gratings with ~100 different drift directions (300ms each, 30s movie in total). The trial was replicated 120 times. </w:t>
        </w:r>
      </w:ins>
      <w:ins w:id="374" w:author="wei ganchao" w:date="2022-01-08T12:51:00Z">
        <w:r w:rsidR="006E61ED" w:rsidRPr="006E61ED">
          <w:t>For further details on how the data were obtained,</w:t>
        </w:r>
        <w:r w:rsidR="006E61ED">
          <w:t xml:space="preserve"> see </w:t>
        </w:r>
      </w:ins>
      <w:ins w:id="375"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(Kelly et al. 2010; Smith and Kohn 2008)</w:t>
      </w:r>
      <w:ins w:id="376" w:author="wei ganchao" w:date="2022-01-08T12:52:00Z">
        <w:r w:rsidR="006E61ED">
          <w:fldChar w:fldCharType="end"/>
        </w:r>
        <w:r w:rsidR="006E61ED">
          <w:t xml:space="preserve">. </w:t>
        </w:r>
      </w:ins>
      <w:ins w:id="377" w:author="wei ganchao" w:date="2022-01-08T10:55:00Z">
        <w:r>
          <w:t>Considering the sequential measurement effect, we analyze the data with single neuron input. The predictor</w:t>
        </w:r>
      </w:ins>
      <w:ins w:id="378" w:author="wei ganchao" w:date="2022-01-08T10:56:00Z">
        <w:r>
          <w:t>s</w:t>
        </w:r>
      </w:ins>
      <w:ins w:id="379" w:author="wei ganchao" w:date="2022-01-08T10:55:00Z">
        <w:r>
          <w:t xml:space="preserve"> </w:t>
        </w:r>
      </w:ins>
      <m:oMath>
        <m:sSub>
          <m:sSubPr>
            <m:ctrlPr>
              <w:ins w:id="380" w:author="wei ganchao" w:date="2022-01-08T10:55:00Z">
                <w:rPr>
                  <w:rFonts w:ascii="Cambria Math" w:hAnsi="Cambria Math"/>
                  <w:i/>
                </w:rPr>
              </w:ins>
            </m:ctrlPr>
          </m:sSubPr>
          <m:e>
            <m:r>
              <w:ins w:id="381" w:author="wei ganchao" w:date="2022-01-08T10:55:00Z">
                <m:rPr>
                  <m:sty m:val="bi"/>
                </m:rPr>
                <w:rPr>
                  <w:rFonts w:ascii="Cambria Math" w:hAnsi="Cambria Math"/>
                </w:rPr>
                <m:t>X</m:t>
              </w:ins>
            </m:r>
          </m:e>
          <m:sub>
            <m:r>
              <w:ins w:id="382" w:author="wei ganchao" w:date="2022-01-08T10:55:00Z">
                <w:rPr>
                  <w:rFonts w:ascii="Cambria Math" w:hAnsi="Cambria Math"/>
                </w:rPr>
                <m:t>t</m:t>
              </w:ins>
            </m:r>
          </m:sub>
        </m:sSub>
      </m:oMath>
      <w:ins w:id="383" w:author="wei ganchao" w:date="2022-01-08T10:55:00Z">
        <w:r>
          <w:t xml:space="preserve"> and </w:t>
        </w:r>
      </w:ins>
      <m:oMath>
        <m:sSub>
          <m:sSubPr>
            <m:ctrlPr>
              <w:ins w:id="384" w:author="wei ganchao" w:date="2022-01-08T10:55:00Z">
                <w:rPr>
                  <w:rFonts w:ascii="Cambria Math" w:hAnsi="Cambria Math"/>
                  <w:i/>
                </w:rPr>
              </w:ins>
            </m:ctrlPr>
          </m:sSubPr>
          <m:e>
            <m:r>
              <w:ins w:id="385" w:author="wei ganchao" w:date="2022-01-08T10:55:00Z">
                <m:rPr>
                  <m:sty m:val="bi"/>
                </m:rPr>
                <w:rPr>
                  <w:rFonts w:ascii="Cambria Math" w:hAnsi="Cambria Math"/>
                </w:rPr>
                <m:t>G</m:t>
              </w:ins>
            </m:r>
          </m:e>
          <m:sub>
            <m:r>
              <w:ins w:id="386" w:author="wei ganchao" w:date="2022-01-08T10:55:00Z">
                <w:rPr>
                  <w:rFonts w:ascii="Cambria Math" w:hAnsi="Cambria Math"/>
                </w:rPr>
                <m:t>t</m:t>
              </w:ins>
            </m:r>
          </m:sub>
        </m:sSub>
      </m:oMath>
      <w:ins w:id="387" w:author="wei ganchao" w:date="2022-01-08T10:55:00Z">
        <w:r>
          <w:t xml:space="preserve"> are circular cubic spline basis expansion of the grating directions.</w:t>
        </w:r>
      </w:ins>
      <w:ins w:id="388" w:author="wei ganchao" w:date="2022-01-08T10:56:00Z">
        <w:r>
          <w:t xml:space="preserve"> The basis</w:t>
        </w:r>
      </w:ins>
      <w:ins w:id="389" w:author="wei ganchao" w:date="2022-01-08T10:57:00Z">
        <w:r>
          <w:t xml:space="preserve"> number</w:t>
        </w:r>
      </w:ins>
      <w:ins w:id="390" w:author="wei ganchao" w:date="2022-01-08T10:56:00Z">
        <w:r>
          <w:t xml:space="preserve"> for </w:t>
        </w:r>
      </w:ins>
      <m:oMath>
        <m:sSub>
          <m:sSubPr>
            <m:ctrlPr>
              <w:ins w:id="391" w:author="wei ganchao" w:date="2022-01-08T10:56:00Z">
                <w:rPr>
                  <w:rFonts w:ascii="Cambria Math" w:hAnsi="Cambria Math"/>
                  <w:i/>
                </w:rPr>
              </w:ins>
            </m:ctrlPr>
          </m:sSubPr>
          <m:e>
            <m:r>
              <w:ins w:id="392" w:author="wei ganchao" w:date="2022-01-08T10:56:00Z">
                <m:rPr>
                  <m:sty m:val="bi"/>
                </m:rPr>
                <w:rPr>
                  <w:rFonts w:ascii="Cambria Math" w:hAnsi="Cambria Math"/>
                </w:rPr>
                <m:t>X</m:t>
              </w:ins>
            </m:r>
          </m:e>
          <m:sub>
            <m:r>
              <w:ins w:id="393" w:author="wei ganchao" w:date="2022-01-08T10:56:00Z">
                <w:rPr>
                  <w:rFonts w:ascii="Cambria Math" w:hAnsi="Cambria Math"/>
                </w:rPr>
                <m:t>t</m:t>
              </w:ins>
            </m:r>
          </m:sub>
        </m:sSub>
      </m:oMath>
      <w:ins w:id="394" w:author="wei ganchao" w:date="2022-01-08T10:56:00Z">
        <w:r>
          <w:t xml:space="preserve"> is 5, </w:t>
        </w:r>
      </w:ins>
      <w:ins w:id="395" w:author="wei ganchao" w:date="2022-01-08T10:57:00Z">
        <w:r>
          <w:t>while it va</w:t>
        </w:r>
      </w:ins>
      <w:ins w:id="396"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397" w:author="wei ganchao" w:date="2022-01-08T10:55:00Z"/>
        </w:rPr>
      </w:pPr>
    </w:p>
    <w:p w14:paraId="06C78105" w14:textId="13AED29E" w:rsidR="00A02EEB" w:rsidRDefault="00A02EEB" w:rsidP="009A7B80">
      <w:pPr>
        <w:rPr>
          <w:ins w:id="398"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3" w:tooltip="v1_comparison_nan.m" w:history="1">
        <w:r>
          <w:rPr>
            <w:rStyle w:val="Hyperlink"/>
            <w:rFonts w:ascii="Segoe UI" w:hAnsi="Segoe UI" w:cs="Segoe UI"/>
            <w:sz w:val="21"/>
            <w:szCs w:val="21"/>
            <w:shd w:val="clear" w:color="auto" w:fill="F6F8FA"/>
          </w:rPr>
          <w:t>v1_comparison_nan.m</w:t>
        </w:r>
      </w:hyperlink>
      <w:r>
        <w:t xml:space="preserve">; </w:t>
      </w:r>
      <w:hyperlink r:id="rId24" w:tooltip="compare_all_na.m" w:history="1">
        <w:r>
          <w:rPr>
            <w:rStyle w:val="Hyperlink"/>
            <w:rFonts w:ascii="Segoe UI" w:hAnsi="Segoe UI" w:cs="Segoe UI"/>
            <w:sz w:val="21"/>
            <w:szCs w:val="21"/>
            <w:shd w:val="clear" w:color="auto" w:fill="FFFFFF"/>
          </w:rPr>
          <w:t>compare_all_na.m</w:t>
        </w:r>
      </w:hyperlink>
      <w:r>
        <w:t xml:space="preserve">; </w:t>
      </w:r>
      <w:hyperlink r:id="rId25"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399" w:author="wei ganchao" w:date="2022-01-10T11:40:00Z"/>
        </w:rPr>
      </w:pPr>
      <w:r w:rsidRPr="00CC050A">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400" w:author="wei ganchao" w:date="2022-01-10T11:40:00Z"/>
        </w:rPr>
      </w:pPr>
    </w:p>
    <w:p w14:paraId="667F97D1" w14:textId="618FAB81" w:rsidR="00795C92" w:rsidRDefault="00795C92" w:rsidP="00CC050A">
      <w:pPr>
        <w:jc w:val="left"/>
        <w:rPr>
          <w:ins w:id="401" w:author="wei ganchao" w:date="2022-01-10T11:40:00Z"/>
        </w:rPr>
      </w:pPr>
    </w:p>
    <w:p w14:paraId="5FB354E5" w14:textId="4CFC1F5D" w:rsidR="00795C92" w:rsidRDefault="00795C92" w:rsidP="00CC050A">
      <w:pPr>
        <w:jc w:val="left"/>
        <w:rPr>
          <w:ins w:id="402" w:author="wei ganchao" w:date="2022-01-10T11:42:00Z"/>
        </w:rPr>
      </w:pPr>
      <w:ins w:id="403" w:author="wei ganchao" w:date="2022-01-10T11:40:00Z">
        <w:r>
          <w:t>Another example: neuron = 5</w:t>
        </w:r>
      </w:ins>
    </w:p>
    <w:p w14:paraId="7F4C23EC" w14:textId="30FBF7B5" w:rsidR="00795C92" w:rsidRDefault="00795C92" w:rsidP="00CC050A">
      <w:pPr>
        <w:jc w:val="left"/>
        <w:rPr>
          <w:ins w:id="404" w:author="wei ganchao" w:date="2022-01-10T11:40:00Z"/>
        </w:rPr>
      </w:pPr>
      <w:ins w:id="405" w:author="wei ganchao" w:date="2022-01-10T11:42:00Z">
        <w:r>
          <w:t>FF doesn’t change a lot (tiny increase)</w:t>
        </w:r>
      </w:ins>
    </w:p>
    <w:p w14:paraId="528720E6" w14:textId="7E64B331" w:rsidR="00795C92" w:rsidRDefault="00795C92" w:rsidP="00CC050A">
      <w:pPr>
        <w:jc w:val="left"/>
        <w:rPr>
          <w:ins w:id="406" w:author="wei ganchao" w:date="2022-01-10T11:41:00Z"/>
        </w:rPr>
      </w:pPr>
      <w:ins w:id="407" w:author="wei ganchao" w:date="2022-01-10T11:40:00Z">
        <w:r w:rsidRPr="00795C92">
          <w:rPr>
            <w:noProof/>
          </w:rPr>
          <w:lastRenderedPageBreak/>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408"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409" w:author="wei ganchao" w:date="2022-01-10T11:40:00Z"/>
        </w:rPr>
      </w:pPr>
      <w:ins w:id="410" w:author="wei ganchao" w:date="2022-01-10T11:41:00Z">
        <w:r w:rsidRPr="00795C92">
          <w:rPr>
            <w:noProof/>
          </w:rPr>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411" w:author="wei ganchao" w:date="2022-01-10T11:40:00Z"/>
        </w:rPr>
      </w:pPr>
    </w:p>
    <w:p w14:paraId="4C18553F" w14:textId="77070B0F" w:rsidR="00795C92" w:rsidRDefault="00795C92" w:rsidP="00CC050A">
      <w:pPr>
        <w:jc w:val="left"/>
        <w:rPr>
          <w:ins w:id="412"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413" w:author="wei ganchao" w:date="2022-01-08T10:58:00Z"/>
        </w:rPr>
      </w:pPr>
      <w:r>
        <w:t>Hippocampus data</w:t>
      </w:r>
    </w:p>
    <w:p w14:paraId="3BAE579E" w14:textId="124D878F" w:rsidR="00844C49" w:rsidRDefault="000F7FB1" w:rsidP="009A7B80">
      <w:pPr>
        <w:rPr>
          <w:ins w:id="414" w:author="wei ganchao" w:date="2022-01-08T10:58:00Z"/>
        </w:rPr>
      </w:pPr>
      <w:ins w:id="415" w:author="wei ganchao" w:date="2022-01-08T10:59:00Z">
        <w:r>
          <w:t>In the HC data</w:t>
        </w:r>
      </w:ins>
      <w:ins w:id="416" w:author="wei ganchao" w:date="2022-01-08T12:25:00Z">
        <w:r w:rsidR="00D70083">
          <w:t xml:space="preserve">set, </w:t>
        </w:r>
      </w:ins>
      <w:ins w:id="417" w:author="wei ganchao" w:date="2022-01-08T12:26:00Z">
        <w:r w:rsidR="00D70083">
          <w:t xml:space="preserve">the rat was running back and </w:t>
        </w:r>
      </w:ins>
      <w:ins w:id="418" w:author="wei ganchao" w:date="2022-01-08T12:28:00Z">
        <w:r w:rsidR="00D70083">
          <w:t>forth along the 250cm linear track.</w:t>
        </w:r>
      </w:ins>
      <w:ins w:id="419" w:author="wei ganchao" w:date="2022-01-08T12:34:00Z">
        <w:r w:rsidR="00B94B85">
          <w:t xml:space="preserve"> The recording </w:t>
        </w:r>
      </w:ins>
      <w:ins w:id="420" w:author="wei ganchao" w:date="2022-01-08T12:36:00Z">
        <w:r w:rsidR="00844C49">
          <w:t>holds up to ~66 min. The input predic</w:t>
        </w:r>
      </w:ins>
      <w:ins w:id="421" w:author="wei ganchao" w:date="2022-01-08T12:37:00Z">
        <w:r w:rsidR="00844C49">
          <w:t xml:space="preserve">tors </w:t>
        </w:r>
      </w:ins>
      <m:oMath>
        <m:sSub>
          <m:sSubPr>
            <m:ctrlPr>
              <w:ins w:id="422" w:author="wei ganchao" w:date="2022-01-08T12:37:00Z">
                <w:rPr>
                  <w:rFonts w:ascii="Cambria Math" w:hAnsi="Cambria Math"/>
                  <w:i/>
                </w:rPr>
              </w:ins>
            </m:ctrlPr>
          </m:sSubPr>
          <m:e>
            <m:r>
              <w:ins w:id="423" w:author="wei ganchao" w:date="2022-01-08T12:37:00Z">
                <m:rPr>
                  <m:sty m:val="bi"/>
                </m:rPr>
                <w:rPr>
                  <w:rFonts w:ascii="Cambria Math" w:hAnsi="Cambria Math"/>
                </w:rPr>
                <m:t>X</m:t>
              </w:ins>
            </m:r>
          </m:e>
          <m:sub>
            <m:r>
              <w:ins w:id="424" w:author="wei ganchao" w:date="2022-01-08T12:37:00Z">
                <w:rPr>
                  <w:rFonts w:ascii="Cambria Math" w:hAnsi="Cambria Math"/>
                </w:rPr>
                <m:t>t</m:t>
              </w:ins>
            </m:r>
          </m:sub>
        </m:sSub>
      </m:oMath>
      <w:ins w:id="425" w:author="wei ganchao" w:date="2022-01-08T12:37:00Z">
        <w:r w:rsidR="00844C49">
          <w:t xml:space="preserve"> are </w:t>
        </w:r>
      </w:ins>
      <w:ins w:id="426" w:author="wei ganchao" w:date="2022-01-09T16:52:00Z">
        <w:r w:rsidR="00AE4031">
          <w:t xml:space="preserve">10-knots </w:t>
        </w:r>
      </w:ins>
      <w:ins w:id="427" w:author="wei ganchao" w:date="2022-01-08T12:37:00Z">
        <w:r w:rsidR="00844C49">
          <w:t>cubic spline basis expansion</w:t>
        </w:r>
      </w:ins>
      <w:ins w:id="428" w:author="wei ganchao" w:date="2022-01-09T16:51:00Z">
        <w:r w:rsidR="00AE4031">
          <w:t xml:space="preserve"> of </w:t>
        </w:r>
      </w:ins>
      <w:ins w:id="429" w:author="wei ganchao" w:date="2022-01-09T16:52:00Z">
        <w:r w:rsidR="00AE4031">
          <w:t>positions</w:t>
        </w:r>
      </w:ins>
      <w:ins w:id="430" w:author="wei ganchao" w:date="2022-01-08T12:37:00Z">
        <w:r w:rsidR="00844C49">
          <w:t xml:space="preserve">, and the </w:t>
        </w:r>
      </w:ins>
      <m:oMath>
        <m:sSub>
          <m:sSubPr>
            <m:ctrlPr>
              <w:ins w:id="431" w:author="wei ganchao" w:date="2022-01-08T12:37:00Z">
                <w:rPr>
                  <w:rFonts w:ascii="Cambria Math" w:hAnsi="Cambria Math"/>
                  <w:i/>
                </w:rPr>
              </w:ins>
            </m:ctrlPr>
          </m:sSubPr>
          <m:e>
            <m:r>
              <w:ins w:id="432" w:author="wei ganchao" w:date="2022-01-08T12:37:00Z">
                <m:rPr>
                  <m:sty m:val="bi"/>
                </m:rPr>
                <w:rPr>
                  <w:rFonts w:ascii="Cambria Math" w:hAnsi="Cambria Math"/>
                </w:rPr>
                <m:t>G</m:t>
              </w:ins>
            </m:r>
          </m:e>
          <m:sub>
            <m:r>
              <w:ins w:id="433" w:author="wei ganchao" w:date="2022-01-08T12:37:00Z">
                <w:rPr>
                  <w:rFonts w:ascii="Cambria Math" w:hAnsi="Cambria Math"/>
                </w:rPr>
                <m:t>t</m:t>
              </w:ins>
            </m:r>
          </m:sub>
        </m:sSub>
        <m:r>
          <w:ins w:id="434" w:author="wei ganchao" w:date="2022-01-08T12:37:00Z">
            <w:rPr>
              <w:rFonts w:ascii="Cambria Math" w:hAnsi="Cambria Math"/>
            </w:rPr>
            <m:t>=1</m:t>
          </w:ins>
        </m:r>
      </m:oMath>
      <w:ins w:id="435" w:author="wei ganchao" w:date="2022-01-08T12:37:00Z">
        <w:r w:rsidR="00844C49">
          <w:t xml:space="preserve"> for all </w:t>
        </w:r>
      </w:ins>
      <m:oMath>
        <m:r>
          <w:ins w:id="436" w:author="wei ganchao" w:date="2022-01-08T12:37:00Z">
            <w:rPr>
              <w:rFonts w:ascii="Cambria Math" w:hAnsi="Cambria Math"/>
            </w:rPr>
            <m:t>t</m:t>
          </w:ins>
        </m:r>
      </m:oMath>
      <w:ins w:id="437" w:author="wei ganchao" w:date="2022-01-08T12:38:00Z">
        <w:r w:rsidR="00844C49">
          <w:t>.</w:t>
        </w:r>
      </w:ins>
    </w:p>
    <w:p w14:paraId="0E3A70B1" w14:textId="1686912E" w:rsidR="000F7FB1" w:rsidRDefault="000F7FB1" w:rsidP="009A7B80">
      <w:pPr>
        <w:rPr>
          <w:ins w:id="438"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3"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39"/>
      <w:commentRangeStart w:id="440"/>
      <w:r w:rsidRPr="00791872">
        <w:rPr>
          <w:color w:val="FF0000"/>
        </w:rPr>
        <w:t>separated</w:t>
      </w:r>
      <w:commentRangeEnd w:id="439"/>
      <w:r w:rsidR="005744B6">
        <w:rPr>
          <w:rStyle w:val="CommentReference"/>
        </w:rPr>
        <w:commentReference w:id="439"/>
      </w:r>
      <w:commentRangeEnd w:id="440"/>
      <w:r w:rsidR="00ED7FBA">
        <w:rPr>
          <w:rStyle w:val="CommentReference"/>
        </w:rPr>
        <w:commentReference w:id="440"/>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41"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42" w:author="wei ganchao" w:date="2022-01-13T18:15:00Z">
            <w:rPr>
              <w:b/>
              <w:bCs/>
              <w:sz w:val="26"/>
              <w:szCs w:val="26"/>
            </w:rPr>
          </w:rPrChange>
        </w:rPr>
      </w:pPr>
      <w:ins w:id="443" w:author="wei ganchao" w:date="2022-01-13T18:14:00Z">
        <w:r w:rsidRPr="009B61C5">
          <w:rPr>
            <w:color w:val="FF0000"/>
            <w:sz w:val="26"/>
            <w:szCs w:val="26"/>
            <w:rPrChange w:id="444" w:author="wei ganchao" w:date="2022-01-13T18:15:00Z">
              <w:rPr>
                <w:sz w:val="26"/>
                <w:szCs w:val="26"/>
              </w:rPr>
            </w:rPrChange>
          </w:rPr>
          <w:t>[Some reference</w:t>
        </w:r>
      </w:ins>
      <w:ins w:id="445" w:author="wei ganchao" w:date="2022-01-13T18:15:00Z">
        <w:r w:rsidRPr="009B61C5">
          <w:rPr>
            <w:color w:val="FF0000"/>
            <w:sz w:val="26"/>
            <w:szCs w:val="26"/>
            <w:rPrChange w:id="446" w:author="wei ganchao" w:date="2022-01-13T18:15:00Z">
              <w:rPr>
                <w:sz w:val="26"/>
                <w:szCs w:val="26"/>
              </w:rPr>
            </w:rPrChange>
          </w:rPr>
          <w:t>s</w:t>
        </w:r>
      </w:ins>
      <w:ins w:id="447" w:author="wei ganchao" w:date="2022-01-13T18:14:00Z">
        <w:r w:rsidRPr="009B61C5">
          <w:rPr>
            <w:color w:val="FF0000"/>
            <w:sz w:val="26"/>
            <w:szCs w:val="26"/>
            <w:rPrChange w:id="448" w:author="wei ganchao" w:date="2022-01-13T18:15:00Z">
              <w:rPr>
                <w:sz w:val="26"/>
                <w:szCs w:val="26"/>
              </w:rPr>
            </w:rPrChange>
          </w:rPr>
          <w:t xml:space="preserve"> </w:t>
        </w:r>
      </w:ins>
      <w:ins w:id="449" w:author="wei ganchao" w:date="2022-01-13T18:15:00Z">
        <w:r w:rsidRPr="009B61C5">
          <w:rPr>
            <w:color w:val="FF0000"/>
            <w:sz w:val="26"/>
            <w:szCs w:val="26"/>
            <w:rPrChange w:id="450" w:author="wei ganchao" w:date="2022-01-13T18:15:00Z">
              <w:rPr>
                <w:sz w:val="26"/>
                <w:szCs w:val="26"/>
              </w:rPr>
            </w:rPrChange>
          </w:rPr>
          <w:t>are</w:t>
        </w:r>
      </w:ins>
      <w:ins w:id="451" w:author="wei ganchao" w:date="2022-01-13T18:14:00Z">
        <w:r w:rsidRPr="009B61C5">
          <w:rPr>
            <w:color w:val="FF0000"/>
            <w:sz w:val="26"/>
            <w:szCs w:val="26"/>
            <w:rPrChange w:id="452" w:author="wei ganchao" w:date="2022-01-13T18:15:00Z">
              <w:rPr>
                <w:sz w:val="26"/>
                <w:szCs w:val="26"/>
              </w:rPr>
            </w:rPrChange>
          </w:rPr>
          <w:t xml:space="preserve"> not corre</w:t>
        </w:r>
      </w:ins>
      <w:ins w:id="453" w:author="wei ganchao" w:date="2022-01-13T18:15:00Z">
        <w:r w:rsidRPr="009B61C5">
          <w:rPr>
            <w:color w:val="FF0000"/>
            <w:sz w:val="26"/>
            <w:szCs w:val="26"/>
            <w:rPrChange w:id="454" w:author="wei ganchao" w:date="2022-01-13T18:15:00Z">
              <w:rPr>
                <w:sz w:val="26"/>
                <w:szCs w:val="26"/>
              </w:rPr>
            </w:rPrChange>
          </w:rPr>
          <w:t xml:space="preserve">ct, but they are fixed in </w:t>
        </w:r>
        <w:r w:rsidRPr="009B61C5">
          <w:rPr>
            <w:color w:val="FF0000"/>
            <w:sz w:val="26"/>
            <w:szCs w:val="26"/>
          </w:rPr>
          <w:t>LaTeX</w:t>
        </w:r>
      </w:ins>
      <w:ins w:id="455" w:author="wei ganchao" w:date="2022-01-13T18:14:00Z">
        <w:r w:rsidRPr="009B61C5">
          <w:rPr>
            <w:color w:val="FF0000"/>
            <w:sz w:val="26"/>
            <w:szCs w:val="26"/>
            <w:rPrChange w:id="456"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7541C42F" w14:textId="2C95AFCE" w:rsidR="009E06DA" w:rsidRPr="009E06DA" w:rsidRDefault="00D27569" w:rsidP="009E06DA">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E06DA" w:rsidRPr="009E06DA">
        <w:rPr>
          <w:rFonts w:ascii="Times New Roman" w:hAnsi="Times New Roman" w:cs="Times New Roman"/>
          <w:b/>
          <w:bCs/>
          <w:noProof/>
        </w:rPr>
        <w:t>Barbieri R</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Quirk MC</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Frank LM</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Wilson MA</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Brown EN</w:t>
      </w:r>
      <w:r w:rsidR="009E06DA" w:rsidRPr="009E06DA">
        <w:rPr>
          <w:rFonts w:ascii="Times New Roman" w:hAnsi="Times New Roman" w:cs="Times New Roman"/>
          <w:noProof/>
        </w:rPr>
        <w:t xml:space="preserve">. Construction and analysis of non-Poisson stimulus-response models of neural spiking activity. </w:t>
      </w:r>
      <w:r w:rsidR="009E06DA" w:rsidRPr="009E06DA">
        <w:rPr>
          <w:rFonts w:ascii="Times New Roman" w:hAnsi="Times New Roman" w:cs="Times New Roman"/>
          <w:i/>
          <w:iCs/>
          <w:noProof/>
        </w:rPr>
        <w:t>J Neurosci Methods</w:t>
      </w:r>
      <w:r w:rsidR="009E06DA" w:rsidRPr="009E06DA">
        <w:rPr>
          <w:rFonts w:ascii="Times New Roman" w:hAnsi="Times New Roman" w:cs="Times New Roman"/>
          <w:noProof/>
        </w:rPr>
        <w:t xml:space="preserve"> 105: 25–37, 2001.</w:t>
      </w:r>
    </w:p>
    <w:p w14:paraId="77102C0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Brown EN</w:t>
      </w:r>
      <w:r w:rsidRPr="009E06DA">
        <w:rPr>
          <w:rFonts w:ascii="Times New Roman" w:hAnsi="Times New Roman" w:cs="Times New Roman"/>
          <w:noProof/>
        </w:rPr>
        <w:t xml:space="preserve">, </w:t>
      </w:r>
      <w:r w:rsidRPr="009E06DA">
        <w:rPr>
          <w:rFonts w:ascii="Times New Roman" w:hAnsi="Times New Roman" w:cs="Times New Roman"/>
          <w:b/>
          <w:bCs/>
          <w:noProof/>
        </w:rPr>
        <w:t>Nguyen DP</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Wilson MA</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An analysis of neural receptive field plasticity by point process adaptive filtering. </w:t>
      </w:r>
      <w:r w:rsidRPr="009E06DA">
        <w:rPr>
          <w:rFonts w:ascii="Times New Roman" w:hAnsi="Times New Roman" w:cs="Times New Roman"/>
          <w:i/>
          <w:iCs/>
          <w:noProof/>
        </w:rPr>
        <w:t>Proc Natl Acad Sci</w:t>
      </w:r>
      <w:r w:rsidRPr="009E06DA">
        <w:rPr>
          <w:rFonts w:ascii="Times New Roman" w:hAnsi="Times New Roman" w:cs="Times New Roman"/>
          <w:noProof/>
        </w:rPr>
        <w:t xml:space="preserve"> 98: 12261–12266, 2001.</w:t>
      </w:r>
    </w:p>
    <w:p w14:paraId="4275B0C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Chatla SB</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Efficient estimation of COM–Poisson regression and a generalized additive model. </w:t>
      </w:r>
      <w:r w:rsidRPr="009E06DA">
        <w:rPr>
          <w:rFonts w:ascii="Times New Roman" w:hAnsi="Times New Roman" w:cs="Times New Roman"/>
          <w:i/>
          <w:iCs/>
          <w:noProof/>
        </w:rPr>
        <w:t>Comput Stat Data Anal</w:t>
      </w:r>
      <w:r w:rsidRPr="009E06DA">
        <w:rPr>
          <w:rFonts w:ascii="Times New Roman" w:hAnsi="Times New Roman" w:cs="Times New Roman"/>
          <w:noProof/>
        </w:rPr>
        <w:t xml:space="preserve"> 121: 71–88, 2018.</w:t>
      </w:r>
    </w:p>
    <w:p w14:paraId="380BB0F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Chestek CA</w:t>
      </w:r>
      <w:r w:rsidRPr="009E06DA">
        <w:rPr>
          <w:rFonts w:ascii="Times New Roman" w:hAnsi="Times New Roman" w:cs="Times New Roman"/>
          <w:noProof/>
        </w:rPr>
        <w:t xml:space="preserve">, </w:t>
      </w:r>
      <w:r w:rsidRPr="009E06DA">
        <w:rPr>
          <w:rFonts w:ascii="Times New Roman" w:hAnsi="Times New Roman" w:cs="Times New Roman"/>
          <w:b/>
          <w:bCs/>
          <w:noProof/>
        </w:rPr>
        <w:t>Batista AP</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Afshar A</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Gilja V</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Single-neuron stability during repeated reaching in macaque premotor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27: 10742–10750, 2007.</w:t>
      </w:r>
    </w:p>
    <w:p w14:paraId="3390B21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lastRenderedPageBreak/>
        <w:t>Churchland AK</w:t>
      </w:r>
      <w:r w:rsidRPr="009E06DA">
        <w:rPr>
          <w:rFonts w:ascii="Times New Roman" w:hAnsi="Times New Roman" w:cs="Times New Roman"/>
          <w:noProof/>
        </w:rPr>
        <w:t xml:space="preserve">, </w:t>
      </w:r>
      <w:r w:rsidRPr="009E06DA">
        <w:rPr>
          <w:rFonts w:ascii="Times New Roman" w:hAnsi="Times New Roman" w:cs="Times New Roman"/>
          <w:b/>
          <w:bCs/>
          <w:noProof/>
        </w:rPr>
        <w:t>Kiani R</w:t>
      </w:r>
      <w:r w:rsidRPr="009E06DA">
        <w:rPr>
          <w:rFonts w:ascii="Times New Roman" w:hAnsi="Times New Roman" w:cs="Times New Roman"/>
          <w:noProof/>
        </w:rPr>
        <w:t xml:space="preserve">, </w:t>
      </w:r>
      <w:r w:rsidRPr="009E06DA">
        <w:rPr>
          <w:rFonts w:ascii="Times New Roman" w:hAnsi="Times New Roman" w:cs="Times New Roman"/>
          <w:b/>
          <w:bCs/>
          <w:noProof/>
        </w:rPr>
        <w:t>Chaudhuri R</w:t>
      </w:r>
      <w:r w:rsidRPr="009E06DA">
        <w:rPr>
          <w:rFonts w:ascii="Times New Roman" w:hAnsi="Times New Roman" w:cs="Times New Roman"/>
          <w:noProof/>
        </w:rPr>
        <w:t xml:space="preserve">, </w:t>
      </w:r>
      <w:r w:rsidRPr="009E06DA">
        <w:rPr>
          <w:rFonts w:ascii="Times New Roman" w:hAnsi="Times New Roman" w:cs="Times New Roman"/>
          <w:b/>
          <w:bCs/>
          <w:noProof/>
        </w:rPr>
        <w:t>Wang XJ</w:t>
      </w:r>
      <w:r w:rsidRPr="009E06DA">
        <w:rPr>
          <w:rFonts w:ascii="Times New Roman" w:hAnsi="Times New Roman" w:cs="Times New Roman"/>
          <w:noProof/>
        </w:rPr>
        <w:t xml:space="preserve">, </w:t>
      </w:r>
      <w:r w:rsidRPr="009E06DA">
        <w:rPr>
          <w:rFonts w:ascii="Times New Roman" w:hAnsi="Times New Roman" w:cs="Times New Roman"/>
          <w:b/>
          <w:bCs/>
          <w:noProof/>
        </w:rPr>
        <w:t>Pouget A</w:t>
      </w:r>
      <w:r w:rsidRPr="009E06DA">
        <w:rPr>
          <w:rFonts w:ascii="Times New Roman" w:hAnsi="Times New Roman" w:cs="Times New Roman"/>
          <w:noProof/>
        </w:rPr>
        <w:t xml:space="preserve">, </w:t>
      </w:r>
      <w:r w:rsidRPr="009E06DA">
        <w:rPr>
          <w:rFonts w:ascii="Times New Roman" w:hAnsi="Times New Roman" w:cs="Times New Roman"/>
          <w:b/>
          <w:bCs/>
          <w:noProof/>
        </w:rPr>
        <w:t>Shadlen MN</w:t>
      </w:r>
      <w:r w:rsidRPr="009E06DA">
        <w:rPr>
          <w:rFonts w:ascii="Times New Roman" w:hAnsi="Times New Roman" w:cs="Times New Roman"/>
          <w:noProof/>
        </w:rPr>
        <w:t xml:space="preserve">. Variance as a Signature of Neural Computations during Decision Making. </w:t>
      </w:r>
      <w:r w:rsidRPr="009E06DA">
        <w:rPr>
          <w:rFonts w:ascii="Times New Roman" w:hAnsi="Times New Roman" w:cs="Times New Roman"/>
          <w:i/>
          <w:iCs/>
          <w:noProof/>
        </w:rPr>
        <w:t>Neuron</w:t>
      </w:r>
      <w:r w:rsidRPr="009E06DA">
        <w:rPr>
          <w:rFonts w:ascii="Times New Roman" w:hAnsi="Times New Roman" w:cs="Times New Roman"/>
          <w:noProof/>
        </w:rPr>
        <w:t xml:space="preserve"> 69: 818–831, 2011.</w:t>
      </w:r>
    </w:p>
    <w:p w14:paraId="510C3B2C"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Sugrue LP</w:t>
      </w:r>
      <w:r w:rsidRPr="009E06DA">
        <w:rPr>
          <w:rFonts w:ascii="Times New Roman" w:hAnsi="Times New Roman" w:cs="Times New Roman"/>
          <w:noProof/>
        </w:rPr>
        <w:t xml:space="preserve">, </w:t>
      </w:r>
      <w:r w:rsidRPr="009E06DA">
        <w:rPr>
          <w:rFonts w:ascii="Times New Roman" w:hAnsi="Times New Roman" w:cs="Times New Roman"/>
          <w:b/>
          <w:bCs/>
          <w:noProof/>
        </w:rPr>
        <w:t>Cohen MR</w:t>
      </w:r>
      <w:r w:rsidRPr="009E06DA">
        <w:rPr>
          <w:rFonts w:ascii="Times New Roman" w:hAnsi="Times New Roman" w:cs="Times New Roman"/>
          <w:noProof/>
        </w:rPr>
        <w:t xml:space="preserve">, </w:t>
      </w:r>
      <w:r w:rsidRPr="009E06DA">
        <w:rPr>
          <w:rFonts w:ascii="Times New Roman" w:hAnsi="Times New Roman" w:cs="Times New Roman"/>
          <w:b/>
          <w:bCs/>
          <w:noProof/>
        </w:rPr>
        <w:t>Corrado GS</w:t>
      </w:r>
      <w:r w:rsidRPr="009E06DA">
        <w:rPr>
          <w:rFonts w:ascii="Times New Roman" w:hAnsi="Times New Roman" w:cs="Times New Roman"/>
          <w:noProof/>
        </w:rPr>
        <w:t xml:space="preserve">, </w:t>
      </w:r>
      <w:r w:rsidRPr="009E06DA">
        <w:rPr>
          <w:rFonts w:ascii="Times New Roman" w:hAnsi="Times New Roman" w:cs="Times New Roman"/>
          <w:b/>
          <w:bCs/>
          <w:noProof/>
        </w:rPr>
        <w:t>Newsome WT</w:t>
      </w:r>
      <w:r w:rsidRPr="009E06DA">
        <w:rPr>
          <w:rFonts w:ascii="Times New Roman" w:hAnsi="Times New Roman" w:cs="Times New Roman"/>
          <w:noProof/>
        </w:rPr>
        <w:t xml:space="preserve">, </w:t>
      </w:r>
      <w:r w:rsidRPr="009E06DA">
        <w:rPr>
          <w:rFonts w:ascii="Times New Roman" w:hAnsi="Times New Roman" w:cs="Times New Roman"/>
          <w:b/>
          <w:bCs/>
          <w:noProof/>
        </w:rPr>
        <w:t>Clark AM</w:t>
      </w:r>
      <w:r w:rsidRPr="009E06DA">
        <w:rPr>
          <w:rFonts w:ascii="Times New Roman" w:hAnsi="Times New Roman" w:cs="Times New Roman"/>
          <w:noProof/>
        </w:rPr>
        <w:t xml:space="preserve">, </w:t>
      </w:r>
      <w:r w:rsidRPr="009E06DA">
        <w:rPr>
          <w:rFonts w:ascii="Times New Roman" w:hAnsi="Times New Roman" w:cs="Times New Roman"/>
          <w:b/>
          <w:bCs/>
          <w:noProof/>
        </w:rPr>
        <w:t>Hosseini P</w:t>
      </w:r>
      <w:r w:rsidRPr="009E06DA">
        <w:rPr>
          <w:rFonts w:ascii="Times New Roman" w:hAnsi="Times New Roman" w:cs="Times New Roman"/>
          <w:noProof/>
        </w:rPr>
        <w:t xml:space="preserve">, </w:t>
      </w:r>
      <w:r w:rsidRPr="009E06DA">
        <w:rPr>
          <w:rFonts w:ascii="Times New Roman" w:hAnsi="Times New Roman" w:cs="Times New Roman"/>
          <w:b/>
          <w:bCs/>
          <w:noProof/>
        </w:rPr>
        <w:t>Scott BB</w:t>
      </w:r>
      <w:r w:rsidRPr="009E06DA">
        <w:rPr>
          <w:rFonts w:ascii="Times New Roman" w:hAnsi="Times New Roman" w:cs="Times New Roman"/>
          <w:noProof/>
        </w:rPr>
        <w:t xml:space="preserve">, </w:t>
      </w:r>
      <w:r w:rsidRPr="009E06DA">
        <w:rPr>
          <w:rFonts w:ascii="Times New Roman" w:hAnsi="Times New Roman" w:cs="Times New Roman"/>
          <w:b/>
          <w:bCs/>
          <w:noProof/>
        </w:rPr>
        <w:t>Bradley DC</w:t>
      </w:r>
      <w:r w:rsidRPr="009E06DA">
        <w:rPr>
          <w:rFonts w:ascii="Times New Roman" w:hAnsi="Times New Roman" w:cs="Times New Roman"/>
          <w:noProof/>
        </w:rPr>
        <w:t xml:space="preserve">, </w:t>
      </w:r>
      <w:r w:rsidRPr="009E06DA">
        <w:rPr>
          <w:rFonts w:ascii="Times New Roman" w:hAnsi="Times New Roman" w:cs="Times New Roman"/>
          <w:b/>
          <w:bCs/>
          <w:noProof/>
        </w:rPr>
        <w:t>Smith M 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Movshon JA</w:t>
      </w:r>
      <w:r w:rsidRPr="009E06DA">
        <w:rPr>
          <w:rFonts w:ascii="Times New Roman" w:hAnsi="Times New Roman" w:cs="Times New Roman"/>
          <w:noProof/>
        </w:rPr>
        <w:t xml:space="preserve">, </w:t>
      </w:r>
      <w:r w:rsidRPr="009E06DA">
        <w:rPr>
          <w:rFonts w:ascii="Times New Roman" w:hAnsi="Times New Roman" w:cs="Times New Roman"/>
          <w:b/>
          <w:bCs/>
          <w:noProof/>
        </w:rPr>
        <w:t>Armstrong KM</w:t>
      </w:r>
      <w:r w:rsidRPr="009E06DA">
        <w:rPr>
          <w:rFonts w:ascii="Times New Roman" w:hAnsi="Times New Roman" w:cs="Times New Roman"/>
          <w:noProof/>
        </w:rPr>
        <w:t xml:space="preserve">, </w:t>
      </w:r>
      <w:r w:rsidRPr="009E06DA">
        <w:rPr>
          <w:rFonts w:ascii="Times New Roman" w:hAnsi="Times New Roman" w:cs="Times New Roman"/>
          <w:b/>
          <w:bCs/>
          <w:noProof/>
        </w:rPr>
        <w:t>Moore T</w:t>
      </w:r>
      <w:r w:rsidRPr="009E06DA">
        <w:rPr>
          <w:rFonts w:ascii="Times New Roman" w:hAnsi="Times New Roman" w:cs="Times New Roman"/>
          <w:noProof/>
        </w:rPr>
        <w:t xml:space="preserve">, </w:t>
      </w:r>
      <w:r w:rsidRPr="009E06DA">
        <w:rPr>
          <w:rFonts w:ascii="Times New Roman" w:hAnsi="Times New Roman" w:cs="Times New Roman"/>
          <w:b/>
          <w:bCs/>
          <w:noProof/>
        </w:rPr>
        <w:t>Chang SW</w:t>
      </w:r>
      <w:r w:rsidRPr="009E06DA">
        <w:rPr>
          <w:rFonts w:ascii="Times New Roman" w:hAnsi="Times New Roman" w:cs="Times New Roman"/>
          <w:noProof/>
        </w:rPr>
        <w:t xml:space="preserve">, </w:t>
      </w:r>
      <w:r w:rsidRPr="009E06DA">
        <w:rPr>
          <w:rFonts w:ascii="Times New Roman" w:hAnsi="Times New Roman" w:cs="Times New Roman"/>
          <w:b/>
          <w:bCs/>
          <w:noProof/>
        </w:rPr>
        <w:t>Snyder LH</w:t>
      </w:r>
      <w:r w:rsidRPr="009E06DA">
        <w:rPr>
          <w:rFonts w:ascii="Times New Roman" w:hAnsi="Times New Roman" w:cs="Times New Roman"/>
          <w:noProof/>
        </w:rPr>
        <w:t xml:space="preserve">, </w:t>
      </w:r>
      <w:r w:rsidRPr="009E06DA">
        <w:rPr>
          <w:rFonts w:ascii="Times New Roman" w:hAnsi="Times New Roman" w:cs="Times New Roman"/>
          <w:b/>
          <w:bCs/>
          <w:noProof/>
        </w:rPr>
        <w:t>Lisberger SG</w:t>
      </w:r>
      <w:r w:rsidRPr="009E06DA">
        <w:rPr>
          <w:rFonts w:ascii="Times New Roman" w:hAnsi="Times New Roman" w:cs="Times New Roman"/>
          <w:noProof/>
        </w:rPr>
        <w:t xml:space="preserve">, </w:t>
      </w:r>
      <w:r w:rsidRPr="009E06DA">
        <w:rPr>
          <w:rFonts w:ascii="Times New Roman" w:hAnsi="Times New Roman" w:cs="Times New Roman"/>
          <w:b/>
          <w:bCs/>
          <w:noProof/>
        </w:rPr>
        <w:t>Priebe NJ</w:t>
      </w:r>
      <w:r w:rsidRPr="009E06DA">
        <w:rPr>
          <w:rFonts w:ascii="Times New Roman" w:hAnsi="Times New Roman" w:cs="Times New Roman"/>
          <w:noProof/>
        </w:rPr>
        <w:t xml:space="preserve">, </w:t>
      </w:r>
      <w:r w:rsidRPr="009E06DA">
        <w:rPr>
          <w:rFonts w:ascii="Times New Roman" w:hAnsi="Times New Roman" w:cs="Times New Roman"/>
          <w:b/>
          <w:bCs/>
          <w:noProof/>
        </w:rPr>
        <w:t>Finn IM</w:t>
      </w:r>
      <w:r w:rsidRPr="009E06DA">
        <w:rPr>
          <w:rFonts w:ascii="Times New Roman" w:hAnsi="Times New Roman" w:cs="Times New Roman"/>
          <w:noProof/>
        </w:rPr>
        <w:t xml:space="preserve">, </w:t>
      </w:r>
      <w:r w:rsidRPr="009E06DA">
        <w:rPr>
          <w:rFonts w:ascii="Times New Roman" w:hAnsi="Times New Roman" w:cs="Times New Roman"/>
          <w:b/>
          <w:bCs/>
          <w:noProof/>
        </w:rPr>
        <w:t>Ferster D</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Stimulus onset quenches neural variability: A widespread cortical phenomenon. </w:t>
      </w:r>
      <w:r w:rsidRPr="009E06DA">
        <w:rPr>
          <w:rFonts w:ascii="Times New Roman" w:hAnsi="Times New Roman" w:cs="Times New Roman"/>
          <w:i/>
          <w:iCs/>
          <w:noProof/>
        </w:rPr>
        <w:t>Nat Neurosci</w:t>
      </w:r>
      <w:r w:rsidRPr="009E06DA">
        <w:rPr>
          <w:rFonts w:ascii="Times New Roman" w:hAnsi="Times New Roman" w:cs="Times New Roman"/>
          <w:noProof/>
        </w:rPr>
        <w:t xml:space="preserve"> 13: 369–378, 2010.</w:t>
      </w:r>
    </w:p>
    <w:p w14:paraId="5D46F0A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DeWeese M</w:t>
      </w:r>
      <w:r w:rsidRPr="009E06DA">
        <w:rPr>
          <w:rFonts w:ascii="Times New Roman" w:hAnsi="Times New Roman" w:cs="Times New Roman"/>
          <w:noProof/>
        </w:rPr>
        <w:t xml:space="preserve">, </w:t>
      </w:r>
      <w:r w:rsidRPr="009E06DA">
        <w:rPr>
          <w:rFonts w:ascii="Times New Roman" w:hAnsi="Times New Roman" w:cs="Times New Roman"/>
          <w:b/>
          <w:bCs/>
          <w:noProof/>
        </w:rPr>
        <w:t>Zador A</w:t>
      </w:r>
      <w:r w:rsidRPr="009E06DA">
        <w:rPr>
          <w:rFonts w:ascii="Times New Roman" w:hAnsi="Times New Roman" w:cs="Times New Roman"/>
          <w:noProof/>
        </w:rPr>
        <w:t xml:space="preserve">. Asymmetric Dynamics in Optimal Variance Adaptation. </w:t>
      </w:r>
      <w:r w:rsidRPr="009E06DA">
        <w:rPr>
          <w:rFonts w:ascii="Times New Roman" w:hAnsi="Times New Roman" w:cs="Times New Roman"/>
          <w:i/>
          <w:iCs/>
          <w:noProof/>
        </w:rPr>
        <w:t>Neural Comput</w:t>
      </w:r>
      <w:r w:rsidRPr="009E06DA">
        <w:rPr>
          <w:rFonts w:ascii="Times New Roman" w:hAnsi="Times New Roman" w:cs="Times New Roman"/>
          <w:noProof/>
        </w:rPr>
        <w:t xml:space="preserve"> 10: 1179–1202, 1998.</w:t>
      </w:r>
    </w:p>
    <w:p w14:paraId="058A550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Dickey AS</w:t>
      </w:r>
      <w:r w:rsidRPr="009E06DA">
        <w:rPr>
          <w:rFonts w:ascii="Times New Roman" w:hAnsi="Times New Roman" w:cs="Times New Roman"/>
          <w:noProof/>
        </w:rPr>
        <w:t xml:space="preserve">, </w:t>
      </w:r>
      <w:r w:rsidRPr="009E06DA">
        <w:rPr>
          <w:rFonts w:ascii="Times New Roman" w:hAnsi="Times New Roman" w:cs="Times New Roman"/>
          <w:b/>
          <w:bCs/>
          <w:noProof/>
        </w:rPr>
        <w:t>Suminski A</w:t>
      </w:r>
      <w:r w:rsidRPr="009E06DA">
        <w:rPr>
          <w:rFonts w:ascii="Times New Roman" w:hAnsi="Times New Roman" w:cs="Times New Roman"/>
          <w:noProof/>
        </w:rPr>
        <w:t xml:space="preserve">, </w:t>
      </w:r>
      <w:r w:rsidRPr="009E06DA">
        <w:rPr>
          <w:rFonts w:ascii="Times New Roman" w:hAnsi="Times New Roman" w:cs="Times New Roman"/>
          <w:b/>
          <w:bCs/>
          <w:noProof/>
        </w:rPr>
        <w:t>Amit Y</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Single-unit stability using chronically implanted multielectrode arrays.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102: 1331–1339, 2009.</w:t>
      </w:r>
    </w:p>
    <w:p w14:paraId="26ED207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Eden UT</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Barbieri R</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w:t>
      </w:r>
      <w:r w:rsidRPr="009E06DA">
        <w:rPr>
          <w:rFonts w:ascii="Times New Roman" w:hAnsi="Times New Roman" w:cs="Times New Roman"/>
          <w:b/>
          <w:bCs/>
          <w:noProof/>
        </w:rPr>
        <w:t>Brown EN</w:t>
      </w:r>
      <w:r w:rsidRPr="009E06DA">
        <w:rPr>
          <w:rFonts w:ascii="Times New Roman" w:hAnsi="Times New Roman" w:cs="Times New Roman"/>
          <w:noProof/>
        </w:rPr>
        <w:t xml:space="preserve">. Dynamic Analysis of Neural Encoding by Point Process Adaptive Filtering. </w:t>
      </w:r>
      <w:r w:rsidRPr="009E06DA">
        <w:rPr>
          <w:rFonts w:ascii="Times New Roman" w:hAnsi="Times New Roman" w:cs="Times New Roman"/>
          <w:i/>
          <w:iCs/>
          <w:noProof/>
        </w:rPr>
        <w:t>Neural Comput</w:t>
      </w:r>
      <w:r w:rsidRPr="009E06DA">
        <w:rPr>
          <w:rFonts w:ascii="Times New Roman" w:hAnsi="Times New Roman" w:cs="Times New Roman"/>
          <w:noProof/>
        </w:rPr>
        <w:t xml:space="preserve"> 16: 971–998, 2004.</w:t>
      </w:r>
    </w:p>
    <w:p w14:paraId="7203928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Fenton AA</w:t>
      </w:r>
      <w:r w:rsidRPr="009E06DA">
        <w:rPr>
          <w:rFonts w:ascii="Times New Roman" w:hAnsi="Times New Roman" w:cs="Times New Roman"/>
          <w:noProof/>
        </w:rPr>
        <w:t xml:space="preserve">, </w:t>
      </w:r>
      <w:r w:rsidRPr="009E06DA">
        <w:rPr>
          <w:rFonts w:ascii="Times New Roman" w:hAnsi="Times New Roman" w:cs="Times New Roman"/>
          <w:b/>
          <w:bCs/>
          <w:noProof/>
        </w:rPr>
        <w:t>Muller RU</w:t>
      </w:r>
      <w:r w:rsidRPr="009E06DA">
        <w:rPr>
          <w:rFonts w:ascii="Times New Roman" w:hAnsi="Times New Roman" w:cs="Times New Roman"/>
          <w:noProof/>
        </w:rPr>
        <w:t xml:space="preserve">. Place cell discharge is extremely variable during individual passes of the rat through the firing field. </w:t>
      </w:r>
      <w:r w:rsidRPr="009E06DA">
        <w:rPr>
          <w:rFonts w:ascii="Times New Roman" w:hAnsi="Times New Roman" w:cs="Times New Roman"/>
          <w:i/>
          <w:iCs/>
          <w:noProof/>
        </w:rPr>
        <w:t>Proc Natl Acad Sci U S A</w:t>
      </w:r>
      <w:r w:rsidRPr="009E06DA">
        <w:rPr>
          <w:rFonts w:ascii="Times New Roman" w:hAnsi="Times New Roman" w:cs="Times New Roman"/>
          <w:noProof/>
        </w:rPr>
        <w:t xml:space="preserve"> 95: 3182–3187, 1998.</w:t>
      </w:r>
    </w:p>
    <w:p w14:paraId="0E1842D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Gaunt RE</w:t>
      </w:r>
      <w:r w:rsidRPr="009E06DA">
        <w:rPr>
          <w:rFonts w:ascii="Times New Roman" w:hAnsi="Times New Roman" w:cs="Times New Roman"/>
          <w:noProof/>
        </w:rPr>
        <w:t xml:space="preserve">, </w:t>
      </w:r>
      <w:r w:rsidRPr="009E06DA">
        <w:rPr>
          <w:rFonts w:ascii="Times New Roman" w:hAnsi="Times New Roman" w:cs="Times New Roman"/>
          <w:b/>
          <w:bCs/>
          <w:noProof/>
        </w:rPr>
        <w:t>Iyengar S</w:t>
      </w:r>
      <w:r w:rsidRPr="009E06DA">
        <w:rPr>
          <w:rFonts w:ascii="Times New Roman" w:hAnsi="Times New Roman" w:cs="Times New Roman"/>
          <w:noProof/>
        </w:rPr>
        <w:t xml:space="preserve">, </w:t>
      </w:r>
      <w:r w:rsidRPr="009E06DA">
        <w:rPr>
          <w:rFonts w:ascii="Times New Roman" w:hAnsi="Times New Roman" w:cs="Times New Roman"/>
          <w:b/>
          <w:bCs/>
          <w:noProof/>
        </w:rPr>
        <w:t>Olde Daalhuis AB</w:t>
      </w:r>
      <w:r w:rsidRPr="009E06DA">
        <w:rPr>
          <w:rFonts w:ascii="Times New Roman" w:hAnsi="Times New Roman" w:cs="Times New Roman"/>
          <w:noProof/>
        </w:rPr>
        <w:t xml:space="preserve">, </w:t>
      </w:r>
      <w:r w:rsidRPr="009E06DA">
        <w:rPr>
          <w:rFonts w:ascii="Times New Roman" w:hAnsi="Times New Roman" w:cs="Times New Roman"/>
          <w:b/>
          <w:bCs/>
          <w:noProof/>
        </w:rPr>
        <w:t>Simsek B</w:t>
      </w:r>
      <w:r w:rsidRPr="009E06DA">
        <w:rPr>
          <w:rFonts w:ascii="Times New Roman" w:hAnsi="Times New Roman" w:cs="Times New Roman"/>
          <w:noProof/>
        </w:rPr>
        <w:t xml:space="preserve">, </w:t>
      </w:r>
      <w:r w:rsidRPr="009E06DA">
        <w:rPr>
          <w:rFonts w:ascii="Times New Roman" w:hAnsi="Times New Roman" w:cs="Times New Roman"/>
          <w:b/>
          <w:bCs/>
          <w:noProof/>
        </w:rPr>
        <w:t>Robert Gaunt BE</w:t>
      </w:r>
      <w:r w:rsidRPr="009E06DA">
        <w:rPr>
          <w:rFonts w:ascii="Times New Roman" w:hAnsi="Times New Roman" w:cs="Times New Roman"/>
          <w:noProof/>
        </w:rPr>
        <w:t xml:space="preserve">. An asymptotic expansion for the normalizing constant of the Conway-Maxwell-Poisson distribution. </w:t>
      </w:r>
      <w:r w:rsidRPr="009E06DA">
        <w:rPr>
          <w:rFonts w:ascii="Times New Roman" w:hAnsi="Times New Roman" w:cs="Times New Roman"/>
          <w:i/>
          <w:iCs/>
          <w:noProof/>
        </w:rPr>
        <w:t>Ann Inst Stat Math</w:t>
      </w:r>
      <w:r w:rsidRPr="009E06DA">
        <w:rPr>
          <w:rFonts w:ascii="Times New Roman" w:hAnsi="Times New Roman" w:cs="Times New Roman"/>
          <w:noProof/>
        </w:rPr>
        <w:t xml:space="preserve"> 71: 163–180, 2019.</w:t>
      </w:r>
    </w:p>
    <w:p w14:paraId="53C831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Ghanbari A</w:t>
      </w:r>
      <w:r w:rsidRPr="009E06DA">
        <w:rPr>
          <w:rFonts w:ascii="Times New Roman" w:hAnsi="Times New Roman" w:cs="Times New Roman"/>
          <w:noProof/>
        </w:rPr>
        <w:t xml:space="preserve">, </w:t>
      </w:r>
      <w:r w:rsidRPr="009E06DA">
        <w:rPr>
          <w:rFonts w:ascii="Times New Roman" w:hAnsi="Times New Roman" w:cs="Times New Roman"/>
          <w:b/>
          <w:bCs/>
          <w:noProof/>
        </w:rPr>
        <w:t>Lee CM</w:t>
      </w:r>
      <w:r w:rsidRPr="009E06DA">
        <w:rPr>
          <w:rFonts w:ascii="Times New Roman" w:hAnsi="Times New Roman" w:cs="Times New Roman"/>
          <w:noProof/>
        </w:rPr>
        <w:t xml:space="preserve">, </w:t>
      </w:r>
      <w:r w:rsidRPr="009E06DA">
        <w:rPr>
          <w:rFonts w:ascii="Times New Roman" w:hAnsi="Times New Roman" w:cs="Times New Roman"/>
          <w:b/>
          <w:bCs/>
          <w:noProof/>
        </w:rPr>
        <w:t>Read HL</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Modeling stimulus-dependent variability improves decoding of population neural responses. </w:t>
      </w:r>
      <w:r w:rsidRPr="009E06DA">
        <w:rPr>
          <w:rFonts w:ascii="Times New Roman" w:hAnsi="Times New Roman" w:cs="Times New Roman"/>
          <w:i/>
          <w:iCs/>
          <w:noProof/>
        </w:rPr>
        <w:t>J Neural Eng</w:t>
      </w:r>
      <w:r w:rsidRPr="009E06DA">
        <w:rPr>
          <w:rFonts w:ascii="Times New Roman" w:hAnsi="Times New Roman" w:cs="Times New Roman"/>
          <w:noProof/>
        </w:rPr>
        <w:t xml:space="preserve"> 16, 2019.</w:t>
      </w:r>
    </w:p>
    <w:p w14:paraId="42298D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Gupta RC</w:t>
      </w:r>
      <w:r w:rsidRPr="009E06DA">
        <w:rPr>
          <w:rFonts w:ascii="Times New Roman" w:hAnsi="Times New Roman" w:cs="Times New Roman"/>
          <w:noProof/>
        </w:rPr>
        <w:t xml:space="preserve">, </w:t>
      </w:r>
      <w:r w:rsidRPr="009E06DA">
        <w:rPr>
          <w:rFonts w:ascii="Times New Roman" w:hAnsi="Times New Roman" w:cs="Times New Roman"/>
          <w:b/>
          <w:bCs/>
          <w:noProof/>
        </w:rPr>
        <w:t>Sim SZ</w:t>
      </w:r>
      <w:r w:rsidRPr="009E06DA">
        <w:rPr>
          <w:rFonts w:ascii="Times New Roman" w:hAnsi="Times New Roman" w:cs="Times New Roman"/>
          <w:noProof/>
        </w:rPr>
        <w:t xml:space="preserve">, </w:t>
      </w:r>
      <w:r w:rsidRPr="009E06DA">
        <w:rPr>
          <w:rFonts w:ascii="Times New Roman" w:hAnsi="Times New Roman" w:cs="Times New Roman"/>
          <w:b/>
          <w:bCs/>
          <w:noProof/>
        </w:rPr>
        <w:t>Ong SH</w:t>
      </w:r>
      <w:r w:rsidRPr="009E06DA">
        <w:rPr>
          <w:rFonts w:ascii="Times New Roman" w:hAnsi="Times New Roman" w:cs="Times New Roman"/>
          <w:noProof/>
        </w:rPr>
        <w:t xml:space="preserve">. Analysis of discrete data by Conway–Maxwell Poisson distribution. </w:t>
      </w:r>
      <w:r w:rsidRPr="009E06DA">
        <w:rPr>
          <w:rFonts w:ascii="Times New Roman" w:hAnsi="Times New Roman" w:cs="Times New Roman"/>
          <w:i/>
          <w:iCs/>
          <w:noProof/>
        </w:rPr>
        <w:t>AStA Adv Stat Anal</w:t>
      </w:r>
      <w:r w:rsidRPr="009E06DA">
        <w:rPr>
          <w:rFonts w:ascii="Times New Roman" w:hAnsi="Times New Roman" w:cs="Times New Roman"/>
          <w:noProof/>
        </w:rPr>
        <w:t xml:space="preserve"> 98: 327–343, 2014.</w:t>
      </w:r>
    </w:p>
    <w:p w14:paraId="4F1A164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Kelly RC</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Kass RE</w:t>
      </w:r>
      <w:r w:rsidRPr="009E06DA">
        <w:rPr>
          <w:rFonts w:ascii="Times New Roman" w:hAnsi="Times New Roman" w:cs="Times New Roman"/>
          <w:noProof/>
        </w:rPr>
        <w:t xml:space="preserve">, </w:t>
      </w:r>
      <w:r w:rsidRPr="009E06DA">
        <w:rPr>
          <w:rFonts w:ascii="Times New Roman" w:hAnsi="Times New Roman" w:cs="Times New Roman"/>
          <w:b/>
          <w:bCs/>
          <w:noProof/>
        </w:rPr>
        <w:t>Lee TS</w:t>
      </w:r>
      <w:r w:rsidRPr="009E06DA">
        <w:rPr>
          <w:rFonts w:ascii="Times New Roman" w:hAnsi="Times New Roman" w:cs="Times New Roman"/>
          <w:noProof/>
        </w:rPr>
        <w:t xml:space="preserve">. Local field potentials indicate network state and account for neuronal response variability.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 567–579, 2010.</w:t>
      </w:r>
    </w:p>
    <w:p w14:paraId="36D538D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Utah array extracellular recordings of spontaneous and visually evoked activity from anesthetized macaque primary visual cortex (V1) [Online]. </w:t>
      </w:r>
      <w:r w:rsidRPr="009E06DA">
        <w:rPr>
          <w:rFonts w:ascii="Times New Roman" w:hAnsi="Times New Roman" w:cs="Times New Roman"/>
          <w:i/>
          <w:iCs/>
          <w:noProof/>
        </w:rPr>
        <w:t>CRCNS.org</w:t>
      </w:r>
      <w:r w:rsidRPr="009E06DA">
        <w:rPr>
          <w:rFonts w:ascii="Times New Roman" w:hAnsi="Times New Roman" w:cs="Times New Roman"/>
          <w:noProof/>
        </w:rPr>
        <w:t xml:space="preserve"> 2016.http://dx.doi.org/10.6080/K0NC5Z4X.</w:t>
      </w:r>
    </w:p>
    <w:p w14:paraId="2CF39A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Lesica NA</w:t>
      </w:r>
      <w:r w:rsidRPr="009E06DA">
        <w:rPr>
          <w:rFonts w:ascii="Times New Roman" w:hAnsi="Times New Roman" w:cs="Times New Roman"/>
          <w:noProof/>
        </w:rPr>
        <w:t xml:space="preserve">, </w:t>
      </w:r>
      <w:r w:rsidRPr="009E06DA">
        <w:rPr>
          <w:rFonts w:ascii="Times New Roman" w:hAnsi="Times New Roman" w:cs="Times New Roman"/>
          <w:b/>
          <w:bCs/>
          <w:noProof/>
        </w:rPr>
        <w:t>Jin J</w:t>
      </w:r>
      <w:r w:rsidRPr="009E06DA">
        <w:rPr>
          <w:rFonts w:ascii="Times New Roman" w:hAnsi="Times New Roman" w:cs="Times New Roman"/>
          <w:noProof/>
        </w:rPr>
        <w:t xml:space="preserve">, </w:t>
      </w:r>
      <w:r w:rsidRPr="009E06DA">
        <w:rPr>
          <w:rFonts w:ascii="Times New Roman" w:hAnsi="Times New Roman" w:cs="Times New Roman"/>
          <w:b/>
          <w:bCs/>
          <w:noProof/>
        </w:rPr>
        <w:t>Weng C</w:t>
      </w:r>
      <w:r w:rsidRPr="009E06DA">
        <w:rPr>
          <w:rFonts w:ascii="Times New Roman" w:hAnsi="Times New Roman" w:cs="Times New Roman"/>
          <w:noProof/>
        </w:rPr>
        <w:t xml:space="preserve">, </w:t>
      </w:r>
      <w:r w:rsidRPr="009E06DA">
        <w:rPr>
          <w:rFonts w:ascii="Times New Roman" w:hAnsi="Times New Roman" w:cs="Times New Roman"/>
          <w:b/>
          <w:bCs/>
          <w:noProof/>
        </w:rPr>
        <w:t>Yeh CI</w:t>
      </w:r>
      <w:r w:rsidRPr="009E06DA">
        <w:rPr>
          <w:rFonts w:ascii="Times New Roman" w:hAnsi="Times New Roman" w:cs="Times New Roman"/>
          <w:noProof/>
        </w:rPr>
        <w:t xml:space="preserve">, </w:t>
      </w:r>
      <w:r w:rsidRPr="009E06DA">
        <w:rPr>
          <w:rFonts w:ascii="Times New Roman" w:hAnsi="Times New Roman" w:cs="Times New Roman"/>
          <w:b/>
          <w:bCs/>
          <w:noProof/>
        </w:rPr>
        <w:t>Butts DA</w:t>
      </w:r>
      <w:r w:rsidRPr="009E06DA">
        <w:rPr>
          <w:rFonts w:ascii="Times New Roman" w:hAnsi="Times New Roman" w:cs="Times New Roman"/>
          <w:noProof/>
        </w:rPr>
        <w:t xml:space="preserve">, </w:t>
      </w:r>
      <w:r w:rsidRPr="009E06DA">
        <w:rPr>
          <w:rFonts w:ascii="Times New Roman" w:hAnsi="Times New Roman" w:cs="Times New Roman"/>
          <w:b/>
          <w:bCs/>
          <w:noProof/>
        </w:rPr>
        <w:t>Stanley GB</w:t>
      </w:r>
      <w:r w:rsidRPr="009E06DA">
        <w:rPr>
          <w:rFonts w:ascii="Times New Roman" w:hAnsi="Times New Roman" w:cs="Times New Roman"/>
          <w:noProof/>
        </w:rPr>
        <w:t xml:space="preserve">, </w:t>
      </w:r>
      <w:r w:rsidRPr="009E06DA">
        <w:rPr>
          <w:rFonts w:ascii="Times New Roman" w:hAnsi="Times New Roman" w:cs="Times New Roman"/>
          <w:b/>
          <w:bCs/>
          <w:noProof/>
        </w:rPr>
        <w:t>Alonso JM</w:t>
      </w:r>
      <w:r w:rsidRPr="009E06DA">
        <w:rPr>
          <w:rFonts w:ascii="Times New Roman" w:hAnsi="Times New Roman" w:cs="Times New Roman"/>
          <w:noProof/>
        </w:rPr>
        <w:t xml:space="preserve">. Adaptation to Stimulus Contrast and Correlations during Natural Visual Stimulation. </w:t>
      </w:r>
      <w:r w:rsidRPr="009E06DA">
        <w:rPr>
          <w:rFonts w:ascii="Times New Roman" w:hAnsi="Times New Roman" w:cs="Times New Roman"/>
          <w:i/>
          <w:iCs/>
          <w:noProof/>
        </w:rPr>
        <w:t>Neuron</w:t>
      </w:r>
      <w:r w:rsidRPr="009E06DA">
        <w:rPr>
          <w:rFonts w:ascii="Times New Roman" w:hAnsi="Times New Roman" w:cs="Times New Roman"/>
          <w:noProof/>
        </w:rPr>
        <w:t xml:space="preserve"> 55: 479–491, 2007.</w:t>
      </w:r>
    </w:p>
    <w:p w14:paraId="1884AC7E"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Macke JH</w:t>
      </w:r>
      <w:r w:rsidRPr="009E06DA">
        <w:rPr>
          <w:rFonts w:ascii="Times New Roman" w:hAnsi="Times New Roman" w:cs="Times New Roman"/>
          <w:noProof/>
        </w:rPr>
        <w:t xml:space="preserve">, </w:t>
      </w:r>
      <w:r w:rsidRPr="009E06DA">
        <w:rPr>
          <w:rFonts w:ascii="Times New Roman" w:hAnsi="Times New Roman" w:cs="Times New Roman"/>
          <w:b/>
          <w:bCs/>
          <w:noProof/>
        </w:rPr>
        <w:t>Buesing L</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Empirical models of spiking in neural populations. </w:t>
      </w:r>
      <w:r w:rsidRPr="009E06DA">
        <w:rPr>
          <w:rFonts w:ascii="Times New Roman" w:hAnsi="Times New Roman" w:cs="Times New Roman"/>
          <w:i/>
          <w:iCs/>
          <w:noProof/>
        </w:rPr>
        <w:t>Adv Neural Inf Process Syst</w:t>
      </w:r>
      <w:r w:rsidRPr="009E06DA">
        <w:rPr>
          <w:rFonts w:ascii="Times New Roman" w:hAnsi="Times New Roman" w:cs="Times New Roman"/>
          <w:noProof/>
        </w:rPr>
        <w:t xml:space="preserve"> 24, 2011.</w:t>
      </w:r>
    </w:p>
    <w:p w14:paraId="34DA111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Maimon G</w:t>
      </w:r>
      <w:r w:rsidRPr="009E06DA">
        <w:rPr>
          <w:rFonts w:ascii="Times New Roman" w:hAnsi="Times New Roman" w:cs="Times New Roman"/>
          <w:noProof/>
        </w:rPr>
        <w:t xml:space="preserve">, </w:t>
      </w:r>
      <w:r w:rsidRPr="009E06DA">
        <w:rPr>
          <w:rFonts w:ascii="Times New Roman" w:hAnsi="Times New Roman" w:cs="Times New Roman"/>
          <w:b/>
          <w:bCs/>
          <w:noProof/>
        </w:rPr>
        <w:t>Assad J a.</w:t>
      </w:r>
      <w:r w:rsidRPr="009E06DA">
        <w:rPr>
          <w:rFonts w:ascii="Times New Roman" w:hAnsi="Times New Roman" w:cs="Times New Roman"/>
          <w:noProof/>
        </w:rPr>
        <w:t xml:space="preserve"> Beyond Poisson: Increased Spike-Time Regularity across Primate Parietal Cortex. </w:t>
      </w:r>
      <w:r w:rsidRPr="009E06DA">
        <w:rPr>
          <w:rFonts w:ascii="Times New Roman" w:hAnsi="Times New Roman" w:cs="Times New Roman"/>
          <w:i/>
          <w:iCs/>
          <w:noProof/>
        </w:rPr>
        <w:t>Neuron</w:t>
      </w:r>
      <w:r w:rsidRPr="009E06DA">
        <w:rPr>
          <w:rFonts w:ascii="Times New Roman" w:hAnsi="Times New Roman" w:cs="Times New Roman"/>
          <w:noProof/>
        </w:rPr>
        <w:t xml:space="preserve"> 62: 426–440, 2009.</w:t>
      </w:r>
    </w:p>
    <w:p w14:paraId="2CCED6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Paninski L</w:t>
      </w:r>
      <w:r w:rsidRPr="009E06DA">
        <w:rPr>
          <w:rFonts w:ascii="Times New Roman" w:hAnsi="Times New Roman" w:cs="Times New Roman"/>
          <w:noProof/>
        </w:rPr>
        <w:t xml:space="preserve">, </w:t>
      </w:r>
      <w:r w:rsidRPr="009E06DA">
        <w:rPr>
          <w:rFonts w:ascii="Times New Roman" w:hAnsi="Times New Roman" w:cs="Times New Roman"/>
          <w:b/>
          <w:bCs/>
          <w:noProof/>
        </w:rPr>
        <w:t>Ahmadian Y</w:t>
      </w:r>
      <w:r w:rsidRPr="009E06DA">
        <w:rPr>
          <w:rFonts w:ascii="Times New Roman" w:hAnsi="Times New Roman" w:cs="Times New Roman"/>
          <w:noProof/>
        </w:rPr>
        <w:t xml:space="preserve">, </w:t>
      </w:r>
      <w:r w:rsidRPr="009E06DA">
        <w:rPr>
          <w:rFonts w:ascii="Times New Roman" w:hAnsi="Times New Roman" w:cs="Times New Roman"/>
          <w:b/>
          <w:bCs/>
          <w:noProof/>
        </w:rPr>
        <w:t>Ferreira DG</w:t>
      </w:r>
      <w:r w:rsidRPr="009E06DA">
        <w:rPr>
          <w:rFonts w:ascii="Times New Roman" w:hAnsi="Times New Roman" w:cs="Times New Roman"/>
          <w:noProof/>
        </w:rPr>
        <w:t xml:space="preserve">, </w:t>
      </w:r>
      <w:r w:rsidRPr="009E06DA">
        <w:rPr>
          <w:rFonts w:ascii="Times New Roman" w:hAnsi="Times New Roman" w:cs="Times New Roman"/>
          <w:b/>
          <w:bCs/>
          <w:noProof/>
        </w:rPr>
        <w:t>Koyama S</w:t>
      </w:r>
      <w:r w:rsidRPr="009E06DA">
        <w:rPr>
          <w:rFonts w:ascii="Times New Roman" w:hAnsi="Times New Roman" w:cs="Times New Roman"/>
          <w:noProof/>
        </w:rPr>
        <w:t xml:space="preserve">, </w:t>
      </w:r>
      <w:r w:rsidRPr="009E06DA">
        <w:rPr>
          <w:rFonts w:ascii="Times New Roman" w:hAnsi="Times New Roman" w:cs="Times New Roman"/>
          <w:b/>
          <w:bCs/>
          <w:noProof/>
        </w:rPr>
        <w:t>Rahnama Rad K</w:t>
      </w:r>
      <w:r w:rsidRPr="009E06DA">
        <w:rPr>
          <w:rFonts w:ascii="Times New Roman" w:hAnsi="Times New Roman" w:cs="Times New Roman"/>
          <w:noProof/>
        </w:rPr>
        <w:t xml:space="preserve">, </w:t>
      </w:r>
      <w:r w:rsidRPr="009E06DA">
        <w:rPr>
          <w:rFonts w:ascii="Times New Roman" w:hAnsi="Times New Roman" w:cs="Times New Roman"/>
          <w:b/>
          <w:bCs/>
          <w:noProof/>
        </w:rPr>
        <w:t>Vidne M</w:t>
      </w:r>
      <w:r w:rsidRPr="009E06DA">
        <w:rPr>
          <w:rFonts w:ascii="Times New Roman" w:hAnsi="Times New Roman" w:cs="Times New Roman"/>
          <w:noProof/>
        </w:rPr>
        <w:t xml:space="preserve">, </w:t>
      </w:r>
      <w:r w:rsidRPr="009E06DA">
        <w:rPr>
          <w:rFonts w:ascii="Times New Roman" w:hAnsi="Times New Roman" w:cs="Times New Roman"/>
          <w:b/>
          <w:bCs/>
          <w:noProof/>
        </w:rPr>
        <w:t>Vogelstein J</w:t>
      </w:r>
      <w:r w:rsidRPr="009E06DA">
        <w:rPr>
          <w:rFonts w:ascii="Times New Roman" w:hAnsi="Times New Roman" w:cs="Times New Roman"/>
          <w:noProof/>
        </w:rPr>
        <w:t xml:space="preserve">, </w:t>
      </w:r>
      <w:r w:rsidRPr="009E06DA">
        <w:rPr>
          <w:rFonts w:ascii="Times New Roman" w:hAnsi="Times New Roman" w:cs="Times New Roman"/>
          <w:b/>
          <w:bCs/>
          <w:noProof/>
        </w:rPr>
        <w:t>Wu W</w:t>
      </w:r>
      <w:r w:rsidRPr="009E06DA">
        <w:rPr>
          <w:rFonts w:ascii="Times New Roman" w:hAnsi="Times New Roman" w:cs="Times New Roman"/>
          <w:noProof/>
        </w:rPr>
        <w:t xml:space="preserve">. A new look at state-space models for neural data.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29Springer: 107–126, 2010.</w:t>
      </w:r>
    </w:p>
    <w:p w14:paraId="15FB845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Rokni U</w:t>
      </w:r>
      <w:r w:rsidRPr="009E06DA">
        <w:rPr>
          <w:rFonts w:ascii="Times New Roman" w:hAnsi="Times New Roman" w:cs="Times New Roman"/>
          <w:noProof/>
        </w:rPr>
        <w:t xml:space="preserve">, </w:t>
      </w:r>
      <w:r w:rsidRPr="009E06DA">
        <w:rPr>
          <w:rFonts w:ascii="Times New Roman" w:hAnsi="Times New Roman" w:cs="Times New Roman"/>
          <w:b/>
          <w:bCs/>
          <w:noProof/>
        </w:rPr>
        <w:t>Richardson AG</w:t>
      </w:r>
      <w:r w:rsidRPr="009E06DA">
        <w:rPr>
          <w:rFonts w:ascii="Times New Roman" w:hAnsi="Times New Roman" w:cs="Times New Roman"/>
          <w:noProof/>
        </w:rPr>
        <w:t xml:space="preserve">, </w:t>
      </w:r>
      <w:r w:rsidRPr="009E06DA">
        <w:rPr>
          <w:rFonts w:ascii="Times New Roman" w:hAnsi="Times New Roman" w:cs="Times New Roman"/>
          <w:b/>
          <w:bCs/>
          <w:noProof/>
        </w:rPr>
        <w:t>Bizzi E</w:t>
      </w:r>
      <w:r w:rsidRPr="009E06DA">
        <w:rPr>
          <w:rFonts w:ascii="Times New Roman" w:hAnsi="Times New Roman" w:cs="Times New Roman"/>
          <w:noProof/>
        </w:rPr>
        <w:t xml:space="preserve">, </w:t>
      </w:r>
      <w:r w:rsidRPr="009E06DA">
        <w:rPr>
          <w:rFonts w:ascii="Times New Roman" w:hAnsi="Times New Roman" w:cs="Times New Roman"/>
          <w:b/>
          <w:bCs/>
          <w:noProof/>
        </w:rPr>
        <w:t>Seung HS</w:t>
      </w:r>
      <w:r w:rsidRPr="009E06DA">
        <w:rPr>
          <w:rFonts w:ascii="Times New Roman" w:hAnsi="Times New Roman" w:cs="Times New Roman"/>
          <w:noProof/>
        </w:rPr>
        <w:t xml:space="preserve">. Motor learning with unstable neural representations. </w:t>
      </w:r>
      <w:r w:rsidRPr="009E06DA">
        <w:rPr>
          <w:rFonts w:ascii="Times New Roman" w:hAnsi="Times New Roman" w:cs="Times New Roman"/>
          <w:i/>
          <w:iCs/>
          <w:noProof/>
        </w:rPr>
        <w:t>Neuron</w:t>
      </w:r>
      <w:r w:rsidRPr="009E06DA">
        <w:rPr>
          <w:rFonts w:ascii="Times New Roman" w:hAnsi="Times New Roman" w:cs="Times New Roman"/>
          <w:noProof/>
        </w:rPr>
        <w:t xml:space="preserve"> 54: 653–666, 2007.</w:t>
      </w:r>
    </w:p>
    <w:p w14:paraId="6D10F17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Sellers KF</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A flexible regression model for count data. </w:t>
      </w:r>
      <w:r w:rsidRPr="009E06DA">
        <w:rPr>
          <w:rFonts w:ascii="Times New Roman" w:hAnsi="Times New Roman" w:cs="Times New Roman"/>
          <w:i/>
          <w:iCs/>
          <w:noProof/>
        </w:rPr>
        <w:t>https://doi.org/101214/09-AOAS306</w:t>
      </w:r>
      <w:r w:rsidRPr="009E06DA">
        <w:rPr>
          <w:rFonts w:ascii="Times New Roman" w:hAnsi="Times New Roman" w:cs="Times New Roman"/>
          <w:noProof/>
        </w:rPr>
        <w:t xml:space="preserve"> 4: 943–961, 2010.</w:t>
      </w:r>
    </w:p>
    <w:p w14:paraId="3E0B753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Shmueli G</w:t>
      </w:r>
      <w:r w:rsidRPr="009E06DA">
        <w:rPr>
          <w:rFonts w:ascii="Times New Roman" w:hAnsi="Times New Roman" w:cs="Times New Roman"/>
          <w:noProof/>
        </w:rPr>
        <w:t xml:space="preserve">, </w:t>
      </w:r>
      <w:r w:rsidRPr="009E06DA">
        <w:rPr>
          <w:rFonts w:ascii="Times New Roman" w:hAnsi="Times New Roman" w:cs="Times New Roman"/>
          <w:b/>
          <w:bCs/>
          <w:noProof/>
        </w:rPr>
        <w:t>Minka TP</w:t>
      </w:r>
      <w:r w:rsidRPr="009E06DA">
        <w:rPr>
          <w:rFonts w:ascii="Times New Roman" w:hAnsi="Times New Roman" w:cs="Times New Roman"/>
          <w:noProof/>
        </w:rPr>
        <w:t xml:space="preserve">, </w:t>
      </w:r>
      <w:r w:rsidRPr="009E06DA">
        <w:rPr>
          <w:rFonts w:ascii="Times New Roman" w:hAnsi="Times New Roman" w:cs="Times New Roman"/>
          <w:b/>
          <w:bCs/>
          <w:noProof/>
        </w:rPr>
        <w:t>Kadane JB</w:t>
      </w:r>
      <w:r w:rsidRPr="009E06DA">
        <w:rPr>
          <w:rFonts w:ascii="Times New Roman" w:hAnsi="Times New Roman" w:cs="Times New Roman"/>
          <w:noProof/>
        </w:rPr>
        <w:t xml:space="preserve">, </w:t>
      </w:r>
      <w:r w:rsidRPr="009E06DA">
        <w:rPr>
          <w:rFonts w:ascii="Times New Roman" w:hAnsi="Times New Roman" w:cs="Times New Roman"/>
          <w:b/>
          <w:bCs/>
          <w:noProof/>
        </w:rPr>
        <w:t>Borle S</w:t>
      </w:r>
      <w:r w:rsidRPr="009E06DA">
        <w:rPr>
          <w:rFonts w:ascii="Times New Roman" w:hAnsi="Times New Roman" w:cs="Times New Roman"/>
          <w:noProof/>
        </w:rPr>
        <w:t xml:space="preserve">, </w:t>
      </w:r>
      <w:r w:rsidRPr="009E06DA">
        <w:rPr>
          <w:rFonts w:ascii="Times New Roman" w:hAnsi="Times New Roman" w:cs="Times New Roman"/>
          <w:b/>
          <w:bCs/>
          <w:noProof/>
        </w:rPr>
        <w:t>Boatwright P</w:t>
      </w:r>
      <w:r w:rsidRPr="009E06DA">
        <w:rPr>
          <w:rFonts w:ascii="Times New Roman" w:hAnsi="Times New Roman" w:cs="Times New Roman"/>
          <w:noProof/>
        </w:rPr>
        <w:t xml:space="preserve">. A useful distribution for fitting discrete data: revival of the Conway–Maxwell–Poisson distribution. </w:t>
      </w:r>
      <w:r w:rsidRPr="009E06DA">
        <w:rPr>
          <w:rFonts w:ascii="Times New Roman" w:hAnsi="Times New Roman" w:cs="Times New Roman"/>
          <w:i/>
          <w:iCs/>
          <w:noProof/>
        </w:rPr>
        <w:t>J R Stat Soc Ser C (Applied Stat</w:t>
      </w:r>
      <w:r w:rsidRPr="009E06DA">
        <w:rPr>
          <w:rFonts w:ascii="Times New Roman" w:hAnsi="Times New Roman" w:cs="Times New Roman"/>
          <w:noProof/>
        </w:rPr>
        <w:t xml:space="preserve"> 54: 127–142, 2005.</w:t>
      </w:r>
    </w:p>
    <w:p w14:paraId="589C678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Spatial and temporal scales of neuronal correlation in primary visual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28: 12591–12603, 2008.</w:t>
      </w:r>
    </w:p>
    <w:p w14:paraId="033C1710"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Steinmetz NA</w:t>
      </w:r>
      <w:r w:rsidRPr="009E06DA">
        <w:rPr>
          <w:rFonts w:ascii="Times New Roman" w:hAnsi="Times New Roman" w:cs="Times New Roman"/>
          <w:noProof/>
        </w:rPr>
        <w:t xml:space="preserve">, </w:t>
      </w:r>
      <w:r w:rsidRPr="009E06DA">
        <w:rPr>
          <w:rFonts w:ascii="Times New Roman" w:hAnsi="Times New Roman" w:cs="Times New Roman"/>
          <w:b/>
          <w:bCs/>
          <w:noProof/>
        </w:rPr>
        <w:t>Aydin C</w:t>
      </w:r>
      <w:r w:rsidRPr="009E06DA">
        <w:rPr>
          <w:rFonts w:ascii="Times New Roman" w:hAnsi="Times New Roman" w:cs="Times New Roman"/>
          <w:noProof/>
        </w:rPr>
        <w:t xml:space="preserve">, </w:t>
      </w:r>
      <w:r w:rsidRPr="009E06DA">
        <w:rPr>
          <w:rFonts w:ascii="Times New Roman" w:hAnsi="Times New Roman" w:cs="Times New Roman"/>
          <w:b/>
          <w:bCs/>
          <w:noProof/>
        </w:rPr>
        <w:t>Lebedeva A</w:t>
      </w:r>
      <w:r w:rsidRPr="009E06DA">
        <w:rPr>
          <w:rFonts w:ascii="Times New Roman" w:hAnsi="Times New Roman" w:cs="Times New Roman"/>
          <w:noProof/>
        </w:rPr>
        <w:t xml:space="preserve">, </w:t>
      </w:r>
      <w:r w:rsidRPr="009E06DA">
        <w:rPr>
          <w:rFonts w:ascii="Times New Roman" w:hAnsi="Times New Roman" w:cs="Times New Roman"/>
          <w:b/>
          <w:bCs/>
          <w:noProof/>
        </w:rPr>
        <w:t>Okun M</w:t>
      </w:r>
      <w:r w:rsidRPr="009E06DA">
        <w:rPr>
          <w:rFonts w:ascii="Times New Roman" w:hAnsi="Times New Roman" w:cs="Times New Roman"/>
          <w:noProof/>
        </w:rPr>
        <w:t xml:space="preserve">, </w:t>
      </w:r>
      <w:r w:rsidRPr="009E06DA">
        <w:rPr>
          <w:rFonts w:ascii="Times New Roman" w:hAnsi="Times New Roman" w:cs="Times New Roman"/>
          <w:b/>
          <w:bCs/>
          <w:noProof/>
        </w:rPr>
        <w:t>Pachitariu M</w:t>
      </w:r>
      <w:r w:rsidRPr="009E06DA">
        <w:rPr>
          <w:rFonts w:ascii="Times New Roman" w:hAnsi="Times New Roman" w:cs="Times New Roman"/>
          <w:noProof/>
        </w:rPr>
        <w:t xml:space="preserve">, </w:t>
      </w:r>
      <w:r w:rsidRPr="009E06DA">
        <w:rPr>
          <w:rFonts w:ascii="Times New Roman" w:hAnsi="Times New Roman" w:cs="Times New Roman"/>
          <w:b/>
          <w:bCs/>
          <w:noProof/>
        </w:rPr>
        <w:t>Bauza M</w:t>
      </w:r>
      <w:r w:rsidRPr="009E06DA">
        <w:rPr>
          <w:rFonts w:ascii="Times New Roman" w:hAnsi="Times New Roman" w:cs="Times New Roman"/>
          <w:noProof/>
        </w:rPr>
        <w:t xml:space="preserve">, </w:t>
      </w:r>
      <w:r w:rsidRPr="009E06DA">
        <w:rPr>
          <w:rFonts w:ascii="Times New Roman" w:hAnsi="Times New Roman" w:cs="Times New Roman"/>
          <w:b/>
          <w:bCs/>
          <w:noProof/>
        </w:rPr>
        <w:t>Beau M</w:t>
      </w:r>
      <w:r w:rsidRPr="009E06DA">
        <w:rPr>
          <w:rFonts w:ascii="Times New Roman" w:hAnsi="Times New Roman" w:cs="Times New Roman"/>
          <w:noProof/>
        </w:rPr>
        <w:t xml:space="preserve">, </w:t>
      </w:r>
      <w:r w:rsidRPr="009E06DA">
        <w:rPr>
          <w:rFonts w:ascii="Times New Roman" w:hAnsi="Times New Roman" w:cs="Times New Roman"/>
          <w:b/>
          <w:bCs/>
          <w:noProof/>
        </w:rPr>
        <w:t>Bhagat J</w:t>
      </w:r>
      <w:r w:rsidRPr="009E06DA">
        <w:rPr>
          <w:rFonts w:ascii="Times New Roman" w:hAnsi="Times New Roman" w:cs="Times New Roman"/>
          <w:noProof/>
        </w:rPr>
        <w:t xml:space="preserve">, </w:t>
      </w:r>
      <w:r w:rsidRPr="009E06DA">
        <w:rPr>
          <w:rFonts w:ascii="Times New Roman" w:hAnsi="Times New Roman" w:cs="Times New Roman"/>
          <w:b/>
          <w:bCs/>
          <w:noProof/>
        </w:rPr>
        <w:t>Böhm C</w:t>
      </w:r>
      <w:r w:rsidRPr="009E06DA">
        <w:rPr>
          <w:rFonts w:ascii="Times New Roman" w:hAnsi="Times New Roman" w:cs="Times New Roman"/>
          <w:noProof/>
        </w:rPr>
        <w:t xml:space="preserve">, </w:t>
      </w:r>
      <w:r w:rsidRPr="009E06DA">
        <w:rPr>
          <w:rFonts w:ascii="Times New Roman" w:hAnsi="Times New Roman" w:cs="Times New Roman"/>
          <w:b/>
          <w:bCs/>
          <w:noProof/>
        </w:rPr>
        <w:t>Broux M</w:t>
      </w:r>
      <w:r w:rsidRPr="009E06DA">
        <w:rPr>
          <w:rFonts w:ascii="Times New Roman" w:hAnsi="Times New Roman" w:cs="Times New Roman"/>
          <w:noProof/>
        </w:rPr>
        <w:t xml:space="preserve">, </w:t>
      </w:r>
      <w:r w:rsidRPr="009E06DA">
        <w:rPr>
          <w:rFonts w:ascii="Times New Roman" w:hAnsi="Times New Roman" w:cs="Times New Roman"/>
          <w:b/>
          <w:bCs/>
          <w:noProof/>
        </w:rPr>
        <w:t>Chen S</w:t>
      </w:r>
      <w:r w:rsidRPr="009E06DA">
        <w:rPr>
          <w:rFonts w:ascii="Times New Roman" w:hAnsi="Times New Roman" w:cs="Times New Roman"/>
          <w:noProof/>
        </w:rPr>
        <w:t xml:space="preserve">, </w:t>
      </w:r>
      <w:r w:rsidRPr="009E06DA">
        <w:rPr>
          <w:rFonts w:ascii="Times New Roman" w:hAnsi="Times New Roman" w:cs="Times New Roman"/>
          <w:b/>
          <w:bCs/>
          <w:noProof/>
        </w:rPr>
        <w:t>Colonell J</w:t>
      </w:r>
      <w:r w:rsidRPr="009E06DA">
        <w:rPr>
          <w:rFonts w:ascii="Times New Roman" w:hAnsi="Times New Roman" w:cs="Times New Roman"/>
          <w:noProof/>
        </w:rPr>
        <w:t xml:space="preserve">, </w:t>
      </w:r>
      <w:r w:rsidRPr="009E06DA">
        <w:rPr>
          <w:rFonts w:ascii="Times New Roman" w:hAnsi="Times New Roman" w:cs="Times New Roman"/>
          <w:b/>
          <w:bCs/>
          <w:noProof/>
        </w:rPr>
        <w:t>Gardner RJ</w:t>
      </w:r>
      <w:r w:rsidRPr="009E06DA">
        <w:rPr>
          <w:rFonts w:ascii="Times New Roman" w:hAnsi="Times New Roman" w:cs="Times New Roman"/>
          <w:noProof/>
        </w:rPr>
        <w:t xml:space="preserve">, </w:t>
      </w:r>
      <w:r w:rsidRPr="009E06DA">
        <w:rPr>
          <w:rFonts w:ascii="Times New Roman" w:hAnsi="Times New Roman" w:cs="Times New Roman"/>
          <w:b/>
          <w:bCs/>
          <w:noProof/>
        </w:rPr>
        <w:t>Karsh B</w:t>
      </w:r>
      <w:r w:rsidRPr="009E06DA">
        <w:rPr>
          <w:rFonts w:ascii="Times New Roman" w:hAnsi="Times New Roman" w:cs="Times New Roman"/>
          <w:noProof/>
        </w:rPr>
        <w:t xml:space="preserve">, </w:t>
      </w:r>
      <w:r w:rsidRPr="009E06DA">
        <w:rPr>
          <w:rFonts w:ascii="Times New Roman" w:hAnsi="Times New Roman" w:cs="Times New Roman"/>
          <w:b/>
          <w:bCs/>
          <w:noProof/>
        </w:rPr>
        <w:t>Kloosterman F</w:t>
      </w:r>
      <w:r w:rsidRPr="009E06DA">
        <w:rPr>
          <w:rFonts w:ascii="Times New Roman" w:hAnsi="Times New Roman" w:cs="Times New Roman"/>
          <w:noProof/>
        </w:rPr>
        <w:t xml:space="preserve">, </w:t>
      </w:r>
      <w:r w:rsidRPr="009E06DA">
        <w:rPr>
          <w:rFonts w:ascii="Times New Roman" w:hAnsi="Times New Roman" w:cs="Times New Roman"/>
          <w:b/>
          <w:bCs/>
          <w:noProof/>
        </w:rPr>
        <w:t>Kostadinov D</w:t>
      </w:r>
      <w:r w:rsidRPr="009E06DA">
        <w:rPr>
          <w:rFonts w:ascii="Times New Roman" w:hAnsi="Times New Roman" w:cs="Times New Roman"/>
          <w:noProof/>
        </w:rPr>
        <w:t xml:space="preserve">, </w:t>
      </w:r>
      <w:r w:rsidRPr="009E06DA">
        <w:rPr>
          <w:rFonts w:ascii="Times New Roman" w:hAnsi="Times New Roman" w:cs="Times New Roman"/>
          <w:b/>
          <w:bCs/>
          <w:noProof/>
        </w:rPr>
        <w:t xml:space="preserve">Mora-Lopez </w:t>
      </w:r>
      <w:r w:rsidRPr="009E06DA">
        <w:rPr>
          <w:rFonts w:ascii="Times New Roman" w:hAnsi="Times New Roman" w:cs="Times New Roman"/>
          <w:b/>
          <w:bCs/>
          <w:noProof/>
        </w:rPr>
        <w:lastRenderedPageBreak/>
        <w:t>C</w:t>
      </w:r>
      <w:r w:rsidRPr="009E06DA">
        <w:rPr>
          <w:rFonts w:ascii="Times New Roman" w:hAnsi="Times New Roman" w:cs="Times New Roman"/>
          <w:noProof/>
        </w:rPr>
        <w:t xml:space="preserve">, </w:t>
      </w:r>
      <w:r w:rsidRPr="009E06DA">
        <w:rPr>
          <w:rFonts w:ascii="Times New Roman" w:hAnsi="Times New Roman" w:cs="Times New Roman"/>
          <w:b/>
          <w:bCs/>
          <w:noProof/>
        </w:rPr>
        <w:t>O’Callaghan J</w:t>
      </w:r>
      <w:r w:rsidRPr="009E06DA">
        <w:rPr>
          <w:rFonts w:ascii="Times New Roman" w:hAnsi="Times New Roman" w:cs="Times New Roman"/>
          <w:noProof/>
        </w:rPr>
        <w:t xml:space="preserve">, </w:t>
      </w:r>
      <w:r w:rsidRPr="009E06DA">
        <w:rPr>
          <w:rFonts w:ascii="Times New Roman" w:hAnsi="Times New Roman" w:cs="Times New Roman"/>
          <w:b/>
          <w:bCs/>
          <w:noProof/>
        </w:rPr>
        <w:t>Park J</w:t>
      </w:r>
      <w:r w:rsidRPr="009E06DA">
        <w:rPr>
          <w:rFonts w:ascii="Times New Roman" w:hAnsi="Times New Roman" w:cs="Times New Roman"/>
          <w:noProof/>
        </w:rPr>
        <w:t xml:space="preserve">, </w:t>
      </w:r>
      <w:r w:rsidRPr="009E06DA">
        <w:rPr>
          <w:rFonts w:ascii="Times New Roman" w:hAnsi="Times New Roman" w:cs="Times New Roman"/>
          <w:b/>
          <w:bCs/>
          <w:noProof/>
        </w:rPr>
        <w:t>Putzeys J</w:t>
      </w:r>
      <w:r w:rsidRPr="009E06DA">
        <w:rPr>
          <w:rFonts w:ascii="Times New Roman" w:hAnsi="Times New Roman" w:cs="Times New Roman"/>
          <w:noProof/>
        </w:rPr>
        <w:t xml:space="preserve">, </w:t>
      </w:r>
      <w:r w:rsidRPr="009E06DA">
        <w:rPr>
          <w:rFonts w:ascii="Times New Roman" w:hAnsi="Times New Roman" w:cs="Times New Roman"/>
          <w:b/>
          <w:bCs/>
          <w:noProof/>
        </w:rPr>
        <w:t>Sauerbrei B</w:t>
      </w:r>
      <w:r w:rsidRPr="009E06DA">
        <w:rPr>
          <w:rFonts w:ascii="Times New Roman" w:hAnsi="Times New Roman" w:cs="Times New Roman"/>
          <w:noProof/>
        </w:rPr>
        <w:t xml:space="preserve">, </w:t>
      </w:r>
      <w:r w:rsidRPr="009E06DA">
        <w:rPr>
          <w:rFonts w:ascii="Times New Roman" w:hAnsi="Times New Roman" w:cs="Times New Roman"/>
          <w:b/>
          <w:bCs/>
          <w:noProof/>
        </w:rPr>
        <w:t>van Daal RJJ</w:t>
      </w:r>
      <w:r w:rsidRPr="009E06DA">
        <w:rPr>
          <w:rFonts w:ascii="Times New Roman" w:hAnsi="Times New Roman" w:cs="Times New Roman"/>
          <w:noProof/>
        </w:rPr>
        <w:t xml:space="preserve">, </w:t>
      </w:r>
      <w:r w:rsidRPr="009E06DA">
        <w:rPr>
          <w:rFonts w:ascii="Times New Roman" w:hAnsi="Times New Roman" w:cs="Times New Roman"/>
          <w:b/>
          <w:bCs/>
          <w:noProof/>
        </w:rPr>
        <w:t>Vollan AZ</w:t>
      </w:r>
      <w:r w:rsidRPr="009E06DA">
        <w:rPr>
          <w:rFonts w:ascii="Times New Roman" w:hAnsi="Times New Roman" w:cs="Times New Roman"/>
          <w:noProof/>
        </w:rPr>
        <w:t xml:space="preserve">, </w:t>
      </w:r>
      <w:r w:rsidRPr="009E06DA">
        <w:rPr>
          <w:rFonts w:ascii="Times New Roman" w:hAnsi="Times New Roman" w:cs="Times New Roman"/>
          <w:b/>
          <w:bCs/>
          <w:noProof/>
        </w:rPr>
        <w:t>Wang S</w:t>
      </w:r>
      <w:r w:rsidRPr="009E06DA">
        <w:rPr>
          <w:rFonts w:ascii="Times New Roman" w:hAnsi="Times New Roman" w:cs="Times New Roman"/>
          <w:noProof/>
        </w:rPr>
        <w:t xml:space="preserve">, </w:t>
      </w:r>
      <w:r w:rsidRPr="009E06DA">
        <w:rPr>
          <w:rFonts w:ascii="Times New Roman" w:hAnsi="Times New Roman" w:cs="Times New Roman"/>
          <w:b/>
          <w:bCs/>
          <w:noProof/>
        </w:rPr>
        <w:t>Welkenhuysen M</w:t>
      </w:r>
      <w:r w:rsidRPr="009E06DA">
        <w:rPr>
          <w:rFonts w:ascii="Times New Roman" w:hAnsi="Times New Roman" w:cs="Times New Roman"/>
          <w:noProof/>
        </w:rPr>
        <w:t xml:space="preserve">, </w:t>
      </w:r>
      <w:r w:rsidRPr="009E06DA">
        <w:rPr>
          <w:rFonts w:ascii="Times New Roman" w:hAnsi="Times New Roman" w:cs="Times New Roman"/>
          <w:b/>
          <w:bCs/>
          <w:noProof/>
        </w:rPr>
        <w:t>Ye Z</w:t>
      </w:r>
      <w:r w:rsidRPr="009E06DA">
        <w:rPr>
          <w:rFonts w:ascii="Times New Roman" w:hAnsi="Times New Roman" w:cs="Times New Roman"/>
          <w:noProof/>
        </w:rPr>
        <w:t xml:space="preserve">, </w:t>
      </w:r>
      <w:r w:rsidRPr="009E06DA">
        <w:rPr>
          <w:rFonts w:ascii="Times New Roman" w:hAnsi="Times New Roman" w:cs="Times New Roman"/>
          <w:b/>
          <w:bCs/>
          <w:noProof/>
        </w:rPr>
        <w:t>Dudman JT</w:t>
      </w:r>
      <w:r w:rsidRPr="009E06DA">
        <w:rPr>
          <w:rFonts w:ascii="Times New Roman" w:hAnsi="Times New Roman" w:cs="Times New Roman"/>
          <w:noProof/>
        </w:rPr>
        <w:t xml:space="preserve">, </w:t>
      </w:r>
      <w:r w:rsidRPr="009E06DA">
        <w:rPr>
          <w:rFonts w:ascii="Times New Roman" w:hAnsi="Times New Roman" w:cs="Times New Roman"/>
          <w:b/>
          <w:bCs/>
          <w:noProof/>
        </w:rPr>
        <w:t>Dutta B</w:t>
      </w:r>
      <w:r w:rsidRPr="009E06DA">
        <w:rPr>
          <w:rFonts w:ascii="Times New Roman" w:hAnsi="Times New Roman" w:cs="Times New Roman"/>
          <w:noProof/>
        </w:rPr>
        <w:t xml:space="preserve">, </w:t>
      </w:r>
      <w:r w:rsidRPr="009E06DA">
        <w:rPr>
          <w:rFonts w:ascii="Times New Roman" w:hAnsi="Times New Roman" w:cs="Times New Roman"/>
          <w:b/>
          <w:bCs/>
          <w:noProof/>
        </w:rPr>
        <w:t>Hantman AW</w:t>
      </w:r>
      <w:r w:rsidRPr="009E06DA">
        <w:rPr>
          <w:rFonts w:ascii="Times New Roman" w:hAnsi="Times New Roman" w:cs="Times New Roman"/>
          <w:noProof/>
        </w:rPr>
        <w:t xml:space="preserve">, </w:t>
      </w:r>
      <w:r w:rsidRPr="009E06DA">
        <w:rPr>
          <w:rFonts w:ascii="Times New Roman" w:hAnsi="Times New Roman" w:cs="Times New Roman"/>
          <w:b/>
          <w:bCs/>
          <w:noProof/>
        </w:rPr>
        <w:t>Harris KD</w:t>
      </w:r>
      <w:r w:rsidRPr="009E06DA">
        <w:rPr>
          <w:rFonts w:ascii="Times New Roman" w:hAnsi="Times New Roman" w:cs="Times New Roman"/>
          <w:noProof/>
        </w:rPr>
        <w:t xml:space="preserve">, </w:t>
      </w:r>
      <w:r w:rsidRPr="009E06DA">
        <w:rPr>
          <w:rFonts w:ascii="Times New Roman" w:hAnsi="Times New Roman" w:cs="Times New Roman"/>
          <w:b/>
          <w:bCs/>
          <w:noProof/>
        </w:rPr>
        <w:t>Lee AK</w:t>
      </w:r>
      <w:r w:rsidRPr="009E06DA">
        <w:rPr>
          <w:rFonts w:ascii="Times New Roman" w:hAnsi="Times New Roman" w:cs="Times New Roman"/>
          <w:noProof/>
        </w:rPr>
        <w:t xml:space="preserve">, </w:t>
      </w:r>
      <w:r w:rsidRPr="009E06DA">
        <w:rPr>
          <w:rFonts w:ascii="Times New Roman" w:hAnsi="Times New Roman" w:cs="Times New Roman"/>
          <w:b/>
          <w:bCs/>
          <w:noProof/>
        </w:rPr>
        <w:t>Moser EI</w:t>
      </w:r>
      <w:r w:rsidRPr="009E06DA">
        <w:rPr>
          <w:rFonts w:ascii="Times New Roman" w:hAnsi="Times New Roman" w:cs="Times New Roman"/>
          <w:noProof/>
        </w:rPr>
        <w:t xml:space="preserve">, </w:t>
      </w:r>
      <w:r w:rsidRPr="009E06DA">
        <w:rPr>
          <w:rFonts w:ascii="Times New Roman" w:hAnsi="Times New Roman" w:cs="Times New Roman"/>
          <w:b/>
          <w:bCs/>
          <w:noProof/>
        </w:rPr>
        <w:t>O’Keefe J</w:t>
      </w:r>
      <w:r w:rsidRPr="009E06DA">
        <w:rPr>
          <w:rFonts w:ascii="Times New Roman" w:hAnsi="Times New Roman" w:cs="Times New Roman"/>
          <w:noProof/>
        </w:rPr>
        <w:t xml:space="preserve">, </w:t>
      </w:r>
      <w:r w:rsidRPr="009E06DA">
        <w:rPr>
          <w:rFonts w:ascii="Times New Roman" w:hAnsi="Times New Roman" w:cs="Times New Roman"/>
          <w:b/>
          <w:bCs/>
          <w:noProof/>
        </w:rPr>
        <w:t>Renart A</w:t>
      </w:r>
      <w:r w:rsidRPr="009E06DA">
        <w:rPr>
          <w:rFonts w:ascii="Times New Roman" w:hAnsi="Times New Roman" w:cs="Times New Roman"/>
          <w:noProof/>
        </w:rPr>
        <w:t xml:space="preserve">, </w:t>
      </w:r>
      <w:r w:rsidRPr="009E06DA">
        <w:rPr>
          <w:rFonts w:ascii="Times New Roman" w:hAnsi="Times New Roman" w:cs="Times New Roman"/>
          <w:b/>
          <w:bCs/>
          <w:noProof/>
        </w:rPr>
        <w:t>Svoboda K</w:t>
      </w:r>
      <w:r w:rsidRPr="009E06DA">
        <w:rPr>
          <w:rFonts w:ascii="Times New Roman" w:hAnsi="Times New Roman" w:cs="Times New Roman"/>
          <w:noProof/>
        </w:rPr>
        <w:t xml:space="preserve">, </w:t>
      </w:r>
      <w:r w:rsidRPr="009E06DA">
        <w:rPr>
          <w:rFonts w:ascii="Times New Roman" w:hAnsi="Times New Roman" w:cs="Times New Roman"/>
          <w:b/>
          <w:bCs/>
          <w:noProof/>
        </w:rPr>
        <w:t>Häusser M</w:t>
      </w:r>
      <w:r w:rsidRPr="009E06DA">
        <w:rPr>
          <w:rFonts w:ascii="Times New Roman" w:hAnsi="Times New Roman" w:cs="Times New Roman"/>
          <w:noProof/>
        </w:rPr>
        <w:t xml:space="preserve">, </w:t>
      </w:r>
      <w:r w:rsidRPr="009E06DA">
        <w:rPr>
          <w:rFonts w:ascii="Times New Roman" w:hAnsi="Times New Roman" w:cs="Times New Roman"/>
          <w:b/>
          <w:bCs/>
          <w:noProof/>
        </w:rPr>
        <w:t>Haesler S</w:t>
      </w:r>
      <w:r w:rsidRPr="009E06DA">
        <w:rPr>
          <w:rFonts w:ascii="Times New Roman" w:hAnsi="Times New Roman" w:cs="Times New Roman"/>
          <w:noProof/>
        </w:rPr>
        <w:t xml:space="preserve">, </w:t>
      </w:r>
      <w:r w:rsidRPr="009E06DA">
        <w:rPr>
          <w:rFonts w:ascii="Times New Roman" w:hAnsi="Times New Roman" w:cs="Times New Roman"/>
          <w:b/>
          <w:bCs/>
          <w:noProof/>
        </w:rPr>
        <w:t>Carandini M</w:t>
      </w:r>
      <w:r w:rsidRPr="009E06DA">
        <w:rPr>
          <w:rFonts w:ascii="Times New Roman" w:hAnsi="Times New Roman" w:cs="Times New Roman"/>
          <w:noProof/>
        </w:rPr>
        <w:t xml:space="preserve">, </w:t>
      </w:r>
      <w:r w:rsidRPr="009E06DA">
        <w:rPr>
          <w:rFonts w:ascii="Times New Roman" w:hAnsi="Times New Roman" w:cs="Times New Roman"/>
          <w:b/>
          <w:bCs/>
          <w:noProof/>
        </w:rPr>
        <w:t>Harris TD</w:t>
      </w:r>
      <w:r w:rsidRPr="009E06DA">
        <w:rPr>
          <w:rFonts w:ascii="Times New Roman" w:hAnsi="Times New Roman" w:cs="Times New Roman"/>
          <w:noProof/>
        </w:rPr>
        <w:t xml:space="preserve">. Neuropixels 2.0: A miniaturized high-density probe for stable, long-term brain recordings. </w:t>
      </w:r>
      <w:r w:rsidRPr="009E06DA">
        <w:rPr>
          <w:rFonts w:ascii="Times New Roman" w:hAnsi="Times New Roman" w:cs="Times New Roman"/>
          <w:i/>
          <w:iCs/>
          <w:noProof/>
        </w:rPr>
        <w:t>Science (80- )</w:t>
      </w:r>
      <w:r w:rsidRPr="009E06DA">
        <w:rPr>
          <w:rFonts w:ascii="Times New Roman" w:hAnsi="Times New Roman" w:cs="Times New Roman"/>
          <w:noProof/>
        </w:rPr>
        <w:t xml:space="preserve"> 372, 2021.</w:t>
      </w:r>
    </w:p>
    <w:p w14:paraId="334D67B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Flexible models for spike count data with both over- and under- dispersion.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41: 29–43, 2016.</w:t>
      </w:r>
    </w:p>
    <w:p w14:paraId="3B90224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w:t>
      </w:r>
      <w:r w:rsidRPr="009E06DA">
        <w:rPr>
          <w:rFonts w:ascii="Times New Roman" w:hAnsi="Times New Roman" w:cs="Times New Roman"/>
          <w:b/>
          <w:bCs/>
          <w:noProof/>
        </w:rPr>
        <w:t>Cherian A</w:t>
      </w:r>
      <w:r w:rsidRPr="009E06DA">
        <w:rPr>
          <w:rFonts w:ascii="Times New Roman" w:hAnsi="Times New Roman" w:cs="Times New Roman"/>
          <w:noProof/>
        </w:rPr>
        <w:t xml:space="preserve">, </w:t>
      </w:r>
      <w:r w:rsidRPr="009E06DA">
        <w:rPr>
          <w:rFonts w:ascii="Times New Roman" w:hAnsi="Times New Roman" w:cs="Times New Roman"/>
          <w:b/>
          <w:bCs/>
          <w:noProof/>
        </w:rPr>
        <w:t>London BM</w:t>
      </w:r>
      <w:r w:rsidRPr="009E06DA">
        <w:rPr>
          <w:rFonts w:ascii="Times New Roman" w:hAnsi="Times New Roman" w:cs="Times New Roman"/>
          <w:noProof/>
        </w:rPr>
        <w:t xml:space="preserve">, </w:t>
      </w:r>
      <w:r w:rsidRPr="009E06DA">
        <w:rPr>
          <w:rFonts w:ascii="Times New Roman" w:hAnsi="Times New Roman" w:cs="Times New Roman"/>
          <w:b/>
          <w:bCs/>
          <w:noProof/>
        </w:rPr>
        <w:t>Sachs NA</w:t>
      </w:r>
      <w:r w:rsidRPr="009E06DA">
        <w:rPr>
          <w:rFonts w:ascii="Times New Roman" w:hAnsi="Times New Roman" w:cs="Times New Roman"/>
          <w:noProof/>
        </w:rPr>
        <w:t xml:space="preserve">, </w:t>
      </w:r>
      <w:r w:rsidRPr="009E06DA">
        <w:rPr>
          <w:rFonts w:ascii="Times New Roman" w:hAnsi="Times New Roman" w:cs="Times New Roman"/>
          <w:b/>
          <w:bCs/>
          <w:noProof/>
        </w:rPr>
        <w:t>Lindberg E</w:t>
      </w:r>
      <w:r w:rsidRPr="009E06DA">
        <w:rPr>
          <w:rFonts w:ascii="Times New Roman" w:hAnsi="Times New Roman" w:cs="Times New Roman"/>
          <w:noProof/>
        </w:rPr>
        <w:t xml:space="preserve">, </w:t>
      </w:r>
      <w:r w:rsidRPr="009E06DA">
        <w:rPr>
          <w:rFonts w:ascii="Times New Roman" w:hAnsi="Times New Roman" w:cs="Times New Roman"/>
          <w:b/>
          <w:bCs/>
          <w:noProof/>
        </w:rPr>
        <w:t>Reimer J</w:t>
      </w:r>
      <w:r w:rsidRPr="009E06DA">
        <w:rPr>
          <w:rFonts w:ascii="Times New Roman" w:hAnsi="Times New Roman" w:cs="Times New Roman"/>
          <w:noProof/>
        </w:rPr>
        <w:t xml:space="preserve">, </w:t>
      </w:r>
      <w:r w:rsidRPr="009E06DA">
        <w:rPr>
          <w:rFonts w:ascii="Times New Roman" w:hAnsi="Times New Roman" w:cs="Times New Roman"/>
          <w:b/>
          <w:bCs/>
          <w:noProof/>
        </w:rPr>
        <w:t>Slutzky MW</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w:t>
      </w:r>
      <w:r w:rsidRPr="009E06DA">
        <w:rPr>
          <w:rFonts w:ascii="Times New Roman" w:hAnsi="Times New Roman" w:cs="Times New Roman"/>
          <w:b/>
          <w:bCs/>
          <w:noProof/>
        </w:rPr>
        <w:t>Miller LE</w:t>
      </w:r>
      <w:r w:rsidRPr="009E06DA">
        <w:rPr>
          <w:rFonts w:ascii="Times New Roman" w:hAnsi="Times New Roman" w:cs="Times New Roman"/>
          <w:noProof/>
        </w:rPr>
        <w:t xml:space="preserve">, </w:t>
      </w:r>
      <w:r w:rsidRPr="009E06DA">
        <w:rPr>
          <w:rFonts w:ascii="Times New Roman" w:hAnsi="Times New Roman" w:cs="Times New Roman"/>
          <w:b/>
          <w:bCs/>
          <w:noProof/>
        </w:rPr>
        <w:t>Kording KP</w:t>
      </w:r>
      <w:r w:rsidRPr="009E06DA">
        <w:rPr>
          <w:rFonts w:ascii="Times New Roman" w:hAnsi="Times New Roman" w:cs="Times New Roman"/>
          <w:noProof/>
        </w:rPr>
        <w:t xml:space="preserve">. Statistical assessment of the stability of neural movement representations.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106: 764–774, 2011.</w:t>
      </w:r>
    </w:p>
    <w:p w14:paraId="2380165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Tomko GJ</w:t>
      </w:r>
      <w:r w:rsidRPr="009E06DA">
        <w:rPr>
          <w:rFonts w:ascii="Times New Roman" w:hAnsi="Times New Roman" w:cs="Times New Roman"/>
          <w:noProof/>
        </w:rPr>
        <w:t xml:space="preserve">, </w:t>
      </w:r>
      <w:r w:rsidRPr="009E06DA">
        <w:rPr>
          <w:rFonts w:ascii="Times New Roman" w:hAnsi="Times New Roman" w:cs="Times New Roman"/>
          <w:b/>
          <w:bCs/>
          <w:noProof/>
        </w:rPr>
        <w:t>Crapper DR</w:t>
      </w:r>
      <w:r w:rsidRPr="009E06DA">
        <w:rPr>
          <w:rFonts w:ascii="Times New Roman" w:hAnsi="Times New Roman" w:cs="Times New Roman"/>
          <w:noProof/>
        </w:rPr>
        <w:t xml:space="preserve">. Neuronal Variability - Nonstationary Responses to Identical Visual-Stimuli. </w:t>
      </w:r>
      <w:r w:rsidRPr="009E06DA">
        <w:rPr>
          <w:rFonts w:ascii="Times New Roman" w:hAnsi="Times New Roman" w:cs="Times New Roman"/>
          <w:i/>
          <w:iCs/>
          <w:noProof/>
        </w:rPr>
        <w:t>Brain Res</w:t>
      </w:r>
      <w:r w:rsidRPr="009E06DA">
        <w:rPr>
          <w:rFonts w:ascii="Times New Roman" w:hAnsi="Times New Roman" w:cs="Times New Roman"/>
          <w:noProof/>
        </w:rPr>
        <w:t xml:space="preserve"> 79: 405–418, 1974.</w:t>
      </w:r>
    </w:p>
    <w:p w14:paraId="03E6274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Wei G</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Tracking Fast and Slow Changes in Synaptic Weights From Simultaneously Observed Pre- and Postsynaptic Spiking. </w:t>
      </w:r>
      <w:r w:rsidRPr="009E06DA">
        <w:rPr>
          <w:rFonts w:ascii="Times New Roman" w:hAnsi="Times New Roman" w:cs="Times New Roman"/>
          <w:i/>
          <w:iCs/>
          <w:noProof/>
        </w:rPr>
        <w:t>Neural Comput</w:t>
      </w:r>
      <w:r w:rsidRPr="009E06DA">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57" w:author="wei ganchao" w:date="2022-01-13T18:16:00Z"/>
        </w:rPr>
      </w:pPr>
      <w:r>
        <w:lastRenderedPageBreak/>
        <w:t>Appendix</w:t>
      </w:r>
    </w:p>
    <w:p w14:paraId="12F5A0A2" w14:textId="77777777" w:rsidR="00FF27D1" w:rsidRPr="001D2909" w:rsidRDefault="00FF27D1" w:rsidP="00FF27D1">
      <w:pPr>
        <w:pStyle w:val="Heading2"/>
        <w:rPr>
          <w:ins w:id="458" w:author="wei ganchao" w:date="2022-01-13T18:16:00Z"/>
          <w:color w:val="auto"/>
        </w:rPr>
      </w:pPr>
      <w:ins w:id="459" w:author="wei ganchao" w:date="2022-01-13T18:16:00Z">
        <w:r>
          <w:rPr>
            <w:color w:val="auto"/>
          </w:rPr>
          <w:t>Quantifying Uncertainties</w:t>
        </w:r>
      </w:ins>
    </w:p>
    <w:p w14:paraId="24B9E40E" w14:textId="77777777" w:rsidR="005713EA" w:rsidRDefault="00FF27D1" w:rsidP="00FF27D1">
      <w:pPr>
        <w:rPr>
          <w:ins w:id="460" w:author="wei ganchao" w:date="2022-01-13T18:23:00Z"/>
        </w:rPr>
      </w:pPr>
      <w:ins w:id="461" w:author="wei ganchao" w:date="2022-01-13T18:16:00Z">
        <w:r>
          <w:t xml:space="preserve">After convergence, we have an approximation of the log-posterior </w:t>
        </w:r>
      </w:ins>
      <m:oMath>
        <m:r>
          <w:ins w:id="462" w:author="wei ganchao" w:date="2022-01-13T18:16:00Z">
            <w:rPr>
              <w:rFonts w:ascii="Cambria Math" w:hAnsi="Cambria Math"/>
            </w:rPr>
            <m:t>P</m:t>
          </w:ins>
        </m:r>
        <m:d>
          <m:dPr>
            <m:ctrlPr>
              <w:ins w:id="463" w:author="wei ganchao" w:date="2022-01-13T18:16:00Z">
                <w:rPr>
                  <w:rFonts w:ascii="Cambria Math" w:hAnsi="Cambria Math"/>
                  <w:i/>
                </w:rPr>
              </w:ins>
            </m:ctrlPr>
          </m:dPr>
          <m:e>
            <m:sSub>
              <m:sSubPr>
                <m:ctrlPr>
                  <w:ins w:id="464" w:author="wei ganchao" w:date="2022-01-13T18:16:00Z">
                    <w:rPr>
                      <w:rFonts w:ascii="Cambria Math" w:hAnsi="Cambria Math"/>
                      <w:i/>
                    </w:rPr>
                  </w:ins>
                </m:ctrlPr>
              </m:sSubPr>
              <m:e>
                <m:r>
                  <w:ins w:id="465" w:author="wei ganchao" w:date="2022-01-13T18:16:00Z">
                    <m:rPr>
                      <m:sty m:val="bi"/>
                    </m:rPr>
                    <w:rPr>
                      <w:rFonts w:ascii="Cambria Math" w:hAnsi="Cambria Math"/>
                    </w:rPr>
                    <m:t>θ</m:t>
                  </w:ins>
                </m:r>
              </m:e>
              <m:sub>
                <m:r>
                  <w:ins w:id="466" w:author="wei ganchao" w:date="2022-01-13T18:16:00Z">
                    <w:rPr>
                      <w:rFonts w:ascii="Cambria Math" w:hAnsi="Cambria Math"/>
                    </w:rPr>
                    <m:t>t</m:t>
                  </w:ins>
                </m:r>
              </m:sub>
            </m:sSub>
          </m:e>
          <m:e>
            <m:r>
              <w:ins w:id="467" w:author="wei ganchao" w:date="2022-01-13T18:16:00Z">
                <m:rPr>
                  <m:sty m:val="bi"/>
                </m:rPr>
                <w:rPr>
                  <w:rFonts w:ascii="Cambria Math" w:hAnsi="Cambria Math"/>
                </w:rPr>
                <m:t>Y</m:t>
              </w:ins>
            </m:r>
          </m:e>
        </m:d>
        <m:r>
          <w:ins w:id="468" w:author="wei ganchao" w:date="2022-01-13T18:16:00Z">
            <w:rPr>
              <w:rFonts w:ascii="Cambria Math" w:hAnsi="Cambria Math"/>
            </w:rPr>
            <m:t>≈N(</m:t>
          </w:ins>
        </m:r>
        <m:sSub>
          <m:sSubPr>
            <m:ctrlPr>
              <w:ins w:id="469" w:author="wei ganchao" w:date="2022-01-13T18:16:00Z">
                <w:rPr>
                  <w:rFonts w:ascii="Cambria Math" w:hAnsi="Cambria Math"/>
                  <w:i/>
                </w:rPr>
              </w:ins>
            </m:ctrlPr>
          </m:sSubPr>
          <m:e>
            <m:r>
              <w:ins w:id="470" w:author="wei ganchao" w:date="2022-01-13T18:16:00Z">
                <m:rPr>
                  <m:sty m:val="bi"/>
                </m:rPr>
                <w:rPr>
                  <w:rFonts w:ascii="Cambria Math" w:hAnsi="Cambria Math"/>
                </w:rPr>
                <m:t>θ</m:t>
              </w:ins>
            </m:r>
          </m:e>
          <m:sub>
            <m:r>
              <w:ins w:id="471" w:author="wei ganchao" w:date="2022-01-13T18:16:00Z">
                <w:rPr>
                  <w:rFonts w:ascii="Cambria Math" w:hAnsi="Cambria Math"/>
                </w:rPr>
                <m:t>t</m:t>
              </w:ins>
            </m:r>
          </m:sub>
        </m:sSub>
        <m:r>
          <w:ins w:id="472" w:author="wei ganchao" w:date="2022-01-13T18:16:00Z">
            <w:rPr>
              <w:rFonts w:ascii="Cambria Math" w:hAnsi="Cambria Math"/>
            </w:rPr>
            <m:t>|</m:t>
          </w:ins>
        </m:r>
        <m:sSub>
          <m:sSubPr>
            <m:ctrlPr>
              <w:ins w:id="473" w:author="wei ganchao" w:date="2022-01-13T18:16:00Z">
                <w:rPr>
                  <w:rFonts w:ascii="Cambria Math" w:hAnsi="Cambria Math"/>
                  <w:i/>
                </w:rPr>
              </w:ins>
            </m:ctrlPr>
          </m:sSubPr>
          <m:e>
            <m:r>
              <w:ins w:id="474" w:author="wei ganchao" w:date="2022-01-13T18:16:00Z">
                <m:rPr>
                  <m:sty m:val="bi"/>
                </m:rPr>
                <w:rPr>
                  <w:rFonts w:ascii="Cambria Math" w:hAnsi="Cambria Math"/>
                </w:rPr>
                <m:t>μ</m:t>
              </w:ins>
            </m:r>
          </m:e>
          <m:sub>
            <m:r>
              <w:ins w:id="475" w:author="wei ganchao" w:date="2022-01-13T18:16:00Z">
                <w:rPr>
                  <w:rFonts w:ascii="Cambria Math" w:hAnsi="Cambria Math"/>
                </w:rPr>
                <m:t>t</m:t>
              </w:ins>
            </m:r>
          </m:sub>
        </m:sSub>
        <m:r>
          <w:ins w:id="476" w:author="wei ganchao" w:date="2022-01-13T18:16:00Z">
            <w:rPr>
              <w:rFonts w:ascii="Cambria Math" w:hAnsi="Cambria Math"/>
            </w:rPr>
            <m:t>,</m:t>
          </w:ins>
        </m:r>
        <m:sSub>
          <m:sSubPr>
            <m:ctrlPr>
              <w:ins w:id="477" w:author="wei ganchao" w:date="2022-01-13T18:16:00Z">
                <w:rPr>
                  <w:rFonts w:ascii="Cambria Math" w:hAnsi="Cambria Math"/>
                  <w:i/>
                </w:rPr>
              </w:ins>
            </m:ctrlPr>
          </m:sSubPr>
          <m:e>
            <m:r>
              <w:ins w:id="478" w:author="wei ganchao" w:date="2022-01-13T18:16:00Z">
                <m:rPr>
                  <m:sty m:val="b"/>
                </m:rPr>
                <w:rPr>
                  <w:rFonts w:ascii="Cambria Math" w:hAnsi="Cambria Math"/>
                </w:rPr>
                <m:t>Σ</m:t>
              </w:ins>
            </m:r>
          </m:e>
          <m:sub>
            <m:r>
              <w:ins w:id="479" w:author="wei ganchao" w:date="2022-01-13T18:16:00Z">
                <w:rPr>
                  <w:rFonts w:ascii="Cambria Math" w:hAnsi="Cambria Math"/>
                </w:rPr>
                <m:t>t</m:t>
              </w:ins>
            </m:r>
          </m:sub>
        </m:sSub>
        <m:r>
          <w:ins w:id="480" w:author="wei ganchao" w:date="2022-01-13T18:16:00Z">
            <w:rPr>
              <w:rFonts w:ascii="Cambria Math" w:hAnsi="Cambria Math"/>
            </w:rPr>
            <m:t>)</m:t>
          </w:ins>
        </m:r>
      </m:oMath>
      <w:ins w:id="481" w:author="wei ganchao" w:date="2022-01-13T18:16:00Z">
        <w:r>
          <w:t xml:space="preserve">, and we can use this approximation to quantify </w:t>
        </w:r>
      </w:ins>
      <w:ins w:id="482"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483" w:author="wei ganchao" w:date="2022-01-13T18:16:00Z"/>
          <w:bCs/>
          <w:color w:val="FF0000"/>
          <w:rPrChange w:id="484" w:author="wei ganchao" w:date="2022-01-13T18:21:00Z">
            <w:rPr>
              <w:ins w:id="485" w:author="wei ganchao" w:date="2022-01-13T18:16:00Z"/>
              <w:bCs/>
            </w:rPr>
          </w:rPrChange>
        </w:rPr>
      </w:pPr>
      <w:ins w:id="486" w:author="wei ganchao" w:date="2022-01-13T18:23:00Z">
        <w:r w:rsidRPr="005713EA">
          <w:t>The CMP parameters are log-normal distributed.</w:t>
        </w:r>
      </w:ins>
      <w:ins w:id="487" w:author="wei ganchao" w:date="2022-01-13T18:16:00Z">
        <w:r w:rsidR="00FF27D1">
          <w:t xml:space="preserve"> </w:t>
        </w:r>
      </w:ins>
      <w:ins w:id="488" w:author="wei ganchao" w:date="2022-01-13T18:23:00Z">
        <w:r>
          <w:t>L</w:t>
        </w:r>
      </w:ins>
      <w:ins w:id="489" w:author="wei ganchao" w:date="2022-01-13T18:16:00Z">
        <w:r w:rsidR="00FF27D1">
          <w:t xml:space="preserve">et </w:t>
        </w:r>
      </w:ins>
      <m:oMath>
        <m:sSub>
          <m:sSubPr>
            <m:ctrlPr>
              <w:ins w:id="490" w:author="wei ganchao" w:date="2022-01-13T18:16:00Z">
                <w:rPr>
                  <w:rFonts w:ascii="Cambria Math" w:hAnsi="Cambria Math"/>
                  <w:i/>
                </w:rPr>
              </w:ins>
            </m:ctrlPr>
          </m:sSubPr>
          <m:e>
            <m:r>
              <w:ins w:id="491" w:author="wei ganchao" w:date="2022-01-13T18:16:00Z">
                <m:rPr>
                  <m:sty m:val="bi"/>
                </m:rPr>
                <w:rPr>
                  <w:rFonts w:ascii="Cambria Math" w:hAnsi="Cambria Math"/>
                </w:rPr>
                <m:t>Z</m:t>
              </w:ins>
            </m:r>
          </m:e>
          <m:sub>
            <m:r>
              <w:ins w:id="492" w:author="wei ganchao" w:date="2022-01-13T18:16:00Z">
                <w:rPr>
                  <w:rFonts w:ascii="Cambria Math" w:hAnsi="Cambria Math"/>
                </w:rPr>
                <m:t>it</m:t>
              </w:ins>
            </m:r>
          </m:sub>
        </m:sSub>
        <m:r>
          <w:ins w:id="493" w:author="wei ganchao" w:date="2022-01-13T18:16:00Z">
            <w:rPr>
              <w:rFonts w:ascii="Cambria Math" w:hAnsi="Cambria Math"/>
            </w:rPr>
            <m:t>=</m:t>
          </w:ins>
        </m:r>
        <m:d>
          <m:dPr>
            <m:ctrlPr>
              <w:ins w:id="494" w:author="wei ganchao" w:date="2022-01-13T18:16:00Z">
                <w:rPr>
                  <w:rFonts w:ascii="Cambria Math" w:hAnsi="Cambria Math"/>
                  <w:i/>
                </w:rPr>
              </w:ins>
            </m:ctrlPr>
          </m:dPr>
          <m:e>
            <m:m>
              <m:mPr>
                <m:mcs>
                  <m:mc>
                    <m:mcPr>
                      <m:count m:val="2"/>
                      <m:mcJc m:val="center"/>
                    </m:mcPr>
                  </m:mc>
                </m:mcs>
                <m:ctrlPr>
                  <w:ins w:id="495" w:author="wei ganchao" w:date="2022-01-13T18:16:00Z">
                    <w:rPr>
                      <w:rFonts w:ascii="Cambria Math" w:hAnsi="Cambria Math"/>
                      <w:i/>
                    </w:rPr>
                  </w:ins>
                </m:ctrlPr>
              </m:mPr>
              <m:mr>
                <m:e>
                  <m:sSubSup>
                    <m:sSubSupPr>
                      <m:ctrlPr>
                        <w:ins w:id="496" w:author="wei ganchao" w:date="2022-01-13T18:16:00Z">
                          <w:rPr>
                            <w:rFonts w:ascii="Cambria Math" w:hAnsi="Cambria Math"/>
                            <w:i/>
                          </w:rPr>
                        </w:ins>
                      </m:ctrlPr>
                    </m:sSubSupPr>
                    <m:e>
                      <m:r>
                        <w:ins w:id="497" w:author="wei ganchao" w:date="2022-01-13T18:16:00Z">
                          <m:rPr>
                            <m:sty m:val="bi"/>
                          </m:rPr>
                          <w:rPr>
                            <w:rFonts w:ascii="Cambria Math" w:hAnsi="Cambria Math"/>
                          </w:rPr>
                          <m:t>x</m:t>
                        </w:ins>
                      </m:r>
                    </m:e>
                    <m:sub>
                      <m:r>
                        <w:ins w:id="498" w:author="wei ganchao" w:date="2022-01-13T18:16:00Z">
                          <w:rPr>
                            <w:rFonts w:ascii="Cambria Math" w:hAnsi="Cambria Math"/>
                          </w:rPr>
                          <m:t>it</m:t>
                        </w:ins>
                      </m:r>
                    </m:sub>
                    <m:sup>
                      <m:r>
                        <w:ins w:id="499" w:author="wei ganchao" w:date="2022-01-13T18:16:00Z">
                          <w:rPr>
                            <w:rFonts w:ascii="Cambria Math" w:hAnsi="Cambria Math"/>
                          </w:rPr>
                          <m:t>'</m:t>
                        </w:ins>
                      </m:r>
                    </m:sup>
                  </m:sSubSup>
                </m:e>
                <m:e>
                  <m:r>
                    <w:ins w:id="500" w:author="wei ganchao" w:date="2022-01-13T18:16:00Z">
                      <m:rPr>
                        <m:sty m:val="bi"/>
                      </m:rPr>
                      <w:rPr>
                        <w:rFonts w:ascii="Cambria Math" w:hAnsi="Cambria Math"/>
                      </w:rPr>
                      <m:t>0</m:t>
                    </w:ins>
                  </m:r>
                </m:e>
              </m:mr>
              <m:mr>
                <m:e>
                  <m:r>
                    <w:ins w:id="501" w:author="wei ganchao" w:date="2022-01-13T18:16:00Z">
                      <m:rPr>
                        <m:sty m:val="bi"/>
                      </m:rPr>
                      <w:rPr>
                        <w:rFonts w:ascii="Cambria Math" w:hAnsi="Cambria Math"/>
                      </w:rPr>
                      <m:t>0</m:t>
                    </w:ins>
                  </m:r>
                </m:e>
                <m:e>
                  <m:sSubSup>
                    <m:sSubSupPr>
                      <m:ctrlPr>
                        <w:ins w:id="502" w:author="wei ganchao" w:date="2022-01-13T18:16:00Z">
                          <w:rPr>
                            <w:rFonts w:ascii="Cambria Math" w:hAnsi="Cambria Math"/>
                            <w:i/>
                          </w:rPr>
                        </w:ins>
                      </m:ctrlPr>
                    </m:sSubSupPr>
                    <m:e>
                      <m:r>
                        <w:ins w:id="503" w:author="wei ganchao" w:date="2022-01-13T18:16:00Z">
                          <m:rPr>
                            <m:sty m:val="bi"/>
                          </m:rPr>
                          <w:rPr>
                            <w:rFonts w:ascii="Cambria Math" w:hAnsi="Cambria Math"/>
                          </w:rPr>
                          <m:t>g</m:t>
                        </w:ins>
                      </m:r>
                    </m:e>
                    <m:sub>
                      <m:r>
                        <w:ins w:id="504" w:author="wei ganchao" w:date="2022-01-13T18:16:00Z">
                          <w:rPr>
                            <w:rFonts w:ascii="Cambria Math" w:hAnsi="Cambria Math"/>
                          </w:rPr>
                          <m:t>it</m:t>
                        </w:ins>
                      </m:r>
                    </m:sub>
                    <m:sup>
                      <m:r>
                        <w:ins w:id="505" w:author="wei ganchao" w:date="2022-01-13T18:16:00Z">
                          <w:rPr>
                            <w:rFonts w:ascii="Cambria Math" w:hAnsi="Cambria Math"/>
                          </w:rPr>
                          <m:t>'</m:t>
                        </w:ins>
                      </m:r>
                    </m:sup>
                  </m:sSubSup>
                </m:e>
              </m:mr>
            </m:m>
          </m:e>
        </m:d>
      </m:oMath>
      <w:ins w:id="506" w:author="wei ganchao" w:date="2022-01-13T18:16:00Z">
        <w:r w:rsidR="00FF27D1">
          <w:t xml:space="preserve">, then </w:t>
        </w:r>
      </w:ins>
      <m:oMath>
        <m:sSup>
          <m:sSupPr>
            <m:ctrlPr>
              <w:ins w:id="507" w:author="wei ganchao" w:date="2022-01-13T18:24:00Z">
                <w:rPr>
                  <w:rFonts w:ascii="Cambria Math" w:hAnsi="Cambria Math"/>
                  <w:i/>
                </w:rPr>
              </w:ins>
            </m:ctrlPr>
          </m:sSupPr>
          <m:e>
            <m:d>
              <m:dPr>
                <m:ctrlPr>
                  <w:ins w:id="508" w:author="wei ganchao" w:date="2022-01-13T18:24:00Z">
                    <w:rPr>
                      <w:rFonts w:ascii="Cambria Math" w:hAnsi="Cambria Math"/>
                      <w:i/>
                    </w:rPr>
                  </w:ins>
                </m:ctrlPr>
              </m:dPr>
              <m:e>
                <m:sSub>
                  <m:sSubPr>
                    <m:ctrlPr>
                      <w:ins w:id="509" w:author="wei ganchao" w:date="2022-01-13T18:24:00Z">
                        <w:rPr>
                          <w:rFonts w:ascii="Cambria Math" w:hAnsi="Cambria Math"/>
                          <w:i/>
                        </w:rPr>
                      </w:ins>
                    </m:ctrlPr>
                  </m:sSubPr>
                  <m:e>
                    <m:r>
                      <w:ins w:id="510" w:author="wei ganchao" w:date="2022-01-13T18:24:00Z">
                        <w:rPr>
                          <w:rFonts w:ascii="Cambria Math" w:hAnsi="Cambria Math"/>
                        </w:rPr>
                        <m:t>λ</m:t>
                      </w:ins>
                    </m:r>
                  </m:e>
                  <m:sub>
                    <m:r>
                      <w:ins w:id="511" w:author="wei ganchao" w:date="2022-01-13T18:24:00Z">
                        <w:rPr>
                          <w:rFonts w:ascii="Cambria Math" w:hAnsi="Cambria Math"/>
                        </w:rPr>
                        <m:t>it</m:t>
                      </w:ins>
                    </m:r>
                  </m:sub>
                </m:sSub>
                <m:r>
                  <w:ins w:id="512" w:author="wei ganchao" w:date="2022-01-13T18:24:00Z">
                    <w:rPr>
                      <w:rFonts w:ascii="Cambria Math" w:hAnsi="Cambria Math"/>
                    </w:rPr>
                    <m:t xml:space="preserve">, </m:t>
                  </w:ins>
                </m:r>
                <m:sSub>
                  <m:sSubPr>
                    <m:ctrlPr>
                      <w:ins w:id="513" w:author="wei ganchao" w:date="2022-01-13T18:24:00Z">
                        <w:rPr>
                          <w:rFonts w:ascii="Cambria Math" w:hAnsi="Cambria Math"/>
                          <w:i/>
                        </w:rPr>
                      </w:ins>
                    </m:ctrlPr>
                  </m:sSubPr>
                  <m:e>
                    <m:r>
                      <w:ins w:id="514" w:author="wei ganchao" w:date="2022-01-13T18:24:00Z">
                        <w:rPr>
                          <w:rFonts w:ascii="Cambria Math" w:hAnsi="Cambria Math"/>
                        </w:rPr>
                        <m:t>ν</m:t>
                      </w:ins>
                    </m:r>
                  </m:e>
                  <m:sub>
                    <m:r>
                      <w:ins w:id="515" w:author="wei ganchao" w:date="2022-01-13T18:24:00Z">
                        <w:rPr>
                          <w:rFonts w:ascii="Cambria Math" w:hAnsi="Cambria Math"/>
                        </w:rPr>
                        <m:t>it</m:t>
                      </w:ins>
                    </m:r>
                  </m:sub>
                </m:sSub>
              </m:e>
            </m:d>
          </m:e>
          <m:sup>
            <m:r>
              <w:ins w:id="516" w:author="wei ganchao" w:date="2022-01-13T18:24:00Z">
                <w:rPr>
                  <w:rFonts w:ascii="Cambria Math" w:hAnsi="Cambria Math"/>
                </w:rPr>
                <m:t>'</m:t>
              </w:ins>
            </m:r>
          </m:sup>
        </m:sSup>
        <m:r>
          <w:ins w:id="517" w:author="wei ganchao" w:date="2022-01-13T18:16:00Z">
            <w:rPr>
              <w:rFonts w:ascii="Cambria Math" w:hAnsi="Cambria Math"/>
            </w:rPr>
            <m:t xml:space="preserve"> =</m:t>
          </w:ins>
        </m:r>
        <m:func>
          <m:funcPr>
            <m:ctrlPr>
              <w:ins w:id="518" w:author="wei ganchao" w:date="2022-01-13T18:16:00Z">
                <w:rPr>
                  <w:rFonts w:ascii="Cambria Math" w:hAnsi="Cambria Math"/>
                  <w:i/>
                </w:rPr>
              </w:ins>
            </m:ctrlPr>
          </m:funcPr>
          <m:fName>
            <m:r>
              <w:ins w:id="519" w:author="wei ganchao" w:date="2022-01-13T18:16:00Z">
                <m:rPr>
                  <m:sty m:val="p"/>
                </m:rPr>
                <w:rPr>
                  <w:rFonts w:ascii="Cambria Math" w:hAnsi="Cambria Math"/>
                </w:rPr>
                <m:t>exp</m:t>
              </w:ins>
            </m:r>
          </m:fName>
          <m:e>
            <m:d>
              <m:dPr>
                <m:ctrlPr>
                  <w:ins w:id="520" w:author="wei ganchao" w:date="2022-01-13T18:16:00Z">
                    <w:rPr>
                      <w:rFonts w:ascii="Cambria Math" w:hAnsi="Cambria Math"/>
                      <w:i/>
                    </w:rPr>
                  </w:ins>
                </m:ctrlPr>
              </m:dPr>
              <m:e>
                <m:sSub>
                  <m:sSubPr>
                    <m:ctrlPr>
                      <w:ins w:id="521" w:author="wei ganchao" w:date="2022-01-13T18:16:00Z">
                        <w:rPr>
                          <w:rFonts w:ascii="Cambria Math" w:hAnsi="Cambria Math"/>
                          <w:i/>
                        </w:rPr>
                      </w:ins>
                    </m:ctrlPr>
                  </m:sSubPr>
                  <m:e>
                    <m:r>
                      <w:ins w:id="522" w:author="wei ganchao" w:date="2022-01-13T18:16:00Z">
                        <m:rPr>
                          <m:sty m:val="bi"/>
                        </m:rPr>
                        <w:rPr>
                          <w:rFonts w:ascii="Cambria Math" w:hAnsi="Cambria Math"/>
                        </w:rPr>
                        <m:t>Z</m:t>
                      </w:ins>
                    </m:r>
                  </m:e>
                  <m:sub>
                    <m:r>
                      <w:ins w:id="523" w:author="wei ganchao" w:date="2022-01-13T18:16:00Z">
                        <w:rPr>
                          <w:rFonts w:ascii="Cambria Math" w:hAnsi="Cambria Math"/>
                        </w:rPr>
                        <m:t>it</m:t>
                      </w:ins>
                    </m:r>
                  </m:sub>
                </m:sSub>
                <m:sSub>
                  <m:sSubPr>
                    <m:ctrlPr>
                      <w:ins w:id="524" w:author="wei ganchao" w:date="2022-01-13T18:16:00Z">
                        <w:rPr>
                          <w:rFonts w:ascii="Cambria Math" w:hAnsi="Cambria Math"/>
                          <w:i/>
                        </w:rPr>
                      </w:ins>
                    </m:ctrlPr>
                  </m:sSubPr>
                  <m:e>
                    <m:r>
                      <w:ins w:id="525" w:author="wei ganchao" w:date="2022-01-13T18:16:00Z">
                        <m:rPr>
                          <m:sty m:val="bi"/>
                        </m:rPr>
                        <w:rPr>
                          <w:rFonts w:ascii="Cambria Math" w:hAnsi="Cambria Math"/>
                        </w:rPr>
                        <m:t>θ</m:t>
                      </w:ins>
                    </m:r>
                  </m:e>
                  <m:sub>
                    <m:r>
                      <w:ins w:id="526" w:author="wei ganchao" w:date="2022-01-13T18:16:00Z">
                        <w:rPr>
                          <w:rFonts w:ascii="Cambria Math" w:hAnsi="Cambria Math"/>
                        </w:rPr>
                        <m:t>t</m:t>
                      </w:ins>
                    </m:r>
                  </m:sub>
                </m:sSub>
              </m:e>
            </m:d>
          </m:e>
        </m:func>
        <m:r>
          <w:ins w:id="527" w:author="wei ganchao" w:date="2022-01-13T18:16:00Z">
            <w:rPr>
              <w:rFonts w:ascii="Cambria Math" w:hAnsi="Cambria Math"/>
            </w:rPr>
            <m:t>∼Lognorma</m:t>
          </w:ins>
        </m:r>
        <m:sSub>
          <m:sSubPr>
            <m:ctrlPr>
              <w:ins w:id="528" w:author="wei ganchao" w:date="2022-01-13T18:16:00Z">
                <w:rPr>
                  <w:rFonts w:ascii="Cambria Math" w:hAnsi="Cambria Math"/>
                  <w:i/>
                </w:rPr>
              </w:ins>
            </m:ctrlPr>
          </m:sSubPr>
          <m:e>
            <m:r>
              <w:ins w:id="529" w:author="wei ganchao" w:date="2022-01-13T18:16:00Z">
                <w:rPr>
                  <w:rFonts w:ascii="Cambria Math" w:hAnsi="Cambria Math"/>
                </w:rPr>
                <m:t>l</m:t>
              </w:ins>
            </m:r>
          </m:e>
          <m:sub>
            <m:r>
              <w:ins w:id="530" w:author="wei ganchao" w:date="2022-01-13T18:16:00Z">
                <w:rPr>
                  <w:rFonts w:ascii="Cambria Math" w:hAnsi="Cambria Math"/>
                </w:rPr>
                <m:t>2</m:t>
              </w:ins>
            </m:r>
          </m:sub>
        </m:sSub>
        <m:d>
          <m:dPr>
            <m:ctrlPr>
              <w:ins w:id="531" w:author="wei ganchao" w:date="2022-01-13T18:16:00Z">
                <w:rPr>
                  <w:rFonts w:ascii="Cambria Math" w:hAnsi="Cambria Math"/>
                  <w:i/>
                </w:rPr>
              </w:ins>
            </m:ctrlPr>
          </m:dPr>
          <m:e>
            <m:sSub>
              <m:sSubPr>
                <m:ctrlPr>
                  <w:ins w:id="532" w:author="wei ganchao" w:date="2022-01-13T18:16:00Z">
                    <w:rPr>
                      <w:rFonts w:ascii="Cambria Math" w:hAnsi="Cambria Math"/>
                      <w:i/>
                    </w:rPr>
                  </w:ins>
                </m:ctrlPr>
              </m:sSubPr>
              <m:e>
                <m:r>
                  <w:ins w:id="533" w:author="wei ganchao" w:date="2022-01-13T18:16:00Z">
                    <m:rPr>
                      <m:sty m:val="bi"/>
                    </m:rPr>
                    <w:rPr>
                      <w:rFonts w:ascii="Cambria Math" w:hAnsi="Cambria Math"/>
                    </w:rPr>
                    <m:t>Z</m:t>
                  </w:ins>
                </m:r>
              </m:e>
              <m:sub>
                <m:r>
                  <w:ins w:id="534" w:author="wei ganchao" w:date="2022-01-13T18:16:00Z">
                    <w:rPr>
                      <w:rFonts w:ascii="Cambria Math" w:hAnsi="Cambria Math"/>
                    </w:rPr>
                    <m:t>it</m:t>
                  </w:ins>
                </m:r>
              </m:sub>
            </m:sSub>
            <m:sSub>
              <m:sSubPr>
                <m:ctrlPr>
                  <w:ins w:id="535" w:author="wei ganchao" w:date="2022-01-13T18:16:00Z">
                    <w:rPr>
                      <w:rFonts w:ascii="Cambria Math" w:hAnsi="Cambria Math"/>
                      <w:i/>
                    </w:rPr>
                  </w:ins>
                </m:ctrlPr>
              </m:sSubPr>
              <m:e>
                <m:r>
                  <w:ins w:id="536" w:author="wei ganchao" w:date="2022-01-13T18:16:00Z">
                    <m:rPr>
                      <m:sty m:val="bi"/>
                    </m:rPr>
                    <w:rPr>
                      <w:rFonts w:ascii="Cambria Math" w:hAnsi="Cambria Math"/>
                    </w:rPr>
                    <m:t>μ</m:t>
                  </w:ins>
                </m:r>
              </m:e>
              <m:sub>
                <m:r>
                  <w:ins w:id="537" w:author="wei ganchao" w:date="2022-01-13T18:16:00Z">
                    <w:rPr>
                      <w:rFonts w:ascii="Cambria Math" w:hAnsi="Cambria Math"/>
                    </w:rPr>
                    <m:t>t</m:t>
                  </w:ins>
                </m:r>
              </m:sub>
            </m:sSub>
            <m:r>
              <w:ins w:id="538" w:author="wei ganchao" w:date="2022-01-13T18:16:00Z">
                <w:rPr>
                  <w:rFonts w:ascii="Cambria Math" w:hAnsi="Cambria Math"/>
                </w:rPr>
                <m:t>,</m:t>
              </w:ins>
            </m:r>
            <m:sSub>
              <m:sSubPr>
                <m:ctrlPr>
                  <w:ins w:id="539" w:author="wei ganchao" w:date="2022-01-13T18:16:00Z">
                    <w:rPr>
                      <w:rFonts w:ascii="Cambria Math" w:hAnsi="Cambria Math"/>
                      <w:i/>
                    </w:rPr>
                  </w:ins>
                </m:ctrlPr>
              </m:sSubPr>
              <m:e>
                <m:r>
                  <w:ins w:id="540" w:author="wei ganchao" w:date="2022-01-13T18:16:00Z">
                    <m:rPr>
                      <m:sty m:val="bi"/>
                    </m:rPr>
                    <w:rPr>
                      <w:rFonts w:ascii="Cambria Math" w:hAnsi="Cambria Math"/>
                    </w:rPr>
                    <m:t>Z</m:t>
                  </w:ins>
                </m:r>
              </m:e>
              <m:sub>
                <m:r>
                  <w:ins w:id="541" w:author="wei ganchao" w:date="2022-01-13T18:16:00Z">
                    <w:rPr>
                      <w:rFonts w:ascii="Cambria Math" w:hAnsi="Cambria Math"/>
                    </w:rPr>
                    <m:t>it</m:t>
                  </w:ins>
                </m:r>
              </m:sub>
            </m:sSub>
            <m:sSub>
              <m:sSubPr>
                <m:ctrlPr>
                  <w:ins w:id="542" w:author="wei ganchao" w:date="2022-01-13T18:16:00Z">
                    <w:rPr>
                      <w:rFonts w:ascii="Cambria Math" w:hAnsi="Cambria Math"/>
                      <w:i/>
                    </w:rPr>
                  </w:ins>
                </m:ctrlPr>
              </m:sSubPr>
              <m:e>
                <m:r>
                  <w:ins w:id="543" w:author="wei ganchao" w:date="2022-01-13T18:16:00Z">
                    <m:rPr>
                      <m:sty m:val="b"/>
                    </m:rPr>
                    <w:rPr>
                      <w:rFonts w:ascii="Cambria Math" w:hAnsi="Cambria Math"/>
                    </w:rPr>
                    <m:t>Σ</m:t>
                  </w:ins>
                </m:r>
              </m:e>
              <m:sub>
                <m:r>
                  <w:ins w:id="544" w:author="wei ganchao" w:date="2022-01-13T18:16:00Z">
                    <w:rPr>
                      <w:rFonts w:ascii="Cambria Math" w:hAnsi="Cambria Math"/>
                    </w:rPr>
                    <m:t>t</m:t>
                  </w:ins>
                </m:r>
              </m:sub>
            </m:sSub>
            <m:sSubSup>
              <m:sSubSupPr>
                <m:ctrlPr>
                  <w:ins w:id="545" w:author="wei ganchao" w:date="2022-01-13T18:16:00Z">
                    <w:rPr>
                      <w:rFonts w:ascii="Cambria Math" w:hAnsi="Cambria Math"/>
                      <w:i/>
                    </w:rPr>
                  </w:ins>
                </m:ctrlPr>
              </m:sSubSupPr>
              <m:e>
                <m:r>
                  <w:ins w:id="546" w:author="wei ganchao" w:date="2022-01-13T18:16:00Z">
                    <m:rPr>
                      <m:sty m:val="bi"/>
                    </m:rPr>
                    <w:rPr>
                      <w:rFonts w:ascii="Cambria Math" w:hAnsi="Cambria Math"/>
                    </w:rPr>
                    <m:t>Z</m:t>
                  </w:ins>
                </m:r>
                <m:ctrlPr>
                  <w:ins w:id="547" w:author="wei ganchao" w:date="2022-01-13T18:16:00Z">
                    <w:rPr>
                      <w:rFonts w:ascii="Cambria Math" w:hAnsi="Cambria Math"/>
                      <w:b/>
                      <w:bCs/>
                      <w:i/>
                    </w:rPr>
                  </w:ins>
                </m:ctrlPr>
              </m:e>
              <m:sub>
                <m:r>
                  <w:ins w:id="548" w:author="wei ganchao" w:date="2022-01-13T18:16:00Z">
                    <w:rPr>
                      <w:rFonts w:ascii="Cambria Math" w:hAnsi="Cambria Math"/>
                    </w:rPr>
                    <m:t>it</m:t>
                  </w:ins>
                </m:r>
              </m:sub>
              <m:sup>
                <m:r>
                  <w:ins w:id="549" w:author="wei ganchao" w:date="2022-01-13T18:16:00Z">
                    <w:rPr>
                      <w:rFonts w:ascii="Cambria Math" w:hAnsi="Cambria Math"/>
                    </w:rPr>
                    <m:t>'</m:t>
                  </w:ins>
                </m:r>
              </m:sup>
            </m:sSubSup>
          </m:e>
        </m:d>
      </m:oMath>
      <w:ins w:id="550" w:author="wei ganchao" w:date="2022-01-13T18:18:00Z">
        <w:r w:rsidR="00942B5B">
          <w:t xml:space="preserve">. </w:t>
        </w:r>
        <w:r w:rsidR="00942B5B">
          <w:t xml:space="preserve">Denote the variance of CMP parameters as </w:t>
        </w:r>
      </w:ins>
      <m:oMath>
        <m:sSub>
          <m:sSubPr>
            <m:ctrlPr>
              <w:ins w:id="551" w:author="wei ganchao" w:date="2022-01-13T18:18:00Z">
                <w:rPr>
                  <w:rFonts w:ascii="Cambria Math" w:hAnsi="Cambria Math"/>
                  <w:b/>
                  <w:i/>
                </w:rPr>
              </w:ins>
            </m:ctrlPr>
          </m:sSubPr>
          <m:e>
            <m:r>
              <w:ins w:id="552" w:author="wei ganchao" w:date="2022-01-13T18:18:00Z">
                <m:rPr>
                  <m:sty m:val="bi"/>
                </m:rPr>
                <w:rPr>
                  <w:rFonts w:ascii="Cambria Math" w:hAnsi="Cambria Math"/>
                </w:rPr>
                <m:t>V</m:t>
              </w:ins>
            </m:r>
          </m:e>
          <m:sub>
            <m:r>
              <w:ins w:id="553" w:author="wei ganchao" w:date="2022-01-13T18:18:00Z">
                <w:rPr>
                  <w:rFonts w:ascii="Cambria Math" w:hAnsi="Cambria Math"/>
                </w:rPr>
                <m:t>it</m:t>
              </w:ins>
            </m:r>
          </m:sub>
        </m:sSub>
      </m:oMath>
      <w:ins w:id="554" w:author="wei ganchao" w:date="2022-01-13T18:18:00Z">
        <w:r w:rsidR="00942B5B">
          <w:rPr>
            <w:bCs/>
          </w:rPr>
          <w:t>.</w:t>
        </w:r>
      </w:ins>
      <w:ins w:id="555" w:author="wei ganchao" w:date="2022-01-13T18:20:00Z">
        <w:r w:rsidR="00942B5B">
          <w:rPr>
            <w:bCs/>
          </w:rPr>
          <w:t xml:space="preserve"> </w:t>
        </w:r>
      </w:ins>
      <w:ins w:id="556" w:author="wei ganchao" w:date="2022-01-13T18:21:00Z">
        <w:r w:rsidRPr="005713EA">
          <w:rPr>
            <w:bCs/>
            <w:color w:val="FF0000"/>
            <w:rPrChange w:id="557" w:author="wei ganchao" w:date="2022-01-13T18:21:00Z">
              <w:rPr>
                <w:bCs/>
              </w:rPr>
            </w:rPrChange>
          </w:rPr>
          <w:t xml:space="preserve">The variance can be easily found in Wiki. If I write it out, I need to define some useless notations. </w:t>
        </w:r>
      </w:ins>
      <m:oMath>
        <m:d>
          <m:dPr>
            <m:ctrlPr>
              <w:ins w:id="558" w:author="wei ganchao" w:date="2022-01-13T18:21:00Z">
                <w:rPr>
                  <w:rFonts w:ascii="Cambria Math" w:hAnsi="Cambria Math"/>
                  <w:i/>
                  <w:color w:val="FF0000"/>
                  <w:rPrChange w:id="559" w:author="wei ganchao" w:date="2022-01-13T18:21:00Z">
                    <w:rPr>
                      <w:rFonts w:ascii="Cambria Math" w:hAnsi="Cambria Math"/>
                      <w:i/>
                    </w:rPr>
                  </w:rPrChange>
                </w:rPr>
              </w:ins>
            </m:ctrlPr>
          </m:dPr>
          <m:e>
            <m:m>
              <m:mPr>
                <m:mcs>
                  <m:mc>
                    <m:mcPr>
                      <m:count m:val="1"/>
                      <m:mcJc m:val="center"/>
                    </m:mcPr>
                  </m:mc>
                </m:mcs>
                <m:ctrlPr>
                  <w:ins w:id="560" w:author="wei ganchao" w:date="2022-01-13T18:21:00Z">
                    <w:rPr>
                      <w:rFonts w:ascii="Cambria Math" w:hAnsi="Cambria Math"/>
                      <w:i/>
                      <w:color w:val="FF0000"/>
                      <w:rPrChange w:id="561" w:author="wei ganchao" w:date="2022-01-13T18:21:00Z">
                        <w:rPr>
                          <w:rFonts w:ascii="Cambria Math" w:hAnsi="Cambria Math"/>
                          <w:i/>
                        </w:rPr>
                      </w:rPrChange>
                    </w:rPr>
                  </w:ins>
                </m:ctrlPr>
              </m:mPr>
              <m:mr>
                <m:e>
                  <m:sSub>
                    <m:sSubPr>
                      <m:ctrlPr>
                        <w:ins w:id="562" w:author="wei ganchao" w:date="2022-01-13T18:21:00Z">
                          <w:rPr>
                            <w:rFonts w:ascii="Cambria Math" w:hAnsi="Cambria Math"/>
                            <w:i/>
                            <w:color w:val="FF0000"/>
                            <w:rPrChange w:id="563" w:author="wei ganchao" w:date="2022-01-13T18:21:00Z">
                              <w:rPr>
                                <w:rFonts w:ascii="Cambria Math" w:hAnsi="Cambria Math"/>
                                <w:i/>
                              </w:rPr>
                            </w:rPrChange>
                          </w:rPr>
                        </w:ins>
                      </m:ctrlPr>
                    </m:sSubPr>
                    <m:e>
                      <m:r>
                        <w:ins w:id="564" w:author="wei ganchao" w:date="2022-01-13T18:21:00Z">
                          <w:rPr>
                            <w:rFonts w:ascii="Cambria Math" w:hAnsi="Cambria Math"/>
                            <w:color w:val="FF0000"/>
                            <w:rPrChange w:id="565" w:author="wei ganchao" w:date="2022-01-13T18:21:00Z">
                              <w:rPr>
                                <w:rFonts w:ascii="Cambria Math" w:hAnsi="Cambria Math"/>
                              </w:rPr>
                            </w:rPrChange>
                          </w:rPr>
                          <m:t>λ</m:t>
                        </w:ins>
                      </m:r>
                    </m:e>
                    <m:sub>
                      <m:r>
                        <w:ins w:id="566" w:author="wei ganchao" w:date="2022-01-13T18:21:00Z">
                          <w:rPr>
                            <w:rFonts w:ascii="Cambria Math" w:hAnsi="Cambria Math"/>
                            <w:color w:val="FF0000"/>
                            <w:rPrChange w:id="567" w:author="wei ganchao" w:date="2022-01-13T18:21:00Z">
                              <w:rPr>
                                <w:rFonts w:ascii="Cambria Math" w:hAnsi="Cambria Math"/>
                              </w:rPr>
                            </w:rPrChange>
                          </w:rPr>
                          <m:t>it</m:t>
                        </w:ins>
                      </m:r>
                    </m:sub>
                  </m:sSub>
                </m:e>
              </m:mr>
              <m:mr>
                <m:e>
                  <m:sSub>
                    <m:sSubPr>
                      <m:ctrlPr>
                        <w:ins w:id="568" w:author="wei ganchao" w:date="2022-01-13T18:21:00Z">
                          <w:rPr>
                            <w:rFonts w:ascii="Cambria Math" w:hAnsi="Cambria Math"/>
                            <w:i/>
                            <w:color w:val="FF0000"/>
                            <w:rPrChange w:id="569" w:author="wei ganchao" w:date="2022-01-13T18:21:00Z">
                              <w:rPr>
                                <w:rFonts w:ascii="Cambria Math" w:hAnsi="Cambria Math"/>
                                <w:i/>
                              </w:rPr>
                            </w:rPrChange>
                          </w:rPr>
                        </w:ins>
                      </m:ctrlPr>
                    </m:sSubPr>
                    <m:e>
                      <m:r>
                        <w:ins w:id="570" w:author="wei ganchao" w:date="2022-01-13T18:21:00Z">
                          <w:rPr>
                            <w:rFonts w:ascii="Cambria Math" w:hAnsi="Cambria Math"/>
                            <w:color w:val="FF0000"/>
                            <w:rPrChange w:id="571" w:author="wei ganchao" w:date="2022-01-13T18:21:00Z">
                              <w:rPr>
                                <w:rFonts w:ascii="Cambria Math" w:hAnsi="Cambria Math"/>
                              </w:rPr>
                            </w:rPrChange>
                          </w:rPr>
                          <m:t>ν</m:t>
                        </w:ins>
                      </m:r>
                    </m:e>
                    <m:sub>
                      <m:r>
                        <w:ins w:id="572" w:author="wei ganchao" w:date="2022-01-13T18:21:00Z">
                          <w:rPr>
                            <w:rFonts w:ascii="Cambria Math" w:hAnsi="Cambria Math"/>
                            <w:color w:val="FF0000"/>
                            <w:rPrChange w:id="573" w:author="wei ganchao" w:date="2022-01-13T18:21:00Z">
                              <w:rPr>
                                <w:rFonts w:ascii="Cambria Math" w:hAnsi="Cambria Math"/>
                              </w:rPr>
                            </w:rPrChange>
                          </w:rPr>
                          <m:t>it</m:t>
                        </w:ins>
                      </m:r>
                    </m:sub>
                  </m:sSub>
                </m:e>
              </m:mr>
            </m:m>
          </m:e>
        </m:d>
        <m:r>
          <w:ins w:id="574" w:author="wei ganchao" w:date="2022-01-13T18:21:00Z">
            <w:rPr>
              <w:rFonts w:ascii="Cambria Math" w:hAnsi="Cambria Math"/>
              <w:color w:val="FF0000"/>
              <w:rPrChange w:id="575" w:author="wei ganchao" w:date="2022-01-13T18:21:00Z">
                <w:rPr>
                  <w:rFonts w:ascii="Cambria Math" w:hAnsi="Cambria Math"/>
                </w:rPr>
              </w:rPrChange>
            </w:rPr>
            <m:t>∼</m:t>
          </w:ins>
        </m:r>
        <m:r>
          <w:ins w:id="576" w:author="wei ganchao" w:date="2022-01-13T18:16:00Z">
            <w:rPr>
              <w:rFonts w:ascii="Cambria Math" w:hAnsi="Cambria Math"/>
              <w:color w:val="FF0000"/>
              <w:rPrChange w:id="577" w:author="wei ganchao" w:date="2022-01-13T18:21:00Z">
                <w:rPr>
                  <w:rFonts w:ascii="Cambria Math" w:hAnsi="Cambria Math"/>
                </w:rPr>
              </w:rPrChange>
            </w:rPr>
            <m:t>lognormal(</m:t>
          </w:ins>
        </m:r>
        <m:sSup>
          <m:sSupPr>
            <m:ctrlPr>
              <w:ins w:id="578" w:author="wei ganchao" w:date="2022-01-13T18:16:00Z">
                <w:rPr>
                  <w:rFonts w:ascii="Cambria Math" w:hAnsi="Cambria Math"/>
                  <w:b/>
                  <w:bCs/>
                  <w:i/>
                  <w:color w:val="FF0000"/>
                  <w:rPrChange w:id="579" w:author="wei ganchao" w:date="2022-01-13T18:21:00Z">
                    <w:rPr>
                      <w:rFonts w:ascii="Cambria Math" w:hAnsi="Cambria Math"/>
                      <w:b/>
                      <w:bCs/>
                      <w:i/>
                    </w:rPr>
                  </w:rPrChange>
                </w:rPr>
              </w:ins>
            </m:ctrlPr>
          </m:sSupPr>
          <m:e>
            <m:r>
              <w:ins w:id="580" w:author="wei ganchao" w:date="2022-01-13T18:16:00Z">
                <m:rPr>
                  <m:sty m:val="bi"/>
                </m:rPr>
                <w:rPr>
                  <w:rFonts w:ascii="Cambria Math" w:hAnsi="Cambria Math"/>
                  <w:color w:val="FF0000"/>
                  <w:rPrChange w:id="581" w:author="wei ganchao" w:date="2022-01-13T18:21:00Z">
                    <w:rPr>
                      <w:rFonts w:ascii="Cambria Math" w:hAnsi="Cambria Math"/>
                    </w:rPr>
                  </w:rPrChange>
                </w:rPr>
                <m:t>a</m:t>
              </w:ins>
            </m:r>
            <m:ctrlPr>
              <w:ins w:id="582" w:author="wei ganchao" w:date="2022-01-13T18:16:00Z">
                <w:rPr>
                  <w:rFonts w:ascii="Cambria Math" w:hAnsi="Cambria Math"/>
                  <w:i/>
                  <w:color w:val="FF0000"/>
                  <w:rPrChange w:id="583" w:author="wei ganchao" w:date="2022-01-13T18:21:00Z">
                    <w:rPr>
                      <w:rFonts w:ascii="Cambria Math" w:hAnsi="Cambria Math"/>
                      <w:i/>
                    </w:rPr>
                  </w:rPrChange>
                </w:rPr>
              </w:ins>
            </m:ctrlPr>
          </m:e>
          <m:sup>
            <m:r>
              <w:ins w:id="584" w:author="wei ganchao" w:date="2022-01-13T18:16:00Z">
                <w:rPr>
                  <w:rFonts w:ascii="Cambria Math" w:hAnsi="Cambria Math"/>
                  <w:color w:val="FF0000"/>
                  <w:rPrChange w:id="585" w:author="wei ganchao" w:date="2022-01-13T18:21:00Z">
                    <w:rPr>
                      <w:rFonts w:ascii="Cambria Math" w:hAnsi="Cambria Math"/>
                    </w:rPr>
                  </w:rPrChange>
                </w:rPr>
                <m:t>it</m:t>
              </w:ins>
            </m:r>
          </m:sup>
        </m:sSup>
        <m:r>
          <w:ins w:id="586" w:author="wei ganchao" w:date="2022-01-13T18:16:00Z">
            <w:rPr>
              <w:rFonts w:ascii="Cambria Math" w:hAnsi="Cambria Math"/>
              <w:color w:val="FF0000"/>
              <w:rPrChange w:id="587" w:author="wei ganchao" w:date="2022-01-13T18:21:00Z">
                <w:rPr>
                  <w:rFonts w:ascii="Cambria Math" w:hAnsi="Cambria Math"/>
                </w:rPr>
              </w:rPrChange>
            </w:rPr>
            <m:t>,</m:t>
          </w:ins>
        </m:r>
        <m:sSup>
          <m:sSupPr>
            <m:ctrlPr>
              <w:ins w:id="588" w:author="wei ganchao" w:date="2022-01-13T18:16:00Z">
                <w:rPr>
                  <w:rFonts w:ascii="Cambria Math" w:hAnsi="Cambria Math"/>
                  <w:b/>
                  <w:bCs/>
                  <w:i/>
                  <w:color w:val="FF0000"/>
                  <w:rPrChange w:id="589" w:author="wei ganchao" w:date="2022-01-13T18:21:00Z">
                    <w:rPr>
                      <w:rFonts w:ascii="Cambria Math" w:hAnsi="Cambria Math"/>
                      <w:b/>
                      <w:bCs/>
                      <w:i/>
                    </w:rPr>
                  </w:rPrChange>
                </w:rPr>
              </w:ins>
            </m:ctrlPr>
          </m:sSupPr>
          <m:e>
            <m:r>
              <w:ins w:id="590" w:author="wei ganchao" w:date="2022-01-13T18:16:00Z">
                <m:rPr>
                  <m:sty m:val="bi"/>
                </m:rPr>
                <w:rPr>
                  <w:rFonts w:ascii="Cambria Math" w:hAnsi="Cambria Math"/>
                  <w:color w:val="FF0000"/>
                  <w:rPrChange w:id="591" w:author="wei ganchao" w:date="2022-01-13T18:21:00Z">
                    <w:rPr>
                      <w:rFonts w:ascii="Cambria Math" w:hAnsi="Cambria Math"/>
                    </w:rPr>
                  </w:rPrChange>
                </w:rPr>
                <m:t>S</m:t>
              </w:ins>
            </m:r>
            <m:ctrlPr>
              <w:ins w:id="592" w:author="wei ganchao" w:date="2022-01-13T18:16:00Z">
                <w:rPr>
                  <w:rFonts w:ascii="Cambria Math" w:hAnsi="Cambria Math"/>
                  <w:i/>
                  <w:color w:val="FF0000"/>
                  <w:rPrChange w:id="593" w:author="wei ganchao" w:date="2022-01-13T18:21:00Z">
                    <w:rPr>
                      <w:rFonts w:ascii="Cambria Math" w:hAnsi="Cambria Math"/>
                      <w:i/>
                    </w:rPr>
                  </w:rPrChange>
                </w:rPr>
              </w:ins>
            </m:ctrlPr>
          </m:e>
          <m:sup>
            <m:r>
              <w:ins w:id="594" w:author="wei ganchao" w:date="2022-01-13T18:16:00Z">
                <w:rPr>
                  <w:rFonts w:ascii="Cambria Math" w:hAnsi="Cambria Math"/>
                  <w:color w:val="FF0000"/>
                  <w:rPrChange w:id="595" w:author="wei ganchao" w:date="2022-01-13T18:21:00Z">
                    <w:rPr>
                      <w:rFonts w:ascii="Cambria Math" w:hAnsi="Cambria Math"/>
                    </w:rPr>
                  </w:rPrChange>
                </w:rPr>
                <m:t>it</m:t>
              </w:ins>
            </m:r>
          </m:sup>
        </m:sSup>
        <m:r>
          <w:ins w:id="596" w:author="wei ganchao" w:date="2022-01-13T18:16:00Z">
            <w:rPr>
              <w:rFonts w:ascii="Cambria Math" w:hAnsi="Cambria Math"/>
              <w:color w:val="FF0000"/>
              <w:rPrChange w:id="597" w:author="wei ganchao" w:date="2022-01-13T18:21:00Z">
                <w:rPr>
                  <w:rFonts w:ascii="Cambria Math" w:hAnsi="Cambria Math"/>
                </w:rPr>
              </w:rPrChange>
            </w:rPr>
            <m:t>)</m:t>
          </w:ins>
        </m:r>
      </m:oMath>
      <w:ins w:id="598" w:author="wei ganchao" w:date="2022-01-13T18:16:00Z">
        <w:r w:rsidR="00FF27D1" w:rsidRPr="005713EA">
          <w:rPr>
            <w:color w:val="FF0000"/>
            <w:rPrChange w:id="599" w:author="wei ganchao" w:date="2022-01-13T18:21:00Z">
              <w:rPr/>
            </w:rPrChange>
          </w:rPr>
          <w:t xml:space="preserve">. </w:t>
        </w:r>
        <w:r w:rsidR="00FF27D1" w:rsidRPr="005713EA">
          <w:rPr>
            <w:bCs/>
            <w:color w:val="FF0000"/>
            <w:rPrChange w:id="600" w:author="wei ganchao" w:date="2022-01-13T18:21:00Z">
              <w:rPr>
                <w:bCs/>
              </w:rPr>
            </w:rPrChange>
          </w:rPr>
          <w:t xml:space="preserve">and </w:t>
        </w:r>
      </w:ins>
      <m:oMath>
        <m:sSub>
          <m:sSubPr>
            <m:ctrlPr>
              <w:ins w:id="601" w:author="wei ganchao" w:date="2022-01-13T18:16:00Z">
                <w:rPr>
                  <w:rFonts w:ascii="Cambria Math" w:hAnsi="Cambria Math"/>
                  <w:bCs/>
                  <w:i/>
                  <w:color w:val="FF0000"/>
                  <w:rPrChange w:id="602" w:author="wei ganchao" w:date="2022-01-13T18:21:00Z">
                    <w:rPr>
                      <w:rFonts w:ascii="Cambria Math" w:hAnsi="Cambria Math"/>
                      <w:bCs/>
                      <w:i/>
                    </w:rPr>
                  </w:rPrChange>
                </w:rPr>
              </w:ins>
            </m:ctrlPr>
          </m:sSubPr>
          <m:e>
            <m:d>
              <m:dPr>
                <m:begChr m:val="["/>
                <m:endChr m:val="]"/>
                <m:ctrlPr>
                  <w:ins w:id="603" w:author="wei ganchao" w:date="2022-01-13T18:16:00Z">
                    <w:rPr>
                      <w:rFonts w:ascii="Cambria Math" w:hAnsi="Cambria Math"/>
                      <w:bCs/>
                      <w:i/>
                      <w:color w:val="FF0000"/>
                      <w:rPrChange w:id="604" w:author="wei ganchao" w:date="2022-01-13T18:21:00Z">
                        <w:rPr>
                          <w:rFonts w:ascii="Cambria Math" w:hAnsi="Cambria Math"/>
                          <w:bCs/>
                          <w:i/>
                        </w:rPr>
                      </w:rPrChange>
                    </w:rPr>
                  </w:ins>
                </m:ctrlPr>
              </m:dPr>
              <m:e>
                <m:sSub>
                  <m:sSubPr>
                    <m:ctrlPr>
                      <w:ins w:id="605" w:author="wei ganchao" w:date="2022-01-13T18:16:00Z">
                        <w:rPr>
                          <w:rFonts w:ascii="Cambria Math" w:hAnsi="Cambria Math"/>
                          <w:bCs/>
                          <w:i/>
                          <w:color w:val="FF0000"/>
                          <w:rPrChange w:id="606" w:author="wei ganchao" w:date="2022-01-13T18:21:00Z">
                            <w:rPr>
                              <w:rFonts w:ascii="Cambria Math" w:hAnsi="Cambria Math"/>
                              <w:bCs/>
                              <w:i/>
                            </w:rPr>
                          </w:rPrChange>
                        </w:rPr>
                      </w:ins>
                    </m:ctrlPr>
                  </m:sSubPr>
                  <m:e>
                    <m:r>
                      <w:ins w:id="607" w:author="wei ganchao" w:date="2022-01-13T18:16:00Z">
                        <w:rPr>
                          <w:rFonts w:ascii="Cambria Math" w:hAnsi="Cambria Math"/>
                          <w:color w:val="FF0000"/>
                          <w:rPrChange w:id="608" w:author="wei ganchao" w:date="2022-01-13T18:21:00Z">
                            <w:rPr>
                              <w:rFonts w:ascii="Cambria Math" w:hAnsi="Cambria Math"/>
                            </w:rPr>
                          </w:rPrChange>
                        </w:rPr>
                        <m:t>V</m:t>
                      </w:ins>
                    </m:r>
                  </m:e>
                  <m:sub>
                    <m:r>
                      <w:ins w:id="609" w:author="wei ganchao" w:date="2022-01-13T18:16:00Z">
                        <w:rPr>
                          <w:rFonts w:ascii="Cambria Math" w:hAnsi="Cambria Math"/>
                          <w:color w:val="FF0000"/>
                          <w:rPrChange w:id="610" w:author="wei ganchao" w:date="2022-01-13T18:21:00Z">
                            <w:rPr>
                              <w:rFonts w:ascii="Cambria Math" w:hAnsi="Cambria Math"/>
                            </w:rPr>
                          </w:rPrChange>
                        </w:rPr>
                        <m:t>it</m:t>
                      </w:ins>
                    </m:r>
                  </m:sub>
                </m:sSub>
              </m:e>
            </m:d>
          </m:e>
          <m:sub>
            <m:r>
              <w:ins w:id="611" w:author="wei ganchao" w:date="2022-01-13T18:16:00Z">
                <w:rPr>
                  <w:rFonts w:ascii="Cambria Math" w:hAnsi="Cambria Math"/>
                  <w:color w:val="FF0000"/>
                  <w:rPrChange w:id="612" w:author="wei ganchao" w:date="2022-01-13T18:21:00Z">
                    <w:rPr>
                      <w:rFonts w:ascii="Cambria Math" w:hAnsi="Cambria Math"/>
                    </w:rPr>
                  </w:rPrChange>
                </w:rPr>
                <m:t>mn</m:t>
              </w:ins>
            </m:r>
          </m:sub>
        </m:sSub>
        <m:r>
          <w:ins w:id="613" w:author="wei ganchao" w:date="2022-01-13T18:16:00Z">
            <w:rPr>
              <w:rFonts w:ascii="Cambria Math" w:hAnsi="Cambria Math"/>
              <w:color w:val="FF0000"/>
              <w:rPrChange w:id="614" w:author="wei ganchao" w:date="2022-01-13T18:21:00Z">
                <w:rPr>
                  <w:rFonts w:ascii="Cambria Math" w:hAnsi="Cambria Math"/>
                </w:rPr>
              </w:rPrChange>
            </w:rPr>
            <m:t>=</m:t>
          </w:ins>
        </m:r>
        <m:sSup>
          <m:sSupPr>
            <m:ctrlPr>
              <w:ins w:id="615" w:author="wei ganchao" w:date="2022-01-13T18:16:00Z">
                <w:rPr>
                  <w:rFonts w:ascii="Cambria Math" w:hAnsi="Cambria Math"/>
                  <w:bCs/>
                  <w:i/>
                  <w:color w:val="FF0000"/>
                  <w:rPrChange w:id="616" w:author="wei ganchao" w:date="2022-01-13T18:21:00Z">
                    <w:rPr>
                      <w:rFonts w:ascii="Cambria Math" w:hAnsi="Cambria Math"/>
                      <w:bCs/>
                      <w:i/>
                    </w:rPr>
                  </w:rPrChange>
                </w:rPr>
              </w:ins>
            </m:ctrlPr>
          </m:sSupPr>
          <m:e>
            <m:r>
              <w:ins w:id="617" w:author="wei ganchao" w:date="2022-01-13T18:16:00Z">
                <w:rPr>
                  <w:rFonts w:ascii="Cambria Math" w:hAnsi="Cambria Math"/>
                  <w:color w:val="FF0000"/>
                  <w:rPrChange w:id="618" w:author="wei ganchao" w:date="2022-01-13T18:21:00Z">
                    <w:rPr>
                      <w:rFonts w:ascii="Cambria Math" w:hAnsi="Cambria Math"/>
                    </w:rPr>
                  </w:rPrChange>
                </w:rPr>
                <m:t>e</m:t>
              </w:ins>
            </m:r>
          </m:e>
          <m:sup>
            <m:sSubSup>
              <m:sSubSupPr>
                <m:ctrlPr>
                  <w:ins w:id="619" w:author="wei ganchao" w:date="2022-01-13T18:16:00Z">
                    <w:rPr>
                      <w:rFonts w:ascii="Cambria Math" w:hAnsi="Cambria Math"/>
                      <w:bCs/>
                      <w:i/>
                      <w:color w:val="FF0000"/>
                      <w:rPrChange w:id="620" w:author="wei ganchao" w:date="2022-01-13T18:21:00Z">
                        <w:rPr>
                          <w:rFonts w:ascii="Cambria Math" w:hAnsi="Cambria Math"/>
                          <w:bCs/>
                          <w:i/>
                        </w:rPr>
                      </w:rPrChange>
                    </w:rPr>
                  </w:ins>
                </m:ctrlPr>
              </m:sSubSupPr>
              <m:e>
                <m:r>
                  <w:ins w:id="621" w:author="wei ganchao" w:date="2022-01-13T18:16:00Z">
                    <m:rPr>
                      <m:sty m:val="bi"/>
                    </m:rPr>
                    <w:rPr>
                      <w:rFonts w:ascii="Cambria Math" w:hAnsi="Cambria Math"/>
                      <w:color w:val="FF0000"/>
                      <w:rPrChange w:id="622" w:author="wei ganchao" w:date="2022-01-13T18:21:00Z">
                        <w:rPr>
                          <w:rFonts w:ascii="Cambria Math" w:hAnsi="Cambria Math"/>
                        </w:rPr>
                      </w:rPrChange>
                    </w:rPr>
                    <m:t>a</m:t>
                  </w:ins>
                </m:r>
              </m:e>
              <m:sub>
                <m:r>
                  <w:ins w:id="623" w:author="wei ganchao" w:date="2022-01-13T18:16:00Z">
                    <w:rPr>
                      <w:rFonts w:ascii="Cambria Math" w:hAnsi="Cambria Math"/>
                      <w:color w:val="FF0000"/>
                      <w:rPrChange w:id="624" w:author="wei ganchao" w:date="2022-01-13T18:21:00Z">
                        <w:rPr>
                          <w:rFonts w:ascii="Cambria Math" w:hAnsi="Cambria Math"/>
                        </w:rPr>
                      </w:rPrChange>
                    </w:rPr>
                    <m:t>m</m:t>
                  </w:ins>
                </m:r>
              </m:sub>
              <m:sup>
                <m:r>
                  <w:ins w:id="625" w:author="wei ganchao" w:date="2022-01-13T18:16:00Z">
                    <w:rPr>
                      <w:rFonts w:ascii="Cambria Math" w:hAnsi="Cambria Math"/>
                      <w:color w:val="FF0000"/>
                      <w:rPrChange w:id="626" w:author="wei ganchao" w:date="2022-01-13T18:21:00Z">
                        <w:rPr>
                          <w:rFonts w:ascii="Cambria Math" w:hAnsi="Cambria Math"/>
                        </w:rPr>
                      </w:rPrChange>
                    </w:rPr>
                    <m:t>it</m:t>
                  </w:ins>
                </m:r>
                <m:ctrlPr>
                  <w:ins w:id="627" w:author="wei ganchao" w:date="2022-01-13T18:16:00Z">
                    <w:rPr>
                      <w:rFonts w:ascii="Cambria Math" w:hAnsi="Cambria Math"/>
                      <w:i/>
                      <w:color w:val="FF0000"/>
                      <w:rPrChange w:id="628" w:author="wei ganchao" w:date="2022-01-13T18:21:00Z">
                        <w:rPr>
                          <w:rFonts w:ascii="Cambria Math" w:hAnsi="Cambria Math"/>
                          <w:i/>
                        </w:rPr>
                      </w:rPrChange>
                    </w:rPr>
                  </w:ins>
                </m:ctrlPr>
              </m:sup>
            </m:sSubSup>
            <m:r>
              <w:ins w:id="629" w:author="wei ganchao" w:date="2022-01-13T18:16:00Z">
                <w:rPr>
                  <w:rFonts w:ascii="Cambria Math" w:hAnsi="Cambria Math"/>
                  <w:color w:val="FF0000"/>
                  <w:rPrChange w:id="630" w:author="wei ganchao" w:date="2022-01-13T18:21:00Z">
                    <w:rPr>
                      <w:rFonts w:ascii="Cambria Math" w:hAnsi="Cambria Math"/>
                    </w:rPr>
                  </w:rPrChange>
                </w:rPr>
                <m:t>+</m:t>
              </w:ins>
            </m:r>
            <m:sSubSup>
              <m:sSubSupPr>
                <m:ctrlPr>
                  <w:ins w:id="631" w:author="wei ganchao" w:date="2022-01-13T18:16:00Z">
                    <w:rPr>
                      <w:rFonts w:ascii="Cambria Math" w:hAnsi="Cambria Math"/>
                      <w:bCs/>
                      <w:i/>
                      <w:color w:val="FF0000"/>
                      <w:rPrChange w:id="632" w:author="wei ganchao" w:date="2022-01-13T18:21:00Z">
                        <w:rPr>
                          <w:rFonts w:ascii="Cambria Math" w:hAnsi="Cambria Math"/>
                          <w:bCs/>
                          <w:i/>
                        </w:rPr>
                      </w:rPrChange>
                    </w:rPr>
                  </w:ins>
                </m:ctrlPr>
              </m:sSubSupPr>
              <m:e>
                <m:r>
                  <w:ins w:id="633" w:author="wei ganchao" w:date="2022-01-13T18:16:00Z">
                    <m:rPr>
                      <m:sty m:val="bi"/>
                    </m:rPr>
                    <w:rPr>
                      <w:rFonts w:ascii="Cambria Math" w:hAnsi="Cambria Math"/>
                      <w:color w:val="FF0000"/>
                      <w:rPrChange w:id="634" w:author="wei ganchao" w:date="2022-01-13T18:21:00Z">
                        <w:rPr>
                          <w:rFonts w:ascii="Cambria Math" w:hAnsi="Cambria Math"/>
                        </w:rPr>
                      </w:rPrChange>
                    </w:rPr>
                    <m:t>a</m:t>
                  </w:ins>
                </m:r>
              </m:e>
              <m:sub>
                <m:r>
                  <w:ins w:id="635" w:author="wei ganchao" w:date="2022-01-13T18:16:00Z">
                    <w:rPr>
                      <w:rFonts w:ascii="Cambria Math" w:hAnsi="Cambria Math"/>
                      <w:color w:val="FF0000"/>
                      <w:rPrChange w:id="636" w:author="wei ganchao" w:date="2022-01-13T18:21:00Z">
                        <w:rPr>
                          <w:rFonts w:ascii="Cambria Math" w:hAnsi="Cambria Math"/>
                        </w:rPr>
                      </w:rPrChange>
                    </w:rPr>
                    <m:t>n</m:t>
                  </w:ins>
                </m:r>
              </m:sub>
              <m:sup>
                <m:r>
                  <w:ins w:id="637" w:author="wei ganchao" w:date="2022-01-13T18:16:00Z">
                    <w:rPr>
                      <w:rFonts w:ascii="Cambria Math" w:hAnsi="Cambria Math"/>
                      <w:color w:val="FF0000"/>
                      <w:rPrChange w:id="638" w:author="wei ganchao" w:date="2022-01-13T18:21:00Z">
                        <w:rPr>
                          <w:rFonts w:ascii="Cambria Math" w:hAnsi="Cambria Math"/>
                        </w:rPr>
                      </w:rPrChange>
                    </w:rPr>
                    <m:t>it</m:t>
                  </w:ins>
                </m:r>
                <m:ctrlPr>
                  <w:ins w:id="639" w:author="wei ganchao" w:date="2022-01-13T18:16:00Z">
                    <w:rPr>
                      <w:rFonts w:ascii="Cambria Math" w:hAnsi="Cambria Math"/>
                      <w:i/>
                      <w:color w:val="FF0000"/>
                      <w:rPrChange w:id="640" w:author="wei ganchao" w:date="2022-01-13T18:21:00Z">
                        <w:rPr>
                          <w:rFonts w:ascii="Cambria Math" w:hAnsi="Cambria Math"/>
                          <w:i/>
                        </w:rPr>
                      </w:rPrChange>
                    </w:rPr>
                  </w:ins>
                </m:ctrlPr>
              </m:sup>
            </m:sSubSup>
            <m:r>
              <w:ins w:id="641" w:author="wei ganchao" w:date="2022-01-13T18:16:00Z">
                <w:rPr>
                  <w:rFonts w:ascii="Cambria Math" w:hAnsi="Cambria Math"/>
                  <w:color w:val="FF0000"/>
                  <w:rPrChange w:id="642" w:author="wei ganchao" w:date="2022-01-13T18:21:00Z">
                    <w:rPr>
                      <w:rFonts w:ascii="Cambria Math" w:hAnsi="Cambria Math"/>
                    </w:rPr>
                  </w:rPrChange>
                </w:rPr>
                <m:t>+</m:t>
              </w:ins>
            </m:r>
            <m:f>
              <m:fPr>
                <m:ctrlPr>
                  <w:ins w:id="643" w:author="wei ganchao" w:date="2022-01-13T18:16:00Z">
                    <w:rPr>
                      <w:rFonts w:ascii="Cambria Math" w:hAnsi="Cambria Math"/>
                      <w:bCs/>
                      <w:i/>
                      <w:color w:val="FF0000"/>
                      <w:rPrChange w:id="644" w:author="wei ganchao" w:date="2022-01-13T18:21:00Z">
                        <w:rPr>
                          <w:rFonts w:ascii="Cambria Math" w:hAnsi="Cambria Math"/>
                          <w:bCs/>
                          <w:i/>
                        </w:rPr>
                      </w:rPrChange>
                    </w:rPr>
                  </w:ins>
                </m:ctrlPr>
              </m:fPr>
              <m:num>
                <m:r>
                  <w:ins w:id="645" w:author="wei ganchao" w:date="2022-01-13T18:16:00Z">
                    <w:rPr>
                      <w:rFonts w:ascii="Cambria Math" w:hAnsi="Cambria Math"/>
                      <w:color w:val="FF0000"/>
                      <w:rPrChange w:id="646" w:author="wei ganchao" w:date="2022-01-13T18:21:00Z">
                        <w:rPr>
                          <w:rFonts w:ascii="Cambria Math" w:hAnsi="Cambria Math"/>
                        </w:rPr>
                      </w:rPrChange>
                    </w:rPr>
                    <m:t>1</m:t>
                  </w:ins>
                </m:r>
              </m:num>
              <m:den>
                <m:r>
                  <w:ins w:id="647" w:author="wei ganchao" w:date="2022-01-13T18:16:00Z">
                    <w:rPr>
                      <w:rFonts w:ascii="Cambria Math" w:hAnsi="Cambria Math"/>
                      <w:color w:val="FF0000"/>
                      <w:rPrChange w:id="648" w:author="wei ganchao" w:date="2022-01-13T18:21:00Z">
                        <w:rPr>
                          <w:rFonts w:ascii="Cambria Math" w:hAnsi="Cambria Math"/>
                        </w:rPr>
                      </w:rPrChange>
                    </w:rPr>
                    <m:t>2</m:t>
                  </w:ins>
                </m:r>
              </m:den>
            </m:f>
            <m:d>
              <m:dPr>
                <m:ctrlPr>
                  <w:ins w:id="649" w:author="wei ganchao" w:date="2022-01-13T18:16:00Z">
                    <w:rPr>
                      <w:rFonts w:ascii="Cambria Math" w:hAnsi="Cambria Math"/>
                      <w:bCs/>
                      <w:i/>
                      <w:color w:val="FF0000"/>
                      <w:rPrChange w:id="650" w:author="wei ganchao" w:date="2022-01-13T18:21:00Z">
                        <w:rPr>
                          <w:rFonts w:ascii="Cambria Math" w:hAnsi="Cambria Math"/>
                          <w:bCs/>
                          <w:i/>
                        </w:rPr>
                      </w:rPrChange>
                    </w:rPr>
                  </w:ins>
                </m:ctrlPr>
              </m:dPr>
              <m:e>
                <m:sSubSup>
                  <m:sSubSupPr>
                    <m:ctrlPr>
                      <w:ins w:id="651" w:author="wei ganchao" w:date="2022-01-13T18:16:00Z">
                        <w:rPr>
                          <w:rFonts w:ascii="Cambria Math" w:hAnsi="Cambria Math"/>
                          <w:i/>
                          <w:color w:val="FF0000"/>
                          <w:rPrChange w:id="652" w:author="wei ganchao" w:date="2022-01-13T18:21:00Z">
                            <w:rPr>
                              <w:rFonts w:ascii="Cambria Math" w:hAnsi="Cambria Math"/>
                              <w:i/>
                            </w:rPr>
                          </w:rPrChange>
                        </w:rPr>
                      </w:ins>
                    </m:ctrlPr>
                  </m:sSubSupPr>
                  <m:e>
                    <m:r>
                      <w:ins w:id="653" w:author="wei ganchao" w:date="2022-01-13T18:16:00Z">
                        <m:rPr>
                          <m:sty m:val="bi"/>
                        </m:rPr>
                        <w:rPr>
                          <w:rFonts w:ascii="Cambria Math" w:hAnsi="Cambria Math"/>
                          <w:color w:val="FF0000"/>
                          <w:rPrChange w:id="654" w:author="wei ganchao" w:date="2022-01-13T18:21:00Z">
                            <w:rPr>
                              <w:rFonts w:ascii="Cambria Math" w:hAnsi="Cambria Math"/>
                            </w:rPr>
                          </w:rPrChange>
                        </w:rPr>
                        <m:t>S</m:t>
                      </w:ins>
                    </m:r>
                    <m:ctrlPr>
                      <w:ins w:id="655" w:author="wei ganchao" w:date="2022-01-13T18:16:00Z">
                        <w:rPr>
                          <w:rFonts w:ascii="Cambria Math" w:hAnsi="Cambria Math"/>
                          <w:b/>
                          <w:bCs/>
                          <w:i/>
                          <w:color w:val="FF0000"/>
                          <w:rPrChange w:id="656" w:author="wei ganchao" w:date="2022-01-13T18:21:00Z">
                            <w:rPr>
                              <w:rFonts w:ascii="Cambria Math" w:hAnsi="Cambria Math"/>
                              <w:b/>
                              <w:bCs/>
                              <w:i/>
                            </w:rPr>
                          </w:rPrChange>
                        </w:rPr>
                      </w:ins>
                    </m:ctrlPr>
                  </m:e>
                  <m:sub>
                    <m:r>
                      <w:ins w:id="657" w:author="wei ganchao" w:date="2022-01-13T18:16:00Z">
                        <w:rPr>
                          <w:rFonts w:ascii="Cambria Math" w:hAnsi="Cambria Math"/>
                          <w:color w:val="FF0000"/>
                          <w:rPrChange w:id="658" w:author="wei ganchao" w:date="2022-01-13T18:21:00Z">
                            <w:rPr>
                              <w:rFonts w:ascii="Cambria Math" w:hAnsi="Cambria Math"/>
                            </w:rPr>
                          </w:rPrChange>
                        </w:rPr>
                        <m:t>mm</m:t>
                      </w:ins>
                    </m:r>
                  </m:sub>
                  <m:sup>
                    <m:r>
                      <w:ins w:id="659" w:author="wei ganchao" w:date="2022-01-13T18:16:00Z">
                        <w:rPr>
                          <w:rFonts w:ascii="Cambria Math" w:hAnsi="Cambria Math"/>
                          <w:color w:val="FF0000"/>
                          <w:rPrChange w:id="660" w:author="wei ganchao" w:date="2022-01-13T18:21:00Z">
                            <w:rPr>
                              <w:rFonts w:ascii="Cambria Math" w:hAnsi="Cambria Math"/>
                            </w:rPr>
                          </w:rPrChange>
                        </w:rPr>
                        <m:t>it</m:t>
                      </w:ins>
                    </m:r>
                  </m:sup>
                </m:sSubSup>
                <m:r>
                  <w:ins w:id="661" w:author="wei ganchao" w:date="2022-01-13T18:16:00Z">
                    <w:rPr>
                      <w:rFonts w:ascii="Cambria Math" w:hAnsi="Cambria Math"/>
                      <w:color w:val="FF0000"/>
                      <w:rPrChange w:id="662" w:author="wei ganchao" w:date="2022-01-13T18:21:00Z">
                        <w:rPr>
                          <w:rFonts w:ascii="Cambria Math" w:hAnsi="Cambria Math"/>
                        </w:rPr>
                      </w:rPrChange>
                    </w:rPr>
                    <m:t>+</m:t>
                  </w:ins>
                </m:r>
                <m:sSubSup>
                  <m:sSubSupPr>
                    <m:ctrlPr>
                      <w:ins w:id="663" w:author="wei ganchao" w:date="2022-01-13T18:16:00Z">
                        <w:rPr>
                          <w:rFonts w:ascii="Cambria Math" w:hAnsi="Cambria Math"/>
                          <w:i/>
                          <w:color w:val="FF0000"/>
                          <w:rPrChange w:id="664" w:author="wei ganchao" w:date="2022-01-13T18:21:00Z">
                            <w:rPr>
                              <w:rFonts w:ascii="Cambria Math" w:hAnsi="Cambria Math"/>
                              <w:i/>
                            </w:rPr>
                          </w:rPrChange>
                        </w:rPr>
                      </w:ins>
                    </m:ctrlPr>
                  </m:sSubSupPr>
                  <m:e>
                    <m:r>
                      <w:ins w:id="665" w:author="wei ganchao" w:date="2022-01-13T18:16:00Z">
                        <m:rPr>
                          <m:sty m:val="bi"/>
                        </m:rPr>
                        <w:rPr>
                          <w:rFonts w:ascii="Cambria Math" w:hAnsi="Cambria Math"/>
                          <w:color w:val="FF0000"/>
                          <w:rPrChange w:id="666" w:author="wei ganchao" w:date="2022-01-13T18:21:00Z">
                            <w:rPr>
                              <w:rFonts w:ascii="Cambria Math" w:hAnsi="Cambria Math"/>
                            </w:rPr>
                          </w:rPrChange>
                        </w:rPr>
                        <m:t>S</m:t>
                      </w:ins>
                    </m:r>
                    <m:ctrlPr>
                      <w:ins w:id="667" w:author="wei ganchao" w:date="2022-01-13T18:16:00Z">
                        <w:rPr>
                          <w:rFonts w:ascii="Cambria Math" w:hAnsi="Cambria Math"/>
                          <w:b/>
                          <w:bCs/>
                          <w:i/>
                          <w:color w:val="FF0000"/>
                          <w:rPrChange w:id="668" w:author="wei ganchao" w:date="2022-01-13T18:21:00Z">
                            <w:rPr>
                              <w:rFonts w:ascii="Cambria Math" w:hAnsi="Cambria Math"/>
                              <w:b/>
                              <w:bCs/>
                              <w:i/>
                            </w:rPr>
                          </w:rPrChange>
                        </w:rPr>
                      </w:ins>
                    </m:ctrlPr>
                  </m:e>
                  <m:sub>
                    <m:r>
                      <w:ins w:id="669" w:author="wei ganchao" w:date="2022-01-13T18:16:00Z">
                        <w:rPr>
                          <w:rFonts w:ascii="Cambria Math" w:hAnsi="Cambria Math"/>
                          <w:color w:val="FF0000"/>
                          <w:rPrChange w:id="670" w:author="wei ganchao" w:date="2022-01-13T18:21:00Z">
                            <w:rPr>
                              <w:rFonts w:ascii="Cambria Math" w:hAnsi="Cambria Math"/>
                            </w:rPr>
                          </w:rPrChange>
                        </w:rPr>
                        <m:t>nn</m:t>
                      </w:ins>
                    </m:r>
                  </m:sub>
                  <m:sup>
                    <m:r>
                      <w:ins w:id="671" w:author="wei ganchao" w:date="2022-01-13T18:16:00Z">
                        <w:rPr>
                          <w:rFonts w:ascii="Cambria Math" w:hAnsi="Cambria Math"/>
                          <w:color w:val="FF0000"/>
                          <w:rPrChange w:id="672" w:author="wei ganchao" w:date="2022-01-13T18:21:00Z">
                            <w:rPr>
                              <w:rFonts w:ascii="Cambria Math" w:hAnsi="Cambria Math"/>
                            </w:rPr>
                          </w:rPrChange>
                        </w:rPr>
                        <m:t>it</m:t>
                      </w:ins>
                    </m:r>
                  </m:sup>
                </m:sSubSup>
              </m:e>
            </m:d>
          </m:sup>
        </m:sSup>
        <m:d>
          <m:dPr>
            <m:ctrlPr>
              <w:ins w:id="673" w:author="wei ganchao" w:date="2022-01-13T18:16:00Z">
                <w:rPr>
                  <w:rFonts w:ascii="Cambria Math" w:hAnsi="Cambria Math"/>
                  <w:bCs/>
                  <w:i/>
                  <w:color w:val="FF0000"/>
                  <w:rPrChange w:id="674" w:author="wei ganchao" w:date="2022-01-13T18:21:00Z">
                    <w:rPr>
                      <w:rFonts w:ascii="Cambria Math" w:hAnsi="Cambria Math"/>
                      <w:bCs/>
                      <w:i/>
                    </w:rPr>
                  </w:rPrChange>
                </w:rPr>
              </w:ins>
            </m:ctrlPr>
          </m:dPr>
          <m:e>
            <m:sSup>
              <m:sSupPr>
                <m:ctrlPr>
                  <w:ins w:id="675" w:author="wei ganchao" w:date="2022-01-13T18:16:00Z">
                    <w:rPr>
                      <w:rFonts w:ascii="Cambria Math" w:hAnsi="Cambria Math"/>
                      <w:bCs/>
                      <w:i/>
                      <w:color w:val="FF0000"/>
                      <w:rPrChange w:id="676" w:author="wei ganchao" w:date="2022-01-13T18:21:00Z">
                        <w:rPr>
                          <w:rFonts w:ascii="Cambria Math" w:hAnsi="Cambria Math"/>
                          <w:bCs/>
                          <w:i/>
                        </w:rPr>
                      </w:rPrChange>
                    </w:rPr>
                  </w:ins>
                </m:ctrlPr>
              </m:sSupPr>
              <m:e>
                <m:r>
                  <w:ins w:id="677" w:author="wei ganchao" w:date="2022-01-13T18:16:00Z">
                    <w:rPr>
                      <w:rFonts w:ascii="Cambria Math" w:hAnsi="Cambria Math"/>
                      <w:color w:val="FF0000"/>
                      <w:rPrChange w:id="678" w:author="wei ganchao" w:date="2022-01-13T18:21:00Z">
                        <w:rPr>
                          <w:rFonts w:ascii="Cambria Math" w:hAnsi="Cambria Math"/>
                        </w:rPr>
                      </w:rPrChange>
                    </w:rPr>
                    <m:t>e</m:t>
                  </w:ins>
                </m:r>
              </m:e>
              <m:sup>
                <m:sSubSup>
                  <m:sSubSupPr>
                    <m:ctrlPr>
                      <w:ins w:id="679" w:author="wei ganchao" w:date="2022-01-13T18:16:00Z">
                        <w:rPr>
                          <w:rFonts w:ascii="Cambria Math" w:hAnsi="Cambria Math"/>
                          <w:b/>
                          <w:bCs/>
                          <w:i/>
                          <w:color w:val="FF0000"/>
                          <w:rPrChange w:id="680" w:author="wei ganchao" w:date="2022-01-13T18:21:00Z">
                            <w:rPr>
                              <w:rFonts w:ascii="Cambria Math" w:hAnsi="Cambria Math"/>
                              <w:b/>
                              <w:bCs/>
                              <w:i/>
                            </w:rPr>
                          </w:rPrChange>
                        </w:rPr>
                      </w:ins>
                    </m:ctrlPr>
                  </m:sSubSupPr>
                  <m:e>
                    <m:r>
                      <w:ins w:id="681" w:author="wei ganchao" w:date="2022-01-13T18:16:00Z">
                        <m:rPr>
                          <m:sty m:val="bi"/>
                        </m:rPr>
                        <w:rPr>
                          <w:rFonts w:ascii="Cambria Math" w:hAnsi="Cambria Math"/>
                          <w:color w:val="FF0000"/>
                          <w:rPrChange w:id="682" w:author="wei ganchao" w:date="2022-01-13T18:21:00Z">
                            <w:rPr>
                              <w:rFonts w:ascii="Cambria Math" w:hAnsi="Cambria Math"/>
                            </w:rPr>
                          </w:rPrChange>
                        </w:rPr>
                        <m:t>S</m:t>
                      </w:ins>
                    </m:r>
                  </m:e>
                  <m:sub>
                    <m:r>
                      <w:ins w:id="683" w:author="wei ganchao" w:date="2022-01-13T18:16:00Z">
                        <w:rPr>
                          <w:rFonts w:ascii="Cambria Math" w:hAnsi="Cambria Math"/>
                          <w:color w:val="FF0000"/>
                          <w:rPrChange w:id="684" w:author="wei ganchao" w:date="2022-01-13T18:21:00Z">
                            <w:rPr>
                              <w:rFonts w:ascii="Cambria Math" w:hAnsi="Cambria Math"/>
                            </w:rPr>
                          </w:rPrChange>
                        </w:rPr>
                        <m:t>mn</m:t>
                      </w:ins>
                    </m:r>
                  </m:sub>
                  <m:sup>
                    <m:r>
                      <w:ins w:id="685" w:author="wei ganchao" w:date="2022-01-13T18:16:00Z">
                        <w:rPr>
                          <w:rFonts w:ascii="Cambria Math" w:hAnsi="Cambria Math"/>
                          <w:color w:val="FF0000"/>
                          <w:rPrChange w:id="686" w:author="wei ganchao" w:date="2022-01-13T18:21:00Z">
                            <w:rPr>
                              <w:rFonts w:ascii="Cambria Math" w:hAnsi="Cambria Math"/>
                            </w:rPr>
                          </w:rPrChange>
                        </w:rPr>
                        <m:t>it</m:t>
                      </w:ins>
                    </m:r>
                    <m:ctrlPr>
                      <w:ins w:id="687" w:author="wei ganchao" w:date="2022-01-13T18:16:00Z">
                        <w:rPr>
                          <w:rFonts w:ascii="Cambria Math" w:hAnsi="Cambria Math"/>
                          <w:i/>
                          <w:color w:val="FF0000"/>
                          <w:rPrChange w:id="688" w:author="wei ganchao" w:date="2022-01-13T18:21:00Z">
                            <w:rPr>
                              <w:rFonts w:ascii="Cambria Math" w:hAnsi="Cambria Math"/>
                              <w:i/>
                            </w:rPr>
                          </w:rPrChange>
                        </w:rPr>
                      </w:ins>
                    </m:ctrlPr>
                  </m:sup>
                </m:sSubSup>
              </m:sup>
            </m:sSup>
            <m:r>
              <w:ins w:id="689" w:author="wei ganchao" w:date="2022-01-13T18:16:00Z">
                <w:rPr>
                  <w:rFonts w:ascii="Cambria Math" w:hAnsi="Cambria Math"/>
                  <w:color w:val="FF0000"/>
                  <w:rPrChange w:id="690" w:author="wei ganchao" w:date="2022-01-13T18:21:00Z">
                    <w:rPr>
                      <w:rFonts w:ascii="Cambria Math" w:hAnsi="Cambria Math"/>
                    </w:rPr>
                  </w:rPrChange>
                </w:rPr>
                <m:t>-1</m:t>
              </w:ins>
            </m:r>
          </m:e>
        </m:d>
      </m:oMath>
      <w:ins w:id="691" w:author="wei ganchao" w:date="2022-01-13T18:16:00Z">
        <w:r w:rsidR="00FF27D1" w:rsidRPr="005713EA">
          <w:rPr>
            <w:bCs/>
            <w:color w:val="FF0000"/>
            <w:rPrChange w:id="692" w:author="wei ganchao" w:date="2022-01-13T18:21:00Z">
              <w:rPr>
                <w:bCs/>
              </w:rPr>
            </w:rPrChange>
          </w:rPr>
          <w:t>.</w:t>
        </w:r>
      </w:ins>
    </w:p>
    <w:p w14:paraId="143026B7" w14:textId="77777777" w:rsidR="00FF27D1" w:rsidRPr="00C45B17" w:rsidRDefault="00FF27D1" w:rsidP="00FF27D1">
      <w:pPr>
        <w:rPr>
          <w:ins w:id="693" w:author="wei ganchao" w:date="2022-01-13T18:16:00Z"/>
          <w:bCs/>
        </w:rPr>
      </w:pPr>
    </w:p>
    <w:p w14:paraId="1649F23B" w14:textId="77777777" w:rsidR="00FF27D1" w:rsidRDefault="00FF27D1" w:rsidP="00FF27D1">
      <w:pPr>
        <w:rPr>
          <w:ins w:id="694" w:author="wei ganchao" w:date="2022-01-13T18:16:00Z"/>
        </w:rPr>
      </w:pPr>
      <w:ins w:id="695" w:author="wei ganchao" w:date="2022-01-13T18:16:00Z">
        <w:r>
          <w:t xml:space="preserve">The conditional mean firing rate is </w:t>
        </w:r>
      </w:ins>
      <m:oMath>
        <m:sSub>
          <m:sSubPr>
            <m:ctrlPr>
              <w:ins w:id="696" w:author="wei ganchao" w:date="2022-01-13T18:16:00Z">
                <w:rPr>
                  <w:rFonts w:ascii="Cambria Math" w:hAnsi="Cambria Math"/>
                  <w:i/>
                </w:rPr>
              </w:ins>
            </m:ctrlPr>
          </m:sSubPr>
          <m:e>
            <m:r>
              <w:ins w:id="697" w:author="wei ganchao" w:date="2022-01-13T18:16:00Z">
                <w:rPr>
                  <w:rFonts w:ascii="Cambria Math" w:hAnsi="Cambria Math"/>
                </w:rPr>
                <m:t>δ</m:t>
              </w:ins>
            </m:r>
          </m:e>
          <m:sub>
            <m:r>
              <w:ins w:id="698" w:author="wei ganchao" w:date="2022-01-13T18:16:00Z">
                <w:rPr>
                  <w:rFonts w:ascii="Cambria Math" w:hAnsi="Cambria Math"/>
                </w:rPr>
                <m:t>it</m:t>
              </w:ins>
            </m:r>
          </m:sub>
        </m:sSub>
        <m:r>
          <w:ins w:id="699" w:author="wei ganchao" w:date="2022-01-13T18:16:00Z">
            <w:rPr>
              <w:rFonts w:ascii="Cambria Math" w:hAnsi="Cambria Math"/>
            </w:rPr>
            <m:t>=E</m:t>
          </w:ins>
        </m:r>
        <m:d>
          <m:dPr>
            <m:ctrlPr>
              <w:ins w:id="700" w:author="wei ganchao" w:date="2022-01-13T18:16:00Z">
                <w:rPr>
                  <w:rFonts w:ascii="Cambria Math" w:hAnsi="Cambria Math"/>
                  <w:i/>
                </w:rPr>
              </w:ins>
            </m:ctrlPr>
          </m:dPr>
          <m:e>
            <m:sSub>
              <m:sSubPr>
                <m:ctrlPr>
                  <w:ins w:id="701" w:author="wei ganchao" w:date="2022-01-13T18:16:00Z">
                    <w:rPr>
                      <w:rFonts w:ascii="Cambria Math" w:hAnsi="Cambria Math"/>
                      <w:i/>
                    </w:rPr>
                  </w:ins>
                </m:ctrlPr>
              </m:sSubPr>
              <m:e>
                <m:r>
                  <w:ins w:id="702" w:author="wei ganchao" w:date="2022-01-13T18:16:00Z">
                    <w:rPr>
                      <w:rFonts w:ascii="Cambria Math" w:hAnsi="Cambria Math"/>
                    </w:rPr>
                    <m:t>Y</m:t>
                  </w:ins>
                </m:r>
              </m:e>
              <m:sub>
                <m:r>
                  <w:ins w:id="703" w:author="wei ganchao" w:date="2022-01-13T18:16:00Z">
                    <w:rPr>
                      <w:rFonts w:ascii="Cambria Math" w:hAnsi="Cambria Math"/>
                    </w:rPr>
                    <m:t>it</m:t>
                  </w:ins>
                </m:r>
              </m:sub>
            </m:sSub>
          </m:e>
        </m:d>
      </m:oMath>
      <w:ins w:id="704" w:author="wei ganchao" w:date="2022-01-13T18:16:00Z">
        <w:r>
          <w:t>, whose variance can be calculated by the Delta method:</w:t>
        </w:r>
      </w:ins>
    </w:p>
    <w:p w14:paraId="2DDE7A4E" w14:textId="77777777" w:rsidR="00FF27D1" w:rsidRPr="00714ABC" w:rsidRDefault="00FF27D1" w:rsidP="00FF27D1">
      <w:pPr>
        <w:rPr>
          <w:ins w:id="705" w:author="wei ganchao" w:date="2022-01-13T18:16:00Z"/>
        </w:rPr>
      </w:pPr>
      <m:oMathPara>
        <m:oMath>
          <m:acc>
            <m:accPr>
              <m:ctrlPr>
                <w:ins w:id="706" w:author="wei ganchao" w:date="2022-01-13T18:16:00Z">
                  <w:rPr>
                    <w:rFonts w:ascii="Cambria Math" w:hAnsi="Cambria Math"/>
                    <w:i/>
                  </w:rPr>
                </w:ins>
              </m:ctrlPr>
            </m:accPr>
            <m:e>
              <m:r>
                <w:ins w:id="707" w:author="wei ganchao" w:date="2022-01-13T18:16:00Z">
                  <w:rPr>
                    <w:rFonts w:ascii="Cambria Math" w:hAnsi="Cambria Math"/>
                  </w:rPr>
                  <m:t>Var</m:t>
                </w:ins>
              </m:r>
            </m:e>
          </m:acc>
          <m:d>
            <m:dPr>
              <m:ctrlPr>
                <w:ins w:id="708" w:author="wei ganchao" w:date="2022-01-13T18:16:00Z">
                  <w:rPr>
                    <w:rFonts w:ascii="Cambria Math" w:hAnsi="Cambria Math"/>
                    <w:i/>
                  </w:rPr>
                </w:ins>
              </m:ctrlPr>
            </m:dPr>
            <m:e>
              <m:sSub>
                <m:sSubPr>
                  <m:ctrlPr>
                    <w:ins w:id="709" w:author="wei ganchao" w:date="2022-01-13T18:16:00Z">
                      <w:rPr>
                        <w:rFonts w:ascii="Cambria Math" w:hAnsi="Cambria Math"/>
                        <w:i/>
                      </w:rPr>
                    </w:ins>
                  </m:ctrlPr>
                </m:sSubPr>
                <m:e>
                  <m:r>
                    <w:ins w:id="710" w:author="wei ganchao" w:date="2022-01-13T18:16:00Z">
                      <w:rPr>
                        <w:rFonts w:ascii="Cambria Math" w:hAnsi="Cambria Math"/>
                      </w:rPr>
                      <m:t>δ</m:t>
                    </w:ins>
                  </m:r>
                </m:e>
                <m:sub>
                  <m:r>
                    <w:ins w:id="711" w:author="wei ganchao" w:date="2022-01-13T18:16:00Z">
                      <w:rPr>
                        <w:rFonts w:ascii="Cambria Math" w:hAnsi="Cambria Math"/>
                      </w:rPr>
                      <m:t>it</m:t>
                    </w:ins>
                  </m:r>
                </m:sub>
              </m:sSub>
            </m:e>
          </m:d>
          <m:r>
            <w:ins w:id="712" w:author="wei ganchao" w:date="2022-01-13T18:16:00Z">
              <w:rPr>
                <w:rFonts w:ascii="Cambria Math" w:hAnsi="Cambria Math"/>
              </w:rPr>
              <m:t>=</m:t>
            </w:ins>
          </m:r>
          <m:d>
            <m:dPr>
              <m:ctrlPr>
                <w:ins w:id="713" w:author="wei ganchao" w:date="2022-01-13T18:16:00Z">
                  <w:rPr>
                    <w:rFonts w:ascii="Cambria Math" w:hAnsi="Cambria Math"/>
                    <w:i/>
                  </w:rPr>
                </w:ins>
              </m:ctrlPr>
            </m:dPr>
            <m:e>
              <m:m>
                <m:mPr>
                  <m:mcs>
                    <m:mc>
                      <m:mcPr>
                        <m:count m:val="2"/>
                        <m:mcJc m:val="center"/>
                      </m:mcPr>
                    </m:mc>
                  </m:mcs>
                  <m:ctrlPr>
                    <w:ins w:id="714" w:author="wei ganchao" w:date="2022-01-13T18:16:00Z">
                      <w:rPr>
                        <w:rFonts w:ascii="Cambria Math" w:hAnsi="Cambria Math"/>
                        <w:i/>
                      </w:rPr>
                    </w:ins>
                  </m:ctrlPr>
                </m:mPr>
                <m:mr>
                  <m:e>
                    <m:f>
                      <m:fPr>
                        <m:ctrlPr>
                          <w:ins w:id="715" w:author="wei ganchao" w:date="2022-01-13T18:16:00Z">
                            <w:rPr>
                              <w:rFonts w:ascii="Cambria Math" w:hAnsi="Cambria Math"/>
                              <w:i/>
                            </w:rPr>
                          </w:ins>
                        </m:ctrlPr>
                      </m:fPr>
                      <m:num>
                        <m:r>
                          <w:ins w:id="716" w:author="wei ganchao" w:date="2022-01-13T18:16:00Z">
                            <w:rPr>
                              <w:rFonts w:ascii="Cambria Math" w:hAnsi="Cambria Math"/>
                            </w:rPr>
                            <m:t>∂</m:t>
                          </w:ins>
                        </m:r>
                        <m:sSub>
                          <m:sSubPr>
                            <m:ctrlPr>
                              <w:ins w:id="717" w:author="wei ganchao" w:date="2022-01-13T18:16:00Z">
                                <w:rPr>
                                  <w:rFonts w:ascii="Cambria Math" w:hAnsi="Cambria Math"/>
                                  <w:i/>
                                </w:rPr>
                              </w:ins>
                            </m:ctrlPr>
                          </m:sSubPr>
                          <m:e>
                            <m:r>
                              <w:ins w:id="718" w:author="wei ganchao" w:date="2022-01-13T18:16:00Z">
                                <w:rPr>
                                  <w:rFonts w:ascii="Cambria Math" w:hAnsi="Cambria Math"/>
                                </w:rPr>
                                <m:t>δ</m:t>
                              </w:ins>
                            </m:r>
                          </m:e>
                          <m:sub>
                            <m:r>
                              <w:ins w:id="719" w:author="wei ganchao" w:date="2022-01-13T18:16:00Z">
                                <w:rPr>
                                  <w:rFonts w:ascii="Cambria Math" w:hAnsi="Cambria Math"/>
                                </w:rPr>
                                <m:t>it</m:t>
                              </w:ins>
                            </m:r>
                          </m:sub>
                        </m:sSub>
                      </m:num>
                      <m:den>
                        <m:r>
                          <w:ins w:id="720" w:author="wei ganchao" w:date="2022-01-13T18:16:00Z">
                            <w:rPr>
                              <w:rFonts w:ascii="Cambria Math" w:hAnsi="Cambria Math"/>
                            </w:rPr>
                            <m:t>∂</m:t>
                          </w:ins>
                        </m:r>
                        <m:sSub>
                          <m:sSubPr>
                            <m:ctrlPr>
                              <w:ins w:id="721" w:author="wei ganchao" w:date="2022-01-13T18:16:00Z">
                                <w:rPr>
                                  <w:rFonts w:ascii="Cambria Math" w:hAnsi="Cambria Math"/>
                                  <w:i/>
                                </w:rPr>
                              </w:ins>
                            </m:ctrlPr>
                          </m:sSubPr>
                          <m:e>
                            <m:r>
                              <w:ins w:id="722" w:author="wei ganchao" w:date="2022-01-13T18:16:00Z">
                                <w:rPr>
                                  <w:rFonts w:ascii="Cambria Math" w:hAnsi="Cambria Math"/>
                                </w:rPr>
                                <m:t>λ</m:t>
                              </w:ins>
                            </m:r>
                          </m:e>
                          <m:sub>
                            <m:r>
                              <w:ins w:id="723" w:author="wei ganchao" w:date="2022-01-13T18:16:00Z">
                                <w:rPr>
                                  <w:rFonts w:ascii="Cambria Math" w:hAnsi="Cambria Math"/>
                                </w:rPr>
                                <m:t>it</m:t>
                              </w:ins>
                            </m:r>
                          </m:sub>
                        </m:sSub>
                      </m:den>
                    </m:f>
                  </m:e>
                  <m:e>
                    <m:f>
                      <m:fPr>
                        <m:ctrlPr>
                          <w:ins w:id="724" w:author="wei ganchao" w:date="2022-01-13T18:16:00Z">
                            <w:rPr>
                              <w:rFonts w:ascii="Cambria Math" w:hAnsi="Cambria Math"/>
                              <w:i/>
                            </w:rPr>
                          </w:ins>
                        </m:ctrlPr>
                      </m:fPr>
                      <m:num>
                        <m:r>
                          <w:ins w:id="725" w:author="wei ganchao" w:date="2022-01-13T18:16:00Z">
                            <w:rPr>
                              <w:rFonts w:ascii="Cambria Math" w:hAnsi="Cambria Math"/>
                            </w:rPr>
                            <m:t>∂</m:t>
                          </w:ins>
                        </m:r>
                        <m:sSub>
                          <m:sSubPr>
                            <m:ctrlPr>
                              <w:ins w:id="726" w:author="wei ganchao" w:date="2022-01-13T18:16:00Z">
                                <w:rPr>
                                  <w:rFonts w:ascii="Cambria Math" w:hAnsi="Cambria Math"/>
                                  <w:i/>
                                </w:rPr>
                              </w:ins>
                            </m:ctrlPr>
                          </m:sSubPr>
                          <m:e>
                            <m:r>
                              <w:ins w:id="727" w:author="wei ganchao" w:date="2022-01-13T18:16:00Z">
                                <w:rPr>
                                  <w:rFonts w:ascii="Cambria Math" w:hAnsi="Cambria Math"/>
                                </w:rPr>
                                <m:t>δ</m:t>
                              </w:ins>
                            </m:r>
                          </m:e>
                          <m:sub>
                            <m:r>
                              <w:ins w:id="728" w:author="wei ganchao" w:date="2022-01-13T18:16:00Z">
                                <w:rPr>
                                  <w:rFonts w:ascii="Cambria Math" w:hAnsi="Cambria Math"/>
                                </w:rPr>
                                <m:t>it</m:t>
                              </w:ins>
                            </m:r>
                          </m:sub>
                        </m:sSub>
                      </m:num>
                      <m:den>
                        <m:r>
                          <w:ins w:id="729" w:author="wei ganchao" w:date="2022-01-13T18:16:00Z">
                            <w:rPr>
                              <w:rFonts w:ascii="Cambria Math" w:hAnsi="Cambria Math"/>
                            </w:rPr>
                            <m:t>∂</m:t>
                          </w:ins>
                        </m:r>
                        <m:sSub>
                          <m:sSubPr>
                            <m:ctrlPr>
                              <w:ins w:id="730" w:author="wei ganchao" w:date="2022-01-13T18:16:00Z">
                                <w:rPr>
                                  <w:rFonts w:ascii="Cambria Math" w:hAnsi="Cambria Math"/>
                                  <w:i/>
                                </w:rPr>
                              </w:ins>
                            </m:ctrlPr>
                          </m:sSubPr>
                          <m:e>
                            <m:r>
                              <w:ins w:id="731" w:author="wei ganchao" w:date="2022-01-13T18:16:00Z">
                                <w:rPr>
                                  <w:rFonts w:ascii="Cambria Math" w:hAnsi="Cambria Math"/>
                                </w:rPr>
                                <m:t>ν</m:t>
                              </w:ins>
                            </m:r>
                          </m:e>
                          <m:sub>
                            <m:r>
                              <w:ins w:id="732" w:author="wei ganchao" w:date="2022-01-13T18:16:00Z">
                                <w:rPr>
                                  <w:rFonts w:ascii="Cambria Math" w:hAnsi="Cambria Math"/>
                                </w:rPr>
                                <m:t>it</m:t>
                              </w:ins>
                            </m:r>
                          </m:sub>
                        </m:sSub>
                      </m:den>
                    </m:f>
                  </m:e>
                </m:mr>
              </m:m>
            </m:e>
          </m:d>
          <m:sSub>
            <m:sSubPr>
              <m:ctrlPr>
                <w:ins w:id="733" w:author="wei ganchao" w:date="2022-01-13T18:16:00Z">
                  <w:rPr>
                    <w:rFonts w:ascii="Cambria Math" w:hAnsi="Cambria Math"/>
                    <w:bCs/>
                    <w:i/>
                  </w:rPr>
                </w:ins>
              </m:ctrlPr>
            </m:sSubPr>
            <m:e>
              <m:r>
                <w:ins w:id="734" w:author="wei ganchao" w:date="2022-01-13T18:16:00Z">
                  <m:rPr>
                    <m:sty m:val="bi"/>
                  </m:rPr>
                  <w:rPr>
                    <w:rFonts w:ascii="Cambria Math" w:hAnsi="Cambria Math"/>
                  </w:rPr>
                  <m:t>V</m:t>
                </w:ins>
              </m:r>
              <m:ctrlPr>
                <w:ins w:id="735" w:author="wei ganchao" w:date="2022-01-13T18:16:00Z">
                  <w:rPr>
                    <w:rFonts w:ascii="Cambria Math" w:hAnsi="Cambria Math"/>
                    <w:b/>
                    <w:i/>
                  </w:rPr>
                </w:ins>
              </m:ctrlPr>
            </m:e>
            <m:sub>
              <m:r>
                <w:ins w:id="736" w:author="wei ganchao" w:date="2022-01-13T18:16:00Z">
                  <w:rPr>
                    <w:rFonts w:ascii="Cambria Math" w:hAnsi="Cambria Math"/>
                  </w:rPr>
                  <m:t>it</m:t>
                </w:ins>
              </m:r>
            </m:sub>
          </m:sSub>
          <m:d>
            <m:dPr>
              <m:ctrlPr>
                <w:ins w:id="737" w:author="wei ganchao" w:date="2022-01-13T18:16:00Z">
                  <w:rPr>
                    <w:rFonts w:ascii="Cambria Math" w:hAnsi="Cambria Math"/>
                    <w:i/>
                  </w:rPr>
                </w:ins>
              </m:ctrlPr>
            </m:dPr>
            <m:e>
              <m:m>
                <m:mPr>
                  <m:mcs>
                    <m:mc>
                      <m:mcPr>
                        <m:count m:val="1"/>
                        <m:mcJc m:val="center"/>
                      </m:mcPr>
                    </m:mc>
                  </m:mcs>
                  <m:ctrlPr>
                    <w:ins w:id="738" w:author="wei ganchao" w:date="2022-01-13T18:16:00Z">
                      <w:rPr>
                        <w:rFonts w:ascii="Cambria Math" w:hAnsi="Cambria Math"/>
                        <w:i/>
                      </w:rPr>
                    </w:ins>
                  </m:ctrlPr>
                </m:mPr>
                <m:mr>
                  <m:e>
                    <m:f>
                      <m:fPr>
                        <m:ctrlPr>
                          <w:ins w:id="739" w:author="wei ganchao" w:date="2022-01-13T18:16:00Z">
                            <w:rPr>
                              <w:rFonts w:ascii="Cambria Math" w:hAnsi="Cambria Math"/>
                              <w:i/>
                            </w:rPr>
                          </w:ins>
                        </m:ctrlPr>
                      </m:fPr>
                      <m:num>
                        <m:r>
                          <w:ins w:id="740" w:author="wei ganchao" w:date="2022-01-13T18:16:00Z">
                            <w:rPr>
                              <w:rFonts w:ascii="Cambria Math" w:hAnsi="Cambria Math"/>
                            </w:rPr>
                            <m:t>∂</m:t>
                          </w:ins>
                        </m:r>
                        <m:sSub>
                          <m:sSubPr>
                            <m:ctrlPr>
                              <w:ins w:id="741" w:author="wei ganchao" w:date="2022-01-13T18:16:00Z">
                                <w:rPr>
                                  <w:rFonts w:ascii="Cambria Math" w:hAnsi="Cambria Math"/>
                                  <w:i/>
                                </w:rPr>
                              </w:ins>
                            </m:ctrlPr>
                          </m:sSubPr>
                          <m:e>
                            <m:r>
                              <w:ins w:id="742" w:author="wei ganchao" w:date="2022-01-13T18:16:00Z">
                                <w:rPr>
                                  <w:rFonts w:ascii="Cambria Math" w:hAnsi="Cambria Math"/>
                                </w:rPr>
                                <m:t>δ</m:t>
                              </w:ins>
                            </m:r>
                          </m:e>
                          <m:sub>
                            <m:r>
                              <w:ins w:id="743" w:author="wei ganchao" w:date="2022-01-13T18:16:00Z">
                                <w:rPr>
                                  <w:rFonts w:ascii="Cambria Math" w:hAnsi="Cambria Math"/>
                                </w:rPr>
                                <m:t>it</m:t>
                              </w:ins>
                            </m:r>
                          </m:sub>
                        </m:sSub>
                      </m:num>
                      <m:den>
                        <m:r>
                          <w:ins w:id="744" w:author="wei ganchao" w:date="2022-01-13T18:16:00Z">
                            <w:rPr>
                              <w:rFonts w:ascii="Cambria Math" w:hAnsi="Cambria Math"/>
                            </w:rPr>
                            <m:t>∂</m:t>
                          </w:ins>
                        </m:r>
                        <m:sSub>
                          <m:sSubPr>
                            <m:ctrlPr>
                              <w:ins w:id="745" w:author="wei ganchao" w:date="2022-01-13T18:16:00Z">
                                <w:rPr>
                                  <w:rFonts w:ascii="Cambria Math" w:hAnsi="Cambria Math"/>
                                  <w:i/>
                                </w:rPr>
                              </w:ins>
                            </m:ctrlPr>
                          </m:sSubPr>
                          <m:e>
                            <m:r>
                              <w:ins w:id="746" w:author="wei ganchao" w:date="2022-01-13T18:16:00Z">
                                <w:rPr>
                                  <w:rFonts w:ascii="Cambria Math" w:hAnsi="Cambria Math"/>
                                </w:rPr>
                                <m:t>λ</m:t>
                              </w:ins>
                            </m:r>
                          </m:e>
                          <m:sub>
                            <m:r>
                              <w:ins w:id="747" w:author="wei ganchao" w:date="2022-01-13T18:16:00Z">
                                <w:rPr>
                                  <w:rFonts w:ascii="Cambria Math" w:hAnsi="Cambria Math"/>
                                </w:rPr>
                                <m:t>it</m:t>
                              </w:ins>
                            </m:r>
                          </m:sub>
                        </m:sSub>
                      </m:den>
                    </m:f>
                  </m:e>
                </m:mr>
                <m:mr>
                  <m:e>
                    <m:f>
                      <m:fPr>
                        <m:ctrlPr>
                          <w:ins w:id="748" w:author="wei ganchao" w:date="2022-01-13T18:16:00Z">
                            <w:rPr>
                              <w:rFonts w:ascii="Cambria Math" w:hAnsi="Cambria Math"/>
                              <w:i/>
                            </w:rPr>
                          </w:ins>
                        </m:ctrlPr>
                      </m:fPr>
                      <m:num>
                        <m:r>
                          <w:ins w:id="749" w:author="wei ganchao" w:date="2022-01-13T18:16:00Z">
                            <w:rPr>
                              <w:rFonts w:ascii="Cambria Math" w:hAnsi="Cambria Math"/>
                            </w:rPr>
                            <m:t>∂</m:t>
                          </w:ins>
                        </m:r>
                        <m:sSub>
                          <m:sSubPr>
                            <m:ctrlPr>
                              <w:ins w:id="750" w:author="wei ganchao" w:date="2022-01-13T18:16:00Z">
                                <w:rPr>
                                  <w:rFonts w:ascii="Cambria Math" w:hAnsi="Cambria Math"/>
                                  <w:i/>
                                </w:rPr>
                              </w:ins>
                            </m:ctrlPr>
                          </m:sSubPr>
                          <m:e>
                            <m:r>
                              <w:ins w:id="751" w:author="wei ganchao" w:date="2022-01-13T18:16:00Z">
                                <w:rPr>
                                  <w:rFonts w:ascii="Cambria Math" w:hAnsi="Cambria Math"/>
                                </w:rPr>
                                <m:t>δ</m:t>
                              </w:ins>
                            </m:r>
                          </m:e>
                          <m:sub>
                            <m:r>
                              <w:ins w:id="752" w:author="wei ganchao" w:date="2022-01-13T18:16:00Z">
                                <w:rPr>
                                  <w:rFonts w:ascii="Cambria Math" w:hAnsi="Cambria Math"/>
                                </w:rPr>
                                <m:t>it</m:t>
                              </w:ins>
                            </m:r>
                          </m:sub>
                        </m:sSub>
                      </m:num>
                      <m:den>
                        <m:r>
                          <w:ins w:id="753" w:author="wei ganchao" w:date="2022-01-13T18:16:00Z">
                            <w:rPr>
                              <w:rFonts w:ascii="Cambria Math" w:hAnsi="Cambria Math"/>
                            </w:rPr>
                            <m:t>∂</m:t>
                          </w:ins>
                        </m:r>
                        <m:sSub>
                          <m:sSubPr>
                            <m:ctrlPr>
                              <w:ins w:id="754" w:author="wei ganchao" w:date="2022-01-13T18:16:00Z">
                                <w:rPr>
                                  <w:rFonts w:ascii="Cambria Math" w:hAnsi="Cambria Math"/>
                                  <w:i/>
                                </w:rPr>
                              </w:ins>
                            </m:ctrlPr>
                          </m:sSubPr>
                          <m:e>
                            <m:r>
                              <w:ins w:id="755" w:author="wei ganchao" w:date="2022-01-13T18:16:00Z">
                                <w:rPr>
                                  <w:rFonts w:ascii="Cambria Math" w:hAnsi="Cambria Math"/>
                                </w:rPr>
                                <m:t>ν</m:t>
                              </w:ins>
                            </m:r>
                          </m:e>
                          <m:sub>
                            <m:r>
                              <w:ins w:id="756" w:author="wei ganchao" w:date="2022-01-13T18:16:00Z">
                                <w:rPr>
                                  <w:rFonts w:ascii="Cambria Math" w:hAnsi="Cambria Math"/>
                                </w:rPr>
                                <m:t>it</m:t>
                              </w:ins>
                            </m:r>
                          </m:sub>
                        </m:sSub>
                      </m:den>
                    </m:f>
                  </m:e>
                </m:mr>
              </m:m>
            </m:e>
          </m:d>
          <m:r>
            <w:ins w:id="757" w:author="wei ganchao" w:date="2022-01-13T18:16:00Z">
              <m:rPr>
                <m:sty m:val="p"/>
              </m:rPr>
              <w:rPr>
                <w:rFonts w:ascii="Cambria Math" w:hAnsi="Cambria Math"/>
              </w:rPr>
              <w:br/>
            </w:ins>
          </m:r>
        </m:oMath>
        <m:oMath>
          <m:f>
            <m:fPr>
              <m:ctrlPr>
                <w:ins w:id="758" w:author="wei ganchao" w:date="2022-01-13T18:16:00Z">
                  <w:rPr>
                    <w:rFonts w:ascii="Cambria Math" w:hAnsi="Cambria Math"/>
                    <w:i/>
                  </w:rPr>
                </w:ins>
              </m:ctrlPr>
            </m:fPr>
            <m:num>
              <m:r>
                <w:ins w:id="759" w:author="wei ganchao" w:date="2022-01-13T18:16:00Z">
                  <w:rPr>
                    <w:rFonts w:ascii="Cambria Math" w:hAnsi="Cambria Math"/>
                  </w:rPr>
                  <m:t>∂</m:t>
                </w:ins>
              </m:r>
              <m:sSub>
                <m:sSubPr>
                  <m:ctrlPr>
                    <w:ins w:id="760" w:author="wei ganchao" w:date="2022-01-13T18:16:00Z">
                      <w:rPr>
                        <w:rFonts w:ascii="Cambria Math" w:hAnsi="Cambria Math"/>
                        <w:i/>
                      </w:rPr>
                    </w:ins>
                  </m:ctrlPr>
                </m:sSubPr>
                <m:e>
                  <m:r>
                    <w:ins w:id="761" w:author="wei ganchao" w:date="2022-01-13T18:16:00Z">
                      <w:rPr>
                        <w:rFonts w:ascii="Cambria Math" w:hAnsi="Cambria Math"/>
                      </w:rPr>
                      <m:t>δ</m:t>
                    </w:ins>
                  </m:r>
                </m:e>
                <m:sub>
                  <m:r>
                    <w:ins w:id="762" w:author="wei ganchao" w:date="2022-01-13T18:16:00Z">
                      <w:rPr>
                        <w:rFonts w:ascii="Cambria Math" w:hAnsi="Cambria Math"/>
                      </w:rPr>
                      <m:t>it</m:t>
                    </w:ins>
                  </m:r>
                </m:sub>
              </m:sSub>
            </m:num>
            <m:den>
              <m:r>
                <w:ins w:id="763" w:author="wei ganchao" w:date="2022-01-13T18:16:00Z">
                  <w:rPr>
                    <w:rFonts w:ascii="Cambria Math" w:hAnsi="Cambria Math"/>
                  </w:rPr>
                  <m:t>∂</m:t>
                </w:ins>
              </m:r>
              <m:sSub>
                <m:sSubPr>
                  <m:ctrlPr>
                    <w:ins w:id="764" w:author="wei ganchao" w:date="2022-01-13T18:16:00Z">
                      <w:rPr>
                        <w:rFonts w:ascii="Cambria Math" w:hAnsi="Cambria Math"/>
                        <w:i/>
                      </w:rPr>
                    </w:ins>
                  </m:ctrlPr>
                </m:sSubPr>
                <m:e>
                  <m:r>
                    <w:ins w:id="765" w:author="wei ganchao" w:date="2022-01-13T18:16:00Z">
                      <w:rPr>
                        <w:rFonts w:ascii="Cambria Math" w:hAnsi="Cambria Math"/>
                      </w:rPr>
                      <m:t>λ</m:t>
                    </w:ins>
                  </m:r>
                </m:e>
                <m:sub>
                  <m:r>
                    <w:ins w:id="766" w:author="wei ganchao" w:date="2022-01-13T18:16:00Z">
                      <w:rPr>
                        <w:rFonts w:ascii="Cambria Math" w:hAnsi="Cambria Math"/>
                      </w:rPr>
                      <m:t>it</m:t>
                    </w:ins>
                  </m:r>
                </m:sub>
              </m:sSub>
            </m:den>
          </m:f>
          <m:r>
            <w:ins w:id="767" w:author="wei ganchao" w:date="2022-01-13T18:16:00Z">
              <w:rPr>
                <w:rFonts w:ascii="Cambria Math" w:hAnsi="Cambria Math"/>
              </w:rPr>
              <m:t>=</m:t>
            </w:ins>
          </m:r>
          <m:f>
            <m:fPr>
              <m:ctrlPr>
                <w:ins w:id="768" w:author="wei ganchao" w:date="2022-01-13T18:16:00Z">
                  <w:rPr>
                    <w:rFonts w:ascii="Cambria Math" w:hAnsi="Cambria Math"/>
                    <w:i/>
                  </w:rPr>
                </w:ins>
              </m:ctrlPr>
            </m:fPr>
            <m:num>
              <m:sSup>
                <m:sSupPr>
                  <m:ctrlPr>
                    <w:ins w:id="769" w:author="wei ganchao" w:date="2022-01-13T18:16:00Z">
                      <w:rPr>
                        <w:rFonts w:ascii="Cambria Math" w:hAnsi="Cambria Math"/>
                        <w:i/>
                      </w:rPr>
                    </w:ins>
                  </m:ctrlPr>
                </m:sSupPr>
                <m:e>
                  <m:r>
                    <w:ins w:id="770" w:author="wei ganchao" w:date="2022-01-13T18:16:00Z">
                      <w:rPr>
                        <w:rFonts w:ascii="Cambria Math" w:hAnsi="Cambria Math"/>
                      </w:rPr>
                      <m:t>∂</m:t>
                    </w:ins>
                  </m:r>
                </m:e>
                <m:sup>
                  <m:r>
                    <w:ins w:id="771" w:author="wei ganchao" w:date="2022-01-13T18:16:00Z">
                      <w:rPr>
                        <w:rFonts w:ascii="Cambria Math" w:hAnsi="Cambria Math"/>
                      </w:rPr>
                      <m:t>2</m:t>
                    </w:ins>
                  </m:r>
                </m:sup>
              </m:sSup>
              <m:func>
                <m:funcPr>
                  <m:ctrlPr>
                    <w:ins w:id="772" w:author="wei ganchao" w:date="2022-01-13T18:16:00Z">
                      <w:rPr>
                        <w:rFonts w:ascii="Cambria Math" w:hAnsi="Cambria Math"/>
                        <w:i/>
                        <w:iCs/>
                      </w:rPr>
                    </w:ins>
                  </m:ctrlPr>
                </m:funcPr>
                <m:fName>
                  <m:r>
                    <w:ins w:id="773" w:author="wei ganchao" w:date="2022-01-13T18:16:00Z">
                      <m:rPr>
                        <m:sty m:val="p"/>
                      </m:rPr>
                      <w:rPr>
                        <w:rFonts w:ascii="Cambria Math" w:hAnsi="Cambria Math"/>
                      </w:rPr>
                      <m:t>log</m:t>
                    </w:ins>
                  </m:r>
                </m:fName>
                <m:e>
                  <m:sSub>
                    <m:sSubPr>
                      <m:ctrlPr>
                        <w:ins w:id="774" w:author="wei ganchao" w:date="2022-01-13T18:16:00Z">
                          <w:rPr>
                            <w:rFonts w:ascii="Cambria Math" w:hAnsi="Cambria Math"/>
                            <w:i/>
                            <w:iCs/>
                          </w:rPr>
                        </w:ins>
                      </m:ctrlPr>
                    </m:sSubPr>
                    <m:e>
                      <m:r>
                        <w:ins w:id="775" w:author="wei ganchao" w:date="2022-01-13T18:16:00Z">
                          <w:rPr>
                            <w:rFonts w:ascii="Cambria Math" w:hAnsi="Cambria Math"/>
                          </w:rPr>
                          <m:t>Z</m:t>
                        </w:ins>
                      </m:r>
                    </m:e>
                    <m:sub>
                      <m:r>
                        <w:ins w:id="776" w:author="wei ganchao" w:date="2022-01-13T18:16:00Z">
                          <w:rPr>
                            <w:rFonts w:ascii="Cambria Math" w:hAnsi="Cambria Math"/>
                          </w:rPr>
                          <m:t>it</m:t>
                        </w:ins>
                      </m:r>
                    </m:sub>
                  </m:sSub>
                </m:e>
              </m:func>
            </m:num>
            <m:den>
              <m:r>
                <w:ins w:id="777" w:author="wei ganchao" w:date="2022-01-13T18:16:00Z">
                  <w:rPr>
                    <w:rFonts w:ascii="Cambria Math" w:hAnsi="Cambria Math"/>
                  </w:rPr>
                  <m:t>∂</m:t>
                </w:ins>
              </m:r>
              <m:func>
                <m:funcPr>
                  <m:ctrlPr>
                    <w:ins w:id="778" w:author="wei ganchao" w:date="2022-01-13T18:16:00Z">
                      <w:rPr>
                        <w:rFonts w:ascii="Cambria Math" w:hAnsi="Cambria Math"/>
                        <w:i/>
                      </w:rPr>
                    </w:ins>
                  </m:ctrlPr>
                </m:funcPr>
                <m:fName>
                  <m:r>
                    <w:ins w:id="779" w:author="wei ganchao" w:date="2022-01-13T18:16:00Z">
                      <m:rPr>
                        <m:sty m:val="p"/>
                      </m:rPr>
                      <w:rPr>
                        <w:rFonts w:ascii="Cambria Math" w:hAnsi="Cambria Math"/>
                      </w:rPr>
                      <m:t>log</m:t>
                    </w:ins>
                  </m:r>
                </m:fName>
                <m:e>
                  <m:sSub>
                    <m:sSubPr>
                      <m:ctrlPr>
                        <w:ins w:id="780" w:author="wei ganchao" w:date="2022-01-13T18:16:00Z">
                          <w:rPr>
                            <w:rFonts w:ascii="Cambria Math" w:hAnsi="Cambria Math"/>
                            <w:i/>
                          </w:rPr>
                        </w:ins>
                      </m:ctrlPr>
                    </m:sSubPr>
                    <m:e>
                      <m:r>
                        <w:ins w:id="781" w:author="wei ganchao" w:date="2022-01-13T18:16:00Z">
                          <w:rPr>
                            <w:rFonts w:ascii="Cambria Math" w:hAnsi="Cambria Math"/>
                          </w:rPr>
                          <m:t>λ</m:t>
                        </w:ins>
                      </m:r>
                    </m:e>
                    <m:sub>
                      <m:r>
                        <w:ins w:id="782" w:author="wei ganchao" w:date="2022-01-13T18:16:00Z">
                          <w:rPr>
                            <w:rFonts w:ascii="Cambria Math" w:hAnsi="Cambria Math"/>
                          </w:rPr>
                          <m:t>it</m:t>
                        </w:ins>
                      </m:r>
                    </m:sub>
                  </m:sSub>
                </m:e>
              </m:func>
              <m:r>
                <w:ins w:id="783" w:author="wei ganchao" w:date="2022-01-13T18:16:00Z">
                  <w:rPr>
                    <w:rFonts w:ascii="Cambria Math" w:hAnsi="Cambria Math"/>
                  </w:rPr>
                  <m:t>∂</m:t>
                </w:ins>
              </m:r>
              <m:sSub>
                <m:sSubPr>
                  <m:ctrlPr>
                    <w:ins w:id="784" w:author="wei ganchao" w:date="2022-01-13T18:16:00Z">
                      <w:rPr>
                        <w:rFonts w:ascii="Cambria Math" w:hAnsi="Cambria Math"/>
                        <w:i/>
                      </w:rPr>
                    </w:ins>
                  </m:ctrlPr>
                </m:sSubPr>
                <m:e>
                  <m:r>
                    <w:ins w:id="785" w:author="wei ganchao" w:date="2022-01-13T18:16:00Z">
                      <w:rPr>
                        <w:rFonts w:ascii="Cambria Math" w:hAnsi="Cambria Math"/>
                      </w:rPr>
                      <m:t>λ</m:t>
                    </w:ins>
                  </m:r>
                </m:e>
                <m:sub>
                  <m:r>
                    <w:ins w:id="786" w:author="wei ganchao" w:date="2022-01-13T18:16:00Z">
                      <w:rPr>
                        <w:rFonts w:ascii="Cambria Math" w:hAnsi="Cambria Math"/>
                      </w:rPr>
                      <m:t>it</m:t>
                    </w:ins>
                  </m:r>
                </m:sub>
              </m:sSub>
            </m:den>
          </m:f>
          <m:r>
            <w:ins w:id="787" w:author="wei ganchao" w:date="2022-01-13T18:16:00Z">
              <w:rPr>
                <w:rFonts w:ascii="Cambria Math" w:hAnsi="Cambria Math"/>
              </w:rPr>
              <m:t>=</m:t>
            </w:ins>
          </m:r>
          <m:f>
            <m:fPr>
              <m:ctrlPr>
                <w:ins w:id="788" w:author="wei ganchao" w:date="2022-01-13T18:16:00Z">
                  <w:rPr>
                    <w:rFonts w:ascii="Cambria Math" w:hAnsi="Cambria Math"/>
                    <w:i/>
                  </w:rPr>
                </w:ins>
              </m:ctrlPr>
            </m:fPr>
            <m:num>
              <m:r>
                <w:ins w:id="789" w:author="wei ganchao" w:date="2022-01-13T18:16:00Z">
                  <w:rPr>
                    <w:rFonts w:ascii="Cambria Math" w:hAnsi="Cambria Math"/>
                  </w:rPr>
                  <m:t>Var</m:t>
                </w:ins>
              </m:r>
              <m:d>
                <m:dPr>
                  <m:ctrlPr>
                    <w:ins w:id="790" w:author="wei ganchao" w:date="2022-01-13T18:16:00Z">
                      <w:rPr>
                        <w:rFonts w:ascii="Cambria Math" w:hAnsi="Cambria Math"/>
                        <w:i/>
                      </w:rPr>
                    </w:ins>
                  </m:ctrlPr>
                </m:dPr>
                <m:e>
                  <m:sSub>
                    <m:sSubPr>
                      <m:ctrlPr>
                        <w:ins w:id="791" w:author="wei ganchao" w:date="2022-01-13T18:16:00Z">
                          <w:rPr>
                            <w:rFonts w:ascii="Cambria Math" w:hAnsi="Cambria Math"/>
                            <w:i/>
                          </w:rPr>
                        </w:ins>
                      </m:ctrlPr>
                    </m:sSubPr>
                    <m:e>
                      <m:r>
                        <w:ins w:id="792" w:author="wei ganchao" w:date="2022-01-13T18:16:00Z">
                          <w:rPr>
                            <w:rFonts w:ascii="Cambria Math" w:hAnsi="Cambria Math"/>
                          </w:rPr>
                          <m:t>Y</m:t>
                        </w:ins>
                      </m:r>
                    </m:e>
                    <m:sub>
                      <m:r>
                        <w:ins w:id="793" w:author="wei ganchao" w:date="2022-01-13T18:16:00Z">
                          <w:rPr>
                            <w:rFonts w:ascii="Cambria Math" w:hAnsi="Cambria Math"/>
                          </w:rPr>
                          <m:t>it</m:t>
                        </w:ins>
                      </m:r>
                    </m:sub>
                  </m:sSub>
                </m:e>
              </m:d>
            </m:num>
            <m:den>
              <m:sSub>
                <m:sSubPr>
                  <m:ctrlPr>
                    <w:ins w:id="794" w:author="wei ganchao" w:date="2022-01-13T18:16:00Z">
                      <w:rPr>
                        <w:rFonts w:ascii="Cambria Math" w:hAnsi="Cambria Math"/>
                      </w:rPr>
                    </w:ins>
                  </m:ctrlPr>
                </m:sSubPr>
                <m:e>
                  <m:r>
                    <w:ins w:id="795" w:author="wei ganchao" w:date="2022-01-13T18:16:00Z">
                      <w:rPr>
                        <w:rFonts w:ascii="Cambria Math" w:hAnsi="Cambria Math"/>
                      </w:rPr>
                      <m:t>λ</m:t>
                    </w:ins>
                  </m:r>
                  <m:ctrlPr>
                    <w:ins w:id="796" w:author="wei ganchao" w:date="2022-01-13T18:16:00Z">
                      <w:rPr>
                        <w:rFonts w:ascii="Cambria Math" w:hAnsi="Cambria Math"/>
                        <w:i/>
                      </w:rPr>
                    </w:ins>
                  </m:ctrlPr>
                </m:e>
                <m:sub>
                  <m:r>
                    <w:ins w:id="797" w:author="wei ganchao" w:date="2022-01-13T18:16:00Z">
                      <w:rPr>
                        <w:rFonts w:ascii="Cambria Math" w:hAnsi="Cambria Math"/>
                      </w:rPr>
                      <m:t>it</m:t>
                    </w:ins>
                  </m:r>
                </m:sub>
              </m:sSub>
            </m:den>
          </m:f>
          <m:r>
            <w:ins w:id="798" w:author="wei ganchao" w:date="2022-01-13T18:16:00Z">
              <m:rPr>
                <m:sty m:val="p"/>
              </m:rPr>
              <w:rPr>
                <w:rFonts w:ascii="Cambria Math" w:hAnsi="Cambria Math"/>
              </w:rPr>
              <w:br/>
            </w:ins>
          </m:r>
        </m:oMath>
        <m:oMath>
          <m:f>
            <m:fPr>
              <m:ctrlPr>
                <w:ins w:id="799" w:author="wei ganchao" w:date="2022-01-13T18:16:00Z">
                  <w:rPr>
                    <w:rFonts w:ascii="Cambria Math" w:hAnsi="Cambria Math"/>
                    <w:i/>
                  </w:rPr>
                </w:ins>
              </m:ctrlPr>
            </m:fPr>
            <m:num>
              <m:r>
                <w:ins w:id="800" w:author="wei ganchao" w:date="2022-01-13T18:16:00Z">
                  <w:rPr>
                    <w:rFonts w:ascii="Cambria Math" w:hAnsi="Cambria Math"/>
                  </w:rPr>
                  <m:t>∂</m:t>
                </w:ins>
              </m:r>
              <m:sSub>
                <m:sSubPr>
                  <m:ctrlPr>
                    <w:ins w:id="801" w:author="wei ganchao" w:date="2022-01-13T18:16:00Z">
                      <w:rPr>
                        <w:rFonts w:ascii="Cambria Math" w:hAnsi="Cambria Math"/>
                        <w:i/>
                      </w:rPr>
                    </w:ins>
                  </m:ctrlPr>
                </m:sSubPr>
                <m:e>
                  <m:r>
                    <w:ins w:id="802" w:author="wei ganchao" w:date="2022-01-13T18:16:00Z">
                      <w:rPr>
                        <w:rFonts w:ascii="Cambria Math" w:hAnsi="Cambria Math"/>
                      </w:rPr>
                      <m:t>δ</m:t>
                    </w:ins>
                  </m:r>
                </m:e>
                <m:sub>
                  <m:r>
                    <w:ins w:id="803" w:author="wei ganchao" w:date="2022-01-13T18:16:00Z">
                      <w:rPr>
                        <w:rFonts w:ascii="Cambria Math" w:hAnsi="Cambria Math"/>
                      </w:rPr>
                      <m:t>it</m:t>
                    </w:ins>
                  </m:r>
                </m:sub>
              </m:sSub>
            </m:num>
            <m:den>
              <m:r>
                <w:ins w:id="804" w:author="wei ganchao" w:date="2022-01-13T18:16:00Z">
                  <w:rPr>
                    <w:rFonts w:ascii="Cambria Math" w:hAnsi="Cambria Math"/>
                  </w:rPr>
                  <m:t>∂</m:t>
                </w:ins>
              </m:r>
              <m:sSub>
                <m:sSubPr>
                  <m:ctrlPr>
                    <w:ins w:id="805" w:author="wei ganchao" w:date="2022-01-13T18:16:00Z">
                      <w:rPr>
                        <w:rFonts w:ascii="Cambria Math" w:hAnsi="Cambria Math"/>
                        <w:i/>
                      </w:rPr>
                    </w:ins>
                  </m:ctrlPr>
                </m:sSubPr>
                <m:e>
                  <m:r>
                    <w:ins w:id="806" w:author="wei ganchao" w:date="2022-01-13T18:16:00Z">
                      <w:rPr>
                        <w:rFonts w:ascii="Cambria Math" w:hAnsi="Cambria Math"/>
                      </w:rPr>
                      <m:t>ν</m:t>
                    </w:ins>
                  </m:r>
                </m:e>
                <m:sub>
                  <m:r>
                    <w:ins w:id="807" w:author="wei ganchao" w:date="2022-01-13T18:16:00Z">
                      <w:rPr>
                        <w:rFonts w:ascii="Cambria Math" w:hAnsi="Cambria Math"/>
                      </w:rPr>
                      <m:t>it</m:t>
                    </w:ins>
                  </m:r>
                </m:sub>
              </m:sSub>
            </m:den>
          </m:f>
          <m:r>
            <w:ins w:id="808" w:author="wei ganchao" w:date="2022-01-13T18:16:00Z">
              <w:rPr>
                <w:rFonts w:ascii="Cambria Math" w:hAnsi="Cambria Math"/>
              </w:rPr>
              <m:t>=</m:t>
            </w:ins>
          </m:r>
          <m:f>
            <m:fPr>
              <m:ctrlPr>
                <w:ins w:id="809" w:author="wei ganchao" w:date="2022-01-13T18:16:00Z">
                  <w:rPr>
                    <w:rFonts w:ascii="Cambria Math" w:hAnsi="Cambria Math"/>
                    <w:i/>
                  </w:rPr>
                </w:ins>
              </m:ctrlPr>
            </m:fPr>
            <m:num>
              <m:sSup>
                <m:sSupPr>
                  <m:ctrlPr>
                    <w:ins w:id="810" w:author="wei ganchao" w:date="2022-01-13T18:16:00Z">
                      <w:rPr>
                        <w:rFonts w:ascii="Cambria Math" w:hAnsi="Cambria Math"/>
                        <w:i/>
                      </w:rPr>
                    </w:ins>
                  </m:ctrlPr>
                </m:sSupPr>
                <m:e>
                  <m:r>
                    <w:ins w:id="811" w:author="wei ganchao" w:date="2022-01-13T18:16:00Z">
                      <w:rPr>
                        <w:rFonts w:ascii="Cambria Math" w:hAnsi="Cambria Math"/>
                      </w:rPr>
                      <m:t>∂</m:t>
                    </w:ins>
                  </m:r>
                </m:e>
                <m:sup>
                  <m:r>
                    <w:ins w:id="812" w:author="wei ganchao" w:date="2022-01-13T18:16:00Z">
                      <w:rPr>
                        <w:rFonts w:ascii="Cambria Math" w:hAnsi="Cambria Math"/>
                      </w:rPr>
                      <m:t>2</m:t>
                    </w:ins>
                  </m:r>
                </m:sup>
              </m:sSup>
              <m:func>
                <m:funcPr>
                  <m:ctrlPr>
                    <w:ins w:id="813" w:author="wei ganchao" w:date="2022-01-13T18:16:00Z">
                      <w:rPr>
                        <w:rFonts w:ascii="Cambria Math" w:hAnsi="Cambria Math"/>
                        <w:i/>
                        <w:iCs/>
                      </w:rPr>
                    </w:ins>
                  </m:ctrlPr>
                </m:funcPr>
                <m:fName>
                  <m:r>
                    <w:ins w:id="814" w:author="wei ganchao" w:date="2022-01-13T18:16:00Z">
                      <m:rPr>
                        <m:sty m:val="p"/>
                      </m:rPr>
                      <w:rPr>
                        <w:rFonts w:ascii="Cambria Math" w:hAnsi="Cambria Math"/>
                      </w:rPr>
                      <m:t>log</m:t>
                    </w:ins>
                  </m:r>
                </m:fName>
                <m:e>
                  <m:sSub>
                    <m:sSubPr>
                      <m:ctrlPr>
                        <w:ins w:id="815" w:author="wei ganchao" w:date="2022-01-13T18:16:00Z">
                          <w:rPr>
                            <w:rFonts w:ascii="Cambria Math" w:hAnsi="Cambria Math"/>
                            <w:i/>
                            <w:iCs/>
                          </w:rPr>
                        </w:ins>
                      </m:ctrlPr>
                    </m:sSubPr>
                    <m:e>
                      <m:r>
                        <w:ins w:id="816" w:author="wei ganchao" w:date="2022-01-13T18:16:00Z">
                          <w:rPr>
                            <w:rFonts w:ascii="Cambria Math" w:hAnsi="Cambria Math"/>
                          </w:rPr>
                          <m:t>Z</m:t>
                        </w:ins>
                      </m:r>
                    </m:e>
                    <m:sub>
                      <m:r>
                        <w:ins w:id="817" w:author="wei ganchao" w:date="2022-01-13T18:16:00Z">
                          <w:rPr>
                            <w:rFonts w:ascii="Cambria Math" w:hAnsi="Cambria Math"/>
                          </w:rPr>
                          <m:t>it</m:t>
                        </w:ins>
                      </m:r>
                    </m:sub>
                  </m:sSub>
                </m:e>
              </m:func>
            </m:num>
            <m:den>
              <m:r>
                <w:ins w:id="818" w:author="wei ganchao" w:date="2022-01-13T18:16:00Z">
                  <w:rPr>
                    <w:rFonts w:ascii="Cambria Math" w:hAnsi="Cambria Math"/>
                  </w:rPr>
                  <m:t>∂</m:t>
                </w:ins>
              </m:r>
              <m:func>
                <m:funcPr>
                  <m:ctrlPr>
                    <w:ins w:id="819" w:author="wei ganchao" w:date="2022-01-13T18:16:00Z">
                      <w:rPr>
                        <w:rFonts w:ascii="Cambria Math" w:hAnsi="Cambria Math"/>
                        <w:i/>
                      </w:rPr>
                    </w:ins>
                  </m:ctrlPr>
                </m:funcPr>
                <m:fName>
                  <m:r>
                    <w:ins w:id="820" w:author="wei ganchao" w:date="2022-01-13T18:16:00Z">
                      <m:rPr>
                        <m:sty m:val="p"/>
                      </m:rPr>
                      <w:rPr>
                        <w:rFonts w:ascii="Cambria Math" w:hAnsi="Cambria Math"/>
                      </w:rPr>
                      <m:t>log</m:t>
                    </w:ins>
                  </m:r>
                </m:fName>
                <m:e>
                  <m:sSub>
                    <m:sSubPr>
                      <m:ctrlPr>
                        <w:ins w:id="821" w:author="wei ganchao" w:date="2022-01-13T18:16:00Z">
                          <w:rPr>
                            <w:rFonts w:ascii="Cambria Math" w:hAnsi="Cambria Math"/>
                            <w:i/>
                          </w:rPr>
                        </w:ins>
                      </m:ctrlPr>
                    </m:sSubPr>
                    <m:e>
                      <m:r>
                        <w:ins w:id="822" w:author="wei ganchao" w:date="2022-01-13T18:16:00Z">
                          <w:rPr>
                            <w:rFonts w:ascii="Cambria Math" w:hAnsi="Cambria Math"/>
                          </w:rPr>
                          <m:t>λ</m:t>
                        </w:ins>
                      </m:r>
                    </m:e>
                    <m:sub>
                      <m:r>
                        <w:ins w:id="823" w:author="wei ganchao" w:date="2022-01-13T18:16:00Z">
                          <w:rPr>
                            <w:rFonts w:ascii="Cambria Math" w:hAnsi="Cambria Math"/>
                          </w:rPr>
                          <m:t>it</m:t>
                        </w:ins>
                      </m:r>
                    </m:sub>
                  </m:sSub>
                </m:e>
              </m:func>
              <m:r>
                <w:ins w:id="824" w:author="wei ganchao" w:date="2022-01-13T18:16:00Z">
                  <w:rPr>
                    <w:rFonts w:ascii="Cambria Math" w:hAnsi="Cambria Math"/>
                  </w:rPr>
                  <m:t>∂</m:t>
                </w:ins>
              </m:r>
              <m:sSub>
                <m:sSubPr>
                  <m:ctrlPr>
                    <w:ins w:id="825" w:author="wei ganchao" w:date="2022-01-13T18:16:00Z">
                      <w:rPr>
                        <w:rFonts w:ascii="Cambria Math" w:hAnsi="Cambria Math"/>
                        <w:i/>
                      </w:rPr>
                    </w:ins>
                  </m:ctrlPr>
                </m:sSubPr>
                <m:e>
                  <m:r>
                    <w:ins w:id="826" w:author="wei ganchao" w:date="2022-01-13T18:16:00Z">
                      <w:rPr>
                        <w:rFonts w:ascii="Cambria Math" w:hAnsi="Cambria Math"/>
                      </w:rPr>
                      <m:t>ν</m:t>
                    </w:ins>
                  </m:r>
                </m:e>
                <m:sub>
                  <m:r>
                    <w:ins w:id="827" w:author="wei ganchao" w:date="2022-01-13T18:16:00Z">
                      <w:rPr>
                        <w:rFonts w:ascii="Cambria Math" w:hAnsi="Cambria Math"/>
                      </w:rPr>
                      <m:t>it</m:t>
                    </w:ins>
                  </m:r>
                </m:sub>
              </m:sSub>
            </m:den>
          </m:f>
          <m:r>
            <w:ins w:id="828" w:author="wei ganchao" w:date="2022-01-13T18:16:00Z">
              <w:rPr>
                <w:rFonts w:ascii="Cambria Math" w:hAnsi="Cambria Math"/>
              </w:rPr>
              <m:t>=-Cov(</m:t>
            </w:ins>
          </m:r>
          <m:sSub>
            <m:sSubPr>
              <m:ctrlPr>
                <w:ins w:id="829" w:author="wei ganchao" w:date="2022-01-13T18:16:00Z">
                  <w:rPr>
                    <w:rFonts w:ascii="Cambria Math" w:hAnsi="Cambria Math"/>
                    <w:i/>
                  </w:rPr>
                </w:ins>
              </m:ctrlPr>
            </m:sSubPr>
            <m:e>
              <m:r>
                <w:ins w:id="830" w:author="wei ganchao" w:date="2022-01-13T18:16:00Z">
                  <w:rPr>
                    <w:rFonts w:ascii="Cambria Math" w:hAnsi="Cambria Math"/>
                  </w:rPr>
                  <m:t>Y</m:t>
                </w:ins>
              </m:r>
            </m:e>
            <m:sub>
              <m:r>
                <w:ins w:id="831" w:author="wei ganchao" w:date="2022-01-13T18:16:00Z">
                  <w:rPr>
                    <w:rFonts w:ascii="Cambria Math" w:hAnsi="Cambria Math"/>
                  </w:rPr>
                  <m:t>it</m:t>
                </w:ins>
              </m:r>
            </m:sub>
          </m:sSub>
          <m:r>
            <w:ins w:id="832" w:author="wei ganchao" w:date="2022-01-13T18:16:00Z">
              <w:rPr>
                <w:rFonts w:ascii="Cambria Math" w:hAnsi="Cambria Math"/>
              </w:rPr>
              <m:t>,</m:t>
            </w:ins>
          </m:r>
          <m:func>
            <m:funcPr>
              <m:ctrlPr>
                <w:ins w:id="833" w:author="wei ganchao" w:date="2022-01-13T18:16:00Z">
                  <w:rPr>
                    <w:rFonts w:ascii="Cambria Math" w:hAnsi="Cambria Math"/>
                    <w:i/>
                  </w:rPr>
                </w:ins>
              </m:ctrlPr>
            </m:funcPr>
            <m:fName>
              <m:r>
                <w:ins w:id="834" w:author="wei ganchao" w:date="2022-01-13T18:16:00Z">
                  <m:rPr>
                    <m:sty m:val="p"/>
                  </m:rPr>
                  <w:rPr>
                    <w:rFonts w:ascii="Cambria Math" w:hAnsi="Cambria Math"/>
                  </w:rPr>
                  <m:t>log</m:t>
                </w:ins>
              </m:r>
            </m:fName>
            <m:e>
              <m:sSub>
                <m:sSubPr>
                  <m:ctrlPr>
                    <w:ins w:id="835" w:author="wei ganchao" w:date="2022-01-13T18:16:00Z">
                      <w:rPr>
                        <w:rFonts w:ascii="Cambria Math" w:hAnsi="Cambria Math"/>
                        <w:i/>
                      </w:rPr>
                    </w:ins>
                  </m:ctrlPr>
                </m:sSubPr>
                <m:e>
                  <m:r>
                    <w:ins w:id="836" w:author="wei ganchao" w:date="2022-01-13T18:16:00Z">
                      <w:rPr>
                        <w:rFonts w:ascii="Cambria Math" w:hAnsi="Cambria Math"/>
                      </w:rPr>
                      <m:t>Y</m:t>
                    </w:ins>
                  </m:r>
                </m:e>
                <m:sub>
                  <m:r>
                    <w:ins w:id="837" w:author="wei ganchao" w:date="2022-01-13T18:16:00Z">
                      <w:rPr>
                        <w:rFonts w:ascii="Cambria Math" w:hAnsi="Cambria Math"/>
                      </w:rPr>
                      <m:t>it</m:t>
                    </w:ins>
                  </m:r>
                </m:sub>
              </m:sSub>
              <m:r>
                <w:ins w:id="838" w:author="wei ganchao" w:date="2022-01-13T18:16:00Z">
                  <w:rPr>
                    <w:rFonts w:ascii="Cambria Math" w:hAnsi="Cambria Math"/>
                  </w:rPr>
                  <m:t>!</m:t>
                </w:ins>
              </m:r>
            </m:e>
          </m:func>
          <m:r>
            <w:ins w:id="839" w:author="wei ganchao" w:date="2022-01-13T18:16:00Z">
              <w:rPr>
                <w:rFonts w:ascii="Cambria Math" w:hAnsi="Cambria Math"/>
              </w:rPr>
              <m:t xml:space="preserve">) </m:t>
            </w:ins>
          </m:r>
        </m:oMath>
      </m:oMathPara>
    </w:p>
    <w:p w14:paraId="4B06D701" w14:textId="77777777" w:rsidR="00FF27D1" w:rsidRDefault="00FF27D1" w:rsidP="00FF27D1">
      <w:pPr>
        <w:rPr>
          <w:ins w:id="840" w:author="wei ganchao" w:date="2022-01-13T18:16:00Z"/>
        </w:rPr>
      </w:pPr>
    </w:p>
    <w:p w14:paraId="56E7617C" w14:textId="1DF48675" w:rsidR="00FF27D1" w:rsidRDefault="00FF27D1" w:rsidP="00FF27D1">
      <w:pPr>
        <w:rPr>
          <w:ins w:id="841" w:author="wei ganchao" w:date="2022-01-13T18:16:00Z"/>
        </w:rPr>
      </w:pPr>
      <w:ins w:id="842" w:author="wei ganchao" w:date="2022-01-13T18:16:00Z">
        <w:r>
          <w:t xml:space="preserve">We can calculate the moments as in the first section of the appendix, or we can use a simpler approximation </w:t>
        </w:r>
      </w:ins>
      <m:oMath>
        <m:r>
          <w:ins w:id="843" w:author="wei ganchao" w:date="2022-01-13T18:16:00Z">
            <w:rPr>
              <w:rFonts w:ascii="Cambria Math" w:hAnsi="Cambria Math"/>
            </w:rPr>
            <m:t>E</m:t>
          </w:ins>
        </m:r>
        <m:d>
          <m:dPr>
            <m:ctrlPr>
              <w:ins w:id="844" w:author="wei ganchao" w:date="2022-01-13T18:16:00Z">
                <w:rPr>
                  <w:rFonts w:ascii="Cambria Math" w:hAnsi="Cambria Math"/>
                  <w:i/>
                </w:rPr>
              </w:ins>
            </m:ctrlPr>
          </m:dPr>
          <m:e>
            <m:r>
              <w:ins w:id="845" w:author="wei ganchao" w:date="2022-01-13T18:16:00Z">
                <w:rPr>
                  <w:rFonts w:ascii="Cambria Math" w:hAnsi="Cambria Math"/>
                </w:rPr>
                <m:t>Y</m:t>
              </w:ins>
            </m:r>
          </m:e>
        </m:d>
        <m:r>
          <w:ins w:id="846" w:author="wei ganchao" w:date="2022-01-13T18:16:00Z">
            <w:rPr>
              <w:rFonts w:ascii="Cambria Math" w:hAnsi="Cambria Math"/>
            </w:rPr>
            <m:t>≈</m:t>
          </w:ins>
        </m:r>
        <m:sSup>
          <m:sSupPr>
            <m:ctrlPr>
              <w:ins w:id="847" w:author="wei ganchao" w:date="2022-01-13T18:16:00Z">
                <w:rPr>
                  <w:rFonts w:ascii="Cambria Math" w:hAnsi="Cambria Math"/>
                  <w:i/>
                </w:rPr>
              </w:ins>
            </m:ctrlPr>
          </m:sSupPr>
          <m:e>
            <m:r>
              <w:ins w:id="848" w:author="wei ganchao" w:date="2022-01-13T18:16:00Z">
                <w:rPr>
                  <w:rFonts w:ascii="Cambria Math" w:hAnsi="Cambria Math"/>
                </w:rPr>
                <m:t>λ</m:t>
              </w:ins>
            </m:r>
          </m:e>
          <m:sup>
            <m:r>
              <w:ins w:id="849" w:author="wei ganchao" w:date="2022-01-13T18:16:00Z">
                <w:rPr>
                  <w:rFonts w:ascii="Cambria Math" w:hAnsi="Cambria Math"/>
                </w:rPr>
                <m:t>1/ν</m:t>
              </w:ins>
            </m:r>
          </m:sup>
        </m:sSup>
        <m:r>
          <w:ins w:id="850" w:author="wei ganchao" w:date="2022-01-13T18:16:00Z">
            <w:rPr>
              <w:rFonts w:ascii="Cambria Math" w:hAnsi="Cambria Math"/>
            </w:rPr>
            <m:t>-</m:t>
          </w:ins>
        </m:r>
        <m:f>
          <m:fPr>
            <m:ctrlPr>
              <w:ins w:id="851" w:author="wei ganchao" w:date="2022-01-13T18:16:00Z">
                <w:rPr>
                  <w:rFonts w:ascii="Cambria Math" w:hAnsi="Cambria Math"/>
                  <w:i/>
                </w:rPr>
              </w:ins>
            </m:ctrlPr>
          </m:fPr>
          <m:num>
            <m:r>
              <w:ins w:id="852" w:author="wei ganchao" w:date="2022-01-13T18:16:00Z">
                <w:rPr>
                  <w:rFonts w:ascii="Cambria Math" w:hAnsi="Cambria Math"/>
                </w:rPr>
                <m:t>ν-1</m:t>
              </w:ins>
            </m:r>
          </m:num>
          <m:den>
            <m:r>
              <w:ins w:id="853" w:author="wei ganchao" w:date="2022-01-13T18:16:00Z">
                <w:rPr>
                  <w:rFonts w:ascii="Cambria Math" w:hAnsi="Cambria Math"/>
                </w:rPr>
                <m:t>2ν</m:t>
              </w:ins>
            </m:r>
          </m:den>
        </m:f>
      </m:oMath>
      <w:ins w:id="854" w:author="wei ganchao" w:date="2022-01-13T18:16:00Z">
        <w:r>
          <w:t xml:space="preserve"> when </w:t>
        </w:r>
      </w:ins>
      <m:oMath>
        <m:r>
          <w:ins w:id="855" w:author="wei ganchao" w:date="2022-01-13T18:16:00Z">
            <w:rPr>
              <w:rFonts w:ascii="Cambria Math" w:hAnsi="Cambria Math"/>
            </w:rPr>
            <m:t>ν≤1</m:t>
          </w:ins>
        </m:r>
      </m:oMath>
      <w:ins w:id="856" w:author="wei ganchao" w:date="2022-01-13T18:16:00Z">
        <w:r>
          <w:t xml:space="preserve"> or </w:t>
        </w:r>
      </w:ins>
      <m:oMath>
        <m:r>
          <w:ins w:id="857" w:author="wei ganchao" w:date="2022-01-13T18:16:00Z">
            <w:rPr>
              <w:rFonts w:ascii="Cambria Math" w:hAnsi="Cambria Math"/>
            </w:rPr>
            <m:t>λ&gt;</m:t>
          </w:ins>
        </m:r>
        <m:sSup>
          <m:sSupPr>
            <m:ctrlPr>
              <w:ins w:id="858" w:author="wei ganchao" w:date="2022-01-13T18:16:00Z">
                <w:rPr>
                  <w:rFonts w:ascii="Cambria Math" w:hAnsi="Cambria Math"/>
                  <w:i/>
                </w:rPr>
              </w:ins>
            </m:ctrlPr>
          </m:sSupPr>
          <m:e>
            <m:r>
              <w:ins w:id="859" w:author="wei ganchao" w:date="2022-01-13T18:16:00Z">
                <w:rPr>
                  <w:rFonts w:ascii="Cambria Math" w:hAnsi="Cambria Math"/>
                </w:rPr>
                <m:t>10</m:t>
              </w:ins>
            </m:r>
          </m:e>
          <m:sup>
            <m:r>
              <w:ins w:id="860" w:author="wei ganchao" w:date="2022-01-13T18:16:00Z">
                <w:rPr>
                  <w:rFonts w:ascii="Cambria Math" w:hAnsi="Cambria Math"/>
                </w:rPr>
                <m:t>ν</m:t>
              </w:ins>
            </m:r>
          </m:sup>
        </m:sSup>
      </m:oMath>
      <w:ins w:id="861" w:author="wei ganchao" w:date="2022-01-13T18:16:00Z">
        <w:r>
          <w:t xml:space="preserve">. Then </w:t>
        </w:r>
      </w:ins>
      <m:oMath>
        <m:f>
          <m:fPr>
            <m:ctrlPr>
              <w:ins w:id="862" w:author="wei ganchao" w:date="2022-01-13T18:16:00Z">
                <w:rPr>
                  <w:rFonts w:ascii="Cambria Math" w:hAnsi="Cambria Math"/>
                  <w:i/>
                </w:rPr>
              </w:ins>
            </m:ctrlPr>
          </m:fPr>
          <m:num>
            <m:r>
              <w:ins w:id="863" w:author="wei ganchao" w:date="2022-01-13T18:16:00Z">
                <w:rPr>
                  <w:rFonts w:ascii="Cambria Math" w:hAnsi="Cambria Math"/>
                </w:rPr>
                <m:t>∂</m:t>
              </w:ins>
            </m:r>
            <m:sSub>
              <m:sSubPr>
                <m:ctrlPr>
                  <w:ins w:id="864" w:author="wei ganchao" w:date="2022-01-13T18:16:00Z">
                    <w:rPr>
                      <w:rFonts w:ascii="Cambria Math" w:hAnsi="Cambria Math"/>
                      <w:i/>
                    </w:rPr>
                  </w:ins>
                </m:ctrlPr>
              </m:sSubPr>
              <m:e>
                <m:r>
                  <w:ins w:id="865" w:author="wei ganchao" w:date="2022-01-13T18:16:00Z">
                    <w:rPr>
                      <w:rFonts w:ascii="Cambria Math" w:hAnsi="Cambria Math"/>
                    </w:rPr>
                    <m:t>δ</m:t>
                  </w:ins>
                </m:r>
              </m:e>
              <m:sub>
                <m:r>
                  <w:ins w:id="866" w:author="wei ganchao" w:date="2022-01-13T18:16:00Z">
                    <w:rPr>
                      <w:rFonts w:ascii="Cambria Math" w:hAnsi="Cambria Math"/>
                    </w:rPr>
                    <m:t>it</m:t>
                  </w:ins>
                </m:r>
              </m:sub>
            </m:sSub>
          </m:num>
          <m:den>
            <m:r>
              <w:ins w:id="867" w:author="wei ganchao" w:date="2022-01-13T18:16:00Z">
                <w:rPr>
                  <w:rFonts w:ascii="Cambria Math" w:hAnsi="Cambria Math"/>
                </w:rPr>
                <m:t>∂</m:t>
              </w:ins>
            </m:r>
            <m:sSub>
              <m:sSubPr>
                <m:ctrlPr>
                  <w:ins w:id="868" w:author="wei ganchao" w:date="2022-01-13T18:16:00Z">
                    <w:rPr>
                      <w:rFonts w:ascii="Cambria Math" w:hAnsi="Cambria Math"/>
                      <w:i/>
                    </w:rPr>
                  </w:ins>
                </m:ctrlPr>
              </m:sSubPr>
              <m:e>
                <m:r>
                  <w:ins w:id="869" w:author="wei ganchao" w:date="2022-01-13T18:16:00Z">
                    <w:rPr>
                      <w:rFonts w:ascii="Cambria Math" w:hAnsi="Cambria Math"/>
                    </w:rPr>
                    <m:t>λ</m:t>
                  </w:ins>
                </m:r>
              </m:e>
              <m:sub>
                <m:r>
                  <w:ins w:id="870" w:author="wei ganchao" w:date="2022-01-13T18:16:00Z">
                    <w:rPr>
                      <w:rFonts w:ascii="Cambria Math" w:hAnsi="Cambria Math"/>
                    </w:rPr>
                    <m:t>it</m:t>
                  </w:ins>
                </m:r>
              </m:sub>
            </m:sSub>
          </m:den>
        </m:f>
        <m:r>
          <w:ins w:id="871" w:author="wei ganchao" w:date="2022-01-13T18:16:00Z">
            <w:rPr>
              <w:rFonts w:ascii="Cambria Math" w:hAnsi="Cambria Math"/>
            </w:rPr>
            <m:t>≈</m:t>
          </w:ins>
        </m:r>
        <m:f>
          <m:fPr>
            <m:ctrlPr>
              <w:ins w:id="872" w:author="wei ganchao" w:date="2022-01-13T18:16:00Z">
                <w:rPr>
                  <w:rFonts w:ascii="Cambria Math" w:hAnsi="Cambria Math"/>
                  <w:i/>
                </w:rPr>
              </w:ins>
            </m:ctrlPr>
          </m:fPr>
          <m:num>
            <m:r>
              <w:ins w:id="873" w:author="wei ganchao" w:date="2022-01-13T18:16:00Z">
                <w:rPr>
                  <w:rFonts w:ascii="Cambria Math" w:hAnsi="Cambria Math"/>
                </w:rPr>
                <m:t>1</m:t>
              </w:ins>
            </m:r>
          </m:num>
          <m:den>
            <m:sSub>
              <m:sSubPr>
                <m:ctrlPr>
                  <w:ins w:id="874" w:author="wei ganchao" w:date="2022-01-13T18:16:00Z">
                    <w:rPr>
                      <w:rFonts w:ascii="Cambria Math" w:hAnsi="Cambria Math"/>
                      <w:i/>
                    </w:rPr>
                  </w:ins>
                </m:ctrlPr>
              </m:sSubPr>
              <m:e>
                <m:r>
                  <w:ins w:id="875" w:author="wei ganchao" w:date="2022-01-13T18:16:00Z">
                    <w:rPr>
                      <w:rFonts w:ascii="Cambria Math" w:hAnsi="Cambria Math"/>
                    </w:rPr>
                    <m:t>ν</m:t>
                  </w:ins>
                </m:r>
              </m:e>
              <m:sub>
                <m:r>
                  <w:ins w:id="876" w:author="wei ganchao" w:date="2022-01-13T18:16:00Z">
                    <w:rPr>
                      <w:rFonts w:ascii="Cambria Math" w:hAnsi="Cambria Math"/>
                    </w:rPr>
                    <m:t>it</m:t>
                  </w:ins>
                </m:r>
              </m:sub>
            </m:sSub>
          </m:den>
        </m:f>
        <m:sSubSup>
          <m:sSubSupPr>
            <m:ctrlPr>
              <w:ins w:id="877" w:author="wei ganchao" w:date="2022-01-13T18:16:00Z">
                <w:rPr>
                  <w:rFonts w:ascii="Cambria Math" w:hAnsi="Cambria Math"/>
                  <w:i/>
                </w:rPr>
              </w:ins>
            </m:ctrlPr>
          </m:sSubSupPr>
          <m:e>
            <m:r>
              <w:ins w:id="878" w:author="wei ganchao" w:date="2022-01-13T18:16:00Z">
                <w:rPr>
                  <w:rFonts w:ascii="Cambria Math" w:hAnsi="Cambria Math"/>
                </w:rPr>
                <m:t>λ</m:t>
              </w:ins>
            </m:r>
          </m:e>
          <m:sub>
            <m:r>
              <w:ins w:id="879" w:author="wei ganchao" w:date="2022-01-13T18:16:00Z">
                <w:rPr>
                  <w:rFonts w:ascii="Cambria Math" w:hAnsi="Cambria Math"/>
                </w:rPr>
                <m:t>it</m:t>
              </w:ins>
            </m:r>
          </m:sub>
          <m:sup>
            <m:r>
              <w:ins w:id="880" w:author="wei ganchao" w:date="2022-01-13T18:16:00Z">
                <w:rPr>
                  <w:rFonts w:ascii="Cambria Math" w:hAnsi="Cambria Math"/>
                </w:rPr>
                <m:t>1/</m:t>
              </w:ins>
            </m:r>
            <m:sSub>
              <m:sSubPr>
                <m:ctrlPr>
                  <w:ins w:id="881" w:author="wei ganchao" w:date="2022-01-13T18:16:00Z">
                    <w:rPr>
                      <w:rFonts w:ascii="Cambria Math" w:hAnsi="Cambria Math"/>
                      <w:i/>
                    </w:rPr>
                  </w:ins>
                </m:ctrlPr>
              </m:sSubPr>
              <m:e>
                <m:r>
                  <w:ins w:id="882" w:author="wei ganchao" w:date="2022-01-13T18:16:00Z">
                    <w:rPr>
                      <w:rFonts w:ascii="Cambria Math" w:hAnsi="Cambria Math"/>
                    </w:rPr>
                    <m:t>ν</m:t>
                  </w:ins>
                </m:r>
              </m:e>
              <m:sub>
                <m:r>
                  <w:ins w:id="883" w:author="wei ganchao" w:date="2022-01-13T18:16:00Z">
                    <w:rPr>
                      <w:rFonts w:ascii="Cambria Math" w:hAnsi="Cambria Math"/>
                    </w:rPr>
                    <m:t>it</m:t>
                  </w:ins>
                </m:r>
              </m:sub>
            </m:sSub>
            <m:r>
              <w:ins w:id="884" w:author="wei ganchao" w:date="2022-01-13T18:16:00Z">
                <w:rPr>
                  <w:rFonts w:ascii="Cambria Math" w:hAnsi="Cambria Math"/>
                </w:rPr>
                <m:t>-1</m:t>
              </w:ins>
            </m:r>
          </m:sup>
        </m:sSubSup>
      </m:oMath>
      <w:ins w:id="885" w:author="wei ganchao" w:date="2022-01-13T18:16:00Z">
        <w:r>
          <w:t xml:space="preserve"> and </w:t>
        </w:r>
      </w:ins>
      <m:oMath>
        <m:f>
          <m:fPr>
            <m:ctrlPr>
              <w:ins w:id="886" w:author="wei ganchao" w:date="2022-01-13T18:16:00Z">
                <w:rPr>
                  <w:rFonts w:ascii="Cambria Math" w:hAnsi="Cambria Math"/>
                  <w:i/>
                </w:rPr>
              </w:ins>
            </m:ctrlPr>
          </m:fPr>
          <m:num>
            <m:r>
              <w:ins w:id="887" w:author="wei ganchao" w:date="2022-01-13T18:16:00Z">
                <w:rPr>
                  <w:rFonts w:ascii="Cambria Math" w:hAnsi="Cambria Math"/>
                </w:rPr>
                <m:t>∂</m:t>
              </w:ins>
            </m:r>
            <m:sSub>
              <m:sSubPr>
                <m:ctrlPr>
                  <w:ins w:id="888" w:author="wei ganchao" w:date="2022-01-13T18:16:00Z">
                    <w:rPr>
                      <w:rFonts w:ascii="Cambria Math" w:hAnsi="Cambria Math"/>
                      <w:i/>
                    </w:rPr>
                  </w:ins>
                </m:ctrlPr>
              </m:sSubPr>
              <m:e>
                <m:r>
                  <w:ins w:id="889" w:author="wei ganchao" w:date="2022-01-13T18:16:00Z">
                    <w:rPr>
                      <w:rFonts w:ascii="Cambria Math" w:hAnsi="Cambria Math"/>
                    </w:rPr>
                    <m:t>δ</m:t>
                  </w:ins>
                </m:r>
              </m:e>
              <m:sub>
                <m:r>
                  <w:ins w:id="890" w:author="wei ganchao" w:date="2022-01-13T18:16:00Z">
                    <w:rPr>
                      <w:rFonts w:ascii="Cambria Math" w:hAnsi="Cambria Math"/>
                    </w:rPr>
                    <m:t>it</m:t>
                  </w:ins>
                </m:r>
              </m:sub>
            </m:sSub>
          </m:num>
          <m:den>
            <m:r>
              <w:ins w:id="891" w:author="wei ganchao" w:date="2022-01-13T18:16:00Z">
                <w:rPr>
                  <w:rFonts w:ascii="Cambria Math" w:hAnsi="Cambria Math"/>
                </w:rPr>
                <m:t>∂</m:t>
              </w:ins>
            </m:r>
            <m:sSub>
              <m:sSubPr>
                <m:ctrlPr>
                  <w:ins w:id="892" w:author="wei ganchao" w:date="2022-01-13T18:16:00Z">
                    <w:rPr>
                      <w:rFonts w:ascii="Cambria Math" w:hAnsi="Cambria Math"/>
                      <w:i/>
                    </w:rPr>
                  </w:ins>
                </m:ctrlPr>
              </m:sSubPr>
              <m:e>
                <m:r>
                  <w:ins w:id="893" w:author="wei ganchao" w:date="2022-01-13T18:16:00Z">
                    <w:rPr>
                      <w:rFonts w:ascii="Cambria Math" w:hAnsi="Cambria Math"/>
                    </w:rPr>
                    <m:t>ν</m:t>
                  </w:ins>
                </m:r>
              </m:e>
              <m:sub>
                <m:r>
                  <w:ins w:id="894" w:author="wei ganchao" w:date="2022-01-13T18:16:00Z">
                    <w:rPr>
                      <w:rFonts w:ascii="Cambria Math" w:hAnsi="Cambria Math"/>
                    </w:rPr>
                    <m:t>it</m:t>
                  </w:ins>
                </m:r>
              </m:sub>
            </m:sSub>
          </m:den>
        </m:f>
        <m:r>
          <w:ins w:id="895" w:author="wei ganchao" w:date="2022-01-13T18:16:00Z">
            <w:rPr>
              <w:rFonts w:ascii="Cambria Math" w:hAnsi="Cambria Math"/>
            </w:rPr>
            <m:t>≈-</m:t>
          </w:ins>
        </m:r>
        <m:f>
          <m:fPr>
            <m:ctrlPr>
              <w:ins w:id="896" w:author="wei ganchao" w:date="2022-01-13T18:16:00Z">
                <w:rPr>
                  <w:rFonts w:ascii="Cambria Math" w:hAnsi="Cambria Math"/>
                  <w:i/>
                </w:rPr>
              </w:ins>
            </m:ctrlPr>
          </m:fPr>
          <m:num>
            <m:sSubSup>
              <m:sSubSupPr>
                <m:ctrlPr>
                  <w:ins w:id="897" w:author="wei ganchao" w:date="2022-01-13T18:16:00Z">
                    <w:rPr>
                      <w:rFonts w:ascii="Cambria Math" w:hAnsi="Cambria Math"/>
                      <w:i/>
                    </w:rPr>
                  </w:ins>
                </m:ctrlPr>
              </m:sSubSupPr>
              <m:e>
                <m:r>
                  <w:ins w:id="898" w:author="wei ganchao" w:date="2022-01-13T18:16:00Z">
                    <w:rPr>
                      <w:rFonts w:ascii="Cambria Math" w:hAnsi="Cambria Math"/>
                    </w:rPr>
                    <m:t>λ</m:t>
                  </w:ins>
                </m:r>
              </m:e>
              <m:sub>
                <m:r>
                  <w:ins w:id="899" w:author="wei ganchao" w:date="2022-01-13T18:16:00Z">
                    <w:rPr>
                      <w:rFonts w:ascii="Cambria Math" w:hAnsi="Cambria Math"/>
                    </w:rPr>
                    <m:t>it</m:t>
                  </w:ins>
                </m:r>
              </m:sub>
              <m:sup>
                <m:r>
                  <w:ins w:id="900" w:author="wei ganchao" w:date="2022-01-13T18:16:00Z">
                    <w:rPr>
                      <w:rFonts w:ascii="Cambria Math" w:hAnsi="Cambria Math"/>
                    </w:rPr>
                    <m:t>1/</m:t>
                  </w:ins>
                </m:r>
                <m:sSub>
                  <m:sSubPr>
                    <m:ctrlPr>
                      <w:ins w:id="901" w:author="wei ganchao" w:date="2022-01-13T18:16:00Z">
                        <w:rPr>
                          <w:rFonts w:ascii="Cambria Math" w:hAnsi="Cambria Math"/>
                          <w:i/>
                        </w:rPr>
                      </w:ins>
                    </m:ctrlPr>
                  </m:sSubPr>
                  <m:e>
                    <m:r>
                      <w:ins w:id="902" w:author="wei ganchao" w:date="2022-01-13T18:16:00Z">
                        <w:rPr>
                          <w:rFonts w:ascii="Cambria Math" w:hAnsi="Cambria Math"/>
                        </w:rPr>
                        <m:t>ν</m:t>
                      </w:ins>
                    </m:r>
                  </m:e>
                  <m:sub>
                    <m:r>
                      <w:ins w:id="903" w:author="wei ganchao" w:date="2022-01-13T18:16:00Z">
                        <w:rPr>
                          <w:rFonts w:ascii="Cambria Math" w:hAnsi="Cambria Math"/>
                        </w:rPr>
                        <m:t>it</m:t>
                      </w:ins>
                    </m:r>
                  </m:sub>
                </m:sSub>
              </m:sup>
            </m:sSubSup>
            <m:func>
              <m:funcPr>
                <m:ctrlPr>
                  <w:ins w:id="904" w:author="wei ganchao" w:date="2022-01-13T18:16:00Z">
                    <w:rPr>
                      <w:rFonts w:ascii="Cambria Math" w:hAnsi="Cambria Math"/>
                      <w:i/>
                    </w:rPr>
                  </w:ins>
                </m:ctrlPr>
              </m:funcPr>
              <m:fName>
                <m:r>
                  <w:ins w:id="905" w:author="wei ganchao" w:date="2022-01-13T18:16:00Z">
                    <m:rPr>
                      <m:sty m:val="p"/>
                    </m:rPr>
                    <w:rPr>
                      <w:rFonts w:ascii="Cambria Math" w:hAnsi="Cambria Math"/>
                    </w:rPr>
                    <m:t>log</m:t>
                  </w:ins>
                </m:r>
              </m:fName>
              <m:e>
                <m:sSub>
                  <m:sSubPr>
                    <m:ctrlPr>
                      <w:ins w:id="906" w:author="wei ganchao" w:date="2022-01-13T18:16:00Z">
                        <w:rPr>
                          <w:rFonts w:ascii="Cambria Math" w:hAnsi="Cambria Math"/>
                          <w:i/>
                        </w:rPr>
                      </w:ins>
                    </m:ctrlPr>
                  </m:sSubPr>
                  <m:e>
                    <m:r>
                      <w:ins w:id="907" w:author="wei ganchao" w:date="2022-01-13T18:16:00Z">
                        <w:rPr>
                          <w:rFonts w:ascii="Cambria Math" w:hAnsi="Cambria Math"/>
                        </w:rPr>
                        <m:t>λ</m:t>
                      </w:ins>
                    </m:r>
                  </m:e>
                  <m:sub>
                    <m:r>
                      <w:ins w:id="908" w:author="wei ganchao" w:date="2022-01-13T18:16:00Z">
                        <w:rPr>
                          <w:rFonts w:ascii="Cambria Math" w:hAnsi="Cambria Math"/>
                        </w:rPr>
                        <m:t>it</m:t>
                      </w:ins>
                    </m:r>
                  </m:sub>
                </m:sSub>
              </m:e>
            </m:func>
          </m:num>
          <m:den>
            <m:sSubSup>
              <m:sSubSupPr>
                <m:ctrlPr>
                  <w:ins w:id="909" w:author="wei ganchao" w:date="2022-01-13T18:16:00Z">
                    <w:rPr>
                      <w:rFonts w:ascii="Cambria Math" w:hAnsi="Cambria Math"/>
                      <w:i/>
                    </w:rPr>
                  </w:ins>
                </m:ctrlPr>
              </m:sSubSupPr>
              <m:e>
                <m:r>
                  <w:ins w:id="910" w:author="wei ganchao" w:date="2022-01-13T18:16:00Z">
                    <w:rPr>
                      <w:rFonts w:ascii="Cambria Math" w:hAnsi="Cambria Math"/>
                    </w:rPr>
                    <m:t>ν</m:t>
                  </w:ins>
                </m:r>
              </m:e>
              <m:sub>
                <m:r>
                  <w:ins w:id="911" w:author="wei ganchao" w:date="2022-01-13T18:16:00Z">
                    <w:rPr>
                      <w:rFonts w:ascii="Cambria Math" w:hAnsi="Cambria Math"/>
                    </w:rPr>
                    <m:t>it</m:t>
                  </w:ins>
                </m:r>
              </m:sub>
              <m:sup>
                <m:r>
                  <w:ins w:id="912" w:author="wei ganchao" w:date="2022-01-13T18:16:00Z">
                    <w:rPr>
                      <w:rFonts w:ascii="Cambria Math" w:hAnsi="Cambria Math"/>
                    </w:rPr>
                    <m:t>2</m:t>
                  </w:ins>
                </m:r>
              </m:sup>
            </m:sSubSup>
          </m:den>
        </m:f>
        <m:r>
          <w:ins w:id="913" w:author="wei ganchao" w:date="2022-01-13T18:16:00Z">
            <w:rPr>
              <w:rFonts w:ascii="Cambria Math" w:hAnsi="Cambria Math"/>
            </w:rPr>
            <m:t>-</m:t>
          </w:ins>
        </m:r>
        <m:f>
          <m:fPr>
            <m:ctrlPr>
              <w:ins w:id="914" w:author="wei ganchao" w:date="2022-01-13T18:16:00Z">
                <w:rPr>
                  <w:rFonts w:ascii="Cambria Math" w:hAnsi="Cambria Math"/>
                  <w:i/>
                </w:rPr>
              </w:ins>
            </m:ctrlPr>
          </m:fPr>
          <m:num>
            <m:r>
              <w:ins w:id="915" w:author="wei ganchao" w:date="2022-01-13T18:16:00Z">
                <w:rPr>
                  <w:rFonts w:ascii="Cambria Math" w:hAnsi="Cambria Math"/>
                </w:rPr>
                <m:t>1</m:t>
              </w:ins>
            </m:r>
          </m:num>
          <m:den>
            <m:r>
              <w:ins w:id="916" w:author="wei ganchao" w:date="2022-01-13T18:16:00Z">
                <w:rPr>
                  <w:rFonts w:ascii="Cambria Math" w:hAnsi="Cambria Math"/>
                </w:rPr>
                <m:t>2</m:t>
              </w:ins>
            </m:r>
            <m:sSubSup>
              <m:sSubSupPr>
                <m:ctrlPr>
                  <w:ins w:id="917" w:author="wei ganchao" w:date="2022-01-13T18:16:00Z">
                    <w:rPr>
                      <w:rFonts w:ascii="Cambria Math" w:hAnsi="Cambria Math"/>
                      <w:i/>
                    </w:rPr>
                  </w:ins>
                </m:ctrlPr>
              </m:sSubSupPr>
              <m:e>
                <m:r>
                  <w:ins w:id="918" w:author="wei ganchao" w:date="2022-01-13T18:16:00Z">
                    <w:rPr>
                      <w:rFonts w:ascii="Cambria Math" w:hAnsi="Cambria Math"/>
                    </w:rPr>
                    <m:t>ν</m:t>
                  </w:ins>
                </m:r>
              </m:e>
              <m:sub>
                <m:r>
                  <w:ins w:id="919" w:author="wei ganchao" w:date="2022-01-13T18:16:00Z">
                    <w:rPr>
                      <w:rFonts w:ascii="Cambria Math" w:hAnsi="Cambria Math"/>
                    </w:rPr>
                    <m:t>it</m:t>
                  </w:ins>
                </m:r>
              </m:sub>
              <m:sup>
                <m:r>
                  <w:ins w:id="920" w:author="wei ganchao" w:date="2022-01-13T18:16:00Z">
                    <w:rPr>
                      <w:rFonts w:ascii="Cambria Math" w:hAnsi="Cambria Math"/>
                    </w:rPr>
                    <m:t>2</m:t>
                  </w:ins>
                </m:r>
              </m:sup>
            </m:sSubSup>
          </m:den>
        </m:f>
      </m:oMath>
      <w:ins w:id="921" w:author="wei ganchao" w:date="2022-01-13T18:16:00Z">
        <w:r>
          <w:t>.</w:t>
        </w:r>
      </w:ins>
    </w:p>
    <w:p w14:paraId="5924431F" w14:textId="05397AD0" w:rsidR="00FF27D1" w:rsidRDefault="00FF27D1" w:rsidP="00FF27D1">
      <w:pPr>
        <w:rPr>
          <w:ins w:id="922" w:author="wei ganchao" w:date="2022-01-13T18:16:00Z"/>
        </w:rPr>
      </w:pPr>
    </w:p>
    <w:p w14:paraId="5FE15600" w14:textId="77777777" w:rsidR="00FF27D1" w:rsidRPr="00FF27D1" w:rsidRDefault="00FF27D1" w:rsidP="00FF27D1">
      <w:pPr>
        <w:pPrChange w:id="923" w:author="wei ganchao" w:date="2022-01-13T18:16:00Z">
          <w:pPr>
            <w:pStyle w:val="Heading1"/>
          </w:pPr>
        </w:pPrChange>
      </w:pPr>
    </w:p>
    <w:p w14:paraId="2D40B668" w14:textId="50815E21" w:rsidR="00D3079B" w:rsidRDefault="005713EA" w:rsidP="00AC455B">
      <w:pPr>
        <w:pStyle w:val="Heading2"/>
      </w:pPr>
      <w:ins w:id="924" w:author="wei ganchao" w:date="2022-01-13T18:24:00Z">
        <w:r w:rsidRPr="005713EA">
          <w:t>Moments approximation for Conway-Maxwell Poisson distribution</w:t>
        </w:r>
      </w:ins>
      <w:del w:id="925"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926" w:author="wei ganchao" w:date="2022-01-13T18:25:00Z"/>
        </w:rPr>
      </w:pPr>
      <w:ins w:id="927" w:author="wei ganchao" w:date="2022-01-13T18:25:00Z">
        <w:r w:rsidRPr="005713EA">
          <w:t>To estimate the state-vector for the dynamic CMP model, we need to</w:t>
        </w:r>
      </w:ins>
      <w:ins w:id="928" w:author="wei ganchao" w:date="2022-01-13T18:39:00Z">
        <w:r w:rsidR="00A07841">
          <w:t xml:space="preserve"> find</w:t>
        </w:r>
      </w:ins>
      <w:ins w:id="929" w:author="wei ganchao" w:date="2022-01-13T18:25:00Z">
        <w:r w:rsidRPr="005713EA">
          <w:t xml:space="preserve"> first and second moments for</w:t>
        </w:r>
        <w:r>
          <w:t xml:space="preserve"> </w:t>
        </w:r>
      </w:ins>
      <m:oMath>
        <m:r>
          <w:ins w:id="930" w:author="wei ganchao" w:date="2022-01-13T18:25:00Z">
            <w:rPr>
              <w:rFonts w:ascii="Cambria Math" w:hAnsi="Cambria Math"/>
            </w:rPr>
            <m:t>Y</m:t>
          </w:ins>
        </m:r>
      </m:oMath>
      <w:ins w:id="931" w:author="wei ganchao" w:date="2022-01-13T18:25:00Z">
        <w:r>
          <w:t xml:space="preserve"> and </w:t>
        </w:r>
      </w:ins>
      <m:oMath>
        <m:func>
          <m:funcPr>
            <m:ctrlPr>
              <w:rPr>
                <w:rFonts w:ascii="Cambria Math" w:hAnsi="Cambria Math"/>
                <w:i/>
                <w:rPrChange w:id="932" w:author="wei ganchao" w:date="2022-01-13T18:25:00Z">
                  <w:rPr>
                    <w:rFonts w:ascii="Cambria Math" w:hAnsi="Cambria Math"/>
                  </w:rPr>
                </w:rPrChange>
              </w:rPr>
            </m:ctrlPr>
          </m:funcPr>
          <m:fName>
            <m:r>
              <m:rPr>
                <m:sty m:val="p"/>
              </m:rPr>
              <w:rPr>
                <w:rFonts w:ascii="Cambria Math" w:hAnsi="Cambria Math"/>
              </w:rPr>
              <m:t>log</m:t>
            </m:r>
          </m:fName>
          <m:e>
            <m:r>
              <w:ins w:id="933" w:author="wei ganchao" w:date="2022-01-13T18:25:00Z">
                <w:rPr>
                  <w:rFonts w:ascii="Cambria Math" w:hAnsi="Cambria Math"/>
                </w:rPr>
                <m:t>Y!</m:t>
              </w:ins>
            </m:r>
          </m:e>
        </m:func>
      </m:oMath>
      <w:ins w:id="934" w:author="wei ganchao" w:date="2022-01-13T18:25:00Z">
        <w:r>
          <w:t xml:space="preserve">. For </w:t>
        </w:r>
      </w:ins>
      <m:oMath>
        <m:r>
          <w:ins w:id="935" w:author="wei ganchao" w:date="2022-01-13T18:25:00Z">
            <w:rPr>
              <w:rFonts w:ascii="Cambria Math" w:hAnsi="Cambria Math"/>
            </w:rPr>
            <m:t>Y∼CMP(λ,ν)</m:t>
          </w:ins>
        </m:r>
      </m:oMath>
      <w:ins w:id="936" w:author="wei ganchao" w:date="2022-01-13T18:25:00Z">
        <w:r>
          <w:t>,</w:t>
        </w:r>
      </w:ins>
    </w:p>
    <w:p w14:paraId="400F8431" w14:textId="10E58C89" w:rsidR="005713EA" w:rsidRDefault="005713EA" w:rsidP="00D3079B">
      <w:pPr>
        <w:rPr>
          <w:ins w:id="937" w:author="wei ganchao" w:date="2022-01-13T18:25:00Z"/>
        </w:rPr>
      </w:pPr>
      <m:oMathPara>
        <m:oMath>
          <m:r>
            <w:ins w:id="938" w:author="wei ganchao" w:date="2022-01-13T18:26:00Z">
              <w:rPr>
                <w:rFonts w:ascii="Cambria Math" w:hAnsi="Cambria Math"/>
              </w:rPr>
              <w:lastRenderedPageBreak/>
              <m:t>Z</m:t>
            </w:ins>
          </m:r>
          <m:d>
            <m:dPr>
              <m:ctrlPr>
                <w:ins w:id="939" w:author="wei ganchao" w:date="2022-01-13T18:26:00Z">
                  <w:rPr>
                    <w:rFonts w:ascii="Cambria Math" w:hAnsi="Cambria Math"/>
                    <w:i/>
                  </w:rPr>
                </w:ins>
              </m:ctrlPr>
            </m:dPr>
            <m:e>
              <m:r>
                <w:ins w:id="940" w:author="wei ganchao" w:date="2022-01-13T18:26:00Z">
                  <w:rPr>
                    <w:rFonts w:ascii="Cambria Math" w:hAnsi="Cambria Math"/>
                  </w:rPr>
                  <m:t>λ,ν</m:t>
                </w:ins>
              </m:r>
            </m:e>
          </m:d>
          <m:r>
            <w:ins w:id="941" w:author="wei ganchao" w:date="2022-01-13T18:26:00Z">
              <w:rPr>
                <w:rFonts w:ascii="Cambria Math" w:hAnsi="Cambria Math"/>
              </w:rPr>
              <m:t>=</m:t>
            </w:ins>
          </m:r>
          <m:nary>
            <m:naryPr>
              <m:chr m:val="∑"/>
              <m:limLoc m:val="undOvr"/>
              <m:ctrlPr>
                <w:ins w:id="942" w:author="wei ganchao" w:date="2022-01-13T18:26:00Z">
                  <w:rPr>
                    <w:rFonts w:ascii="Cambria Math" w:hAnsi="Cambria Math"/>
                    <w:i/>
                  </w:rPr>
                </w:ins>
              </m:ctrlPr>
            </m:naryPr>
            <m:sub>
              <m:r>
                <w:ins w:id="943" w:author="wei ganchao" w:date="2022-01-13T18:26:00Z">
                  <w:rPr>
                    <w:rFonts w:ascii="Cambria Math" w:hAnsi="Cambria Math"/>
                  </w:rPr>
                  <m:t>k=0</m:t>
                </w:ins>
              </m:r>
            </m:sub>
            <m:sup>
              <m:r>
                <w:ins w:id="944" w:author="wei ganchao" w:date="2022-01-13T18:26:00Z">
                  <w:rPr>
                    <w:rFonts w:ascii="Cambria Math" w:hAnsi="Cambria Math"/>
                  </w:rPr>
                  <m:t>∞</m:t>
                </w:ins>
              </m:r>
            </m:sup>
            <m:e>
              <m:f>
                <m:fPr>
                  <m:ctrlPr>
                    <w:ins w:id="945" w:author="wei ganchao" w:date="2022-01-13T18:26:00Z">
                      <w:rPr>
                        <w:rFonts w:ascii="Cambria Math" w:hAnsi="Cambria Math"/>
                        <w:i/>
                      </w:rPr>
                    </w:ins>
                  </m:ctrlPr>
                </m:fPr>
                <m:num>
                  <m:sSup>
                    <m:sSupPr>
                      <m:ctrlPr>
                        <w:ins w:id="946" w:author="wei ganchao" w:date="2022-01-13T18:26:00Z">
                          <w:rPr>
                            <w:rFonts w:ascii="Cambria Math" w:hAnsi="Cambria Math"/>
                            <w:i/>
                          </w:rPr>
                        </w:ins>
                      </m:ctrlPr>
                    </m:sSupPr>
                    <m:e>
                      <m:r>
                        <w:ins w:id="947" w:author="wei ganchao" w:date="2022-01-13T18:26:00Z">
                          <w:rPr>
                            <w:rFonts w:ascii="Cambria Math" w:hAnsi="Cambria Math"/>
                          </w:rPr>
                          <m:t>λ</m:t>
                        </w:ins>
                      </m:r>
                    </m:e>
                    <m:sup>
                      <m:r>
                        <w:ins w:id="948" w:author="wei ganchao" w:date="2022-01-13T18:26:00Z">
                          <w:rPr>
                            <w:rFonts w:ascii="Cambria Math" w:hAnsi="Cambria Math"/>
                          </w:rPr>
                          <m:t>k</m:t>
                        </w:ins>
                      </m:r>
                    </m:sup>
                  </m:sSup>
                </m:num>
                <m:den>
                  <m:sSup>
                    <m:sSupPr>
                      <m:ctrlPr>
                        <w:ins w:id="949" w:author="wei ganchao" w:date="2022-01-13T18:26:00Z">
                          <w:rPr>
                            <w:rFonts w:ascii="Cambria Math" w:hAnsi="Cambria Math"/>
                            <w:i/>
                          </w:rPr>
                        </w:ins>
                      </m:ctrlPr>
                    </m:sSupPr>
                    <m:e>
                      <m:d>
                        <m:dPr>
                          <m:ctrlPr>
                            <w:ins w:id="950" w:author="wei ganchao" w:date="2022-01-13T18:26:00Z">
                              <w:rPr>
                                <w:rFonts w:ascii="Cambria Math" w:hAnsi="Cambria Math"/>
                                <w:i/>
                              </w:rPr>
                            </w:ins>
                          </m:ctrlPr>
                        </m:dPr>
                        <m:e>
                          <m:r>
                            <w:ins w:id="951" w:author="wei ganchao" w:date="2022-01-13T18:26:00Z">
                              <w:rPr>
                                <w:rFonts w:ascii="Cambria Math" w:hAnsi="Cambria Math"/>
                              </w:rPr>
                              <m:t>k!</m:t>
                            </w:ins>
                          </m:r>
                        </m:e>
                      </m:d>
                    </m:e>
                    <m:sup>
                      <m:r>
                        <w:ins w:id="952" w:author="wei ganchao" w:date="2022-01-13T18:26:00Z">
                          <w:rPr>
                            <w:rFonts w:ascii="Cambria Math" w:hAnsi="Cambria Math"/>
                          </w:rPr>
                          <m:t>ν</m:t>
                        </w:ins>
                      </m:r>
                    </m:sup>
                  </m:sSup>
                </m:den>
              </m:f>
            </m:e>
          </m:nary>
          <m:r>
            <w:ins w:id="953" w:author="wei ganchao" w:date="2022-01-13T18:26:00Z">
              <w:rPr>
                <w:rFonts w:ascii="Cambria Math" w:hAnsi="Cambria Math"/>
              </w:rPr>
              <m:t xml:space="preserve"> </m:t>
            </w:ins>
          </m:r>
          <m:r>
            <w:ins w:id="954" w:author="wei ganchao" w:date="2022-01-13T18:26:00Z">
              <w:rPr>
                <w:rFonts w:ascii="Cambria Math" w:hAnsi="Cambria Math"/>
              </w:rPr>
              <w:br/>
            </w:ins>
          </m:r>
        </m:oMath>
        <m:oMath>
          <m:r>
            <w:ins w:id="955" w:author="wei ganchao" w:date="2022-01-13T18:26:00Z">
              <w:rPr>
                <w:rFonts w:ascii="Cambria Math" w:hAnsi="Cambria Math"/>
              </w:rPr>
              <m:t>E</m:t>
            </w:ins>
          </m:r>
          <m:d>
            <m:dPr>
              <m:ctrlPr>
                <w:ins w:id="956" w:author="wei ganchao" w:date="2022-01-13T18:26:00Z">
                  <w:rPr>
                    <w:rFonts w:ascii="Cambria Math" w:hAnsi="Cambria Math"/>
                    <w:i/>
                  </w:rPr>
                </w:ins>
              </m:ctrlPr>
            </m:dPr>
            <m:e>
              <m:r>
                <w:ins w:id="957" w:author="wei ganchao" w:date="2022-01-13T18:26:00Z">
                  <w:rPr>
                    <w:rFonts w:ascii="Cambria Math" w:hAnsi="Cambria Math"/>
                  </w:rPr>
                  <m:t>Y</m:t>
                </w:ins>
              </m:r>
            </m:e>
          </m:d>
          <m:r>
            <w:ins w:id="958" w:author="wei ganchao" w:date="2022-01-13T18:26:00Z">
              <w:rPr>
                <w:rFonts w:ascii="Cambria Math" w:hAnsi="Cambria Math"/>
              </w:rPr>
              <m:t>=</m:t>
            </w:ins>
          </m:r>
          <m:f>
            <m:fPr>
              <m:ctrlPr>
                <w:ins w:id="959" w:author="wei ganchao" w:date="2022-01-13T18:27:00Z">
                  <w:rPr>
                    <w:rFonts w:ascii="Cambria Math" w:hAnsi="Cambria Math"/>
                    <w:i/>
                  </w:rPr>
                </w:ins>
              </m:ctrlPr>
            </m:fPr>
            <m:num>
              <m:r>
                <w:ins w:id="960" w:author="wei ganchao" w:date="2022-01-13T18:26:00Z">
                  <w:rPr>
                    <w:rFonts w:ascii="Cambria Math" w:hAnsi="Cambria Math"/>
                  </w:rPr>
                  <m:t>∂</m:t>
                </w:ins>
              </m:r>
              <m:func>
                <m:funcPr>
                  <m:ctrlPr>
                    <w:rPr>
                      <w:rFonts w:ascii="Cambria Math" w:hAnsi="Cambria Math"/>
                      <w:i/>
                      <w:rPrChange w:id="961" w:author="wei ganchao" w:date="2022-01-13T18:27:00Z">
                        <w:rPr>
                          <w:rFonts w:ascii="Cambria Math" w:hAnsi="Cambria Math"/>
                        </w:rPr>
                      </w:rPrChange>
                    </w:rPr>
                  </m:ctrlPr>
                </m:funcPr>
                <m:fName>
                  <m:r>
                    <m:rPr>
                      <m:sty m:val="p"/>
                    </m:rPr>
                    <w:rPr>
                      <w:rFonts w:ascii="Cambria Math" w:hAnsi="Cambria Math"/>
                    </w:rPr>
                    <m:t>log</m:t>
                  </m:r>
                </m:fName>
                <m:e>
                  <m:r>
                    <w:ins w:id="962" w:author="wei ganchao" w:date="2022-01-13T18:27:00Z">
                      <w:rPr>
                        <w:rFonts w:ascii="Cambria Math" w:hAnsi="Cambria Math"/>
                      </w:rPr>
                      <m:t>Z</m:t>
                    </w:ins>
                  </m:r>
                </m:e>
              </m:func>
            </m:num>
            <m:den>
              <m:r>
                <w:ins w:id="963" w:author="wei ganchao" w:date="2022-01-13T18:27:00Z">
                  <w:rPr>
                    <w:rFonts w:ascii="Cambria Math" w:hAnsi="Cambria Math"/>
                  </w:rPr>
                  <m:t>∂</m:t>
                </w:ins>
              </m:r>
              <m:func>
                <m:funcPr>
                  <m:ctrlPr>
                    <w:ins w:id="964" w:author="wei ganchao" w:date="2022-01-13T18:27:00Z">
                      <w:rPr>
                        <w:rFonts w:ascii="Cambria Math" w:hAnsi="Cambria Math"/>
                        <w:i/>
                      </w:rPr>
                    </w:ins>
                  </m:ctrlPr>
                </m:funcPr>
                <m:fName>
                  <m:r>
                    <w:ins w:id="965" w:author="wei ganchao" w:date="2022-01-13T18:27:00Z">
                      <m:rPr>
                        <m:sty m:val="p"/>
                      </m:rPr>
                      <w:rPr>
                        <w:rFonts w:ascii="Cambria Math" w:hAnsi="Cambria Math"/>
                      </w:rPr>
                      <m:t>log</m:t>
                    </w:ins>
                  </m:r>
                </m:fName>
                <m:e>
                  <m:r>
                    <w:ins w:id="966" w:author="wei ganchao" w:date="2022-01-13T18:27:00Z">
                      <w:rPr>
                        <w:rFonts w:ascii="Cambria Math" w:hAnsi="Cambria Math"/>
                      </w:rPr>
                      <m:t>λ</m:t>
                    </w:ins>
                  </m:r>
                </m:e>
              </m:func>
            </m:den>
          </m:f>
          <m:r>
            <w:ins w:id="967" w:author="wei ganchao" w:date="2022-01-13T18:27:00Z">
              <w:rPr>
                <w:rFonts w:ascii="Cambria Math" w:hAnsi="Cambria Math"/>
              </w:rPr>
              <m:t>=</m:t>
            </w:ins>
          </m:r>
          <m:f>
            <m:fPr>
              <m:ctrlPr>
                <w:ins w:id="968" w:author="wei ganchao" w:date="2022-01-13T18:27:00Z">
                  <w:rPr>
                    <w:rFonts w:ascii="Cambria Math" w:hAnsi="Cambria Math"/>
                    <w:i/>
                  </w:rPr>
                </w:ins>
              </m:ctrlPr>
            </m:fPr>
            <m:num>
              <m:r>
                <w:ins w:id="969" w:author="wei ganchao" w:date="2022-01-13T18:27:00Z">
                  <w:rPr>
                    <w:rFonts w:ascii="Cambria Math" w:hAnsi="Cambria Math"/>
                  </w:rPr>
                  <m:t>1</m:t>
                </w:ins>
              </m:r>
            </m:num>
            <m:den>
              <m:r>
                <w:ins w:id="970" w:author="wei ganchao" w:date="2022-01-13T18:27:00Z">
                  <w:rPr>
                    <w:rFonts w:ascii="Cambria Math" w:hAnsi="Cambria Math"/>
                  </w:rPr>
                  <m:t>Z</m:t>
                </w:ins>
              </m:r>
            </m:den>
          </m:f>
          <m:nary>
            <m:naryPr>
              <m:chr m:val="∑"/>
              <m:limLoc m:val="undOvr"/>
              <m:ctrlPr>
                <w:ins w:id="971" w:author="wei ganchao" w:date="2022-01-13T18:27:00Z">
                  <w:rPr>
                    <w:rFonts w:ascii="Cambria Math" w:hAnsi="Cambria Math"/>
                    <w:i/>
                  </w:rPr>
                </w:ins>
              </m:ctrlPr>
            </m:naryPr>
            <m:sub>
              <m:r>
                <w:ins w:id="972" w:author="wei ganchao" w:date="2022-01-13T18:27:00Z">
                  <w:rPr>
                    <w:rFonts w:ascii="Cambria Math" w:hAnsi="Cambria Math"/>
                  </w:rPr>
                  <m:t>k=0</m:t>
                </w:ins>
              </m:r>
            </m:sub>
            <m:sup>
              <m:r>
                <w:ins w:id="973" w:author="wei ganchao" w:date="2022-01-13T18:27:00Z">
                  <w:rPr>
                    <w:rFonts w:ascii="Cambria Math" w:hAnsi="Cambria Math"/>
                  </w:rPr>
                  <m:t>∞</m:t>
                </w:ins>
              </m:r>
            </m:sup>
            <m:e>
              <m:f>
                <m:fPr>
                  <m:ctrlPr>
                    <w:ins w:id="974" w:author="wei ganchao" w:date="2022-01-13T18:27:00Z">
                      <w:rPr>
                        <w:rFonts w:ascii="Cambria Math" w:hAnsi="Cambria Math"/>
                        <w:i/>
                      </w:rPr>
                    </w:ins>
                  </m:ctrlPr>
                </m:fPr>
                <m:num>
                  <m:r>
                    <w:ins w:id="975" w:author="wei ganchao" w:date="2022-01-13T18:27:00Z">
                      <w:rPr>
                        <w:rFonts w:ascii="Cambria Math" w:hAnsi="Cambria Math"/>
                      </w:rPr>
                      <m:t>k</m:t>
                    </w:ins>
                  </m:r>
                  <m:sSup>
                    <m:sSupPr>
                      <m:ctrlPr>
                        <w:ins w:id="976" w:author="wei ganchao" w:date="2022-01-13T18:27:00Z">
                          <w:rPr>
                            <w:rFonts w:ascii="Cambria Math" w:hAnsi="Cambria Math"/>
                            <w:i/>
                          </w:rPr>
                        </w:ins>
                      </m:ctrlPr>
                    </m:sSupPr>
                    <m:e>
                      <m:r>
                        <w:ins w:id="977" w:author="wei ganchao" w:date="2022-01-13T18:27:00Z">
                          <w:rPr>
                            <w:rFonts w:ascii="Cambria Math" w:hAnsi="Cambria Math"/>
                          </w:rPr>
                          <m:t>λ</m:t>
                        </w:ins>
                      </m:r>
                    </m:e>
                    <m:sup>
                      <m:r>
                        <w:ins w:id="978" w:author="wei ganchao" w:date="2022-01-13T18:27:00Z">
                          <w:rPr>
                            <w:rFonts w:ascii="Cambria Math" w:hAnsi="Cambria Math"/>
                          </w:rPr>
                          <m:t>k</m:t>
                        </w:ins>
                      </m:r>
                    </m:sup>
                  </m:sSup>
                </m:num>
                <m:den>
                  <m:sSup>
                    <m:sSupPr>
                      <m:ctrlPr>
                        <w:ins w:id="979" w:author="wei ganchao" w:date="2022-01-13T18:27:00Z">
                          <w:rPr>
                            <w:rFonts w:ascii="Cambria Math" w:hAnsi="Cambria Math"/>
                            <w:i/>
                          </w:rPr>
                        </w:ins>
                      </m:ctrlPr>
                    </m:sSupPr>
                    <m:e>
                      <m:d>
                        <m:dPr>
                          <m:ctrlPr>
                            <w:ins w:id="980" w:author="wei ganchao" w:date="2022-01-13T18:27:00Z">
                              <w:rPr>
                                <w:rFonts w:ascii="Cambria Math" w:hAnsi="Cambria Math"/>
                                <w:i/>
                              </w:rPr>
                            </w:ins>
                          </m:ctrlPr>
                        </m:dPr>
                        <m:e>
                          <m:r>
                            <w:ins w:id="981" w:author="wei ganchao" w:date="2022-01-13T18:27:00Z">
                              <w:rPr>
                                <w:rFonts w:ascii="Cambria Math" w:hAnsi="Cambria Math"/>
                              </w:rPr>
                              <m:t>k!</m:t>
                            </w:ins>
                          </m:r>
                        </m:e>
                      </m:d>
                    </m:e>
                    <m:sup>
                      <m:r>
                        <w:ins w:id="982" w:author="wei ganchao" w:date="2022-01-13T18:27:00Z">
                          <w:rPr>
                            <w:rFonts w:ascii="Cambria Math" w:hAnsi="Cambria Math"/>
                          </w:rPr>
                          <m:t>ν</m:t>
                        </w:ins>
                      </m:r>
                    </m:sup>
                  </m:sSup>
                </m:den>
              </m:f>
            </m:e>
          </m:nary>
          <m:r>
            <w:ins w:id="983" w:author="wei ganchao" w:date="2022-01-13T18:27:00Z">
              <w:rPr>
                <w:rFonts w:ascii="Cambria Math" w:hAnsi="Cambria Math"/>
              </w:rPr>
              <w:br/>
            </w:ins>
          </m:r>
        </m:oMath>
        <m:oMath>
          <m:r>
            <w:ins w:id="984" w:author="wei ganchao" w:date="2022-01-13T18:27:00Z">
              <w:rPr>
                <w:rFonts w:ascii="Cambria Math" w:hAnsi="Cambria Math"/>
              </w:rPr>
              <m:t>Var</m:t>
            </w:ins>
          </m:r>
          <m:d>
            <m:dPr>
              <m:ctrlPr>
                <w:ins w:id="985" w:author="wei ganchao" w:date="2022-01-13T18:27:00Z">
                  <w:rPr>
                    <w:rFonts w:ascii="Cambria Math" w:hAnsi="Cambria Math"/>
                    <w:i/>
                  </w:rPr>
                </w:ins>
              </m:ctrlPr>
            </m:dPr>
            <m:e>
              <m:r>
                <w:ins w:id="986" w:author="wei ganchao" w:date="2022-01-13T18:27:00Z">
                  <w:rPr>
                    <w:rFonts w:ascii="Cambria Math" w:hAnsi="Cambria Math"/>
                  </w:rPr>
                  <m:t>Y</m:t>
                </w:ins>
              </m:r>
            </m:e>
          </m:d>
          <m:r>
            <w:ins w:id="987" w:author="wei ganchao" w:date="2022-01-13T18:27:00Z">
              <w:rPr>
                <w:rFonts w:ascii="Cambria Math" w:hAnsi="Cambria Math"/>
              </w:rPr>
              <m:t>=</m:t>
            </w:ins>
          </m:r>
          <m:f>
            <m:fPr>
              <m:ctrlPr>
                <w:ins w:id="988" w:author="wei ganchao" w:date="2022-01-13T18:27:00Z">
                  <w:rPr>
                    <w:rFonts w:ascii="Cambria Math" w:hAnsi="Cambria Math"/>
                    <w:i/>
                  </w:rPr>
                </w:ins>
              </m:ctrlPr>
            </m:fPr>
            <m:num>
              <m:sSup>
                <m:sSupPr>
                  <m:ctrlPr>
                    <w:ins w:id="989" w:author="wei ganchao" w:date="2022-01-13T18:27:00Z">
                      <w:rPr>
                        <w:rFonts w:ascii="Cambria Math" w:hAnsi="Cambria Math"/>
                        <w:i/>
                      </w:rPr>
                    </w:ins>
                  </m:ctrlPr>
                </m:sSupPr>
                <m:e>
                  <m:r>
                    <w:ins w:id="990" w:author="wei ganchao" w:date="2022-01-13T18:27:00Z">
                      <w:rPr>
                        <w:rFonts w:ascii="Cambria Math" w:hAnsi="Cambria Math"/>
                      </w:rPr>
                      <m:t>∂</m:t>
                    </w:ins>
                  </m:r>
                </m:e>
                <m:sup>
                  <m:r>
                    <w:ins w:id="991" w:author="wei ganchao" w:date="2022-01-13T18:27:00Z">
                      <w:rPr>
                        <w:rFonts w:ascii="Cambria Math" w:hAnsi="Cambria Math"/>
                      </w:rPr>
                      <m:t>2</m:t>
                    </w:ins>
                  </m:r>
                </m:sup>
              </m:sSup>
              <m:func>
                <m:funcPr>
                  <m:ctrlPr>
                    <w:ins w:id="992" w:author="wei ganchao" w:date="2022-01-13T18:27:00Z">
                      <w:rPr>
                        <w:rFonts w:ascii="Cambria Math" w:hAnsi="Cambria Math"/>
                        <w:i/>
                      </w:rPr>
                    </w:ins>
                  </m:ctrlPr>
                </m:funcPr>
                <m:fName>
                  <m:r>
                    <w:ins w:id="993" w:author="wei ganchao" w:date="2022-01-13T18:27:00Z">
                      <m:rPr>
                        <m:sty m:val="p"/>
                      </m:rPr>
                      <w:rPr>
                        <w:rFonts w:ascii="Cambria Math" w:hAnsi="Cambria Math"/>
                      </w:rPr>
                      <m:t>log</m:t>
                    </w:ins>
                  </m:r>
                </m:fName>
                <m:e>
                  <m:r>
                    <w:ins w:id="994" w:author="wei ganchao" w:date="2022-01-13T18:27:00Z">
                      <w:rPr>
                        <w:rFonts w:ascii="Cambria Math" w:hAnsi="Cambria Math"/>
                      </w:rPr>
                      <m:t>Z</m:t>
                    </w:ins>
                  </m:r>
                </m:e>
              </m:func>
            </m:num>
            <m:den>
              <m:r>
                <w:ins w:id="995" w:author="wei ganchao" w:date="2022-01-13T18:27:00Z">
                  <w:rPr>
                    <w:rFonts w:ascii="Cambria Math" w:hAnsi="Cambria Math"/>
                  </w:rPr>
                  <m:t>∂</m:t>
                </w:ins>
              </m:r>
              <m:sSup>
                <m:sSupPr>
                  <m:ctrlPr>
                    <w:ins w:id="996" w:author="wei ganchao" w:date="2022-01-13T18:28:00Z">
                      <w:rPr>
                        <w:rFonts w:ascii="Cambria Math" w:hAnsi="Cambria Math"/>
                        <w:i/>
                      </w:rPr>
                    </w:ins>
                  </m:ctrlPr>
                </m:sSupPr>
                <m:e>
                  <m:d>
                    <m:dPr>
                      <m:ctrlPr>
                        <w:ins w:id="997" w:author="wei ganchao" w:date="2022-01-13T18:28:00Z">
                          <w:rPr>
                            <w:rFonts w:ascii="Cambria Math" w:hAnsi="Cambria Math"/>
                            <w:i/>
                          </w:rPr>
                        </w:ins>
                      </m:ctrlPr>
                    </m:dPr>
                    <m:e>
                      <m:func>
                        <m:funcPr>
                          <m:ctrlPr>
                            <w:ins w:id="998" w:author="wei ganchao" w:date="2022-01-13T18:27:00Z">
                              <w:rPr>
                                <w:rFonts w:ascii="Cambria Math" w:hAnsi="Cambria Math"/>
                                <w:i/>
                              </w:rPr>
                            </w:ins>
                          </m:ctrlPr>
                        </m:funcPr>
                        <m:fName>
                          <m:r>
                            <w:ins w:id="999" w:author="wei ganchao" w:date="2022-01-13T18:27:00Z">
                              <m:rPr>
                                <m:sty m:val="p"/>
                              </m:rPr>
                              <w:rPr>
                                <w:rFonts w:ascii="Cambria Math" w:hAnsi="Cambria Math"/>
                              </w:rPr>
                              <m:t>log</m:t>
                            </w:ins>
                          </m:r>
                        </m:fName>
                        <m:e>
                          <m:r>
                            <w:ins w:id="1000" w:author="wei ganchao" w:date="2022-01-13T18:27:00Z">
                              <w:rPr>
                                <w:rFonts w:ascii="Cambria Math" w:hAnsi="Cambria Math"/>
                              </w:rPr>
                              <m:t>λ</m:t>
                            </w:ins>
                          </m:r>
                        </m:e>
                      </m:func>
                    </m:e>
                  </m:d>
                </m:e>
                <m:sup>
                  <m:r>
                    <w:ins w:id="1001" w:author="wei ganchao" w:date="2022-01-13T18:28:00Z">
                      <w:rPr>
                        <w:rFonts w:ascii="Cambria Math" w:hAnsi="Cambria Math"/>
                      </w:rPr>
                      <m:t>2</m:t>
                    </w:ins>
                  </m:r>
                </m:sup>
              </m:sSup>
            </m:den>
          </m:f>
          <m:r>
            <w:ins w:id="1002" w:author="wei ganchao" w:date="2022-01-13T18:28:00Z">
              <w:rPr>
                <w:rFonts w:ascii="Cambria Math" w:hAnsi="Cambria Math"/>
              </w:rPr>
              <m:t>=</m:t>
            </w:ins>
          </m:r>
          <m:f>
            <m:fPr>
              <m:ctrlPr>
                <w:ins w:id="1003" w:author="wei ganchao" w:date="2022-01-13T18:28:00Z">
                  <w:rPr>
                    <w:rFonts w:ascii="Cambria Math" w:hAnsi="Cambria Math"/>
                    <w:i/>
                  </w:rPr>
                </w:ins>
              </m:ctrlPr>
            </m:fPr>
            <m:num>
              <m:r>
                <w:ins w:id="1004" w:author="wei ganchao" w:date="2022-01-13T18:28:00Z">
                  <w:rPr>
                    <w:rFonts w:ascii="Cambria Math" w:hAnsi="Cambria Math"/>
                  </w:rPr>
                  <m:t>1</m:t>
                </w:ins>
              </m:r>
            </m:num>
            <m:den>
              <m:r>
                <w:ins w:id="1005" w:author="wei ganchao" w:date="2022-01-13T18:28:00Z">
                  <w:rPr>
                    <w:rFonts w:ascii="Cambria Math" w:hAnsi="Cambria Math"/>
                  </w:rPr>
                  <m:t>Z</m:t>
                </w:ins>
              </m:r>
            </m:den>
          </m:f>
          <m:nary>
            <m:naryPr>
              <m:chr m:val="∑"/>
              <m:limLoc m:val="undOvr"/>
              <m:ctrlPr>
                <w:ins w:id="1006" w:author="wei ganchao" w:date="2022-01-13T18:28:00Z">
                  <w:rPr>
                    <w:rFonts w:ascii="Cambria Math" w:hAnsi="Cambria Math"/>
                    <w:i/>
                  </w:rPr>
                </w:ins>
              </m:ctrlPr>
            </m:naryPr>
            <m:sub>
              <m:r>
                <w:ins w:id="1007" w:author="wei ganchao" w:date="2022-01-13T18:28:00Z">
                  <w:rPr>
                    <w:rFonts w:ascii="Cambria Math" w:hAnsi="Cambria Math"/>
                  </w:rPr>
                  <m:t>k=0</m:t>
                </w:ins>
              </m:r>
            </m:sub>
            <m:sup>
              <m:r>
                <w:ins w:id="1008" w:author="wei ganchao" w:date="2022-01-13T18:28:00Z">
                  <w:rPr>
                    <w:rFonts w:ascii="Cambria Math" w:hAnsi="Cambria Math"/>
                  </w:rPr>
                  <m:t>∞</m:t>
                </w:ins>
              </m:r>
            </m:sup>
            <m:e>
              <m:f>
                <m:fPr>
                  <m:ctrlPr>
                    <w:ins w:id="1009" w:author="wei ganchao" w:date="2022-01-13T18:28:00Z">
                      <w:rPr>
                        <w:rFonts w:ascii="Cambria Math" w:hAnsi="Cambria Math"/>
                        <w:i/>
                      </w:rPr>
                    </w:ins>
                  </m:ctrlPr>
                </m:fPr>
                <m:num>
                  <m:sSup>
                    <m:sSupPr>
                      <m:ctrlPr>
                        <w:ins w:id="1010" w:author="wei ganchao" w:date="2022-01-13T18:28:00Z">
                          <w:rPr>
                            <w:rFonts w:ascii="Cambria Math" w:hAnsi="Cambria Math"/>
                            <w:i/>
                          </w:rPr>
                        </w:ins>
                      </m:ctrlPr>
                    </m:sSupPr>
                    <m:e>
                      <m:r>
                        <w:ins w:id="1011" w:author="wei ganchao" w:date="2022-01-13T18:28:00Z">
                          <w:rPr>
                            <w:rFonts w:ascii="Cambria Math" w:hAnsi="Cambria Math"/>
                          </w:rPr>
                          <m:t>k</m:t>
                        </w:ins>
                      </m:r>
                    </m:e>
                    <m:sup>
                      <m:r>
                        <w:ins w:id="1012" w:author="wei ganchao" w:date="2022-01-13T18:28:00Z">
                          <w:rPr>
                            <w:rFonts w:ascii="Cambria Math" w:hAnsi="Cambria Math"/>
                          </w:rPr>
                          <m:t>2</m:t>
                        </w:ins>
                      </m:r>
                    </m:sup>
                  </m:sSup>
                  <m:sSup>
                    <m:sSupPr>
                      <m:ctrlPr>
                        <w:ins w:id="1013" w:author="wei ganchao" w:date="2022-01-13T18:28:00Z">
                          <w:rPr>
                            <w:rFonts w:ascii="Cambria Math" w:hAnsi="Cambria Math"/>
                            <w:i/>
                          </w:rPr>
                        </w:ins>
                      </m:ctrlPr>
                    </m:sSupPr>
                    <m:e>
                      <m:r>
                        <w:ins w:id="1014" w:author="wei ganchao" w:date="2022-01-13T18:28:00Z">
                          <w:rPr>
                            <w:rFonts w:ascii="Cambria Math" w:hAnsi="Cambria Math"/>
                          </w:rPr>
                          <m:t>λ</m:t>
                        </w:ins>
                      </m:r>
                    </m:e>
                    <m:sup>
                      <m:r>
                        <w:ins w:id="1015" w:author="wei ganchao" w:date="2022-01-13T18:28:00Z">
                          <w:rPr>
                            <w:rFonts w:ascii="Cambria Math" w:hAnsi="Cambria Math"/>
                          </w:rPr>
                          <m:t>k</m:t>
                        </w:ins>
                      </m:r>
                    </m:sup>
                  </m:sSup>
                </m:num>
                <m:den>
                  <m:sSup>
                    <m:sSupPr>
                      <m:ctrlPr>
                        <w:ins w:id="1016" w:author="wei ganchao" w:date="2022-01-13T18:28:00Z">
                          <w:rPr>
                            <w:rFonts w:ascii="Cambria Math" w:hAnsi="Cambria Math"/>
                            <w:i/>
                          </w:rPr>
                        </w:ins>
                      </m:ctrlPr>
                    </m:sSupPr>
                    <m:e>
                      <m:d>
                        <m:dPr>
                          <m:ctrlPr>
                            <w:ins w:id="1017" w:author="wei ganchao" w:date="2022-01-13T18:28:00Z">
                              <w:rPr>
                                <w:rFonts w:ascii="Cambria Math" w:hAnsi="Cambria Math"/>
                                <w:i/>
                              </w:rPr>
                            </w:ins>
                          </m:ctrlPr>
                        </m:dPr>
                        <m:e>
                          <m:r>
                            <w:ins w:id="1018" w:author="wei ganchao" w:date="2022-01-13T18:28:00Z">
                              <w:rPr>
                                <w:rFonts w:ascii="Cambria Math" w:hAnsi="Cambria Math"/>
                              </w:rPr>
                              <m:t>k!</m:t>
                            </w:ins>
                          </m:r>
                        </m:e>
                      </m:d>
                    </m:e>
                    <m:sup>
                      <m:r>
                        <w:ins w:id="1019" w:author="wei ganchao" w:date="2022-01-13T18:28:00Z">
                          <w:rPr>
                            <w:rFonts w:ascii="Cambria Math" w:hAnsi="Cambria Math"/>
                          </w:rPr>
                          <m:t>ν</m:t>
                        </w:ins>
                      </m:r>
                    </m:sup>
                  </m:sSup>
                </m:den>
              </m:f>
            </m:e>
          </m:nary>
          <m:r>
            <w:ins w:id="1020" w:author="wei ganchao" w:date="2022-01-13T18:28:00Z">
              <w:rPr>
                <w:rFonts w:ascii="Cambria Math" w:hAnsi="Cambria Math"/>
              </w:rPr>
              <m:t>-</m:t>
            </w:ins>
          </m:r>
          <m:sSup>
            <m:sSupPr>
              <m:ctrlPr>
                <w:ins w:id="1021" w:author="wei ganchao" w:date="2022-01-13T18:28:00Z">
                  <w:rPr>
                    <w:rFonts w:ascii="Cambria Math" w:hAnsi="Cambria Math"/>
                    <w:i/>
                  </w:rPr>
                </w:ins>
              </m:ctrlPr>
            </m:sSupPr>
            <m:e>
              <m:r>
                <w:ins w:id="1022" w:author="wei ganchao" w:date="2022-01-13T18:28:00Z">
                  <w:rPr>
                    <w:rFonts w:ascii="Cambria Math" w:hAnsi="Cambria Math"/>
                  </w:rPr>
                  <m:t>E</m:t>
                </w:ins>
              </m:r>
            </m:e>
            <m:sup>
              <m:r>
                <w:ins w:id="1023" w:author="wei ganchao" w:date="2022-01-13T18:28:00Z">
                  <w:rPr>
                    <w:rFonts w:ascii="Cambria Math" w:hAnsi="Cambria Math"/>
                  </w:rPr>
                  <m:t>2</m:t>
                </w:ins>
              </m:r>
            </m:sup>
          </m:sSup>
          <m:d>
            <m:dPr>
              <m:ctrlPr>
                <w:ins w:id="1024" w:author="wei ganchao" w:date="2022-01-13T18:28:00Z">
                  <w:rPr>
                    <w:rFonts w:ascii="Cambria Math" w:hAnsi="Cambria Math"/>
                    <w:i/>
                  </w:rPr>
                </w:ins>
              </m:ctrlPr>
            </m:dPr>
            <m:e>
              <m:r>
                <w:ins w:id="1025" w:author="wei ganchao" w:date="2022-01-13T18:28:00Z">
                  <w:rPr>
                    <w:rFonts w:ascii="Cambria Math" w:hAnsi="Cambria Math"/>
                  </w:rPr>
                  <m:t>Y</m:t>
                </w:ins>
              </m:r>
            </m:e>
          </m:d>
          <m:r>
            <w:ins w:id="1026" w:author="wei ganchao" w:date="2022-01-13T18:28:00Z">
              <w:rPr>
                <w:rFonts w:ascii="Cambria Math" w:hAnsi="Cambria Math"/>
              </w:rPr>
              <w:br/>
            </w:ins>
          </m:r>
        </m:oMath>
        <m:oMath>
          <m:r>
            <w:ins w:id="1027" w:author="wei ganchao" w:date="2022-01-13T18:28:00Z">
              <w:rPr>
                <w:rFonts w:ascii="Cambria Math" w:hAnsi="Cambria Math"/>
              </w:rPr>
              <m:t>E</m:t>
            </w:ins>
          </m:r>
          <m:d>
            <m:dPr>
              <m:ctrlPr>
                <w:ins w:id="1028" w:author="wei ganchao" w:date="2022-01-13T18:28:00Z">
                  <w:rPr>
                    <w:rFonts w:ascii="Cambria Math" w:hAnsi="Cambria Math"/>
                    <w:i/>
                  </w:rPr>
                </w:ins>
              </m:ctrlPr>
            </m:dPr>
            <m:e>
              <m:func>
                <m:funcPr>
                  <m:ctrlPr>
                    <w:rPr>
                      <w:rFonts w:ascii="Cambria Math" w:hAnsi="Cambria Math"/>
                      <w:i/>
                      <w:rPrChange w:id="1029" w:author="wei ganchao" w:date="2022-01-13T18:28: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030" w:author="wei ganchao" w:date="2022-01-13T18:28:00Z">
                      <w:rPr>
                        <w:rFonts w:ascii="Cambria Math" w:hAnsi="Cambria Math"/>
                      </w:rPr>
                      <m:t>Y!</m:t>
                    </w:ins>
                  </m:r>
                </m:e>
              </m:func>
            </m:e>
          </m:d>
          <m:r>
            <w:ins w:id="1031" w:author="wei ganchao" w:date="2022-01-13T18:28:00Z">
              <w:rPr>
                <w:rFonts w:ascii="Cambria Math" w:hAnsi="Cambria Math"/>
              </w:rPr>
              <m:t>=-</m:t>
            </w:ins>
          </m:r>
          <m:f>
            <m:fPr>
              <m:ctrlPr>
                <w:ins w:id="1032" w:author="wei ganchao" w:date="2022-01-13T18:28:00Z">
                  <w:rPr>
                    <w:rFonts w:ascii="Cambria Math" w:hAnsi="Cambria Math"/>
                    <w:i/>
                  </w:rPr>
                </w:ins>
              </m:ctrlPr>
            </m:fPr>
            <m:num>
              <m:r>
                <w:ins w:id="1033" w:author="wei ganchao" w:date="2022-01-13T18:28:00Z">
                  <w:rPr>
                    <w:rFonts w:ascii="Cambria Math" w:hAnsi="Cambria Math"/>
                  </w:rPr>
                  <m:t>∂</m:t>
                </w:ins>
              </m:r>
              <m:func>
                <m:funcPr>
                  <m:ctrlPr>
                    <w:ins w:id="1034" w:author="wei ganchao" w:date="2022-01-13T18:28:00Z">
                      <w:rPr>
                        <w:rFonts w:ascii="Cambria Math" w:hAnsi="Cambria Math"/>
                        <w:i/>
                      </w:rPr>
                    </w:ins>
                  </m:ctrlPr>
                </m:funcPr>
                <m:fName>
                  <m:r>
                    <w:ins w:id="1035" w:author="wei ganchao" w:date="2022-01-13T18:28:00Z">
                      <m:rPr>
                        <m:sty m:val="p"/>
                      </m:rPr>
                      <w:rPr>
                        <w:rFonts w:ascii="Cambria Math" w:hAnsi="Cambria Math"/>
                      </w:rPr>
                      <m:t>log</m:t>
                    </w:ins>
                  </m:r>
                </m:fName>
                <m:e>
                  <m:r>
                    <w:ins w:id="1036" w:author="wei ganchao" w:date="2022-01-13T18:28:00Z">
                      <w:rPr>
                        <w:rFonts w:ascii="Cambria Math" w:hAnsi="Cambria Math"/>
                      </w:rPr>
                      <m:t>Z</m:t>
                    </w:ins>
                  </m:r>
                </m:e>
              </m:func>
            </m:num>
            <m:den>
              <m:r>
                <w:ins w:id="1037" w:author="wei ganchao" w:date="2022-01-13T18:28:00Z">
                  <w:rPr>
                    <w:rFonts w:ascii="Cambria Math" w:hAnsi="Cambria Math"/>
                  </w:rPr>
                  <m:t>∂</m:t>
                </w:ins>
              </m:r>
              <m:r>
                <w:ins w:id="1038" w:author="wei ganchao" w:date="2022-01-13T18:28:00Z">
                  <w:rPr>
                    <w:rFonts w:ascii="Cambria Math" w:hAnsi="Cambria Math"/>
                  </w:rPr>
                  <m:t>ν</m:t>
                </w:ins>
              </m:r>
            </m:den>
          </m:f>
          <m:r>
            <w:ins w:id="1039" w:author="wei ganchao" w:date="2022-01-13T18:28:00Z">
              <w:rPr>
                <w:rFonts w:ascii="Cambria Math" w:hAnsi="Cambria Math"/>
              </w:rPr>
              <m:t>=</m:t>
            </w:ins>
          </m:r>
          <m:f>
            <m:fPr>
              <m:ctrlPr>
                <w:ins w:id="1040" w:author="wei ganchao" w:date="2022-01-13T18:29:00Z">
                  <w:rPr>
                    <w:rFonts w:ascii="Cambria Math" w:hAnsi="Cambria Math"/>
                    <w:i/>
                  </w:rPr>
                </w:ins>
              </m:ctrlPr>
            </m:fPr>
            <m:num>
              <m:r>
                <w:ins w:id="1041" w:author="wei ganchao" w:date="2022-01-13T18:29:00Z">
                  <w:rPr>
                    <w:rFonts w:ascii="Cambria Math" w:hAnsi="Cambria Math"/>
                  </w:rPr>
                  <m:t>1</m:t>
                </w:ins>
              </m:r>
            </m:num>
            <m:den>
              <m:r>
                <w:ins w:id="1042" w:author="wei ganchao" w:date="2022-01-13T18:29:00Z">
                  <w:rPr>
                    <w:rFonts w:ascii="Cambria Math" w:hAnsi="Cambria Math"/>
                  </w:rPr>
                  <m:t>Z</m:t>
                </w:ins>
              </m:r>
            </m:den>
          </m:f>
          <m:nary>
            <m:naryPr>
              <m:chr m:val="∑"/>
              <m:limLoc m:val="undOvr"/>
              <m:ctrlPr>
                <w:ins w:id="1043" w:author="wei ganchao" w:date="2022-01-13T18:29:00Z">
                  <w:rPr>
                    <w:rFonts w:ascii="Cambria Math" w:hAnsi="Cambria Math"/>
                    <w:i/>
                  </w:rPr>
                </w:ins>
              </m:ctrlPr>
            </m:naryPr>
            <m:sub>
              <m:r>
                <w:ins w:id="1044" w:author="wei ganchao" w:date="2022-01-13T18:29:00Z">
                  <w:rPr>
                    <w:rFonts w:ascii="Cambria Math" w:hAnsi="Cambria Math"/>
                  </w:rPr>
                  <m:t>k=0</m:t>
                </w:ins>
              </m:r>
            </m:sub>
            <m:sup>
              <m:r>
                <w:ins w:id="1045" w:author="wei ganchao" w:date="2022-01-13T18:29:00Z">
                  <w:rPr>
                    <w:rFonts w:ascii="Cambria Math" w:hAnsi="Cambria Math"/>
                  </w:rPr>
                  <m:t>∞</m:t>
                </w:ins>
              </m:r>
            </m:sup>
            <m:e>
              <m:f>
                <m:fPr>
                  <m:ctrlPr>
                    <w:ins w:id="1046" w:author="wei ganchao" w:date="2022-01-13T18:29:00Z">
                      <w:rPr>
                        <w:rFonts w:ascii="Cambria Math" w:hAnsi="Cambria Math"/>
                        <w:i/>
                      </w:rPr>
                    </w:ins>
                  </m:ctrlPr>
                </m:fPr>
                <m:num>
                  <m:d>
                    <m:dPr>
                      <m:ctrlPr>
                        <w:ins w:id="1047" w:author="wei ganchao" w:date="2022-01-13T18:29:00Z">
                          <w:rPr>
                            <w:rFonts w:ascii="Cambria Math" w:hAnsi="Cambria Math"/>
                            <w:i/>
                          </w:rPr>
                        </w:ins>
                      </m:ctrlPr>
                    </m:dPr>
                    <m:e>
                      <m:func>
                        <m:funcPr>
                          <m:ctrlPr>
                            <w:rPr>
                              <w:rFonts w:ascii="Cambria Math" w:hAnsi="Cambria Math"/>
                              <w:i/>
                              <w:rPrChange w:id="1048" w:author="wei ganchao" w:date="2022-01-13T18:29: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049" w:author="wei ganchao" w:date="2022-01-13T18:29:00Z">
                              <w:rPr>
                                <w:rFonts w:ascii="Cambria Math" w:hAnsi="Cambria Math"/>
                              </w:rPr>
                              <m:t>k!</m:t>
                            </w:ins>
                          </m:r>
                        </m:e>
                      </m:func>
                    </m:e>
                  </m:d>
                  <m:sSup>
                    <m:sSupPr>
                      <m:ctrlPr>
                        <w:ins w:id="1050" w:author="wei ganchao" w:date="2022-01-13T18:29:00Z">
                          <w:rPr>
                            <w:rFonts w:ascii="Cambria Math" w:hAnsi="Cambria Math"/>
                            <w:i/>
                          </w:rPr>
                        </w:ins>
                      </m:ctrlPr>
                    </m:sSupPr>
                    <m:e>
                      <m:r>
                        <w:ins w:id="1051" w:author="wei ganchao" w:date="2022-01-13T18:29:00Z">
                          <w:rPr>
                            <w:rFonts w:ascii="Cambria Math" w:hAnsi="Cambria Math"/>
                          </w:rPr>
                          <m:t>λ</m:t>
                        </w:ins>
                      </m:r>
                    </m:e>
                    <m:sup>
                      <m:r>
                        <w:ins w:id="1052" w:author="wei ganchao" w:date="2022-01-13T18:29:00Z">
                          <w:rPr>
                            <w:rFonts w:ascii="Cambria Math" w:hAnsi="Cambria Math"/>
                          </w:rPr>
                          <m:t>k</m:t>
                        </w:ins>
                      </m:r>
                    </m:sup>
                  </m:sSup>
                </m:num>
                <m:den>
                  <m:sSup>
                    <m:sSupPr>
                      <m:ctrlPr>
                        <w:ins w:id="1053" w:author="wei ganchao" w:date="2022-01-13T18:29:00Z">
                          <w:rPr>
                            <w:rFonts w:ascii="Cambria Math" w:hAnsi="Cambria Math"/>
                            <w:i/>
                          </w:rPr>
                        </w:ins>
                      </m:ctrlPr>
                    </m:sSupPr>
                    <m:e>
                      <m:d>
                        <m:dPr>
                          <m:ctrlPr>
                            <w:ins w:id="1054" w:author="wei ganchao" w:date="2022-01-13T18:29:00Z">
                              <w:rPr>
                                <w:rFonts w:ascii="Cambria Math" w:hAnsi="Cambria Math"/>
                                <w:i/>
                              </w:rPr>
                            </w:ins>
                          </m:ctrlPr>
                        </m:dPr>
                        <m:e>
                          <m:r>
                            <w:ins w:id="1055" w:author="wei ganchao" w:date="2022-01-13T18:29:00Z">
                              <w:rPr>
                                <w:rFonts w:ascii="Cambria Math" w:hAnsi="Cambria Math"/>
                              </w:rPr>
                              <m:t>k!</m:t>
                            </w:ins>
                          </m:r>
                        </m:e>
                      </m:d>
                    </m:e>
                    <m:sup>
                      <m:r>
                        <w:ins w:id="1056" w:author="wei ganchao" w:date="2022-01-13T18:29:00Z">
                          <w:rPr>
                            <w:rFonts w:ascii="Cambria Math" w:hAnsi="Cambria Math"/>
                          </w:rPr>
                          <m:t>ν</m:t>
                        </w:ins>
                      </m:r>
                    </m:sup>
                  </m:sSup>
                </m:den>
              </m:f>
            </m:e>
          </m:nary>
          <m:r>
            <w:ins w:id="1057" w:author="wei ganchao" w:date="2022-01-13T18:27:00Z">
              <w:rPr>
                <w:rFonts w:ascii="Cambria Math" w:hAnsi="Cambria Math"/>
              </w:rPr>
              <m:t xml:space="preserve"> </m:t>
            </w:ins>
          </m:r>
          <m:r>
            <w:ins w:id="1058" w:author="wei ganchao" w:date="2022-01-13T18:31:00Z">
              <w:rPr>
                <w:rFonts w:ascii="Cambria Math" w:hAnsi="Cambria Math"/>
              </w:rPr>
              <w:br/>
            </w:ins>
          </m:r>
        </m:oMath>
        <m:oMath>
          <m:r>
            <w:ins w:id="1059" w:author="wei ganchao" w:date="2022-01-13T18:31:00Z">
              <w:rPr>
                <w:rFonts w:ascii="Cambria Math" w:hAnsi="Cambria Math"/>
              </w:rPr>
              <m:t>Var</m:t>
            </w:ins>
          </m:r>
          <m:d>
            <m:dPr>
              <m:ctrlPr>
                <w:ins w:id="1060" w:author="wei ganchao" w:date="2022-01-13T18:31:00Z">
                  <w:rPr>
                    <w:rFonts w:ascii="Cambria Math" w:hAnsi="Cambria Math"/>
                    <w:i/>
                  </w:rPr>
                </w:ins>
              </m:ctrlPr>
            </m:dPr>
            <m:e>
              <m:func>
                <m:funcPr>
                  <m:ctrlPr>
                    <w:rPr>
                      <w:rFonts w:ascii="Cambria Math" w:hAnsi="Cambria Math"/>
                      <w:i/>
                      <w:rPrChange w:id="1061" w:author="wei ganchao" w:date="2022-01-13T18:31: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062" w:author="wei ganchao" w:date="2022-01-13T18:31:00Z">
                      <w:rPr>
                        <w:rFonts w:ascii="Cambria Math" w:hAnsi="Cambria Math"/>
                      </w:rPr>
                      <m:t>Y!</m:t>
                    </w:ins>
                  </m:r>
                </m:e>
              </m:func>
            </m:e>
          </m:d>
          <m:r>
            <w:ins w:id="1063" w:author="wei ganchao" w:date="2022-01-13T18:32:00Z">
              <w:rPr>
                <w:rFonts w:ascii="Cambria Math" w:hAnsi="Cambria Math"/>
              </w:rPr>
              <m:t>=</m:t>
            </w:ins>
          </m:r>
          <m:f>
            <m:fPr>
              <m:ctrlPr>
                <w:ins w:id="1064" w:author="wei ganchao" w:date="2022-01-13T18:32:00Z">
                  <w:rPr>
                    <w:rFonts w:ascii="Cambria Math" w:hAnsi="Cambria Math"/>
                    <w:i/>
                  </w:rPr>
                </w:ins>
              </m:ctrlPr>
            </m:fPr>
            <m:num>
              <m:sSup>
                <m:sSupPr>
                  <m:ctrlPr>
                    <w:ins w:id="1065" w:author="wei ganchao" w:date="2022-01-13T18:32:00Z">
                      <w:rPr>
                        <w:rFonts w:ascii="Cambria Math" w:hAnsi="Cambria Math"/>
                        <w:i/>
                      </w:rPr>
                    </w:ins>
                  </m:ctrlPr>
                </m:sSupPr>
                <m:e>
                  <m:r>
                    <w:ins w:id="1066" w:author="wei ganchao" w:date="2022-01-13T18:32:00Z">
                      <w:rPr>
                        <w:rFonts w:ascii="Cambria Math" w:hAnsi="Cambria Math"/>
                      </w:rPr>
                      <m:t>∂</m:t>
                    </w:ins>
                  </m:r>
                </m:e>
                <m:sup>
                  <m:r>
                    <w:ins w:id="1067" w:author="wei ganchao" w:date="2022-01-13T18:32:00Z">
                      <w:rPr>
                        <w:rFonts w:ascii="Cambria Math" w:hAnsi="Cambria Math"/>
                      </w:rPr>
                      <m:t>2</m:t>
                    </w:ins>
                  </m:r>
                </m:sup>
              </m:sSup>
              <m:func>
                <m:funcPr>
                  <m:ctrlPr>
                    <w:ins w:id="1068" w:author="wei ganchao" w:date="2022-01-13T18:32:00Z">
                      <w:rPr>
                        <w:rFonts w:ascii="Cambria Math" w:hAnsi="Cambria Math"/>
                        <w:i/>
                      </w:rPr>
                    </w:ins>
                  </m:ctrlPr>
                </m:funcPr>
                <m:fName>
                  <m:r>
                    <w:ins w:id="1069" w:author="wei ganchao" w:date="2022-01-13T18:32:00Z">
                      <m:rPr>
                        <m:sty m:val="p"/>
                      </m:rPr>
                      <w:rPr>
                        <w:rFonts w:ascii="Cambria Math" w:hAnsi="Cambria Math"/>
                      </w:rPr>
                      <m:t>log</m:t>
                    </w:ins>
                  </m:r>
                </m:fName>
                <m:e>
                  <m:r>
                    <w:ins w:id="1070" w:author="wei ganchao" w:date="2022-01-13T18:32:00Z">
                      <w:rPr>
                        <w:rFonts w:ascii="Cambria Math" w:hAnsi="Cambria Math"/>
                      </w:rPr>
                      <m:t>Z</m:t>
                    </w:ins>
                  </m:r>
                </m:e>
              </m:func>
            </m:num>
            <m:den>
              <m:r>
                <w:ins w:id="1071" w:author="wei ganchao" w:date="2022-01-13T18:32:00Z">
                  <w:rPr>
                    <w:rFonts w:ascii="Cambria Math" w:hAnsi="Cambria Math"/>
                  </w:rPr>
                  <m:t>∂</m:t>
                </w:ins>
              </m:r>
              <m:sSup>
                <m:sSupPr>
                  <m:ctrlPr>
                    <w:ins w:id="1072" w:author="wei ganchao" w:date="2022-01-13T18:32:00Z">
                      <w:rPr>
                        <w:rFonts w:ascii="Cambria Math" w:hAnsi="Cambria Math"/>
                        <w:i/>
                      </w:rPr>
                    </w:ins>
                  </m:ctrlPr>
                </m:sSupPr>
                <m:e>
                  <m:r>
                    <w:ins w:id="1073" w:author="wei ganchao" w:date="2022-01-13T18:32:00Z">
                      <w:rPr>
                        <w:rFonts w:ascii="Cambria Math" w:hAnsi="Cambria Math"/>
                      </w:rPr>
                      <m:t>ν</m:t>
                    </w:ins>
                  </m:r>
                </m:e>
                <m:sup>
                  <m:r>
                    <w:ins w:id="1074" w:author="wei ganchao" w:date="2022-01-13T18:32:00Z">
                      <w:rPr>
                        <w:rFonts w:ascii="Cambria Math" w:hAnsi="Cambria Math"/>
                      </w:rPr>
                      <m:t>2</m:t>
                    </w:ins>
                  </m:r>
                </m:sup>
              </m:sSup>
            </m:den>
          </m:f>
          <m:r>
            <w:ins w:id="1075" w:author="wei ganchao" w:date="2022-01-13T18:32:00Z">
              <w:rPr>
                <w:rFonts w:ascii="Cambria Math" w:hAnsi="Cambria Math"/>
              </w:rPr>
              <m:t>=</m:t>
            </w:ins>
          </m:r>
          <m:f>
            <m:fPr>
              <m:ctrlPr>
                <w:ins w:id="1076" w:author="wei ganchao" w:date="2022-01-13T18:32:00Z">
                  <w:rPr>
                    <w:rFonts w:ascii="Cambria Math" w:hAnsi="Cambria Math"/>
                    <w:i/>
                  </w:rPr>
                </w:ins>
              </m:ctrlPr>
            </m:fPr>
            <m:num>
              <m:r>
                <w:ins w:id="1077" w:author="wei ganchao" w:date="2022-01-13T18:32:00Z">
                  <w:rPr>
                    <w:rFonts w:ascii="Cambria Math" w:hAnsi="Cambria Math"/>
                  </w:rPr>
                  <m:t>1</m:t>
                </w:ins>
              </m:r>
            </m:num>
            <m:den>
              <m:r>
                <w:ins w:id="1078" w:author="wei ganchao" w:date="2022-01-13T18:32:00Z">
                  <w:rPr>
                    <w:rFonts w:ascii="Cambria Math" w:hAnsi="Cambria Math"/>
                  </w:rPr>
                  <m:t>Z</m:t>
                </w:ins>
              </m:r>
            </m:den>
          </m:f>
          <m:nary>
            <m:naryPr>
              <m:chr m:val="∑"/>
              <m:limLoc m:val="undOvr"/>
              <m:ctrlPr>
                <w:ins w:id="1079" w:author="wei ganchao" w:date="2022-01-13T18:32:00Z">
                  <w:rPr>
                    <w:rFonts w:ascii="Cambria Math" w:hAnsi="Cambria Math"/>
                    <w:i/>
                  </w:rPr>
                </w:ins>
              </m:ctrlPr>
            </m:naryPr>
            <m:sub>
              <m:r>
                <w:ins w:id="1080" w:author="wei ganchao" w:date="2022-01-13T18:32:00Z">
                  <w:rPr>
                    <w:rFonts w:ascii="Cambria Math" w:hAnsi="Cambria Math"/>
                  </w:rPr>
                  <m:t>k=0</m:t>
                </w:ins>
              </m:r>
            </m:sub>
            <m:sup>
              <m:r>
                <w:ins w:id="1081" w:author="wei ganchao" w:date="2022-01-13T18:32:00Z">
                  <w:rPr>
                    <w:rFonts w:ascii="Cambria Math" w:hAnsi="Cambria Math"/>
                  </w:rPr>
                  <m:t>∞</m:t>
                </w:ins>
              </m:r>
            </m:sup>
            <m:e>
              <m:f>
                <m:fPr>
                  <m:ctrlPr>
                    <w:ins w:id="1082" w:author="wei ganchao" w:date="2022-01-13T18:32:00Z">
                      <w:rPr>
                        <w:rFonts w:ascii="Cambria Math" w:hAnsi="Cambria Math"/>
                        <w:i/>
                      </w:rPr>
                    </w:ins>
                  </m:ctrlPr>
                </m:fPr>
                <m:num>
                  <m:sSup>
                    <m:sSupPr>
                      <m:ctrlPr>
                        <w:ins w:id="1083" w:author="wei ganchao" w:date="2022-01-13T18:32:00Z">
                          <w:rPr>
                            <w:rFonts w:ascii="Cambria Math" w:hAnsi="Cambria Math"/>
                            <w:i/>
                          </w:rPr>
                        </w:ins>
                      </m:ctrlPr>
                    </m:sSupPr>
                    <m:e>
                      <m:d>
                        <m:dPr>
                          <m:ctrlPr>
                            <w:ins w:id="1084" w:author="wei ganchao" w:date="2022-01-13T18:32:00Z">
                              <w:rPr>
                                <w:rFonts w:ascii="Cambria Math" w:hAnsi="Cambria Math"/>
                                <w:i/>
                              </w:rPr>
                            </w:ins>
                          </m:ctrlPr>
                        </m:dPr>
                        <m:e>
                          <m:func>
                            <m:funcPr>
                              <m:ctrlPr>
                                <w:ins w:id="1085" w:author="wei ganchao" w:date="2022-01-13T18:32:00Z">
                                  <w:rPr>
                                    <w:rFonts w:ascii="Cambria Math" w:hAnsi="Cambria Math"/>
                                    <w:i/>
                                  </w:rPr>
                                </w:ins>
                              </m:ctrlPr>
                            </m:funcPr>
                            <m:fName>
                              <m:r>
                                <w:ins w:id="1086" w:author="wei ganchao" w:date="2022-01-13T18:32:00Z">
                                  <m:rPr>
                                    <m:sty m:val="p"/>
                                  </m:rPr>
                                  <w:rPr>
                                    <w:rFonts w:ascii="Cambria Math" w:hAnsi="Cambria Math"/>
                                  </w:rPr>
                                  <m:t>log</m:t>
                                </w:ins>
                              </m:r>
                            </m:fName>
                            <m:e>
                              <m:r>
                                <w:ins w:id="1087" w:author="wei ganchao" w:date="2022-01-13T18:32:00Z">
                                  <w:rPr>
                                    <w:rFonts w:ascii="Cambria Math" w:hAnsi="Cambria Math"/>
                                  </w:rPr>
                                  <m:t>k!</m:t>
                                </w:ins>
                              </m:r>
                            </m:e>
                          </m:func>
                        </m:e>
                      </m:d>
                    </m:e>
                    <m:sup>
                      <m:r>
                        <w:ins w:id="1088" w:author="wei ganchao" w:date="2022-01-13T18:32:00Z">
                          <w:rPr>
                            <w:rFonts w:ascii="Cambria Math" w:hAnsi="Cambria Math"/>
                          </w:rPr>
                          <m:t>2</m:t>
                        </w:ins>
                      </m:r>
                    </m:sup>
                  </m:sSup>
                  <m:sSup>
                    <m:sSupPr>
                      <m:ctrlPr>
                        <w:ins w:id="1089" w:author="wei ganchao" w:date="2022-01-13T18:32:00Z">
                          <w:rPr>
                            <w:rFonts w:ascii="Cambria Math" w:hAnsi="Cambria Math"/>
                            <w:i/>
                          </w:rPr>
                        </w:ins>
                      </m:ctrlPr>
                    </m:sSupPr>
                    <m:e>
                      <m:r>
                        <w:ins w:id="1090" w:author="wei ganchao" w:date="2022-01-13T18:32:00Z">
                          <w:rPr>
                            <w:rFonts w:ascii="Cambria Math" w:hAnsi="Cambria Math"/>
                          </w:rPr>
                          <m:t>λ</m:t>
                        </w:ins>
                      </m:r>
                    </m:e>
                    <m:sup>
                      <m:r>
                        <w:ins w:id="1091" w:author="wei ganchao" w:date="2022-01-13T18:32:00Z">
                          <w:rPr>
                            <w:rFonts w:ascii="Cambria Math" w:hAnsi="Cambria Math"/>
                          </w:rPr>
                          <m:t>k</m:t>
                        </w:ins>
                      </m:r>
                    </m:sup>
                  </m:sSup>
                </m:num>
                <m:den>
                  <m:sSup>
                    <m:sSupPr>
                      <m:ctrlPr>
                        <w:ins w:id="1092" w:author="wei ganchao" w:date="2022-01-13T18:32:00Z">
                          <w:rPr>
                            <w:rFonts w:ascii="Cambria Math" w:hAnsi="Cambria Math"/>
                            <w:i/>
                          </w:rPr>
                        </w:ins>
                      </m:ctrlPr>
                    </m:sSupPr>
                    <m:e>
                      <m:d>
                        <m:dPr>
                          <m:ctrlPr>
                            <w:ins w:id="1093" w:author="wei ganchao" w:date="2022-01-13T18:32:00Z">
                              <w:rPr>
                                <w:rFonts w:ascii="Cambria Math" w:hAnsi="Cambria Math"/>
                                <w:i/>
                              </w:rPr>
                            </w:ins>
                          </m:ctrlPr>
                        </m:dPr>
                        <m:e>
                          <m:r>
                            <w:ins w:id="1094" w:author="wei ganchao" w:date="2022-01-13T18:32:00Z">
                              <w:rPr>
                                <w:rFonts w:ascii="Cambria Math" w:hAnsi="Cambria Math"/>
                              </w:rPr>
                              <m:t>k!</m:t>
                            </w:ins>
                          </m:r>
                        </m:e>
                      </m:d>
                    </m:e>
                    <m:sup>
                      <m:r>
                        <w:ins w:id="1095" w:author="wei ganchao" w:date="2022-01-13T18:32:00Z">
                          <w:rPr>
                            <w:rFonts w:ascii="Cambria Math" w:hAnsi="Cambria Math"/>
                          </w:rPr>
                          <m:t>ν</m:t>
                        </w:ins>
                      </m:r>
                    </m:sup>
                  </m:sSup>
                </m:den>
              </m:f>
            </m:e>
          </m:nary>
          <m:r>
            <w:ins w:id="1096" w:author="wei ganchao" w:date="2022-01-13T18:32:00Z">
              <w:rPr>
                <w:rFonts w:ascii="Cambria Math" w:hAnsi="Cambria Math"/>
              </w:rPr>
              <m:t>-</m:t>
            </w:ins>
          </m:r>
          <m:sSup>
            <m:sSupPr>
              <m:ctrlPr>
                <w:ins w:id="1097" w:author="wei ganchao" w:date="2022-01-13T18:32:00Z">
                  <w:rPr>
                    <w:rFonts w:ascii="Cambria Math" w:hAnsi="Cambria Math"/>
                    <w:i/>
                  </w:rPr>
                </w:ins>
              </m:ctrlPr>
            </m:sSupPr>
            <m:e>
              <m:r>
                <w:ins w:id="1098" w:author="wei ganchao" w:date="2022-01-13T18:32:00Z">
                  <w:rPr>
                    <w:rFonts w:ascii="Cambria Math" w:hAnsi="Cambria Math"/>
                  </w:rPr>
                  <m:t>E</m:t>
                </w:ins>
              </m:r>
            </m:e>
            <m:sup>
              <m:r>
                <w:ins w:id="1099" w:author="wei ganchao" w:date="2022-01-13T18:32:00Z">
                  <w:rPr>
                    <w:rFonts w:ascii="Cambria Math" w:hAnsi="Cambria Math"/>
                  </w:rPr>
                  <m:t>2</m:t>
                </w:ins>
              </m:r>
            </m:sup>
          </m:sSup>
          <m:d>
            <m:dPr>
              <m:ctrlPr>
                <w:ins w:id="1100" w:author="wei ganchao" w:date="2022-01-13T18:32:00Z">
                  <w:rPr>
                    <w:rFonts w:ascii="Cambria Math" w:hAnsi="Cambria Math"/>
                    <w:i/>
                  </w:rPr>
                </w:ins>
              </m:ctrlPr>
            </m:dPr>
            <m:e>
              <m:func>
                <m:funcPr>
                  <m:ctrlPr>
                    <w:rPr>
                      <w:rFonts w:ascii="Cambria Math" w:hAnsi="Cambria Math"/>
                      <w:i/>
                      <w:rPrChange w:id="1101" w:author="wei ganchao" w:date="2022-01-13T18:32: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102" w:author="wei ganchao" w:date="2022-01-13T18:32:00Z">
                      <w:rPr>
                        <w:rFonts w:ascii="Cambria Math" w:hAnsi="Cambria Math"/>
                      </w:rPr>
                      <m:t>Y!</m:t>
                    </w:ins>
                  </m:r>
                </m:e>
              </m:func>
            </m:e>
          </m:d>
          <m:r>
            <w:ins w:id="1103" w:author="wei ganchao" w:date="2022-01-13T18:32:00Z">
              <w:rPr>
                <w:rFonts w:ascii="Cambria Math" w:hAnsi="Cambria Math"/>
              </w:rPr>
              <w:br/>
            </w:ins>
          </m:r>
        </m:oMath>
        <m:oMath>
          <m:r>
            <w:ins w:id="1104" w:author="wei ganchao" w:date="2022-01-13T18:32:00Z">
              <w:rPr>
                <w:rFonts w:ascii="Cambria Math" w:hAnsi="Cambria Math"/>
              </w:rPr>
              <m:t>Cov</m:t>
            </w:ins>
          </m:r>
          <m:d>
            <m:dPr>
              <m:ctrlPr>
                <w:ins w:id="1105" w:author="wei ganchao" w:date="2022-01-13T18:32:00Z">
                  <w:rPr>
                    <w:rFonts w:ascii="Cambria Math" w:hAnsi="Cambria Math"/>
                    <w:i/>
                  </w:rPr>
                </w:ins>
              </m:ctrlPr>
            </m:dPr>
            <m:e>
              <m:r>
                <w:ins w:id="1106" w:author="wei ganchao" w:date="2022-01-13T18:32:00Z">
                  <w:rPr>
                    <w:rFonts w:ascii="Cambria Math" w:hAnsi="Cambria Math"/>
                  </w:rPr>
                  <m:t>Y,</m:t>
                </w:ins>
              </m:r>
              <m:func>
                <m:funcPr>
                  <m:ctrlPr>
                    <w:rPr>
                      <w:rFonts w:ascii="Cambria Math" w:hAnsi="Cambria Math"/>
                      <w:i/>
                      <w:rPrChange w:id="1107" w:author="wei ganchao" w:date="2022-01-13T18:32: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108" w:author="wei ganchao" w:date="2022-01-13T18:32:00Z">
                      <w:rPr>
                        <w:rFonts w:ascii="Cambria Math" w:hAnsi="Cambria Math"/>
                      </w:rPr>
                      <m:t>Y!</m:t>
                    </w:ins>
                  </m:r>
                </m:e>
              </m:func>
            </m:e>
          </m:d>
          <m:r>
            <w:ins w:id="1109" w:author="wei ganchao" w:date="2022-01-13T18:33:00Z">
              <w:rPr>
                <w:rFonts w:ascii="Cambria Math" w:hAnsi="Cambria Math"/>
              </w:rPr>
              <m:t>=</m:t>
            </w:ins>
          </m:r>
          <m:r>
            <w:ins w:id="1110" w:author="wei ganchao" w:date="2022-01-13T18:33:00Z">
              <w:rPr>
                <w:rFonts w:ascii="Cambria Math" w:hAnsi="Cambria Math"/>
              </w:rPr>
              <m:t>-</m:t>
            </w:ins>
          </m:r>
          <m:f>
            <m:fPr>
              <m:ctrlPr>
                <w:ins w:id="1111" w:author="wei ganchao" w:date="2022-01-13T18:33:00Z">
                  <w:rPr>
                    <w:rFonts w:ascii="Cambria Math" w:hAnsi="Cambria Math"/>
                    <w:i/>
                  </w:rPr>
                </w:ins>
              </m:ctrlPr>
            </m:fPr>
            <m:num>
              <m:sSup>
                <m:sSupPr>
                  <m:ctrlPr>
                    <w:ins w:id="1112" w:author="wei ganchao" w:date="2022-01-13T18:33:00Z">
                      <w:rPr>
                        <w:rFonts w:ascii="Cambria Math" w:hAnsi="Cambria Math"/>
                        <w:i/>
                      </w:rPr>
                    </w:ins>
                  </m:ctrlPr>
                </m:sSupPr>
                <m:e>
                  <m:r>
                    <w:ins w:id="1113" w:author="wei ganchao" w:date="2022-01-13T18:33:00Z">
                      <w:rPr>
                        <w:rFonts w:ascii="Cambria Math" w:hAnsi="Cambria Math"/>
                      </w:rPr>
                      <m:t>∂</m:t>
                    </w:ins>
                  </m:r>
                </m:e>
                <m:sup>
                  <m:r>
                    <w:ins w:id="1114" w:author="wei ganchao" w:date="2022-01-13T18:33:00Z">
                      <w:rPr>
                        <w:rFonts w:ascii="Cambria Math" w:hAnsi="Cambria Math"/>
                      </w:rPr>
                      <m:t>2</m:t>
                    </w:ins>
                  </m:r>
                </m:sup>
              </m:sSup>
              <m:func>
                <m:funcPr>
                  <m:ctrlPr>
                    <w:ins w:id="1115" w:author="wei ganchao" w:date="2022-01-13T18:33:00Z">
                      <w:rPr>
                        <w:rFonts w:ascii="Cambria Math" w:hAnsi="Cambria Math"/>
                        <w:i/>
                      </w:rPr>
                    </w:ins>
                  </m:ctrlPr>
                </m:funcPr>
                <m:fName>
                  <m:r>
                    <w:ins w:id="1116" w:author="wei ganchao" w:date="2022-01-13T18:33:00Z">
                      <m:rPr>
                        <m:sty m:val="p"/>
                      </m:rPr>
                      <w:rPr>
                        <w:rFonts w:ascii="Cambria Math" w:hAnsi="Cambria Math"/>
                      </w:rPr>
                      <m:t>log</m:t>
                    </w:ins>
                  </m:r>
                </m:fName>
                <m:e>
                  <m:r>
                    <w:ins w:id="1117" w:author="wei ganchao" w:date="2022-01-13T18:33:00Z">
                      <w:rPr>
                        <w:rFonts w:ascii="Cambria Math" w:hAnsi="Cambria Math"/>
                      </w:rPr>
                      <m:t>Z</m:t>
                    </w:ins>
                  </m:r>
                </m:e>
              </m:func>
            </m:num>
            <m:den>
              <m:r>
                <w:ins w:id="1118" w:author="wei ganchao" w:date="2022-01-13T18:33:00Z">
                  <w:rPr>
                    <w:rFonts w:ascii="Cambria Math" w:hAnsi="Cambria Math"/>
                  </w:rPr>
                  <m:t>∂</m:t>
                </w:ins>
              </m:r>
              <m:func>
                <m:funcPr>
                  <m:ctrlPr>
                    <w:ins w:id="1119" w:author="wei ganchao" w:date="2022-01-13T18:33:00Z">
                      <w:rPr>
                        <w:rFonts w:ascii="Cambria Math" w:hAnsi="Cambria Math"/>
                        <w:i/>
                      </w:rPr>
                    </w:ins>
                  </m:ctrlPr>
                </m:funcPr>
                <m:fName>
                  <m:r>
                    <w:ins w:id="1120" w:author="wei ganchao" w:date="2022-01-13T18:33:00Z">
                      <m:rPr>
                        <m:sty m:val="p"/>
                      </m:rPr>
                      <w:rPr>
                        <w:rFonts w:ascii="Cambria Math" w:hAnsi="Cambria Math"/>
                      </w:rPr>
                      <m:t>log</m:t>
                    </w:ins>
                  </m:r>
                </m:fName>
                <m:e>
                  <m:r>
                    <w:ins w:id="1121" w:author="wei ganchao" w:date="2022-01-13T18:33:00Z">
                      <w:rPr>
                        <w:rFonts w:ascii="Cambria Math" w:hAnsi="Cambria Math"/>
                      </w:rPr>
                      <m:t>λ</m:t>
                    </w:ins>
                  </m:r>
                </m:e>
              </m:func>
              <m:r>
                <w:ins w:id="1122" w:author="wei ganchao" w:date="2022-01-13T18:33:00Z">
                  <w:rPr>
                    <w:rFonts w:ascii="Cambria Math" w:hAnsi="Cambria Math"/>
                  </w:rPr>
                  <m:t>∂ν</m:t>
                </w:ins>
              </m:r>
            </m:den>
          </m:f>
          <m:r>
            <w:ins w:id="1123" w:author="wei ganchao" w:date="2022-01-13T18:33:00Z">
              <w:rPr>
                <w:rFonts w:ascii="Cambria Math" w:hAnsi="Cambria Math"/>
              </w:rPr>
              <m:t>=</m:t>
            </w:ins>
          </m:r>
          <m:f>
            <m:fPr>
              <m:ctrlPr>
                <w:ins w:id="1124" w:author="wei ganchao" w:date="2022-01-13T18:33:00Z">
                  <w:rPr>
                    <w:rFonts w:ascii="Cambria Math" w:hAnsi="Cambria Math"/>
                    <w:i/>
                  </w:rPr>
                </w:ins>
              </m:ctrlPr>
            </m:fPr>
            <m:num>
              <m:r>
                <w:ins w:id="1125" w:author="wei ganchao" w:date="2022-01-13T18:33:00Z">
                  <w:rPr>
                    <w:rFonts w:ascii="Cambria Math" w:hAnsi="Cambria Math"/>
                  </w:rPr>
                  <m:t>1</m:t>
                </w:ins>
              </m:r>
            </m:num>
            <m:den>
              <m:r>
                <w:ins w:id="1126" w:author="wei ganchao" w:date="2022-01-13T18:33:00Z">
                  <w:rPr>
                    <w:rFonts w:ascii="Cambria Math" w:hAnsi="Cambria Math"/>
                  </w:rPr>
                  <m:t>Z</m:t>
                </w:ins>
              </m:r>
            </m:den>
          </m:f>
          <m:nary>
            <m:naryPr>
              <m:chr m:val="∑"/>
              <m:limLoc m:val="undOvr"/>
              <m:ctrlPr>
                <w:ins w:id="1127" w:author="wei ganchao" w:date="2022-01-13T18:33:00Z">
                  <w:rPr>
                    <w:rFonts w:ascii="Cambria Math" w:hAnsi="Cambria Math"/>
                    <w:i/>
                  </w:rPr>
                </w:ins>
              </m:ctrlPr>
            </m:naryPr>
            <m:sub>
              <m:r>
                <w:ins w:id="1128" w:author="wei ganchao" w:date="2022-01-13T18:33:00Z">
                  <w:rPr>
                    <w:rFonts w:ascii="Cambria Math" w:hAnsi="Cambria Math"/>
                  </w:rPr>
                  <m:t>k=0</m:t>
                </w:ins>
              </m:r>
            </m:sub>
            <m:sup>
              <m:r>
                <w:ins w:id="1129" w:author="wei ganchao" w:date="2022-01-13T18:33:00Z">
                  <w:rPr>
                    <w:rFonts w:ascii="Cambria Math" w:hAnsi="Cambria Math"/>
                  </w:rPr>
                  <m:t>∞</m:t>
                </w:ins>
              </m:r>
            </m:sup>
            <m:e>
              <m:f>
                <m:fPr>
                  <m:ctrlPr>
                    <w:ins w:id="1130" w:author="wei ganchao" w:date="2022-01-13T18:33:00Z">
                      <w:rPr>
                        <w:rFonts w:ascii="Cambria Math" w:hAnsi="Cambria Math"/>
                        <w:i/>
                      </w:rPr>
                    </w:ins>
                  </m:ctrlPr>
                </m:fPr>
                <m:num>
                  <m:d>
                    <m:dPr>
                      <m:ctrlPr>
                        <w:ins w:id="1131" w:author="wei ganchao" w:date="2022-01-13T18:33:00Z">
                          <w:rPr>
                            <w:rFonts w:ascii="Cambria Math" w:hAnsi="Cambria Math"/>
                            <w:i/>
                          </w:rPr>
                        </w:ins>
                      </m:ctrlPr>
                    </m:dPr>
                    <m:e>
                      <m:func>
                        <m:funcPr>
                          <m:ctrlPr>
                            <w:ins w:id="1132" w:author="wei ganchao" w:date="2022-01-13T18:33:00Z">
                              <w:rPr>
                                <w:rFonts w:ascii="Cambria Math" w:hAnsi="Cambria Math"/>
                                <w:i/>
                              </w:rPr>
                            </w:ins>
                          </m:ctrlPr>
                        </m:funcPr>
                        <m:fName>
                          <m:r>
                            <w:ins w:id="1133" w:author="wei ganchao" w:date="2022-01-13T18:33:00Z">
                              <m:rPr>
                                <m:sty m:val="p"/>
                              </m:rPr>
                              <w:rPr>
                                <w:rFonts w:ascii="Cambria Math" w:hAnsi="Cambria Math"/>
                              </w:rPr>
                              <m:t>log</m:t>
                            </w:ins>
                          </m:r>
                        </m:fName>
                        <m:e>
                          <m:r>
                            <w:ins w:id="1134" w:author="wei ganchao" w:date="2022-01-13T18:33:00Z">
                              <w:rPr>
                                <w:rFonts w:ascii="Cambria Math" w:hAnsi="Cambria Math"/>
                              </w:rPr>
                              <m:t>k!</m:t>
                            </w:ins>
                          </m:r>
                        </m:e>
                      </m:func>
                    </m:e>
                  </m:d>
                  <m:r>
                    <w:ins w:id="1135" w:author="wei ganchao" w:date="2022-01-13T18:33:00Z">
                      <w:rPr>
                        <w:rFonts w:ascii="Cambria Math" w:hAnsi="Cambria Math"/>
                      </w:rPr>
                      <m:t>k</m:t>
                    </w:ins>
                  </m:r>
                  <m:sSup>
                    <m:sSupPr>
                      <m:ctrlPr>
                        <w:ins w:id="1136" w:author="wei ganchao" w:date="2022-01-13T18:33:00Z">
                          <w:rPr>
                            <w:rFonts w:ascii="Cambria Math" w:hAnsi="Cambria Math"/>
                            <w:i/>
                          </w:rPr>
                        </w:ins>
                      </m:ctrlPr>
                    </m:sSupPr>
                    <m:e>
                      <m:r>
                        <w:ins w:id="1137" w:author="wei ganchao" w:date="2022-01-13T18:33:00Z">
                          <w:rPr>
                            <w:rFonts w:ascii="Cambria Math" w:hAnsi="Cambria Math"/>
                          </w:rPr>
                          <m:t>λ</m:t>
                        </w:ins>
                      </m:r>
                    </m:e>
                    <m:sup>
                      <m:r>
                        <w:ins w:id="1138" w:author="wei ganchao" w:date="2022-01-13T18:33:00Z">
                          <w:rPr>
                            <w:rFonts w:ascii="Cambria Math" w:hAnsi="Cambria Math"/>
                          </w:rPr>
                          <m:t>k</m:t>
                        </w:ins>
                      </m:r>
                    </m:sup>
                  </m:sSup>
                </m:num>
                <m:den>
                  <m:sSup>
                    <m:sSupPr>
                      <m:ctrlPr>
                        <w:ins w:id="1139" w:author="wei ganchao" w:date="2022-01-13T18:33:00Z">
                          <w:rPr>
                            <w:rFonts w:ascii="Cambria Math" w:hAnsi="Cambria Math"/>
                            <w:i/>
                          </w:rPr>
                        </w:ins>
                      </m:ctrlPr>
                    </m:sSupPr>
                    <m:e>
                      <m:d>
                        <m:dPr>
                          <m:ctrlPr>
                            <w:ins w:id="1140" w:author="wei ganchao" w:date="2022-01-13T18:33:00Z">
                              <w:rPr>
                                <w:rFonts w:ascii="Cambria Math" w:hAnsi="Cambria Math"/>
                                <w:i/>
                              </w:rPr>
                            </w:ins>
                          </m:ctrlPr>
                        </m:dPr>
                        <m:e>
                          <m:r>
                            <w:ins w:id="1141" w:author="wei ganchao" w:date="2022-01-13T18:33:00Z">
                              <w:rPr>
                                <w:rFonts w:ascii="Cambria Math" w:hAnsi="Cambria Math"/>
                              </w:rPr>
                              <m:t>k!</m:t>
                            </w:ins>
                          </m:r>
                        </m:e>
                      </m:d>
                    </m:e>
                    <m:sup>
                      <m:r>
                        <w:ins w:id="1142" w:author="wei ganchao" w:date="2022-01-13T18:33:00Z">
                          <w:rPr>
                            <w:rFonts w:ascii="Cambria Math" w:hAnsi="Cambria Math"/>
                          </w:rPr>
                          <m:t>ν</m:t>
                        </w:ins>
                      </m:r>
                    </m:sup>
                  </m:sSup>
                </m:den>
              </m:f>
            </m:e>
          </m:nary>
          <m:r>
            <w:ins w:id="1143" w:author="wei ganchao" w:date="2022-01-13T18:33:00Z">
              <w:rPr>
                <w:rFonts w:ascii="Cambria Math" w:hAnsi="Cambria Math"/>
              </w:rPr>
              <m:t>-E(</m:t>
            </w:ins>
          </m:r>
          <m:func>
            <m:funcPr>
              <m:ctrlPr>
                <w:rPr>
                  <w:rFonts w:ascii="Cambria Math" w:hAnsi="Cambria Math"/>
                  <w:i/>
                  <w:rPrChange w:id="1144" w:author="wei ganchao" w:date="2022-01-13T18:33:00Z">
                    <w:rPr>
                      <w:rFonts w:ascii="Cambria Math" w:hAnsi="Cambria Math"/>
                    </w:rPr>
                  </w:rPrChange>
                </w:rPr>
              </m:ctrlPr>
            </m:funcPr>
            <m:fName>
              <m:r>
                <m:rPr>
                  <m:sty m:val="p"/>
                </m:rPr>
                <w:rPr>
                  <w:rFonts w:ascii="Cambria Math" w:hAnsi="Cambria Math"/>
                </w:rPr>
                <m:t>log</m:t>
              </m:r>
              <m:ctrlPr>
                <w:rPr>
                  <w:rFonts w:ascii="Cambria Math" w:hAnsi="Cambria Math"/>
                  <w:i/>
                </w:rPr>
              </m:ctrlPr>
            </m:fName>
            <m:e>
              <m:r>
                <w:ins w:id="1145" w:author="wei ganchao" w:date="2022-01-13T18:33:00Z">
                  <w:rPr>
                    <w:rFonts w:ascii="Cambria Math" w:hAnsi="Cambria Math"/>
                  </w:rPr>
                  <m:t>Y!</m:t>
                </w:ins>
              </m:r>
            </m:e>
          </m:func>
          <m:r>
            <w:ins w:id="1146" w:author="wei ganchao" w:date="2022-01-13T18:33:00Z">
              <w:rPr>
                <w:rFonts w:ascii="Cambria Math" w:hAnsi="Cambria Math"/>
              </w:rPr>
              <m:t>)E(</m:t>
            </w:ins>
          </m:r>
          <m:r>
            <w:ins w:id="1147" w:author="wei ganchao" w:date="2022-01-13T18:34:00Z">
              <w:rPr>
                <w:rFonts w:ascii="Cambria Math" w:hAnsi="Cambria Math"/>
              </w:rPr>
              <m:t>Y</m:t>
            </w:ins>
          </m:r>
          <m:r>
            <w:ins w:id="1148" w:author="wei ganchao" w:date="2022-01-13T18:33:00Z">
              <w:rPr>
                <w:rFonts w:ascii="Cambria Math" w:hAnsi="Cambria Math"/>
              </w:rPr>
              <m:t>)</m:t>
            </w:ins>
          </m:r>
        </m:oMath>
      </m:oMathPara>
    </w:p>
    <w:p w14:paraId="7AA8C98D" w14:textId="14C9AD63" w:rsidR="005713EA" w:rsidRDefault="00940C2D" w:rsidP="00D3079B">
      <w:pPr>
        <w:rPr>
          <w:ins w:id="1149" w:author="wei ganchao" w:date="2022-01-13T18:34:00Z"/>
        </w:rPr>
      </w:pPr>
      <w:ins w:id="1150" w:author="wei ganchao" w:date="2022-01-13T18:34:00Z">
        <w:r w:rsidRPr="00940C2D">
          <w:t>Generally, these moments can be calculated by truncated summation.</w:t>
        </w:r>
      </w:ins>
    </w:p>
    <w:p w14:paraId="6164A816" w14:textId="51F3C7BE" w:rsidR="00940C2D" w:rsidRDefault="00940C2D" w:rsidP="00D3079B">
      <w:pPr>
        <w:rPr>
          <w:ins w:id="1151" w:author="wei ganchao" w:date="2022-01-13T18:34:00Z"/>
        </w:rPr>
      </w:pPr>
    </w:p>
    <w:p w14:paraId="0ECD25A8" w14:textId="626E9B01" w:rsidR="00940C2D" w:rsidDel="00940C2D" w:rsidRDefault="00940C2D" w:rsidP="00940C2D">
      <w:pPr>
        <w:rPr>
          <w:del w:id="1152" w:author="wei ganchao" w:date="2022-01-13T18:34:00Z"/>
        </w:rPr>
        <w:pPrChange w:id="1153" w:author="wei ganchao" w:date="2022-01-13T18:34:00Z">
          <w:pPr/>
        </w:pPrChange>
      </w:pPr>
      <w:ins w:id="1154" w:author="wei ganchao" w:date="2022-01-13T18:34:00Z">
        <w:r>
          <w:t xml:space="preserve">However, when </w:t>
        </w:r>
      </w:ins>
      <m:oMath>
        <m:r>
          <w:ins w:id="1155" w:author="wei ganchao" w:date="2022-01-13T18:34:00Z">
            <w:rPr>
              <w:rFonts w:ascii="Cambria Math" w:hAnsi="Cambria Math"/>
            </w:rPr>
            <m:t>λ≥2</m:t>
          </w:ins>
        </m:r>
      </m:oMath>
      <w:ins w:id="1156" w:author="wei ganchao" w:date="2022-01-13T18:34:00Z">
        <w:r>
          <w:t xml:space="preserve"> and </w:t>
        </w:r>
      </w:ins>
      <m:oMath>
        <m:r>
          <w:ins w:id="1157" w:author="wei ganchao" w:date="2022-01-13T18:34:00Z">
            <w:rPr>
              <w:rFonts w:ascii="Cambria Math" w:hAnsi="Cambria Math"/>
            </w:rPr>
            <m:t>ν≤1</m:t>
          </w:ins>
        </m:r>
      </m:oMath>
      <w:ins w:id="1158"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59"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60" w:author="wei ganchao" w:date="2022-01-13T18:34:00Z">
            <w:rPr>
              <w:rFonts w:ascii="Cambria Math" w:hAnsi="Cambria Math"/>
            </w:rPr>
            <m:t>λ≥2</m:t>
          </w:del>
        </m:r>
      </m:oMath>
      <w:del w:id="1161" w:author="wei ganchao" w:date="2022-01-13T18:34:00Z">
        <w:r w:rsidR="00DF0933" w:rsidDel="00940C2D">
          <w:delText xml:space="preserve"> and </w:delText>
        </w:r>
      </w:del>
      <m:oMath>
        <m:r>
          <w:del w:id="1162" w:author="wei ganchao" w:date="2022-01-13T18:34:00Z">
            <w:rPr>
              <w:rFonts w:ascii="Cambria Math" w:hAnsi="Cambria Math"/>
            </w:rPr>
            <m:t>ν≤1</m:t>
          </w:del>
        </m:r>
      </m:oMath>
      <w:del w:id="1163"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64" w:author="wei ganchao" w:date="2022-01-13T18:35:00Z"/>
        </w:rPr>
      </w:pPr>
      <w:del w:id="1165"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66" w:author="wei ganchao" w:date="2022-01-13T18:35:00Z"/>
        </w:rPr>
      </w:pPr>
    </w:p>
    <w:p w14:paraId="605D57CE" w14:textId="72FC686A" w:rsidR="00AC455B" w:rsidRDefault="00AC455B" w:rsidP="00D3079B">
      <w:r>
        <w:t>The gradient</w:t>
      </w:r>
      <w:ins w:id="1167" w:author="wei ganchao" w:date="2022-01-13T18:35:00Z">
        <w:r w:rsidR="00940C2D">
          <w:t xml:space="preserve"> is</w:t>
        </w:r>
      </w:ins>
      <w:r>
        <w:t>:</w:t>
      </w:r>
    </w:p>
    <w:p w14:paraId="01A22906" w14:textId="5AA02C7B" w:rsidR="00AC455B" w:rsidRPr="00BF3887" w:rsidRDefault="008024F1"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68" w:author="wei ganchao" w:date="2022-01-13T18:35:00Z"/>
        </w:rPr>
      </w:pPr>
      <w:del w:id="1169" w:author="wei ganchao" w:date="2022-01-13T18:35:00Z">
        <w:r w:rsidDel="00940C2D">
          <w:delText xml:space="preserve">, where </w:delText>
        </w:r>
      </w:del>
      <m:oMath>
        <m:r>
          <w:del w:id="1170" w:author="wei ganchao" w:date="2022-01-13T18:35:00Z">
            <w:rPr>
              <w:rFonts w:ascii="Cambria Math" w:hAnsi="Cambria Math"/>
            </w:rPr>
            <m:t>k=2,…,T-1</m:t>
          </w:del>
        </m:r>
      </m:oMath>
      <w:del w:id="1171" w:author="wei ganchao" w:date="2022-01-13T18:35:00Z">
        <w:r w:rsidDel="00940C2D">
          <w:delText xml:space="preserve">, </w:delText>
        </w:r>
      </w:del>
      <m:oMath>
        <m:sSub>
          <m:sSubPr>
            <m:ctrlPr>
              <w:del w:id="1172" w:author="wei ganchao" w:date="2022-01-13T18:35:00Z">
                <w:rPr>
                  <w:rFonts w:ascii="Cambria Math" w:hAnsi="Cambria Math"/>
                  <w:i/>
                </w:rPr>
              </w:del>
            </m:ctrlPr>
          </m:sSubPr>
          <m:e>
            <m:r>
              <w:del w:id="1173" w:author="wei ganchao" w:date="2022-01-13T18:35:00Z">
                <m:rPr>
                  <m:sty m:val="bi"/>
                </m:rPr>
                <w:rPr>
                  <w:rFonts w:ascii="Cambria Math" w:hAnsi="Cambria Math"/>
                </w:rPr>
                <m:t>X</m:t>
              </w:del>
            </m:r>
          </m:e>
          <m:sub>
            <m:r>
              <w:del w:id="1174" w:author="wei ganchao" w:date="2022-01-13T18:35:00Z">
                <w:rPr>
                  <w:rFonts w:ascii="Cambria Math" w:hAnsi="Cambria Math"/>
                </w:rPr>
                <m:t>t</m:t>
              </w:del>
            </m:r>
          </m:sub>
        </m:sSub>
        <m:r>
          <w:del w:id="1175" w:author="wei ganchao" w:date="2022-01-13T18:35:00Z">
            <w:rPr>
              <w:rFonts w:ascii="Cambria Math" w:hAnsi="Cambria Math"/>
            </w:rPr>
            <m:t>=</m:t>
          </w:del>
        </m:r>
        <m:sSup>
          <m:sSupPr>
            <m:ctrlPr>
              <w:del w:id="1176" w:author="wei ganchao" w:date="2022-01-13T18:35:00Z">
                <w:rPr>
                  <w:rFonts w:ascii="Cambria Math" w:hAnsi="Cambria Math"/>
                  <w:i/>
                </w:rPr>
              </w:del>
            </m:ctrlPr>
          </m:sSupPr>
          <m:e>
            <m:d>
              <m:dPr>
                <m:ctrlPr>
                  <w:del w:id="1177" w:author="wei ganchao" w:date="2022-01-13T18:35:00Z">
                    <w:rPr>
                      <w:rFonts w:ascii="Cambria Math" w:hAnsi="Cambria Math"/>
                      <w:i/>
                    </w:rPr>
                  </w:del>
                </m:ctrlPr>
              </m:dPr>
              <m:e>
                <m:sSub>
                  <m:sSubPr>
                    <m:ctrlPr>
                      <w:del w:id="1178" w:author="wei ganchao" w:date="2022-01-13T18:35:00Z">
                        <w:rPr>
                          <w:rFonts w:ascii="Cambria Math" w:hAnsi="Cambria Math"/>
                          <w:i/>
                        </w:rPr>
                      </w:del>
                    </m:ctrlPr>
                  </m:sSubPr>
                  <m:e>
                    <m:r>
                      <w:del w:id="1179" w:author="wei ganchao" w:date="2022-01-13T18:35:00Z">
                        <m:rPr>
                          <m:sty m:val="bi"/>
                        </m:rPr>
                        <w:rPr>
                          <w:rFonts w:ascii="Cambria Math" w:hAnsi="Cambria Math"/>
                        </w:rPr>
                        <m:t>x</m:t>
                      </w:del>
                    </m:r>
                  </m:e>
                  <m:sub>
                    <m:r>
                      <w:del w:id="1180" w:author="wei ganchao" w:date="2022-01-13T18:35:00Z">
                        <w:rPr>
                          <w:rFonts w:ascii="Cambria Math" w:hAnsi="Cambria Math"/>
                        </w:rPr>
                        <m:t>1t</m:t>
                      </w:del>
                    </m:r>
                  </m:sub>
                </m:sSub>
                <m:r>
                  <w:del w:id="1181" w:author="wei ganchao" w:date="2022-01-13T18:35:00Z">
                    <w:rPr>
                      <w:rFonts w:ascii="Cambria Math" w:hAnsi="Cambria Math"/>
                    </w:rPr>
                    <m:t>,…,</m:t>
                  </w:del>
                </m:r>
                <m:sSub>
                  <m:sSubPr>
                    <m:ctrlPr>
                      <w:del w:id="1182" w:author="wei ganchao" w:date="2022-01-13T18:35:00Z">
                        <w:rPr>
                          <w:rFonts w:ascii="Cambria Math" w:hAnsi="Cambria Math"/>
                          <w:i/>
                        </w:rPr>
                      </w:del>
                    </m:ctrlPr>
                  </m:sSubPr>
                  <m:e>
                    <m:r>
                      <w:del w:id="1183" w:author="wei ganchao" w:date="2022-01-13T18:35:00Z">
                        <m:rPr>
                          <m:sty m:val="bi"/>
                        </m:rPr>
                        <w:rPr>
                          <w:rFonts w:ascii="Cambria Math" w:hAnsi="Cambria Math"/>
                        </w:rPr>
                        <m:t>x</m:t>
                      </w:del>
                    </m:r>
                  </m:e>
                  <m:sub>
                    <m:r>
                      <w:del w:id="1184" w:author="wei ganchao" w:date="2022-01-13T18:35:00Z">
                        <w:rPr>
                          <w:rFonts w:ascii="Cambria Math" w:hAnsi="Cambria Math"/>
                        </w:rPr>
                        <m:t>nt</m:t>
                      </w:del>
                    </m:r>
                  </m:sub>
                </m:sSub>
              </m:e>
            </m:d>
          </m:e>
          <m:sup>
            <m:r>
              <w:del w:id="1185" w:author="wei ganchao" w:date="2022-01-13T18:35:00Z">
                <w:rPr>
                  <w:rFonts w:ascii="Cambria Math" w:hAnsi="Cambria Math"/>
                </w:rPr>
                <m:t>'</m:t>
              </w:del>
            </m:r>
          </m:sup>
        </m:sSup>
      </m:oMath>
      <w:del w:id="1186" w:author="wei ganchao" w:date="2022-01-13T18:35:00Z">
        <w:r w:rsidDel="00940C2D">
          <w:delText xml:space="preserve"> and </w:delText>
        </w:r>
      </w:del>
      <m:oMath>
        <m:sSub>
          <m:sSubPr>
            <m:ctrlPr>
              <w:del w:id="1187" w:author="wei ganchao" w:date="2022-01-13T18:35:00Z">
                <w:rPr>
                  <w:rFonts w:ascii="Cambria Math" w:hAnsi="Cambria Math"/>
                  <w:i/>
                </w:rPr>
              </w:del>
            </m:ctrlPr>
          </m:sSubPr>
          <m:e>
            <m:r>
              <w:del w:id="1188" w:author="wei ganchao" w:date="2022-01-13T18:35:00Z">
                <m:rPr>
                  <m:sty m:val="bi"/>
                </m:rPr>
                <w:rPr>
                  <w:rFonts w:ascii="Cambria Math" w:hAnsi="Cambria Math"/>
                </w:rPr>
                <m:t>G</m:t>
              </w:del>
            </m:r>
          </m:e>
          <m:sub>
            <m:r>
              <w:del w:id="1189" w:author="wei ganchao" w:date="2022-01-13T18:35:00Z">
                <w:rPr>
                  <w:rFonts w:ascii="Cambria Math" w:hAnsi="Cambria Math"/>
                </w:rPr>
                <m:t>t</m:t>
              </w:del>
            </m:r>
          </m:sub>
        </m:sSub>
        <m:r>
          <w:del w:id="1190" w:author="wei ganchao" w:date="2022-01-13T18:35:00Z">
            <w:rPr>
              <w:rFonts w:ascii="Cambria Math" w:hAnsi="Cambria Math"/>
            </w:rPr>
            <m:t>=</m:t>
          </w:del>
        </m:r>
        <m:sSup>
          <m:sSupPr>
            <m:ctrlPr>
              <w:del w:id="1191" w:author="wei ganchao" w:date="2022-01-13T18:35:00Z">
                <w:rPr>
                  <w:rFonts w:ascii="Cambria Math" w:hAnsi="Cambria Math"/>
                  <w:i/>
                </w:rPr>
              </w:del>
            </m:ctrlPr>
          </m:sSupPr>
          <m:e>
            <m:d>
              <m:dPr>
                <m:ctrlPr>
                  <w:del w:id="1192" w:author="wei ganchao" w:date="2022-01-13T18:35:00Z">
                    <w:rPr>
                      <w:rFonts w:ascii="Cambria Math" w:hAnsi="Cambria Math"/>
                      <w:i/>
                    </w:rPr>
                  </w:del>
                </m:ctrlPr>
              </m:dPr>
              <m:e>
                <m:sSub>
                  <m:sSubPr>
                    <m:ctrlPr>
                      <w:del w:id="1193" w:author="wei ganchao" w:date="2022-01-13T18:35:00Z">
                        <w:rPr>
                          <w:rFonts w:ascii="Cambria Math" w:hAnsi="Cambria Math"/>
                          <w:i/>
                        </w:rPr>
                      </w:del>
                    </m:ctrlPr>
                  </m:sSubPr>
                  <m:e>
                    <m:r>
                      <w:del w:id="1194" w:author="wei ganchao" w:date="2022-01-13T18:35:00Z">
                        <m:rPr>
                          <m:sty m:val="bi"/>
                        </m:rPr>
                        <w:rPr>
                          <w:rFonts w:ascii="Cambria Math" w:hAnsi="Cambria Math"/>
                        </w:rPr>
                        <m:t>g</m:t>
                      </w:del>
                    </m:r>
                  </m:e>
                  <m:sub>
                    <m:r>
                      <w:del w:id="1195" w:author="wei ganchao" w:date="2022-01-13T18:35:00Z">
                        <w:rPr>
                          <w:rFonts w:ascii="Cambria Math" w:hAnsi="Cambria Math"/>
                        </w:rPr>
                        <m:t>1t</m:t>
                      </w:del>
                    </m:r>
                  </m:sub>
                </m:sSub>
                <m:r>
                  <w:del w:id="1196" w:author="wei ganchao" w:date="2022-01-13T18:35:00Z">
                    <w:rPr>
                      <w:rFonts w:ascii="Cambria Math" w:hAnsi="Cambria Math"/>
                    </w:rPr>
                    <m:t>,…,</m:t>
                  </w:del>
                </m:r>
                <m:sSub>
                  <m:sSubPr>
                    <m:ctrlPr>
                      <w:del w:id="1197" w:author="wei ganchao" w:date="2022-01-13T18:35:00Z">
                        <w:rPr>
                          <w:rFonts w:ascii="Cambria Math" w:hAnsi="Cambria Math"/>
                          <w:i/>
                        </w:rPr>
                      </w:del>
                    </m:ctrlPr>
                  </m:sSubPr>
                  <m:e>
                    <m:r>
                      <w:del w:id="1198" w:author="wei ganchao" w:date="2022-01-13T18:35:00Z">
                        <m:rPr>
                          <m:sty m:val="bi"/>
                        </m:rPr>
                        <w:rPr>
                          <w:rFonts w:ascii="Cambria Math" w:hAnsi="Cambria Math"/>
                        </w:rPr>
                        <m:t>g</m:t>
                      </w:del>
                    </m:r>
                  </m:e>
                  <m:sub>
                    <m:r>
                      <w:del w:id="1199" w:author="wei ganchao" w:date="2022-01-13T18:35:00Z">
                        <w:rPr>
                          <w:rFonts w:ascii="Cambria Math" w:hAnsi="Cambria Math"/>
                        </w:rPr>
                        <m:t>nt</m:t>
                      </w:del>
                    </m:r>
                  </m:sub>
                </m:sSub>
              </m:e>
            </m:d>
          </m:e>
          <m:sup>
            <m:r>
              <w:del w:id="1200" w:author="wei ganchao" w:date="2022-01-13T18:35:00Z">
                <w:rPr>
                  <w:rFonts w:ascii="Cambria Math" w:hAnsi="Cambria Math"/>
                </w:rPr>
                <m:t>'</m:t>
              </w:del>
            </m:r>
          </m:sup>
        </m:sSup>
      </m:oMath>
      <w:del w:id="1201"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 w:id="1202" w:author="wei ganchao" w:date="2022-01-13T18:36:00Z">
          <w:moveFromRangeStart w:id="1203" w:author="wei ganchao" w:date="2022-01-13T18:36:00Z" w:name="move92991394"/>
        </w:moveFrom>
        <m:oMath>
          <m:f>
            <m:fPr>
              <m:ctrlPr>
                <w:rPr>
                  <w:rFonts w:ascii="Cambria Math" w:hAnsi="Cambria Math"/>
                  <w:i/>
                </w:rPr>
              </m:ctrlPr>
            </m:fPr>
            <m:num>
              <w:moveFrom w:id="1204" w:author="wei ganchao" w:date="2022-01-13T18:36:00Z"/>
              <m:sSup>
                <m:sSupPr>
                  <m:ctrlPr>
                    <w:rPr>
                      <w:rFonts w:ascii="Cambria Math" w:hAnsi="Cambria Math"/>
                      <w:i/>
                    </w:rPr>
                  </m:ctrlPr>
                </m:sSupPr>
                <m:e>
                  <w:moveFrom w:id="1205" w:author="wei ganchao" w:date="2022-01-13T18:36:00Z">
                    <m:r>
                      <w:rPr>
                        <w:rFonts w:ascii="Cambria Math" w:hAnsi="Cambria Math"/>
                      </w:rPr>
                      <m:t>∂</m:t>
                    </m:r>
                  </w:moveFrom>
                </m:e>
                <m:sup>
                  <w:moveFrom w:id="1206" w:author="wei ganchao" w:date="2022-01-13T18:36:00Z">
                    <m:r>
                      <w:rPr>
                        <w:rFonts w:ascii="Cambria Math" w:hAnsi="Cambria Math"/>
                      </w:rPr>
                      <m:t>2</m:t>
                    </m:r>
                  </w:moveFrom>
                </m:sup>
              </m:sSup>
              <w:moveFrom w:id="1207" w:author="wei ganchao" w:date="2022-01-13T18:36:00Z"/>
              <m:sSub>
                <m:sSubPr>
                  <m:ctrlPr>
                    <w:rPr>
                      <w:rFonts w:ascii="Cambria Math" w:hAnsi="Cambria Math"/>
                      <w:i/>
                    </w:rPr>
                  </m:ctrlPr>
                </m:sSubPr>
                <m:e>
                  <w:moveFrom w:id="1208" w:author="wei ganchao" w:date="2022-01-13T18:36:00Z">
                    <m:r>
                      <w:rPr>
                        <w:rFonts w:ascii="Cambria Math" w:hAnsi="Cambria Math"/>
                      </w:rPr>
                      <m:t>l</m:t>
                    </m:r>
                  </w:moveFrom>
                </m:e>
                <m:sub>
                  <w:moveFrom w:id="1209" w:author="wei ganchao" w:date="2022-01-13T18:36:00Z">
                    <m:r>
                      <w:rPr>
                        <w:rFonts w:ascii="Cambria Math" w:hAnsi="Cambria Math"/>
                      </w:rPr>
                      <m:t>t</m:t>
                    </m:r>
                  </w:moveFrom>
                </m:sub>
              </m:sSub>
              <w:moveFrom w:id="1210" w:author="wei ganchao" w:date="2022-01-13T18:36:00Z"/>
            </m:num>
            <m:den>
              <w:moveFrom w:id="1211" w:author="wei ganchao" w:date="2022-01-13T18:36:00Z">
                <m:r>
                  <w:rPr>
                    <w:rFonts w:ascii="Cambria Math" w:hAnsi="Cambria Math"/>
                  </w:rPr>
                  <m:t>∂</m:t>
                </m:r>
              </w:moveFrom>
              <m:sSub>
                <m:sSubPr>
                  <m:ctrlPr>
                    <w:rPr>
                      <w:rFonts w:ascii="Cambria Math" w:hAnsi="Cambria Math"/>
                      <w:i/>
                    </w:rPr>
                  </m:ctrlPr>
                </m:sSubPr>
                <m:e>
                  <w:moveFrom w:id="1212" w:author="wei ganchao" w:date="2022-01-13T18:36:00Z">
                    <m:r>
                      <m:rPr>
                        <m:sty m:val="bi"/>
                      </m:rPr>
                      <w:rPr>
                        <w:rFonts w:ascii="Cambria Math" w:hAnsi="Cambria Math"/>
                      </w:rPr>
                      <m:t>θ</m:t>
                    </m:r>
                  </w:moveFrom>
                </m:e>
                <m:sub>
                  <w:moveFrom w:id="1213" w:author="wei ganchao" w:date="2022-01-13T18:36:00Z">
                    <m:r>
                      <w:rPr>
                        <w:rFonts w:ascii="Cambria Math" w:hAnsi="Cambria Math"/>
                      </w:rPr>
                      <m:t>t</m:t>
                    </m:r>
                  </w:moveFrom>
                </m:sub>
              </m:sSub>
              <w:moveFrom w:id="1214" w:author="wei ganchao" w:date="2022-01-13T18:36:00Z">
                <m:r>
                  <w:rPr>
                    <w:rFonts w:ascii="Cambria Math" w:hAnsi="Cambria Math"/>
                  </w:rPr>
                  <m:t>∂</m:t>
                </m:r>
              </w:moveFrom>
              <m:sSubSup>
                <m:sSubSupPr>
                  <m:ctrlPr>
                    <w:rPr>
                      <w:rFonts w:ascii="Cambria Math" w:hAnsi="Cambria Math"/>
                      <w:b/>
                      <w:bCs/>
                      <w:i/>
                    </w:rPr>
                  </m:ctrlPr>
                </m:sSubSupPr>
                <m:e>
                  <w:moveFrom w:id="1215" w:author="wei ganchao" w:date="2022-01-13T18:36:00Z">
                    <m:r>
                      <m:rPr>
                        <m:sty m:val="bi"/>
                      </m:rPr>
                      <w:rPr>
                        <w:rFonts w:ascii="Cambria Math" w:hAnsi="Cambria Math"/>
                      </w:rPr>
                      <m:t>θ</m:t>
                    </m:r>
                  </w:moveFrom>
                </m:e>
                <m:sub>
                  <w:moveFrom w:id="1216" w:author="wei ganchao" w:date="2022-01-13T18:36:00Z">
                    <m:r>
                      <w:rPr>
                        <w:rFonts w:ascii="Cambria Math" w:hAnsi="Cambria Math"/>
                      </w:rPr>
                      <m:t>t</m:t>
                    </m:r>
                  </w:moveFrom>
                  <m:ctrlPr>
                    <w:rPr>
                      <w:rFonts w:ascii="Cambria Math" w:hAnsi="Cambria Math"/>
                      <w:i/>
                    </w:rPr>
                  </m:ctrlPr>
                </m:sub>
                <m:sup>
                  <w:moveFrom w:id="1217" w:author="wei ganchao" w:date="2022-01-13T18:36:00Z">
                    <m:r>
                      <m:rPr>
                        <m:sty m:val="bi"/>
                      </m:rPr>
                      <w:rPr>
                        <w:rFonts w:ascii="Cambria Math" w:hAnsi="Cambria Math"/>
                      </w:rPr>
                      <m:t>'</m:t>
                    </m:r>
                  </w:moveFrom>
                </m:sup>
              </m:sSubSup>
              <w:moveFrom w:id="1218" w:author="wei ganchao" w:date="2022-01-13T18:36:00Z"/>
            </m:den>
          </m:f>
          <w:moveFrom w:id="1219" w:author="wei ganchao" w:date="2022-01-13T18:36:00Z">
            <m:r>
              <w:rPr>
                <w:rFonts w:ascii="Cambria Math" w:hAnsi="Cambria Math"/>
              </w:rPr>
              <m:t>=-</m:t>
            </m:r>
          </w:moveFrom>
          <m:nary>
            <m:naryPr>
              <m:chr m:val="∑"/>
              <m:limLoc m:val="undOvr"/>
              <m:ctrlPr>
                <w:rPr>
                  <w:rFonts w:ascii="Cambria Math" w:hAnsi="Cambria Math"/>
                  <w:i/>
                </w:rPr>
              </m:ctrlPr>
            </m:naryPr>
            <m:sub>
              <w:moveFrom w:id="1220" w:author="wei ganchao" w:date="2022-01-13T18:36:00Z">
                <m:r>
                  <w:rPr>
                    <w:rFonts w:ascii="Cambria Math" w:hAnsi="Cambria Math"/>
                  </w:rPr>
                  <m:t>i=1</m:t>
                </m:r>
              </w:moveFrom>
            </m:sub>
            <m:sup>
              <w:moveFrom w:id="1221" w:author="wei ganchao" w:date="2022-01-13T18:36:00Z">
                <m:r>
                  <w:rPr>
                    <w:rFonts w:ascii="Cambria Math" w:hAnsi="Cambria Math"/>
                  </w:rPr>
                  <m:t>n</m:t>
                </m:r>
              </w:moveFrom>
            </m:sup>
            <m:e>
              <w:moveFrom w:id="1222" w:author="wei ganchao" w:date="2022-01-13T18:36:00Z"/>
              <m:d>
                <m:dPr>
                  <m:ctrlPr>
                    <w:rPr>
                      <w:rFonts w:ascii="Cambria Math" w:hAnsi="Cambria Math"/>
                      <w:i/>
                    </w:rPr>
                  </m:ctrlPr>
                </m:dPr>
                <m:e>
                  <w:moveFrom w:id="1223" w:author="wei ganchao" w:date="2022-01-13T18:36:00Z"/>
                  <m:m>
                    <m:mPr>
                      <m:mcs>
                        <m:mc>
                          <m:mcPr>
                            <m:count m:val="2"/>
                            <m:mcJc m:val="center"/>
                          </m:mcPr>
                        </m:mc>
                      </m:mcs>
                      <m:ctrlPr>
                        <w:rPr>
                          <w:rFonts w:ascii="Cambria Math" w:hAnsi="Cambria Math"/>
                          <w:i/>
                        </w:rPr>
                      </m:ctrlPr>
                    </m:mPr>
                    <m:mr>
                      <m:e>
                        <w:moveFrom w:id="1224" w:author="wei ganchao" w:date="2022-01-13T18:36:00Z"/>
                        <m:sSub>
                          <m:sSubPr>
                            <m:ctrlPr>
                              <w:rPr>
                                <w:rFonts w:ascii="Cambria Math" w:hAnsi="Cambria Math"/>
                                <w:i/>
                              </w:rPr>
                            </m:ctrlPr>
                          </m:sSubPr>
                          <m:e>
                            <w:moveFrom w:id="1225" w:author="wei ganchao" w:date="2022-01-13T18:36:00Z">
                              <m:r>
                                <m:rPr>
                                  <m:sty m:val="bi"/>
                                </m:rPr>
                                <w:rPr>
                                  <w:rFonts w:ascii="Cambria Math" w:hAnsi="Cambria Math"/>
                                </w:rPr>
                                <m:t>A</m:t>
                              </m:r>
                            </w:moveFrom>
                          </m:e>
                          <m:sub>
                            <w:moveFrom w:id="1226" w:author="wei ganchao" w:date="2022-01-13T18:36:00Z">
                              <m:r>
                                <w:rPr>
                                  <w:rFonts w:ascii="Cambria Math" w:hAnsi="Cambria Math"/>
                                </w:rPr>
                                <m:t>it</m:t>
                              </m:r>
                            </w:moveFrom>
                          </m:sub>
                        </m:sSub>
                        <w:moveFrom w:id="1227" w:author="wei ganchao" w:date="2022-01-13T18:36:00Z"/>
                      </m:e>
                      <m:e>
                        <w:moveFrom w:id="1228" w:author="wei ganchao" w:date="2022-01-13T18:36:00Z"/>
                        <m:sSub>
                          <m:sSubPr>
                            <m:ctrlPr>
                              <w:rPr>
                                <w:rFonts w:ascii="Cambria Math" w:hAnsi="Cambria Math"/>
                                <w:i/>
                              </w:rPr>
                            </m:ctrlPr>
                          </m:sSubPr>
                          <m:e>
                            <w:moveFrom w:id="1229" w:author="wei ganchao" w:date="2022-01-13T18:36:00Z">
                              <m:r>
                                <m:rPr>
                                  <m:sty m:val="bi"/>
                                </m:rPr>
                                <w:rPr>
                                  <w:rFonts w:ascii="Cambria Math" w:hAnsi="Cambria Math"/>
                                </w:rPr>
                                <m:t>B</m:t>
                              </m:r>
                            </w:moveFrom>
                          </m:e>
                          <m:sub>
                            <w:moveFrom w:id="1230" w:author="wei ganchao" w:date="2022-01-13T18:36:00Z">
                              <m:r>
                                <w:rPr>
                                  <w:rFonts w:ascii="Cambria Math" w:hAnsi="Cambria Math"/>
                                </w:rPr>
                                <m:t>it</m:t>
                              </m:r>
                            </w:moveFrom>
                          </m:sub>
                        </m:sSub>
                        <w:moveFrom w:id="1231" w:author="wei ganchao" w:date="2022-01-13T18:36:00Z"/>
                      </m:e>
                    </m:mr>
                    <m:mr>
                      <m:e>
                        <w:moveFrom w:id="1232" w:author="wei ganchao" w:date="2022-01-13T18:36:00Z"/>
                        <m:sSubSup>
                          <m:sSubSupPr>
                            <m:ctrlPr>
                              <w:rPr>
                                <w:rFonts w:ascii="Cambria Math" w:hAnsi="Cambria Math"/>
                                <w:i/>
                              </w:rPr>
                            </m:ctrlPr>
                          </m:sSubSupPr>
                          <m:e>
                            <w:moveFrom w:id="1233" w:author="wei ganchao" w:date="2022-01-13T18:36:00Z">
                              <m:r>
                                <m:rPr>
                                  <m:sty m:val="bi"/>
                                </m:rPr>
                                <w:rPr>
                                  <w:rFonts w:ascii="Cambria Math" w:hAnsi="Cambria Math"/>
                                </w:rPr>
                                <m:t>B</m:t>
                              </m:r>
                            </w:moveFrom>
                          </m:e>
                          <m:sub>
                            <w:moveFrom w:id="1234" w:author="wei ganchao" w:date="2022-01-13T18:36:00Z">
                              <m:r>
                                <w:rPr>
                                  <w:rFonts w:ascii="Cambria Math" w:hAnsi="Cambria Math"/>
                                </w:rPr>
                                <m:t>it</m:t>
                              </m:r>
                            </w:moveFrom>
                          </m:sub>
                          <m:sup>
                            <w:moveFrom w:id="1235" w:author="wei ganchao" w:date="2022-01-13T18:36:00Z">
                              <m:r>
                                <w:rPr>
                                  <w:rFonts w:ascii="Cambria Math" w:hAnsi="Cambria Math"/>
                                </w:rPr>
                                <m:t>'</m:t>
                              </m:r>
                            </w:moveFrom>
                          </m:sup>
                        </m:sSubSup>
                        <w:moveFrom w:id="1236" w:author="wei ganchao" w:date="2022-01-13T18:36:00Z"/>
                      </m:e>
                      <m:e>
                        <w:moveFrom w:id="1237" w:author="wei ganchao" w:date="2022-01-13T18:36:00Z"/>
                        <m:sSub>
                          <m:sSubPr>
                            <m:ctrlPr>
                              <w:rPr>
                                <w:rFonts w:ascii="Cambria Math" w:hAnsi="Cambria Math"/>
                                <w:i/>
                              </w:rPr>
                            </m:ctrlPr>
                          </m:sSubPr>
                          <m:e>
                            <w:moveFrom w:id="1238" w:author="wei ganchao" w:date="2022-01-13T18:36:00Z">
                              <m:r>
                                <m:rPr>
                                  <m:sty m:val="bi"/>
                                </m:rPr>
                                <w:rPr>
                                  <w:rFonts w:ascii="Cambria Math" w:hAnsi="Cambria Math"/>
                                </w:rPr>
                                <m:t>C</m:t>
                              </m:r>
                            </w:moveFrom>
                          </m:e>
                          <m:sub>
                            <w:moveFrom w:id="1239" w:author="wei ganchao" w:date="2022-01-13T18:36:00Z">
                              <m:r>
                                <w:rPr>
                                  <w:rFonts w:ascii="Cambria Math" w:hAnsi="Cambria Math"/>
                                </w:rPr>
                                <m:t>it</m:t>
                              </m:r>
                            </w:moveFrom>
                          </m:sub>
                        </m:sSub>
                        <w:moveFrom w:id="1240" w:author="wei ganchao" w:date="2022-01-13T18:36:00Z"/>
                      </m:e>
                    </m:mr>
                  </m:m>
                  <w:moveFrom w:id="1241" w:author="wei ganchao" w:date="2022-01-13T18:36:00Z"/>
                </m:e>
              </m:d>
              <w:moveFrom w:id="1242" w:author="wei ganchao" w:date="2022-01-13T18:36:00Z"/>
            </m:e>
          </m:nary>
        </m:oMath>
      </m:oMathPara>
      <w:moveFromRangeEnd w:id="1203"/>
    </w:p>
    <w:p w14:paraId="4A8F9A73" w14:textId="6F49AF0A" w:rsidR="00BF3887" w:rsidRDefault="006614C7" w:rsidP="00D3079B">
      <w:pPr>
        <w:rPr>
          <w:ins w:id="1243" w:author="wei ganchao" w:date="2022-01-13T18:36:00Z"/>
        </w:rPr>
      </w:pPr>
      <w:r>
        <w:t>, where</w:t>
      </w:r>
    </w:p>
    <w:p w14:paraId="78CCF8AF" w14:textId="0D69C8AA" w:rsidR="00940C2D" w:rsidRDefault="00940C2D" w:rsidP="00D3079B">
      <w:moveTo w:id="1244" w:author="wei ganchao" w:date="2022-01-13T18:36:00Z">
        <w:moveToRangeStart w:id="1245" w:author="wei ganchao" w:date="2022-01-13T18:36:00Z" w:name="move92991394"/>
        <m:oMathPara>
          <m:oMath>
            <m:f>
              <m:fPr>
                <m:ctrlPr>
                  <w:rPr>
                    <w:rFonts w:ascii="Cambria Math" w:hAnsi="Cambria Math"/>
                    <w:i/>
                  </w:rPr>
                </m:ctrlPr>
              </m:fPr>
              <m:num>
                <w:moveTo w:id="1246" w:author="wei ganchao" w:date="2022-01-13T18:36:00Z"/>
                <m:sSup>
                  <m:sSupPr>
                    <m:ctrlPr>
                      <w:rPr>
                        <w:rFonts w:ascii="Cambria Math" w:hAnsi="Cambria Math"/>
                        <w:i/>
                      </w:rPr>
                    </m:ctrlPr>
                  </m:sSupPr>
                  <m:e>
                    <w:moveTo w:id="1247" w:author="wei ganchao" w:date="2022-01-13T18:36:00Z">
                      <m:r>
                        <w:rPr>
                          <w:rFonts w:ascii="Cambria Math" w:hAnsi="Cambria Math"/>
                        </w:rPr>
                        <m:t>∂</m:t>
                      </m:r>
                    </w:moveTo>
                  </m:e>
                  <m:sup>
                    <w:moveTo w:id="1248" w:author="wei ganchao" w:date="2022-01-13T18:36:00Z">
                      <m:r>
                        <w:rPr>
                          <w:rFonts w:ascii="Cambria Math" w:hAnsi="Cambria Math"/>
                        </w:rPr>
                        <m:t>2</m:t>
                      </m:r>
                    </w:moveTo>
                  </m:sup>
                </m:sSup>
                <w:moveTo w:id="1249" w:author="wei ganchao" w:date="2022-01-13T18:36:00Z"/>
                <m:sSub>
                  <m:sSubPr>
                    <m:ctrlPr>
                      <w:rPr>
                        <w:rFonts w:ascii="Cambria Math" w:hAnsi="Cambria Math"/>
                        <w:i/>
                      </w:rPr>
                    </m:ctrlPr>
                  </m:sSubPr>
                  <m:e>
                    <w:moveTo w:id="1250" w:author="wei ganchao" w:date="2022-01-13T18:36:00Z">
                      <m:r>
                        <w:rPr>
                          <w:rFonts w:ascii="Cambria Math" w:hAnsi="Cambria Math"/>
                        </w:rPr>
                        <m:t>l</m:t>
                      </m:r>
                    </w:moveTo>
                  </m:e>
                  <m:sub>
                    <w:moveTo w:id="1251" w:author="wei ganchao" w:date="2022-01-13T18:36:00Z">
                      <m:r>
                        <w:rPr>
                          <w:rFonts w:ascii="Cambria Math" w:hAnsi="Cambria Math"/>
                        </w:rPr>
                        <m:t>t</m:t>
                      </m:r>
                    </w:moveTo>
                  </m:sub>
                </m:sSub>
                <w:moveTo w:id="1252" w:author="wei ganchao" w:date="2022-01-13T18:36:00Z"/>
              </m:num>
              <m:den>
                <w:moveTo w:id="1253" w:author="wei ganchao" w:date="2022-01-13T18:36:00Z">
                  <m:r>
                    <w:rPr>
                      <w:rFonts w:ascii="Cambria Math" w:hAnsi="Cambria Math"/>
                    </w:rPr>
                    <m:t>∂</m:t>
                  </m:r>
                </w:moveTo>
                <m:sSub>
                  <m:sSubPr>
                    <m:ctrlPr>
                      <w:rPr>
                        <w:rFonts w:ascii="Cambria Math" w:hAnsi="Cambria Math"/>
                        <w:i/>
                      </w:rPr>
                    </m:ctrlPr>
                  </m:sSubPr>
                  <m:e>
                    <w:moveTo w:id="1254" w:author="wei ganchao" w:date="2022-01-13T18:36:00Z">
                      <m:r>
                        <m:rPr>
                          <m:sty m:val="bi"/>
                        </m:rPr>
                        <w:rPr>
                          <w:rFonts w:ascii="Cambria Math" w:hAnsi="Cambria Math"/>
                        </w:rPr>
                        <m:t>θ</m:t>
                      </m:r>
                    </w:moveTo>
                  </m:e>
                  <m:sub>
                    <w:moveTo w:id="1255" w:author="wei ganchao" w:date="2022-01-13T18:36:00Z">
                      <m:r>
                        <w:rPr>
                          <w:rFonts w:ascii="Cambria Math" w:hAnsi="Cambria Math"/>
                        </w:rPr>
                        <m:t>t</m:t>
                      </m:r>
                    </w:moveTo>
                  </m:sub>
                </m:sSub>
                <w:moveTo w:id="1256" w:author="wei ganchao" w:date="2022-01-13T18:36:00Z">
                  <m:r>
                    <w:rPr>
                      <w:rFonts w:ascii="Cambria Math" w:hAnsi="Cambria Math"/>
                    </w:rPr>
                    <m:t>∂</m:t>
                  </m:r>
                </w:moveTo>
                <m:sSubSup>
                  <m:sSubSupPr>
                    <m:ctrlPr>
                      <w:rPr>
                        <w:rFonts w:ascii="Cambria Math" w:hAnsi="Cambria Math"/>
                        <w:b/>
                        <w:bCs/>
                        <w:i/>
                      </w:rPr>
                    </m:ctrlPr>
                  </m:sSubSupPr>
                  <m:e>
                    <w:moveTo w:id="1257" w:author="wei ganchao" w:date="2022-01-13T18:36:00Z">
                      <m:r>
                        <m:rPr>
                          <m:sty m:val="bi"/>
                        </m:rPr>
                        <w:rPr>
                          <w:rFonts w:ascii="Cambria Math" w:hAnsi="Cambria Math"/>
                        </w:rPr>
                        <m:t>θ</m:t>
                      </m:r>
                    </w:moveTo>
                  </m:e>
                  <m:sub>
                    <w:moveTo w:id="1258" w:author="wei ganchao" w:date="2022-01-13T18:36:00Z">
                      <m:r>
                        <w:rPr>
                          <w:rFonts w:ascii="Cambria Math" w:hAnsi="Cambria Math"/>
                        </w:rPr>
                        <m:t>t</m:t>
                      </m:r>
                    </w:moveTo>
                    <m:ctrlPr>
                      <w:rPr>
                        <w:rFonts w:ascii="Cambria Math" w:hAnsi="Cambria Math"/>
                        <w:i/>
                      </w:rPr>
                    </m:ctrlPr>
                  </m:sub>
                  <m:sup>
                    <w:moveTo w:id="1259" w:author="wei ganchao" w:date="2022-01-13T18:36:00Z">
                      <m:r>
                        <m:rPr>
                          <m:sty m:val="bi"/>
                        </m:rPr>
                        <w:rPr>
                          <w:rFonts w:ascii="Cambria Math" w:hAnsi="Cambria Math"/>
                        </w:rPr>
                        <m:t>'</m:t>
                      </m:r>
                    </w:moveTo>
                  </m:sup>
                </m:sSubSup>
                <w:moveTo w:id="1260" w:author="wei ganchao" w:date="2022-01-13T18:36:00Z"/>
              </m:den>
            </m:f>
            <w:moveTo w:id="1261" w:author="wei ganchao" w:date="2022-01-13T18:36:00Z">
              <m:r>
                <w:rPr>
                  <w:rFonts w:ascii="Cambria Math" w:hAnsi="Cambria Math"/>
                </w:rPr>
                <m:t>=-</m:t>
              </m:r>
            </w:moveTo>
            <m:nary>
              <m:naryPr>
                <m:chr m:val="∑"/>
                <m:limLoc m:val="undOvr"/>
                <m:ctrlPr>
                  <w:rPr>
                    <w:rFonts w:ascii="Cambria Math" w:hAnsi="Cambria Math"/>
                    <w:i/>
                  </w:rPr>
                </m:ctrlPr>
              </m:naryPr>
              <m:sub>
                <w:moveTo w:id="1262" w:author="wei ganchao" w:date="2022-01-13T18:36:00Z">
                  <m:r>
                    <w:rPr>
                      <w:rFonts w:ascii="Cambria Math" w:hAnsi="Cambria Math"/>
                    </w:rPr>
                    <m:t>i=1</m:t>
                  </m:r>
                </w:moveTo>
              </m:sub>
              <m:sup>
                <w:moveTo w:id="1263" w:author="wei ganchao" w:date="2022-01-13T18:36:00Z">
                  <m:r>
                    <w:rPr>
                      <w:rFonts w:ascii="Cambria Math" w:hAnsi="Cambria Math"/>
                    </w:rPr>
                    <m:t>n</m:t>
                  </m:r>
                </w:moveTo>
              </m:sup>
              <m:e>
                <w:moveTo w:id="1264" w:author="wei ganchao" w:date="2022-01-13T18:36:00Z"/>
                <m:d>
                  <m:dPr>
                    <m:ctrlPr>
                      <w:rPr>
                        <w:rFonts w:ascii="Cambria Math" w:hAnsi="Cambria Math"/>
                        <w:i/>
                      </w:rPr>
                    </m:ctrlPr>
                  </m:dPr>
                  <m:e>
                    <w:moveTo w:id="1265" w:author="wei ganchao" w:date="2022-01-13T18:36:00Z"/>
                    <m:m>
                      <m:mPr>
                        <m:mcs>
                          <m:mc>
                            <m:mcPr>
                              <m:count m:val="2"/>
                              <m:mcJc m:val="center"/>
                            </m:mcPr>
                          </m:mc>
                        </m:mcs>
                        <m:ctrlPr>
                          <w:rPr>
                            <w:rFonts w:ascii="Cambria Math" w:hAnsi="Cambria Math"/>
                            <w:i/>
                          </w:rPr>
                        </m:ctrlPr>
                      </m:mPr>
                      <m:mr>
                        <m:e>
                          <w:moveTo w:id="1266" w:author="wei ganchao" w:date="2022-01-13T18:36:00Z"/>
                          <m:sSub>
                            <m:sSubPr>
                              <m:ctrlPr>
                                <w:rPr>
                                  <w:rFonts w:ascii="Cambria Math" w:hAnsi="Cambria Math"/>
                                  <w:i/>
                                </w:rPr>
                              </m:ctrlPr>
                            </m:sSubPr>
                            <m:e>
                              <w:moveTo w:id="1267" w:author="wei ganchao" w:date="2022-01-13T18:36:00Z">
                                <m:r>
                                  <m:rPr>
                                    <m:sty m:val="bi"/>
                                  </m:rPr>
                                  <w:rPr>
                                    <w:rFonts w:ascii="Cambria Math" w:hAnsi="Cambria Math"/>
                                  </w:rPr>
                                  <m:t>A</m:t>
                                </m:r>
                              </w:moveTo>
                            </m:e>
                            <m:sub>
                              <w:moveTo w:id="1268" w:author="wei ganchao" w:date="2022-01-13T18:36:00Z">
                                <m:r>
                                  <w:rPr>
                                    <w:rFonts w:ascii="Cambria Math" w:hAnsi="Cambria Math"/>
                                  </w:rPr>
                                  <m:t>it</m:t>
                                </m:r>
                              </w:moveTo>
                            </m:sub>
                          </m:sSub>
                          <w:moveTo w:id="1269" w:author="wei ganchao" w:date="2022-01-13T18:36:00Z"/>
                        </m:e>
                        <m:e>
                          <w:moveTo w:id="1270" w:author="wei ganchao" w:date="2022-01-13T18:36:00Z"/>
                          <m:sSub>
                            <m:sSubPr>
                              <m:ctrlPr>
                                <w:rPr>
                                  <w:rFonts w:ascii="Cambria Math" w:hAnsi="Cambria Math"/>
                                  <w:i/>
                                </w:rPr>
                              </m:ctrlPr>
                            </m:sSubPr>
                            <m:e>
                              <w:moveTo w:id="1271" w:author="wei ganchao" w:date="2022-01-13T18:36:00Z">
                                <m:r>
                                  <m:rPr>
                                    <m:sty m:val="bi"/>
                                  </m:rPr>
                                  <w:rPr>
                                    <w:rFonts w:ascii="Cambria Math" w:hAnsi="Cambria Math"/>
                                  </w:rPr>
                                  <m:t>B</m:t>
                                </m:r>
                              </w:moveTo>
                            </m:e>
                            <m:sub>
                              <w:moveTo w:id="1272" w:author="wei ganchao" w:date="2022-01-13T18:36:00Z">
                                <m:r>
                                  <w:rPr>
                                    <w:rFonts w:ascii="Cambria Math" w:hAnsi="Cambria Math"/>
                                  </w:rPr>
                                  <m:t>it</m:t>
                                </m:r>
                              </w:moveTo>
                            </m:sub>
                          </m:sSub>
                          <w:moveTo w:id="1273" w:author="wei ganchao" w:date="2022-01-13T18:36:00Z"/>
                        </m:e>
                      </m:mr>
                      <m:mr>
                        <m:e>
                          <w:moveTo w:id="1274" w:author="wei ganchao" w:date="2022-01-13T18:36:00Z"/>
                          <m:sSubSup>
                            <m:sSubSupPr>
                              <m:ctrlPr>
                                <w:rPr>
                                  <w:rFonts w:ascii="Cambria Math" w:hAnsi="Cambria Math"/>
                                  <w:i/>
                                </w:rPr>
                              </m:ctrlPr>
                            </m:sSubSupPr>
                            <m:e>
                              <w:moveTo w:id="1275" w:author="wei ganchao" w:date="2022-01-13T18:36:00Z">
                                <m:r>
                                  <m:rPr>
                                    <m:sty m:val="bi"/>
                                  </m:rPr>
                                  <w:rPr>
                                    <w:rFonts w:ascii="Cambria Math" w:hAnsi="Cambria Math"/>
                                  </w:rPr>
                                  <m:t>B</m:t>
                                </m:r>
                              </w:moveTo>
                            </m:e>
                            <m:sub>
                              <w:moveTo w:id="1276" w:author="wei ganchao" w:date="2022-01-13T18:36:00Z">
                                <m:r>
                                  <w:rPr>
                                    <w:rFonts w:ascii="Cambria Math" w:hAnsi="Cambria Math"/>
                                  </w:rPr>
                                  <m:t>it</m:t>
                                </m:r>
                              </w:moveTo>
                            </m:sub>
                            <m:sup>
                              <w:moveTo w:id="1277" w:author="wei ganchao" w:date="2022-01-13T18:36:00Z">
                                <m:r>
                                  <w:rPr>
                                    <w:rFonts w:ascii="Cambria Math" w:hAnsi="Cambria Math"/>
                                  </w:rPr>
                                  <m:t>'</m:t>
                                </m:r>
                              </w:moveTo>
                            </m:sup>
                          </m:sSubSup>
                          <w:moveTo w:id="1278" w:author="wei ganchao" w:date="2022-01-13T18:36:00Z"/>
                        </m:e>
                        <m:e>
                          <w:moveTo w:id="1279" w:author="wei ganchao" w:date="2022-01-13T18:36:00Z"/>
                          <m:sSub>
                            <m:sSubPr>
                              <m:ctrlPr>
                                <w:rPr>
                                  <w:rFonts w:ascii="Cambria Math" w:hAnsi="Cambria Math"/>
                                  <w:i/>
                                </w:rPr>
                              </m:ctrlPr>
                            </m:sSubPr>
                            <m:e>
                              <w:moveTo w:id="1280" w:author="wei ganchao" w:date="2022-01-13T18:36:00Z">
                                <m:r>
                                  <m:rPr>
                                    <m:sty m:val="bi"/>
                                  </m:rPr>
                                  <w:rPr>
                                    <w:rFonts w:ascii="Cambria Math" w:hAnsi="Cambria Math"/>
                                  </w:rPr>
                                  <m:t>C</m:t>
                                </m:r>
                              </w:moveTo>
                            </m:e>
                            <m:sub>
                              <w:moveTo w:id="1281" w:author="wei ganchao" w:date="2022-01-13T18:36:00Z">
                                <m:r>
                                  <w:rPr>
                                    <w:rFonts w:ascii="Cambria Math" w:hAnsi="Cambria Math"/>
                                  </w:rPr>
                                  <m:t>it</m:t>
                                </m:r>
                              </w:moveTo>
                            </m:sub>
                          </m:sSub>
                          <w:moveTo w:id="1282" w:author="wei ganchao" w:date="2022-01-13T18:36:00Z"/>
                        </m:e>
                      </m:mr>
                    </m:m>
                    <w:moveTo w:id="1283" w:author="wei ganchao" w:date="2022-01-13T18:36:00Z"/>
                  </m:e>
                </m:d>
                <w:moveTo w:id="1284" w:author="wei ganchao" w:date="2022-01-13T18:36:00Z"/>
              </m:e>
            </m:nary>
          </m:oMath>
        </m:oMathPara>
        <w:moveToRangeEnd w:id="1245"/>
      </w:moveTo>
    </w:p>
    <w:p w14:paraId="3FA1783A" w14:textId="21A464DD" w:rsidR="006614C7" w:rsidRDefault="008024F1"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rsidP="004D3B38">
      <w:pPr>
        <w:jc w:val="left"/>
        <w:rPr>
          <w:iCs/>
        </w:rPr>
        <w:pPrChange w:id="1285"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86"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87" w:author="wei ganchao" w:date="2022-01-13T18:36:00Z">
        <w:r w:rsidR="004D3B38">
          <w:t>,</w:t>
        </w:r>
      </w:ins>
      <w:del w:id="1288" w:author="wei ganchao" w:date="2022-01-13T18:36:00Z">
        <w:r w:rsidR="00C63DA0" w:rsidDel="004D3B38">
          <w:delText>,</w:delText>
        </w:r>
      </w:del>
      <w:r w:rsidR="00C63DA0">
        <w:t xml:space="preserve"> so that </w:t>
      </w:r>
      <w:del w:id="1289"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rsidP="00FF27D1">
      <w:pPr>
        <w:pStyle w:val="Heading2"/>
        <w:rPr>
          <w:del w:id="1290" w:author="wei ganchao" w:date="2022-01-13T18:16:00Z"/>
          <w:color w:val="auto"/>
        </w:rPr>
        <w:pPrChange w:id="1291" w:author="wei ganchao" w:date="2022-01-13T18:16:00Z">
          <w:pPr>
            <w:pStyle w:val="Heading2"/>
          </w:pPr>
        </w:pPrChange>
      </w:pPr>
      <w:del w:id="1292" w:author="wei ganchao" w:date="2022-01-13T18:16:00Z">
        <w:r w:rsidDel="00FF27D1">
          <w:rPr>
            <w:color w:val="auto"/>
          </w:rPr>
          <w:delText>Quantifying Uncertainties</w:delText>
        </w:r>
      </w:del>
    </w:p>
    <w:p w14:paraId="27D881DF" w14:textId="00E63763" w:rsidR="00F6320F" w:rsidDel="00FF27D1" w:rsidRDefault="00EE299E" w:rsidP="00FF27D1">
      <w:pPr>
        <w:keepNext/>
        <w:keepLines/>
        <w:spacing w:before="40"/>
        <w:outlineLvl w:val="1"/>
        <w:rPr>
          <w:del w:id="1293" w:author="wei ganchao" w:date="2022-01-13T18:16:00Z"/>
        </w:rPr>
        <w:pPrChange w:id="1294" w:author="wei ganchao" w:date="2022-01-13T18:16:00Z">
          <w:pPr/>
        </w:pPrChange>
      </w:pPr>
      <w:del w:id="1295" w:author="wei ganchao" w:date="2022-01-13T18:16:00Z">
        <w:r w:rsidDel="00FF27D1">
          <w:delText>After convergence, we have an approximation of the log-posterior</w:delText>
        </w:r>
        <w:r w:rsidR="00583AB8" w:rsidDel="00FF27D1">
          <w:delText xml:space="preserve"> </w:delText>
        </w:r>
      </w:del>
      <m:oMath>
        <m:r>
          <w:del w:id="1296" w:author="wei ganchao" w:date="2022-01-13T18:16:00Z">
            <w:rPr>
              <w:rFonts w:ascii="Cambria Math" w:hAnsi="Cambria Math"/>
            </w:rPr>
            <m:t>P</m:t>
          </w:del>
        </m:r>
        <m:d>
          <m:dPr>
            <m:ctrlPr>
              <w:del w:id="1297" w:author="wei ganchao" w:date="2022-01-13T18:16:00Z">
                <w:rPr>
                  <w:rFonts w:ascii="Cambria Math" w:hAnsi="Cambria Math"/>
                  <w:i/>
                </w:rPr>
              </w:del>
            </m:ctrlPr>
          </m:dPr>
          <m:e>
            <m:sSub>
              <m:sSubPr>
                <m:ctrlPr>
                  <w:del w:id="1298" w:author="wei ganchao" w:date="2022-01-13T18:16:00Z">
                    <w:rPr>
                      <w:rFonts w:ascii="Cambria Math" w:hAnsi="Cambria Math"/>
                      <w:i/>
                    </w:rPr>
                  </w:del>
                </m:ctrlPr>
              </m:sSubPr>
              <m:e>
                <m:r>
                  <w:del w:id="1299" w:author="wei ganchao" w:date="2022-01-13T18:16:00Z">
                    <m:rPr>
                      <m:sty m:val="bi"/>
                    </m:rPr>
                    <w:rPr>
                      <w:rFonts w:ascii="Cambria Math" w:hAnsi="Cambria Math"/>
                    </w:rPr>
                    <m:t>θ</m:t>
                  </w:del>
                </m:r>
              </m:e>
              <m:sub>
                <m:r>
                  <w:del w:id="1300" w:author="wei ganchao" w:date="2022-01-13T18:16:00Z">
                    <w:rPr>
                      <w:rFonts w:ascii="Cambria Math" w:hAnsi="Cambria Math"/>
                    </w:rPr>
                    <m:t>t</m:t>
                  </w:del>
                </m:r>
              </m:sub>
            </m:sSub>
          </m:e>
          <m:e>
            <m:r>
              <w:del w:id="1301" w:author="wei ganchao" w:date="2022-01-13T18:16:00Z">
                <m:rPr>
                  <m:sty m:val="bi"/>
                </m:rPr>
                <w:rPr>
                  <w:rFonts w:ascii="Cambria Math" w:hAnsi="Cambria Math"/>
                </w:rPr>
                <m:t>Y</m:t>
              </w:del>
            </m:r>
          </m:e>
        </m:d>
        <m:r>
          <w:del w:id="1302" w:author="wei ganchao" w:date="2022-01-13T18:16:00Z">
            <w:rPr>
              <w:rFonts w:ascii="Cambria Math" w:hAnsi="Cambria Math"/>
            </w:rPr>
            <m:t>≈N(</m:t>
          </w:del>
        </m:r>
        <m:sSub>
          <m:sSubPr>
            <m:ctrlPr>
              <w:del w:id="1303" w:author="wei ganchao" w:date="2022-01-13T18:16:00Z">
                <w:rPr>
                  <w:rFonts w:ascii="Cambria Math" w:hAnsi="Cambria Math"/>
                  <w:i/>
                </w:rPr>
              </w:del>
            </m:ctrlPr>
          </m:sSubPr>
          <m:e>
            <m:r>
              <w:del w:id="1304" w:author="wei ganchao" w:date="2022-01-13T18:16:00Z">
                <m:rPr>
                  <m:sty m:val="bi"/>
                </m:rPr>
                <w:rPr>
                  <w:rFonts w:ascii="Cambria Math" w:hAnsi="Cambria Math"/>
                </w:rPr>
                <m:t>θ</m:t>
              </w:del>
            </m:r>
          </m:e>
          <m:sub>
            <m:r>
              <w:del w:id="1305" w:author="wei ganchao" w:date="2022-01-13T18:16:00Z">
                <w:rPr>
                  <w:rFonts w:ascii="Cambria Math" w:hAnsi="Cambria Math"/>
                </w:rPr>
                <m:t>t</m:t>
              </w:del>
            </m:r>
          </m:sub>
        </m:sSub>
        <m:r>
          <w:del w:id="1306" w:author="wei ganchao" w:date="2022-01-13T18:16:00Z">
            <w:rPr>
              <w:rFonts w:ascii="Cambria Math" w:hAnsi="Cambria Math"/>
            </w:rPr>
            <m:t>|</m:t>
          </w:del>
        </m:r>
        <m:sSub>
          <m:sSubPr>
            <m:ctrlPr>
              <w:del w:id="1307" w:author="wei ganchao" w:date="2022-01-13T18:16:00Z">
                <w:rPr>
                  <w:rFonts w:ascii="Cambria Math" w:hAnsi="Cambria Math"/>
                  <w:i/>
                </w:rPr>
              </w:del>
            </m:ctrlPr>
          </m:sSubPr>
          <m:e>
            <m:r>
              <w:del w:id="1308" w:author="wei ganchao" w:date="2022-01-13T18:16:00Z">
                <m:rPr>
                  <m:sty m:val="bi"/>
                </m:rPr>
                <w:rPr>
                  <w:rFonts w:ascii="Cambria Math" w:hAnsi="Cambria Math"/>
                </w:rPr>
                <m:t>μ</m:t>
              </w:del>
            </m:r>
          </m:e>
          <m:sub>
            <m:r>
              <w:del w:id="1309" w:author="wei ganchao" w:date="2022-01-13T18:16:00Z">
                <w:rPr>
                  <w:rFonts w:ascii="Cambria Math" w:hAnsi="Cambria Math"/>
                </w:rPr>
                <m:t>t</m:t>
              </w:del>
            </m:r>
          </m:sub>
        </m:sSub>
        <m:r>
          <w:del w:id="1310" w:author="wei ganchao" w:date="2022-01-13T18:16:00Z">
            <w:rPr>
              <w:rFonts w:ascii="Cambria Math" w:hAnsi="Cambria Math"/>
            </w:rPr>
            <m:t>,</m:t>
          </w:del>
        </m:r>
        <m:sSub>
          <m:sSubPr>
            <m:ctrlPr>
              <w:del w:id="1311" w:author="wei ganchao" w:date="2022-01-13T18:16:00Z">
                <w:rPr>
                  <w:rFonts w:ascii="Cambria Math" w:hAnsi="Cambria Math"/>
                  <w:i/>
                </w:rPr>
              </w:del>
            </m:ctrlPr>
          </m:sSubPr>
          <m:e>
            <m:r>
              <w:del w:id="1312" w:author="wei ganchao" w:date="2022-01-13T18:16:00Z">
                <m:rPr>
                  <m:sty m:val="b"/>
                </m:rPr>
                <w:rPr>
                  <w:rFonts w:ascii="Cambria Math" w:hAnsi="Cambria Math"/>
                </w:rPr>
                <m:t>Σ</m:t>
              </w:del>
            </m:r>
          </m:e>
          <m:sub>
            <m:r>
              <w:del w:id="1313" w:author="wei ganchao" w:date="2022-01-13T18:16:00Z">
                <w:rPr>
                  <w:rFonts w:ascii="Cambria Math" w:hAnsi="Cambria Math"/>
                </w:rPr>
                <m:t>t</m:t>
              </w:del>
            </m:r>
          </m:sub>
        </m:sSub>
        <m:r>
          <w:del w:id="1314" w:author="wei ganchao" w:date="2022-01-13T18:16:00Z">
            <w:rPr>
              <w:rFonts w:ascii="Cambria Math" w:hAnsi="Cambria Math"/>
            </w:rPr>
            <m:t>)</m:t>
          </w:del>
        </m:r>
      </m:oMath>
      <w:del w:id="1315" w:author="wei ganchao" w:date="2022-01-13T18:16:00Z">
        <w:r w:rsidDel="00FF27D1">
          <w:delText xml:space="preserve">, and we can use this approximation to quantify the </w:delText>
        </w:r>
        <w:commentRangeStart w:id="1316"/>
        <w:r w:rsidDel="00FF27D1">
          <w:delText>state</w:delText>
        </w:r>
        <w:commentRangeEnd w:id="1316"/>
        <w:r w:rsidR="00A13D6F" w:rsidDel="00FF27D1">
          <w:rPr>
            <w:rStyle w:val="CommentReference"/>
          </w:rPr>
          <w:commentReference w:id="1316"/>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rsidP="00FF27D1">
      <w:pPr>
        <w:keepNext/>
        <w:keepLines/>
        <w:spacing w:before="40"/>
        <w:outlineLvl w:val="1"/>
        <w:rPr>
          <w:del w:id="1317" w:author="wei ganchao" w:date="2022-01-13T18:16:00Z"/>
          <w:bCs/>
        </w:rPr>
        <w:pPrChange w:id="1318" w:author="wei ganchao" w:date="2022-01-13T18:16:00Z">
          <w:pPr/>
        </w:pPrChange>
      </w:pPr>
      <w:del w:id="1319"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320" w:author="wei ganchao" w:date="2022-01-13T18:16:00Z">
                <w:rPr>
                  <w:rFonts w:ascii="Cambria Math" w:hAnsi="Cambria Math"/>
                  <w:i/>
                </w:rPr>
              </w:del>
            </m:ctrlPr>
          </m:sSubPr>
          <m:e>
            <m:r>
              <w:del w:id="1321" w:author="wei ganchao" w:date="2022-01-13T18:16:00Z">
                <m:rPr>
                  <m:sty m:val="bi"/>
                </m:rPr>
                <w:rPr>
                  <w:rFonts w:ascii="Cambria Math" w:hAnsi="Cambria Math"/>
                </w:rPr>
                <m:t>Z</m:t>
              </w:del>
            </m:r>
          </m:e>
          <m:sub>
            <m:r>
              <w:del w:id="1322" w:author="wei ganchao" w:date="2022-01-13T18:16:00Z">
                <w:rPr>
                  <w:rFonts w:ascii="Cambria Math" w:hAnsi="Cambria Math"/>
                </w:rPr>
                <m:t>it</m:t>
              </w:del>
            </m:r>
          </m:sub>
        </m:sSub>
        <m:r>
          <w:del w:id="1323" w:author="wei ganchao" w:date="2022-01-13T18:16:00Z">
            <w:rPr>
              <w:rFonts w:ascii="Cambria Math" w:hAnsi="Cambria Math"/>
            </w:rPr>
            <m:t>=</m:t>
          </w:del>
        </m:r>
        <m:d>
          <m:dPr>
            <m:ctrlPr>
              <w:del w:id="1324" w:author="wei ganchao" w:date="2022-01-13T18:16:00Z">
                <w:rPr>
                  <w:rFonts w:ascii="Cambria Math" w:hAnsi="Cambria Math"/>
                  <w:i/>
                </w:rPr>
              </w:del>
            </m:ctrlPr>
          </m:dPr>
          <m:e>
            <m:m>
              <m:mPr>
                <m:mcs>
                  <m:mc>
                    <m:mcPr>
                      <m:count m:val="2"/>
                      <m:mcJc m:val="center"/>
                    </m:mcPr>
                  </m:mc>
                </m:mcs>
                <m:ctrlPr>
                  <w:del w:id="1325" w:author="wei ganchao" w:date="2022-01-13T18:16:00Z">
                    <w:rPr>
                      <w:rFonts w:ascii="Cambria Math" w:hAnsi="Cambria Math"/>
                      <w:i/>
                    </w:rPr>
                  </w:del>
                </m:ctrlPr>
              </m:mPr>
              <m:mr>
                <m:e>
                  <m:sSubSup>
                    <m:sSubSupPr>
                      <m:ctrlPr>
                        <w:del w:id="1326" w:author="wei ganchao" w:date="2022-01-13T18:16:00Z">
                          <w:rPr>
                            <w:rFonts w:ascii="Cambria Math" w:hAnsi="Cambria Math"/>
                            <w:i/>
                          </w:rPr>
                        </w:del>
                      </m:ctrlPr>
                    </m:sSubSupPr>
                    <m:e>
                      <m:r>
                        <w:del w:id="1327" w:author="wei ganchao" w:date="2022-01-13T18:16:00Z">
                          <m:rPr>
                            <m:sty m:val="bi"/>
                          </m:rPr>
                          <w:rPr>
                            <w:rFonts w:ascii="Cambria Math" w:hAnsi="Cambria Math"/>
                          </w:rPr>
                          <m:t>x</m:t>
                        </w:del>
                      </m:r>
                    </m:e>
                    <m:sub>
                      <m:r>
                        <w:del w:id="1328" w:author="wei ganchao" w:date="2022-01-13T18:16:00Z">
                          <w:rPr>
                            <w:rFonts w:ascii="Cambria Math" w:hAnsi="Cambria Math"/>
                          </w:rPr>
                          <m:t>it</m:t>
                        </w:del>
                      </m:r>
                    </m:sub>
                    <m:sup>
                      <m:r>
                        <w:del w:id="1329" w:author="wei ganchao" w:date="2022-01-13T18:16:00Z">
                          <w:rPr>
                            <w:rFonts w:ascii="Cambria Math" w:hAnsi="Cambria Math"/>
                          </w:rPr>
                          <m:t>'</m:t>
                        </w:del>
                      </m:r>
                    </m:sup>
                  </m:sSubSup>
                </m:e>
                <m:e>
                  <m:r>
                    <w:del w:id="1330" w:author="wei ganchao" w:date="2022-01-13T18:16:00Z">
                      <m:rPr>
                        <m:sty m:val="bi"/>
                      </m:rPr>
                      <w:rPr>
                        <w:rFonts w:ascii="Cambria Math" w:hAnsi="Cambria Math"/>
                      </w:rPr>
                      <m:t>0</m:t>
                    </w:del>
                  </m:r>
                </m:e>
              </m:mr>
              <m:mr>
                <m:e>
                  <m:r>
                    <w:del w:id="1331" w:author="wei ganchao" w:date="2022-01-13T18:16:00Z">
                      <m:rPr>
                        <m:sty m:val="bi"/>
                      </m:rPr>
                      <w:rPr>
                        <w:rFonts w:ascii="Cambria Math" w:hAnsi="Cambria Math"/>
                      </w:rPr>
                      <m:t>0</m:t>
                    </w:del>
                  </m:r>
                </m:e>
                <m:e>
                  <m:sSubSup>
                    <m:sSubSupPr>
                      <m:ctrlPr>
                        <w:del w:id="1332" w:author="wei ganchao" w:date="2022-01-13T18:16:00Z">
                          <w:rPr>
                            <w:rFonts w:ascii="Cambria Math" w:hAnsi="Cambria Math"/>
                            <w:i/>
                          </w:rPr>
                        </w:del>
                      </m:ctrlPr>
                    </m:sSubSupPr>
                    <m:e>
                      <m:r>
                        <w:del w:id="1333" w:author="wei ganchao" w:date="2022-01-13T18:16:00Z">
                          <m:rPr>
                            <m:sty m:val="bi"/>
                          </m:rPr>
                          <w:rPr>
                            <w:rFonts w:ascii="Cambria Math" w:hAnsi="Cambria Math"/>
                          </w:rPr>
                          <m:t>g</m:t>
                        </w:del>
                      </m:r>
                    </m:e>
                    <m:sub>
                      <m:r>
                        <w:del w:id="1334" w:author="wei ganchao" w:date="2022-01-13T18:16:00Z">
                          <w:rPr>
                            <w:rFonts w:ascii="Cambria Math" w:hAnsi="Cambria Math"/>
                          </w:rPr>
                          <m:t>it</m:t>
                        </w:del>
                      </m:r>
                    </m:sub>
                    <m:sup>
                      <m:r>
                        <w:del w:id="1335" w:author="wei ganchao" w:date="2022-01-13T18:16:00Z">
                          <w:rPr>
                            <w:rFonts w:ascii="Cambria Math" w:hAnsi="Cambria Math"/>
                          </w:rPr>
                          <m:t>'</m:t>
                        </w:del>
                      </m:r>
                    </m:sup>
                  </m:sSubSup>
                </m:e>
              </m:mr>
            </m:m>
          </m:e>
        </m:d>
      </m:oMath>
      <w:del w:id="1336"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337" w:author="wei ganchao" w:date="2022-01-13T18:16:00Z">
                <w:rPr>
                  <w:rFonts w:ascii="Cambria Math" w:hAnsi="Cambria Math"/>
                  <w:i/>
                </w:rPr>
              </w:del>
            </m:ctrlPr>
          </m:dPr>
          <m:e>
            <m:m>
              <m:mPr>
                <m:mcs>
                  <m:mc>
                    <m:mcPr>
                      <m:count m:val="1"/>
                      <m:mcJc m:val="center"/>
                    </m:mcPr>
                  </m:mc>
                </m:mcs>
                <m:ctrlPr>
                  <w:del w:id="1338" w:author="wei ganchao" w:date="2022-01-13T18:16:00Z">
                    <w:rPr>
                      <w:rFonts w:ascii="Cambria Math" w:hAnsi="Cambria Math"/>
                      <w:i/>
                    </w:rPr>
                  </w:del>
                </m:ctrlPr>
              </m:mPr>
              <m:mr>
                <m:e>
                  <m:sSub>
                    <m:sSubPr>
                      <m:ctrlPr>
                        <w:del w:id="1339" w:author="wei ganchao" w:date="2022-01-13T18:16:00Z">
                          <w:rPr>
                            <w:rFonts w:ascii="Cambria Math" w:hAnsi="Cambria Math"/>
                            <w:i/>
                          </w:rPr>
                        </w:del>
                      </m:ctrlPr>
                    </m:sSubPr>
                    <m:e>
                      <m:r>
                        <w:del w:id="1340" w:author="wei ganchao" w:date="2022-01-13T18:16:00Z">
                          <w:rPr>
                            <w:rFonts w:ascii="Cambria Math" w:hAnsi="Cambria Math"/>
                          </w:rPr>
                          <m:t>λ</m:t>
                        </w:del>
                      </m:r>
                    </m:e>
                    <m:sub>
                      <m:r>
                        <w:del w:id="1341" w:author="wei ganchao" w:date="2022-01-13T18:16:00Z">
                          <w:rPr>
                            <w:rFonts w:ascii="Cambria Math" w:hAnsi="Cambria Math"/>
                          </w:rPr>
                          <m:t>it</m:t>
                        </w:del>
                      </m:r>
                    </m:sub>
                  </m:sSub>
                </m:e>
              </m:mr>
              <m:mr>
                <m:e>
                  <m:sSub>
                    <m:sSubPr>
                      <m:ctrlPr>
                        <w:del w:id="1342" w:author="wei ganchao" w:date="2022-01-13T18:16:00Z">
                          <w:rPr>
                            <w:rFonts w:ascii="Cambria Math" w:hAnsi="Cambria Math"/>
                            <w:i/>
                          </w:rPr>
                        </w:del>
                      </m:ctrlPr>
                    </m:sSubPr>
                    <m:e>
                      <m:r>
                        <w:del w:id="1343" w:author="wei ganchao" w:date="2022-01-13T18:16:00Z">
                          <w:rPr>
                            <w:rFonts w:ascii="Cambria Math" w:hAnsi="Cambria Math"/>
                          </w:rPr>
                          <m:t>ν</m:t>
                        </w:del>
                      </m:r>
                    </m:e>
                    <m:sub>
                      <m:r>
                        <w:del w:id="1344" w:author="wei ganchao" w:date="2022-01-13T18:16:00Z">
                          <w:rPr>
                            <w:rFonts w:ascii="Cambria Math" w:hAnsi="Cambria Math"/>
                          </w:rPr>
                          <m:t>it</m:t>
                        </w:del>
                      </m:r>
                    </m:sub>
                  </m:sSub>
                </m:e>
              </m:mr>
            </m:m>
          </m:e>
        </m:d>
        <m:r>
          <w:del w:id="1345" w:author="wei ganchao" w:date="2022-01-13T18:16:00Z">
            <w:rPr>
              <w:rFonts w:ascii="Cambria Math" w:hAnsi="Cambria Math"/>
            </w:rPr>
            <m:t xml:space="preserve"> =</m:t>
          </w:del>
        </m:r>
        <m:func>
          <m:funcPr>
            <m:ctrlPr>
              <w:del w:id="1346" w:author="wei ganchao" w:date="2022-01-13T18:16:00Z">
                <w:rPr>
                  <w:rFonts w:ascii="Cambria Math" w:hAnsi="Cambria Math"/>
                  <w:i/>
                </w:rPr>
              </w:del>
            </m:ctrlPr>
          </m:funcPr>
          <m:fName>
            <m:r>
              <w:del w:id="1347" w:author="wei ganchao" w:date="2022-01-13T18:16:00Z">
                <m:rPr>
                  <m:sty m:val="p"/>
                </m:rPr>
                <w:rPr>
                  <w:rFonts w:ascii="Cambria Math" w:hAnsi="Cambria Math"/>
                </w:rPr>
                <m:t>exp</m:t>
              </w:del>
            </m:r>
          </m:fName>
          <m:e>
            <m:r>
              <w:del w:id="1348" w:author="wei ganchao" w:date="2022-01-13T18:16:00Z">
                <w:rPr>
                  <w:rFonts w:ascii="Cambria Math" w:hAnsi="Cambria Math"/>
                </w:rPr>
                <m:t>(</m:t>
              </w:del>
            </m:r>
            <m:sSub>
              <m:sSubPr>
                <m:ctrlPr>
                  <w:del w:id="1349" w:author="wei ganchao" w:date="2022-01-13T18:16:00Z">
                    <w:rPr>
                      <w:rFonts w:ascii="Cambria Math" w:hAnsi="Cambria Math"/>
                      <w:i/>
                    </w:rPr>
                  </w:del>
                </m:ctrlPr>
              </m:sSubPr>
              <m:e>
                <m:r>
                  <w:del w:id="1350" w:author="wei ganchao" w:date="2022-01-13T18:16:00Z">
                    <m:rPr>
                      <m:sty m:val="bi"/>
                    </m:rPr>
                    <w:rPr>
                      <w:rFonts w:ascii="Cambria Math" w:hAnsi="Cambria Math"/>
                    </w:rPr>
                    <m:t>Z</m:t>
                  </w:del>
                </m:r>
              </m:e>
              <m:sub>
                <m:r>
                  <w:del w:id="1351" w:author="wei ganchao" w:date="2022-01-13T18:16:00Z">
                    <w:rPr>
                      <w:rFonts w:ascii="Cambria Math" w:hAnsi="Cambria Math"/>
                    </w:rPr>
                    <m:t>it</m:t>
                  </w:del>
                </m:r>
              </m:sub>
            </m:sSub>
            <m:sSub>
              <m:sSubPr>
                <m:ctrlPr>
                  <w:del w:id="1352" w:author="wei ganchao" w:date="2022-01-13T18:16:00Z">
                    <w:rPr>
                      <w:rFonts w:ascii="Cambria Math" w:hAnsi="Cambria Math"/>
                      <w:i/>
                    </w:rPr>
                  </w:del>
                </m:ctrlPr>
              </m:sSubPr>
              <m:e>
                <m:r>
                  <w:del w:id="1353" w:author="wei ganchao" w:date="2022-01-13T18:16:00Z">
                    <m:rPr>
                      <m:sty m:val="bi"/>
                    </m:rPr>
                    <w:rPr>
                      <w:rFonts w:ascii="Cambria Math" w:hAnsi="Cambria Math"/>
                    </w:rPr>
                    <m:t>θ</m:t>
                  </w:del>
                </m:r>
              </m:e>
              <m:sub>
                <m:r>
                  <w:del w:id="1354" w:author="wei ganchao" w:date="2022-01-13T18:16:00Z">
                    <w:rPr>
                      <w:rFonts w:ascii="Cambria Math" w:hAnsi="Cambria Math"/>
                    </w:rPr>
                    <m:t>t</m:t>
                  </w:del>
                </m:r>
              </m:sub>
            </m:sSub>
            <m:r>
              <w:del w:id="1355" w:author="wei ganchao" w:date="2022-01-13T18:16:00Z">
                <w:rPr>
                  <w:rFonts w:ascii="Cambria Math" w:hAnsi="Cambria Math"/>
                </w:rPr>
                <m:t>)</m:t>
              </w:del>
            </m:r>
          </m:e>
        </m:func>
        <m:r>
          <w:del w:id="1356" w:author="wei ganchao" w:date="2022-01-13T18:16:00Z">
            <w:rPr>
              <w:rFonts w:ascii="Cambria Math" w:hAnsi="Cambria Math"/>
            </w:rPr>
            <m:t>∼Lognorma</m:t>
          </w:del>
        </m:r>
        <m:sSub>
          <m:sSubPr>
            <m:ctrlPr>
              <w:del w:id="1357" w:author="wei ganchao" w:date="2022-01-13T18:16:00Z">
                <w:rPr>
                  <w:rFonts w:ascii="Cambria Math" w:hAnsi="Cambria Math"/>
                  <w:i/>
                </w:rPr>
              </w:del>
            </m:ctrlPr>
          </m:sSubPr>
          <m:e>
            <m:r>
              <w:del w:id="1358" w:author="wei ganchao" w:date="2022-01-13T18:16:00Z">
                <w:rPr>
                  <w:rFonts w:ascii="Cambria Math" w:hAnsi="Cambria Math"/>
                </w:rPr>
                <m:t>l</m:t>
              </w:del>
            </m:r>
          </m:e>
          <m:sub>
            <m:r>
              <w:del w:id="1359" w:author="wei ganchao" w:date="2022-01-13T18:16:00Z">
                <w:rPr>
                  <w:rFonts w:ascii="Cambria Math" w:hAnsi="Cambria Math"/>
                </w:rPr>
                <m:t>2</m:t>
              </w:del>
            </m:r>
          </m:sub>
        </m:sSub>
        <m:d>
          <m:dPr>
            <m:ctrlPr>
              <w:del w:id="1360" w:author="wei ganchao" w:date="2022-01-13T18:16:00Z">
                <w:rPr>
                  <w:rFonts w:ascii="Cambria Math" w:hAnsi="Cambria Math"/>
                  <w:i/>
                </w:rPr>
              </w:del>
            </m:ctrlPr>
          </m:dPr>
          <m:e>
            <m:sSub>
              <m:sSubPr>
                <m:ctrlPr>
                  <w:del w:id="1361" w:author="wei ganchao" w:date="2022-01-13T18:16:00Z">
                    <w:rPr>
                      <w:rFonts w:ascii="Cambria Math" w:hAnsi="Cambria Math"/>
                      <w:i/>
                    </w:rPr>
                  </w:del>
                </m:ctrlPr>
              </m:sSubPr>
              <m:e>
                <m:r>
                  <w:del w:id="1362" w:author="wei ganchao" w:date="2022-01-13T18:16:00Z">
                    <m:rPr>
                      <m:sty m:val="bi"/>
                    </m:rPr>
                    <w:rPr>
                      <w:rFonts w:ascii="Cambria Math" w:hAnsi="Cambria Math"/>
                    </w:rPr>
                    <m:t>Z</m:t>
                  </w:del>
                </m:r>
              </m:e>
              <m:sub>
                <m:r>
                  <w:del w:id="1363" w:author="wei ganchao" w:date="2022-01-13T18:16:00Z">
                    <w:rPr>
                      <w:rFonts w:ascii="Cambria Math" w:hAnsi="Cambria Math"/>
                    </w:rPr>
                    <m:t>it</m:t>
                  </w:del>
                </m:r>
              </m:sub>
            </m:sSub>
            <m:sSub>
              <m:sSubPr>
                <m:ctrlPr>
                  <w:del w:id="1364" w:author="wei ganchao" w:date="2022-01-13T18:16:00Z">
                    <w:rPr>
                      <w:rFonts w:ascii="Cambria Math" w:hAnsi="Cambria Math"/>
                      <w:i/>
                    </w:rPr>
                  </w:del>
                </m:ctrlPr>
              </m:sSubPr>
              <m:e>
                <m:r>
                  <w:del w:id="1365" w:author="wei ganchao" w:date="2022-01-13T18:16:00Z">
                    <m:rPr>
                      <m:sty m:val="bi"/>
                    </m:rPr>
                    <w:rPr>
                      <w:rFonts w:ascii="Cambria Math" w:hAnsi="Cambria Math"/>
                    </w:rPr>
                    <m:t>μ</m:t>
                  </w:del>
                </m:r>
              </m:e>
              <m:sub>
                <m:r>
                  <w:del w:id="1366" w:author="wei ganchao" w:date="2022-01-13T18:16:00Z">
                    <w:rPr>
                      <w:rFonts w:ascii="Cambria Math" w:hAnsi="Cambria Math"/>
                    </w:rPr>
                    <m:t>t</m:t>
                  </w:del>
                </m:r>
              </m:sub>
            </m:sSub>
            <m:r>
              <w:del w:id="1367" w:author="wei ganchao" w:date="2022-01-13T18:16:00Z">
                <w:rPr>
                  <w:rFonts w:ascii="Cambria Math" w:hAnsi="Cambria Math"/>
                </w:rPr>
                <m:t>,</m:t>
              </w:del>
            </m:r>
            <m:sSub>
              <m:sSubPr>
                <m:ctrlPr>
                  <w:del w:id="1368" w:author="wei ganchao" w:date="2022-01-13T18:16:00Z">
                    <w:rPr>
                      <w:rFonts w:ascii="Cambria Math" w:hAnsi="Cambria Math"/>
                      <w:i/>
                    </w:rPr>
                  </w:del>
                </m:ctrlPr>
              </m:sSubPr>
              <m:e>
                <m:r>
                  <w:del w:id="1369" w:author="wei ganchao" w:date="2022-01-13T18:16:00Z">
                    <m:rPr>
                      <m:sty m:val="bi"/>
                    </m:rPr>
                    <w:rPr>
                      <w:rFonts w:ascii="Cambria Math" w:hAnsi="Cambria Math"/>
                    </w:rPr>
                    <m:t>Z</m:t>
                  </w:del>
                </m:r>
              </m:e>
              <m:sub>
                <m:r>
                  <w:del w:id="1370" w:author="wei ganchao" w:date="2022-01-13T18:16:00Z">
                    <w:rPr>
                      <w:rFonts w:ascii="Cambria Math" w:hAnsi="Cambria Math"/>
                    </w:rPr>
                    <m:t>it</m:t>
                  </w:del>
                </m:r>
              </m:sub>
            </m:sSub>
            <m:sSub>
              <m:sSubPr>
                <m:ctrlPr>
                  <w:del w:id="1371" w:author="wei ganchao" w:date="2022-01-13T18:16:00Z">
                    <w:rPr>
                      <w:rFonts w:ascii="Cambria Math" w:hAnsi="Cambria Math"/>
                      <w:i/>
                    </w:rPr>
                  </w:del>
                </m:ctrlPr>
              </m:sSubPr>
              <m:e>
                <m:r>
                  <w:del w:id="1372" w:author="wei ganchao" w:date="2022-01-13T18:16:00Z">
                    <m:rPr>
                      <m:sty m:val="b"/>
                    </m:rPr>
                    <w:rPr>
                      <w:rFonts w:ascii="Cambria Math" w:hAnsi="Cambria Math"/>
                    </w:rPr>
                    <m:t>Σ</m:t>
                  </w:del>
                </m:r>
              </m:e>
              <m:sub>
                <m:r>
                  <w:del w:id="1373" w:author="wei ganchao" w:date="2022-01-13T18:16:00Z">
                    <w:rPr>
                      <w:rFonts w:ascii="Cambria Math" w:hAnsi="Cambria Math"/>
                    </w:rPr>
                    <m:t>t</m:t>
                  </w:del>
                </m:r>
              </m:sub>
            </m:sSub>
            <m:sSubSup>
              <m:sSubSupPr>
                <m:ctrlPr>
                  <w:del w:id="1374" w:author="wei ganchao" w:date="2022-01-13T18:16:00Z">
                    <w:rPr>
                      <w:rFonts w:ascii="Cambria Math" w:hAnsi="Cambria Math"/>
                      <w:i/>
                    </w:rPr>
                  </w:del>
                </m:ctrlPr>
              </m:sSubSupPr>
              <m:e>
                <m:r>
                  <w:del w:id="1375" w:author="wei ganchao" w:date="2022-01-13T18:16:00Z">
                    <m:rPr>
                      <m:sty m:val="bi"/>
                    </m:rPr>
                    <w:rPr>
                      <w:rFonts w:ascii="Cambria Math" w:hAnsi="Cambria Math"/>
                    </w:rPr>
                    <m:t>Z</m:t>
                  </w:del>
                </m:r>
                <m:ctrlPr>
                  <w:del w:id="1376" w:author="wei ganchao" w:date="2022-01-13T18:16:00Z">
                    <w:rPr>
                      <w:rFonts w:ascii="Cambria Math" w:hAnsi="Cambria Math"/>
                      <w:b/>
                      <w:bCs/>
                      <w:i/>
                    </w:rPr>
                  </w:del>
                </m:ctrlPr>
              </m:e>
              <m:sub>
                <m:r>
                  <w:del w:id="1377" w:author="wei ganchao" w:date="2022-01-13T18:16:00Z">
                    <w:rPr>
                      <w:rFonts w:ascii="Cambria Math" w:hAnsi="Cambria Math"/>
                    </w:rPr>
                    <m:t>it</m:t>
                  </w:del>
                </m:r>
              </m:sub>
              <m:sup>
                <m:r>
                  <w:del w:id="1378" w:author="wei ganchao" w:date="2022-01-13T18:16:00Z">
                    <w:rPr>
                      <w:rFonts w:ascii="Cambria Math" w:hAnsi="Cambria Math"/>
                    </w:rPr>
                    <m:t>'</m:t>
                  </w:del>
                </m:r>
              </m:sup>
            </m:sSubSup>
          </m:e>
        </m:d>
        <m:r>
          <w:del w:id="1379" w:author="wei ganchao" w:date="2022-01-13T18:16:00Z">
            <w:rPr>
              <w:rFonts w:ascii="Cambria Math" w:hAnsi="Cambria Math"/>
            </w:rPr>
            <m:t>=</m:t>
          </w:del>
        </m:r>
        <w:commentRangeStart w:id="1380"/>
        <m:r>
          <w:del w:id="1381" w:author="wei ganchao" w:date="2022-01-13T18:16:00Z">
            <w:rPr>
              <w:rFonts w:ascii="Cambria Math" w:hAnsi="Cambria Math"/>
            </w:rPr>
            <m:t>lognormal(</m:t>
          </w:del>
        </m:r>
        <m:sSup>
          <m:sSupPr>
            <m:ctrlPr>
              <w:del w:id="1382" w:author="wei ganchao" w:date="2022-01-13T18:16:00Z">
                <w:rPr>
                  <w:rFonts w:ascii="Cambria Math" w:hAnsi="Cambria Math"/>
                  <w:b/>
                  <w:bCs/>
                  <w:i/>
                </w:rPr>
              </w:del>
            </m:ctrlPr>
          </m:sSupPr>
          <m:e>
            <m:r>
              <w:del w:id="1383" w:author="wei ganchao" w:date="2022-01-13T18:16:00Z">
                <m:rPr>
                  <m:sty m:val="bi"/>
                </m:rPr>
                <w:rPr>
                  <w:rFonts w:ascii="Cambria Math" w:hAnsi="Cambria Math"/>
                </w:rPr>
                <m:t>a</m:t>
              </w:del>
            </m:r>
            <m:ctrlPr>
              <w:del w:id="1384" w:author="wei ganchao" w:date="2022-01-13T18:16:00Z">
                <w:rPr>
                  <w:rFonts w:ascii="Cambria Math" w:hAnsi="Cambria Math"/>
                  <w:i/>
                </w:rPr>
              </w:del>
            </m:ctrlPr>
          </m:e>
          <m:sup>
            <m:r>
              <w:del w:id="1385" w:author="wei ganchao" w:date="2022-01-13T18:16:00Z">
                <w:rPr>
                  <w:rFonts w:ascii="Cambria Math" w:hAnsi="Cambria Math"/>
                </w:rPr>
                <m:t>it</m:t>
              </w:del>
            </m:r>
          </m:sup>
        </m:sSup>
        <m:r>
          <w:del w:id="1386" w:author="wei ganchao" w:date="2022-01-13T18:16:00Z">
            <w:rPr>
              <w:rFonts w:ascii="Cambria Math" w:hAnsi="Cambria Math"/>
            </w:rPr>
            <m:t>,</m:t>
          </w:del>
        </m:r>
        <m:sSup>
          <m:sSupPr>
            <m:ctrlPr>
              <w:del w:id="1387" w:author="wei ganchao" w:date="2022-01-13T18:16:00Z">
                <w:rPr>
                  <w:rFonts w:ascii="Cambria Math" w:hAnsi="Cambria Math"/>
                  <w:b/>
                  <w:bCs/>
                  <w:i/>
                </w:rPr>
              </w:del>
            </m:ctrlPr>
          </m:sSupPr>
          <m:e>
            <m:r>
              <w:del w:id="1388" w:author="wei ganchao" w:date="2022-01-13T18:16:00Z">
                <m:rPr>
                  <m:sty m:val="bi"/>
                </m:rPr>
                <w:rPr>
                  <w:rFonts w:ascii="Cambria Math" w:hAnsi="Cambria Math"/>
                </w:rPr>
                <m:t>S</m:t>
              </w:del>
            </m:r>
            <m:ctrlPr>
              <w:del w:id="1389" w:author="wei ganchao" w:date="2022-01-13T18:16:00Z">
                <w:rPr>
                  <w:rFonts w:ascii="Cambria Math" w:hAnsi="Cambria Math"/>
                  <w:i/>
                </w:rPr>
              </w:del>
            </m:ctrlPr>
          </m:e>
          <m:sup>
            <m:r>
              <w:del w:id="1390" w:author="wei ganchao" w:date="2022-01-13T18:16:00Z">
                <w:rPr>
                  <w:rFonts w:ascii="Cambria Math" w:hAnsi="Cambria Math"/>
                </w:rPr>
                <m:t>it</m:t>
              </w:del>
            </m:r>
          </m:sup>
        </m:sSup>
        <m:r>
          <w:del w:id="1391" w:author="wei ganchao" w:date="2022-01-13T18:16:00Z">
            <w:rPr>
              <w:rFonts w:ascii="Cambria Math" w:hAnsi="Cambria Math"/>
            </w:rPr>
            <m:t>)</m:t>
          </w:del>
        </m:r>
      </m:oMath>
      <w:del w:id="1392" w:author="wei ganchao" w:date="2022-01-13T18:16:00Z">
        <w:r w:rsidR="00583AB8" w:rsidDel="00FF27D1">
          <w:delText>.</w:delText>
        </w:r>
        <w:r w:rsidR="00C8327E" w:rsidDel="00FF27D1">
          <w:delText xml:space="preserve"> Denote the variance of CMP parameters as </w:delText>
        </w:r>
      </w:del>
      <m:oMath>
        <m:sSub>
          <m:sSubPr>
            <m:ctrlPr>
              <w:del w:id="1393" w:author="wei ganchao" w:date="2022-01-13T18:16:00Z">
                <w:rPr>
                  <w:rFonts w:ascii="Cambria Math" w:hAnsi="Cambria Math"/>
                  <w:b/>
                  <w:i/>
                </w:rPr>
              </w:del>
            </m:ctrlPr>
          </m:sSubPr>
          <m:e>
            <m:r>
              <w:del w:id="1394" w:author="wei ganchao" w:date="2022-01-13T18:16:00Z">
                <m:rPr>
                  <m:sty m:val="bi"/>
                </m:rPr>
                <w:rPr>
                  <w:rFonts w:ascii="Cambria Math" w:hAnsi="Cambria Math"/>
                </w:rPr>
                <m:t>V</m:t>
              </w:del>
            </m:r>
          </m:e>
          <m:sub>
            <m:r>
              <w:del w:id="1395" w:author="wei ganchao" w:date="2022-01-13T18:16:00Z">
                <w:rPr>
                  <w:rFonts w:ascii="Cambria Math" w:hAnsi="Cambria Math"/>
                </w:rPr>
                <m:t>it</m:t>
              </w:del>
            </m:r>
          </m:sub>
        </m:sSub>
      </m:oMath>
      <w:del w:id="1396" w:author="wei ganchao" w:date="2022-01-13T18:16:00Z">
        <w:r w:rsidR="00C8327E" w:rsidDel="00FF27D1">
          <w:rPr>
            <w:bCs/>
          </w:rPr>
          <w:delText xml:space="preserve">, </w:delText>
        </w:r>
        <w:r w:rsidR="00C45B17" w:rsidDel="00FF27D1">
          <w:rPr>
            <w:bCs/>
          </w:rPr>
          <w:delText xml:space="preserve">and </w:delText>
        </w:r>
      </w:del>
      <m:oMath>
        <m:sSub>
          <m:sSubPr>
            <m:ctrlPr>
              <w:del w:id="1397" w:author="wei ganchao" w:date="2022-01-13T18:16:00Z">
                <w:rPr>
                  <w:rFonts w:ascii="Cambria Math" w:hAnsi="Cambria Math"/>
                  <w:bCs/>
                  <w:i/>
                </w:rPr>
              </w:del>
            </m:ctrlPr>
          </m:sSubPr>
          <m:e>
            <m:d>
              <m:dPr>
                <m:begChr m:val="["/>
                <m:endChr m:val="]"/>
                <m:ctrlPr>
                  <w:del w:id="1398" w:author="wei ganchao" w:date="2022-01-13T18:16:00Z">
                    <w:rPr>
                      <w:rFonts w:ascii="Cambria Math" w:hAnsi="Cambria Math"/>
                      <w:bCs/>
                      <w:i/>
                    </w:rPr>
                  </w:del>
                </m:ctrlPr>
              </m:dPr>
              <m:e>
                <m:sSub>
                  <m:sSubPr>
                    <m:ctrlPr>
                      <w:del w:id="1399" w:author="wei ganchao" w:date="2022-01-13T18:16:00Z">
                        <w:rPr>
                          <w:rFonts w:ascii="Cambria Math" w:hAnsi="Cambria Math"/>
                          <w:bCs/>
                          <w:i/>
                        </w:rPr>
                      </w:del>
                    </m:ctrlPr>
                  </m:sSubPr>
                  <m:e>
                    <m:r>
                      <w:del w:id="1400" w:author="wei ganchao" w:date="2022-01-13T18:16:00Z">
                        <w:rPr>
                          <w:rFonts w:ascii="Cambria Math" w:hAnsi="Cambria Math"/>
                        </w:rPr>
                        <m:t>V</m:t>
                      </w:del>
                    </m:r>
                  </m:e>
                  <m:sub>
                    <m:r>
                      <w:del w:id="1401" w:author="wei ganchao" w:date="2022-01-13T18:16:00Z">
                        <w:rPr>
                          <w:rFonts w:ascii="Cambria Math" w:hAnsi="Cambria Math"/>
                        </w:rPr>
                        <m:t>it</m:t>
                      </w:del>
                    </m:r>
                  </m:sub>
                </m:sSub>
              </m:e>
            </m:d>
          </m:e>
          <m:sub>
            <m:r>
              <w:del w:id="1402" w:author="wei ganchao" w:date="2022-01-13T18:16:00Z">
                <w:rPr>
                  <w:rFonts w:ascii="Cambria Math" w:hAnsi="Cambria Math"/>
                </w:rPr>
                <m:t>mn</m:t>
              </w:del>
            </m:r>
          </m:sub>
        </m:sSub>
        <m:r>
          <w:del w:id="1403" w:author="wei ganchao" w:date="2022-01-13T18:16:00Z">
            <w:rPr>
              <w:rFonts w:ascii="Cambria Math" w:hAnsi="Cambria Math"/>
            </w:rPr>
            <m:t>=</m:t>
          </w:del>
        </m:r>
        <m:sSup>
          <m:sSupPr>
            <m:ctrlPr>
              <w:del w:id="1404" w:author="wei ganchao" w:date="2022-01-13T18:16:00Z">
                <w:rPr>
                  <w:rFonts w:ascii="Cambria Math" w:hAnsi="Cambria Math"/>
                  <w:bCs/>
                  <w:i/>
                </w:rPr>
              </w:del>
            </m:ctrlPr>
          </m:sSupPr>
          <m:e>
            <m:r>
              <w:del w:id="1405" w:author="wei ganchao" w:date="2022-01-13T18:16:00Z">
                <w:rPr>
                  <w:rFonts w:ascii="Cambria Math" w:hAnsi="Cambria Math"/>
                </w:rPr>
                <m:t>e</m:t>
              </w:del>
            </m:r>
          </m:e>
          <m:sup>
            <m:sSubSup>
              <m:sSubSupPr>
                <m:ctrlPr>
                  <w:del w:id="1406" w:author="wei ganchao" w:date="2022-01-13T18:16:00Z">
                    <w:rPr>
                      <w:rFonts w:ascii="Cambria Math" w:hAnsi="Cambria Math"/>
                      <w:bCs/>
                      <w:i/>
                    </w:rPr>
                  </w:del>
                </m:ctrlPr>
              </m:sSubSupPr>
              <m:e>
                <m:r>
                  <w:del w:id="1407" w:author="wei ganchao" w:date="2022-01-13T18:16:00Z">
                    <m:rPr>
                      <m:sty m:val="bi"/>
                    </m:rPr>
                    <w:rPr>
                      <w:rFonts w:ascii="Cambria Math" w:hAnsi="Cambria Math"/>
                    </w:rPr>
                    <m:t>a</m:t>
                  </w:del>
                </m:r>
              </m:e>
              <m:sub>
                <m:r>
                  <w:del w:id="1408" w:author="wei ganchao" w:date="2022-01-13T18:16:00Z">
                    <w:rPr>
                      <w:rFonts w:ascii="Cambria Math" w:hAnsi="Cambria Math"/>
                    </w:rPr>
                    <m:t>m</m:t>
                  </w:del>
                </m:r>
              </m:sub>
              <m:sup>
                <m:r>
                  <w:del w:id="1409" w:author="wei ganchao" w:date="2022-01-13T18:16:00Z">
                    <w:rPr>
                      <w:rFonts w:ascii="Cambria Math" w:hAnsi="Cambria Math"/>
                    </w:rPr>
                    <m:t>it</m:t>
                  </w:del>
                </m:r>
                <m:ctrlPr>
                  <w:del w:id="1410" w:author="wei ganchao" w:date="2022-01-13T18:16:00Z">
                    <w:rPr>
                      <w:rFonts w:ascii="Cambria Math" w:hAnsi="Cambria Math"/>
                      <w:i/>
                    </w:rPr>
                  </w:del>
                </m:ctrlPr>
              </m:sup>
            </m:sSubSup>
            <m:r>
              <w:del w:id="1411" w:author="wei ganchao" w:date="2022-01-13T18:16:00Z">
                <w:rPr>
                  <w:rFonts w:ascii="Cambria Math" w:hAnsi="Cambria Math"/>
                </w:rPr>
                <m:t>+</m:t>
              </w:del>
            </m:r>
            <m:sSubSup>
              <m:sSubSupPr>
                <m:ctrlPr>
                  <w:del w:id="1412" w:author="wei ganchao" w:date="2022-01-13T18:16:00Z">
                    <w:rPr>
                      <w:rFonts w:ascii="Cambria Math" w:hAnsi="Cambria Math"/>
                      <w:bCs/>
                      <w:i/>
                    </w:rPr>
                  </w:del>
                </m:ctrlPr>
              </m:sSubSupPr>
              <m:e>
                <m:r>
                  <w:del w:id="1413" w:author="wei ganchao" w:date="2022-01-13T18:16:00Z">
                    <m:rPr>
                      <m:sty m:val="bi"/>
                    </m:rPr>
                    <w:rPr>
                      <w:rFonts w:ascii="Cambria Math" w:hAnsi="Cambria Math"/>
                    </w:rPr>
                    <m:t>a</m:t>
                  </w:del>
                </m:r>
              </m:e>
              <m:sub>
                <m:r>
                  <w:del w:id="1414" w:author="wei ganchao" w:date="2022-01-13T18:16:00Z">
                    <w:rPr>
                      <w:rFonts w:ascii="Cambria Math" w:hAnsi="Cambria Math"/>
                    </w:rPr>
                    <m:t>n</m:t>
                  </w:del>
                </m:r>
              </m:sub>
              <m:sup>
                <m:r>
                  <w:del w:id="1415" w:author="wei ganchao" w:date="2022-01-13T18:16:00Z">
                    <w:rPr>
                      <w:rFonts w:ascii="Cambria Math" w:hAnsi="Cambria Math"/>
                    </w:rPr>
                    <m:t>it</m:t>
                  </w:del>
                </m:r>
                <m:ctrlPr>
                  <w:del w:id="1416" w:author="wei ganchao" w:date="2022-01-13T18:16:00Z">
                    <w:rPr>
                      <w:rFonts w:ascii="Cambria Math" w:hAnsi="Cambria Math"/>
                      <w:i/>
                    </w:rPr>
                  </w:del>
                </m:ctrlPr>
              </m:sup>
            </m:sSubSup>
            <m:r>
              <w:del w:id="1417" w:author="wei ganchao" w:date="2022-01-13T18:16:00Z">
                <w:rPr>
                  <w:rFonts w:ascii="Cambria Math" w:hAnsi="Cambria Math"/>
                </w:rPr>
                <m:t>+</m:t>
              </w:del>
            </m:r>
            <m:f>
              <m:fPr>
                <m:ctrlPr>
                  <w:del w:id="1418" w:author="wei ganchao" w:date="2022-01-13T18:16:00Z">
                    <w:rPr>
                      <w:rFonts w:ascii="Cambria Math" w:hAnsi="Cambria Math"/>
                      <w:bCs/>
                      <w:i/>
                    </w:rPr>
                  </w:del>
                </m:ctrlPr>
              </m:fPr>
              <m:num>
                <m:r>
                  <w:del w:id="1419" w:author="wei ganchao" w:date="2022-01-13T18:16:00Z">
                    <w:rPr>
                      <w:rFonts w:ascii="Cambria Math" w:hAnsi="Cambria Math"/>
                    </w:rPr>
                    <m:t>1</m:t>
                  </w:del>
                </m:r>
              </m:num>
              <m:den>
                <m:r>
                  <w:del w:id="1420" w:author="wei ganchao" w:date="2022-01-13T18:16:00Z">
                    <w:rPr>
                      <w:rFonts w:ascii="Cambria Math" w:hAnsi="Cambria Math"/>
                    </w:rPr>
                    <m:t>2</m:t>
                  </w:del>
                </m:r>
              </m:den>
            </m:f>
            <m:d>
              <m:dPr>
                <m:ctrlPr>
                  <w:del w:id="1421" w:author="wei ganchao" w:date="2022-01-13T18:16:00Z">
                    <w:rPr>
                      <w:rFonts w:ascii="Cambria Math" w:hAnsi="Cambria Math"/>
                      <w:bCs/>
                      <w:i/>
                    </w:rPr>
                  </w:del>
                </m:ctrlPr>
              </m:dPr>
              <m:e>
                <m:sSubSup>
                  <m:sSubSupPr>
                    <m:ctrlPr>
                      <w:del w:id="1422" w:author="wei ganchao" w:date="2022-01-13T18:16:00Z">
                        <w:rPr>
                          <w:rFonts w:ascii="Cambria Math" w:hAnsi="Cambria Math"/>
                          <w:i/>
                        </w:rPr>
                      </w:del>
                    </m:ctrlPr>
                  </m:sSubSupPr>
                  <m:e>
                    <m:r>
                      <w:del w:id="1423" w:author="wei ganchao" w:date="2022-01-13T18:16:00Z">
                        <m:rPr>
                          <m:sty m:val="bi"/>
                        </m:rPr>
                        <w:rPr>
                          <w:rFonts w:ascii="Cambria Math" w:hAnsi="Cambria Math"/>
                        </w:rPr>
                        <m:t>S</m:t>
                      </w:del>
                    </m:r>
                    <m:ctrlPr>
                      <w:del w:id="1424" w:author="wei ganchao" w:date="2022-01-13T18:16:00Z">
                        <w:rPr>
                          <w:rFonts w:ascii="Cambria Math" w:hAnsi="Cambria Math"/>
                          <w:b/>
                          <w:bCs/>
                          <w:i/>
                        </w:rPr>
                      </w:del>
                    </m:ctrlPr>
                  </m:e>
                  <m:sub>
                    <m:r>
                      <w:del w:id="1425" w:author="wei ganchao" w:date="2022-01-13T18:16:00Z">
                        <w:rPr>
                          <w:rFonts w:ascii="Cambria Math" w:hAnsi="Cambria Math"/>
                        </w:rPr>
                        <m:t>mm</m:t>
                      </w:del>
                    </m:r>
                  </m:sub>
                  <m:sup>
                    <m:r>
                      <w:del w:id="1426" w:author="wei ganchao" w:date="2022-01-13T18:16:00Z">
                        <w:rPr>
                          <w:rFonts w:ascii="Cambria Math" w:hAnsi="Cambria Math"/>
                        </w:rPr>
                        <m:t>it</m:t>
                      </w:del>
                    </m:r>
                  </m:sup>
                </m:sSubSup>
                <m:r>
                  <w:del w:id="1427" w:author="wei ganchao" w:date="2022-01-13T18:16:00Z">
                    <w:rPr>
                      <w:rFonts w:ascii="Cambria Math" w:hAnsi="Cambria Math"/>
                    </w:rPr>
                    <m:t>+</m:t>
                  </w:del>
                </m:r>
                <m:sSubSup>
                  <m:sSubSupPr>
                    <m:ctrlPr>
                      <w:del w:id="1428" w:author="wei ganchao" w:date="2022-01-13T18:16:00Z">
                        <w:rPr>
                          <w:rFonts w:ascii="Cambria Math" w:hAnsi="Cambria Math"/>
                          <w:i/>
                        </w:rPr>
                      </w:del>
                    </m:ctrlPr>
                  </m:sSubSupPr>
                  <m:e>
                    <m:r>
                      <w:del w:id="1429" w:author="wei ganchao" w:date="2022-01-13T18:16:00Z">
                        <m:rPr>
                          <m:sty m:val="bi"/>
                        </m:rPr>
                        <w:rPr>
                          <w:rFonts w:ascii="Cambria Math" w:hAnsi="Cambria Math"/>
                        </w:rPr>
                        <m:t>S</m:t>
                      </w:del>
                    </m:r>
                    <m:ctrlPr>
                      <w:del w:id="1430" w:author="wei ganchao" w:date="2022-01-13T18:16:00Z">
                        <w:rPr>
                          <w:rFonts w:ascii="Cambria Math" w:hAnsi="Cambria Math"/>
                          <w:b/>
                          <w:bCs/>
                          <w:i/>
                        </w:rPr>
                      </w:del>
                    </m:ctrlPr>
                  </m:e>
                  <m:sub>
                    <m:r>
                      <w:del w:id="1431" w:author="wei ganchao" w:date="2022-01-13T18:16:00Z">
                        <w:rPr>
                          <w:rFonts w:ascii="Cambria Math" w:hAnsi="Cambria Math"/>
                        </w:rPr>
                        <m:t>nn</m:t>
                      </w:del>
                    </m:r>
                  </m:sub>
                  <m:sup>
                    <m:r>
                      <w:del w:id="1432" w:author="wei ganchao" w:date="2022-01-13T18:16:00Z">
                        <w:rPr>
                          <w:rFonts w:ascii="Cambria Math" w:hAnsi="Cambria Math"/>
                        </w:rPr>
                        <m:t>it</m:t>
                      </w:del>
                    </m:r>
                  </m:sup>
                </m:sSubSup>
              </m:e>
            </m:d>
          </m:sup>
        </m:sSup>
        <m:d>
          <m:dPr>
            <m:ctrlPr>
              <w:del w:id="1433" w:author="wei ganchao" w:date="2022-01-13T18:16:00Z">
                <w:rPr>
                  <w:rFonts w:ascii="Cambria Math" w:hAnsi="Cambria Math"/>
                  <w:bCs/>
                  <w:i/>
                </w:rPr>
              </w:del>
            </m:ctrlPr>
          </m:dPr>
          <m:e>
            <m:sSup>
              <m:sSupPr>
                <m:ctrlPr>
                  <w:del w:id="1434" w:author="wei ganchao" w:date="2022-01-13T18:16:00Z">
                    <w:rPr>
                      <w:rFonts w:ascii="Cambria Math" w:hAnsi="Cambria Math"/>
                      <w:bCs/>
                      <w:i/>
                    </w:rPr>
                  </w:del>
                </m:ctrlPr>
              </m:sSupPr>
              <m:e>
                <m:r>
                  <w:del w:id="1435" w:author="wei ganchao" w:date="2022-01-13T18:16:00Z">
                    <w:rPr>
                      <w:rFonts w:ascii="Cambria Math" w:hAnsi="Cambria Math"/>
                    </w:rPr>
                    <m:t>e</m:t>
                  </w:del>
                </m:r>
              </m:e>
              <m:sup>
                <m:sSubSup>
                  <m:sSubSupPr>
                    <m:ctrlPr>
                      <w:del w:id="1436" w:author="wei ganchao" w:date="2022-01-13T18:16:00Z">
                        <w:rPr>
                          <w:rFonts w:ascii="Cambria Math" w:hAnsi="Cambria Math"/>
                          <w:b/>
                          <w:bCs/>
                          <w:i/>
                        </w:rPr>
                      </w:del>
                    </m:ctrlPr>
                  </m:sSubSupPr>
                  <m:e>
                    <m:r>
                      <w:del w:id="1437" w:author="wei ganchao" w:date="2022-01-13T18:16:00Z">
                        <m:rPr>
                          <m:sty m:val="bi"/>
                        </m:rPr>
                        <w:rPr>
                          <w:rFonts w:ascii="Cambria Math" w:hAnsi="Cambria Math"/>
                        </w:rPr>
                        <m:t>S</m:t>
                      </w:del>
                    </m:r>
                  </m:e>
                  <m:sub>
                    <m:r>
                      <w:del w:id="1438" w:author="wei ganchao" w:date="2022-01-13T18:16:00Z">
                        <w:rPr>
                          <w:rFonts w:ascii="Cambria Math" w:hAnsi="Cambria Math"/>
                        </w:rPr>
                        <m:t>mn</m:t>
                      </w:del>
                    </m:r>
                  </m:sub>
                  <m:sup>
                    <m:r>
                      <w:del w:id="1439" w:author="wei ganchao" w:date="2022-01-13T18:16:00Z">
                        <w:rPr>
                          <w:rFonts w:ascii="Cambria Math" w:hAnsi="Cambria Math"/>
                        </w:rPr>
                        <m:t>it</m:t>
                      </w:del>
                    </m:r>
                    <m:ctrlPr>
                      <w:del w:id="1440" w:author="wei ganchao" w:date="2022-01-13T18:16:00Z">
                        <w:rPr>
                          <w:rFonts w:ascii="Cambria Math" w:hAnsi="Cambria Math"/>
                          <w:i/>
                        </w:rPr>
                      </w:del>
                    </m:ctrlPr>
                  </m:sup>
                </m:sSubSup>
              </m:sup>
            </m:sSup>
            <m:r>
              <w:del w:id="1441" w:author="wei ganchao" w:date="2022-01-13T18:16:00Z">
                <w:rPr>
                  <w:rFonts w:ascii="Cambria Math" w:hAnsi="Cambria Math"/>
                </w:rPr>
                <m:t>-1</m:t>
              </w:del>
            </m:r>
          </m:e>
        </m:d>
      </m:oMath>
      <w:del w:id="1442" w:author="wei ganchao" w:date="2022-01-13T18:16:00Z">
        <w:r w:rsidR="00C45B17" w:rsidDel="00FF27D1">
          <w:rPr>
            <w:bCs/>
          </w:rPr>
          <w:delText>.</w:delText>
        </w:r>
        <w:commentRangeEnd w:id="1380"/>
        <w:r w:rsidR="00C45B17" w:rsidDel="00FF27D1">
          <w:rPr>
            <w:rStyle w:val="CommentReference"/>
          </w:rPr>
          <w:commentReference w:id="1380"/>
        </w:r>
      </w:del>
    </w:p>
    <w:p w14:paraId="0316FFA4" w14:textId="77668D9B" w:rsidR="00C45B17" w:rsidRPr="00C45B17" w:rsidDel="00FF27D1" w:rsidRDefault="00C45B17" w:rsidP="00FF27D1">
      <w:pPr>
        <w:keepNext/>
        <w:keepLines/>
        <w:spacing w:before="40"/>
        <w:outlineLvl w:val="1"/>
        <w:rPr>
          <w:del w:id="1443" w:author="wei ganchao" w:date="2022-01-13T18:16:00Z"/>
          <w:bCs/>
        </w:rPr>
        <w:pPrChange w:id="1444" w:author="wei ganchao" w:date="2022-01-13T18:16:00Z">
          <w:pPr/>
        </w:pPrChange>
      </w:pPr>
    </w:p>
    <w:p w14:paraId="05DB6E7E" w14:textId="05613777" w:rsidR="00583AB8" w:rsidDel="00FF27D1" w:rsidRDefault="00583AB8" w:rsidP="00FF27D1">
      <w:pPr>
        <w:keepNext/>
        <w:keepLines/>
        <w:spacing w:before="40"/>
        <w:outlineLvl w:val="1"/>
        <w:rPr>
          <w:del w:id="1445" w:author="wei ganchao" w:date="2022-01-13T18:16:00Z"/>
        </w:rPr>
        <w:pPrChange w:id="1446" w:author="wei ganchao" w:date="2022-01-13T18:16:00Z">
          <w:pPr/>
        </w:pPrChange>
      </w:pPr>
      <w:del w:id="1447" w:author="wei ganchao" w:date="2022-01-13T18:16:00Z">
        <w:r w:rsidDel="00FF27D1">
          <w:delText xml:space="preserve">The conditional mean firing rate is </w:delText>
        </w:r>
      </w:del>
      <m:oMath>
        <m:sSub>
          <m:sSubPr>
            <m:ctrlPr>
              <w:del w:id="1448" w:author="wei ganchao" w:date="2022-01-13T18:16:00Z">
                <w:rPr>
                  <w:rFonts w:ascii="Cambria Math" w:hAnsi="Cambria Math"/>
                  <w:i/>
                </w:rPr>
              </w:del>
            </m:ctrlPr>
          </m:sSubPr>
          <m:e>
            <m:r>
              <w:del w:id="1449" w:author="wei ganchao" w:date="2022-01-13T18:16:00Z">
                <w:rPr>
                  <w:rFonts w:ascii="Cambria Math" w:hAnsi="Cambria Math"/>
                </w:rPr>
                <m:t>δ</m:t>
              </w:del>
            </m:r>
          </m:e>
          <m:sub>
            <m:r>
              <w:del w:id="1450" w:author="wei ganchao" w:date="2022-01-13T18:16:00Z">
                <w:rPr>
                  <w:rFonts w:ascii="Cambria Math" w:hAnsi="Cambria Math"/>
                </w:rPr>
                <m:t>it</m:t>
              </w:del>
            </m:r>
          </m:sub>
        </m:sSub>
        <m:r>
          <w:del w:id="1451" w:author="wei ganchao" w:date="2022-01-13T18:16:00Z">
            <w:rPr>
              <w:rFonts w:ascii="Cambria Math" w:hAnsi="Cambria Math"/>
            </w:rPr>
            <m:t>=E</m:t>
          </w:del>
        </m:r>
        <m:d>
          <m:dPr>
            <m:ctrlPr>
              <w:del w:id="1452" w:author="wei ganchao" w:date="2022-01-13T18:16:00Z">
                <w:rPr>
                  <w:rFonts w:ascii="Cambria Math" w:hAnsi="Cambria Math"/>
                  <w:i/>
                </w:rPr>
              </w:del>
            </m:ctrlPr>
          </m:dPr>
          <m:e>
            <m:sSub>
              <m:sSubPr>
                <m:ctrlPr>
                  <w:del w:id="1453" w:author="wei ganchao" w:date="2022-01-13T18:16:00Z">
                    <w:rPr>
                      <w:rFonts w:ascii="Cambria Math" w:hAnsi="Cambria Math"/>
                      <w:i/>
                    </w:rPr>
                  </w:del>
                </m:ctrlPr>
              </m:sSubPr>
              <m:e>
                <m:r>
                  <w:del w:id="1454" w:author="wei ganchao" w:date="2022-01-13T18:16:00Z">
                    <w:rPr>
                      <w:rFonts w:ascii="Cambria Math" w:hAnsi="Cambria Math"/>
                    </w:rPr>
                    <m:t>Y</m:t>
                  </w:del>
                </m:r>
              </m:e>
              <m:sub>
                <m:r>
                  <w:del w:id="1455" w:author="wei ganchao" w:date="2022-01-13T18:16:00Z">
                    <w:rPr>
                      <w:rFonts w:ascii="Cambria Math" w:hAnsi="Cambria Math"/>
                    </w:rPr>
                    <m:t>it</m:t>
                  </w:del>
                </m:r>
              </m:sub>
            </m:sSub>
          </m:e>
        </m:d>
      </m:oMath>
      <w:del w:id="1456"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8024F1" w:rsidP="00FF27D1">
      <w:pPr>
        <w:keepNext/>
        <w:keepLines/>
        <w:spacing w:before="40"/>
        <w:outlineLvl w:val="1"/>
        <w:rPr>
          <w:del w:id="1457" w:author="wei ganchao" w:date="2022-01-13T18:16:00Z"/>
        </w:rPr>
        <w:pPrChange w:id="1458" w:author="wei ganchao" w:date="2022-01-13T18:16:00Z">
          <w:pPr/>
        </w:pPrChange>
      </w:pPr>
      <m:oMathPara>
        <m:oMath>
          <m:acc>
            <m:accPr>
              <m:ctrlPr>
                <w:del w:id="1459" w:author="wei ganchao" w:date="2022-01-13T18:16:00Z">
                  <w:rPr>
                    <w:rFonts w:ascii="Cambria Math" w:hAnsi="Cambria Math"/>
                    <w:i/>
                  </w:rPr>
                </w:del>
              </m:ctrlPr>
            </m:accPr>
            <m:e>
              <m:r>
                <w:del w:id="1460" w:author="wei ganchao" w:date="2022-01-13T18:16:00Z">
                  <w:rPr>
                    <w:rFonts w:ascii="Cambria Math" w:hAnsi="Cambria Math"/>
                  </w:rPr>
                  <m:t>Var</m:t>
                </w:del>
              </m:r>
            </m:e>
          </m:acc>
          <m:d>
            <m:dPr>
              <m:ctrlPr>
                <w:del w:id="1461" w:author="wei ganchao" w:date="2022-01-13T18:16:00Z">
                  <w:rPr>
                    <w:rFonts w:ascii="Cambria Math" w:hAnsi="Cambria Math"/>
                    <w:i/>
                  </w:rPr>
                </w:del>
              </m:ctrlPr>
            </m:dPr>
            <m:e>
              <m:sSub>
                <m:sSubPr>
                  <m:ctrlPr>
                    <w:del w:id="1462" w:author="wei ganchao" w:date="2022-01-13T18:16:00Z">
                      <w:rPr>
                        <w:rFonts w:ascii="Cambria Math" w:hAnsi="Cambria Math"/>
                        <w:i/>
                      </w:rPr>
                    </w:del>
                  </m:ctrlPr>
                </m:sSubPr>
                <m:e>
                  <m:r>
                    <w:del w:id="1463" w:author="wei ganchao" w:date="2022-01-13T18:16:00Z">
                      <w:rPr>
                        <w:rFonts w:ascii="Cambria Math" w:hAnsi="Cambria Math"/>
                      </w:rPr>
                      <m:t>δ</m:t>
                    </w:del>
                  </m:r>
                </m:e>
                <m:sub>
                  <m:r>
                    <w:del w:id="1464" w:author="wei ganchao" w:date="2022-01-13T18:16:00Z">
                      <w:rPr>
                        <w:rFonts w:ascii="Cambria Math" w:hAnsi="Cambria Math"/>
                      </w:rPr>
                      <m:t>it</m:t>
                    </w:del>
                  </m:r>
                </m:sub>
              </m:sSub>
            </m:e>
          </m:d>
          <m:r>
            <w:del w:id="1465" w:author="wei ganchao" w:date="2022-01-13T18:16:00Z">
              <w:rPr>
                <w:rFonts w:ascii="Cambria Math" w:hAnsi="Cambria Math"/>
              </w:rPr>
              <m:t>=</m:t>
            </w:del>
          </m:r>
          <m:d>
            <m:dPr>
              <m:ctrlPr>
                <w:del w:id="1466" w:author="wei ganchao" w:date="2022-01-13T18:16:00Z">
                  <w:rPr>
                    <w:rFonts w:ascii="Cambria Math" w:hAnsi="Cambria Math"/>
                    <w:i/>
                  </w:rPr>
                </w:del>
              </m:ctrlPr>
            </m:dPr>
            <m:e>
              <m:m>
                <m:mPr>
                  <m:mcs>
                    <m:mc>
                      <m:mcPr>
                        <m:count m:val="2"/>
                        <m:mcJc m:val="center"/>
                      </m:mcPr>
                    </m:mc>
                  </m:mcs>
                  <m:ctrlPr>
                    <w:del w:id="1467" w:author="wei ganchao" w:date="2022-01-13T18:16:00Z">
                      <w:rPr>
                        <w:rFonts w:ascii="Cambria Math" w:hAnsi="Cambria Math"/>
                        <w:i/>
                      </w:rPr>
                    </w:del>
                  </m:ctrlPr>
                </m:mPr>
                <m:mr>
                  <m:e>
                    <m:f>
                      <m:fPr>
                        <m:ctrlPr>
                          <w:del w:id="1468" w:author="wei ganchao" w:date="2022-01-13T18:16:00Z">
                            <w:rPr>
                              <w:rFonts w:ascii="Cambria Math" w:hAnsi="Cambria Math"/>
                              <w:i/>
                            </w:rPr>
                          </w:del>
                        </m:ctrlPr>
                      </m:fPr>
                      <m:num>
                        <m:r>
                          <w:del w:id="1469" w:author="wei ganchao" w:date="2022-01-13T18:16:00Z">
                            <w:rPr>
                              <w:rFonts w:ascii="Cambria Math" w:hAnsi="Cambria Math"/>
                            </w:rPr>
                            <m:t>∂</m:t>
                          </w:del>
                        </m:r>
                        <m:sSub>
                          <m:sSubPr>
                            <m:ctrlPr>
                              <w:del w:id="1470" w:author="wei ganchao" w:date="2022-01-13T18:16:00Z">
                                <w:rPr>
                                  <w:rFonts w:ascii="Cambria Math" w:hAnsi="Cambria Math"/>
                                  <w:i/>
                                </w:rPr>
                              </w:del>
                            </m:ctrlPr>
                          </m:sSubPr>
                          <m:e>
                            <m:r>
                              <w:del w:id="1471" w:author="wei ganchao" w:date="2022-01-13T18:16:00Z">
                                <w:rPr>
                                  <w:rFonts w:ascii="Cambria Math" w:hAnsi="Cambria Math"/>
                                </w:rPr>
                                <m:t>δ</m:t>
                              </w:del>
                            </m:r>
                          </m:e>
                          <m:sub>
                            <m:r>
                              <w:del w:id="1472" w:author="wei ganchao" w:date="2022-01-13T18:16:00Z">
                                <w:rPr>
                                  <w:rFonts w:ascii="Cambria Math" w:hAnsi="Cambria Math"/>
                                </w:rPr>
                                <m:t>it</m:t>
                              </w:del>
                            </m:r>
                          </m:sub>
                        </m:sSub>
                      </m:num>
                      <m:den>
                        <m:r>
                          <w:del w:id="1473" w:author="wei ganchao" w:date="2022-01-13T18:16:00Z">
                            <w:rPr>
                              <w:rFonts w:ascii="Cambria Math" w:hAnsi="Cambria Math"/>
                            </w:rPr>
                            <m:t>∂</m:t>
                          </w:del>
                        </m:r>
                        <m:sSub>
                          <m:sSubPr>
                            <m:ctrlPr>
                              <w:del w:id="1474" w:author="wei ganchao" w:date="2022-01-13T18:16:00Z">
                                <w:rPr>
                                  <w:rFonts w:ascii="Cambria Math" w:hAnsi="Cambria Math"/>
                                  <w:i/>
                                </w:rPr>
                              </w:del>
                            </m:ctrlPr>
                          </m:sSubPr>
                          <m:e>
                            <m:r>
                              <w:del w:id="1475" w:author="wei ganchao" w:date="2022-01-13T18:16:00Z">
                                <w:rPr>
                                  <w:rFonts w:ascii="Cambria Math" w:hAnsi="Cambria Math"/>
                                </w:rPr>
                                <m:t>λ</m:t>
                              </w:del>
                            </m:r>
                          </m:e>
                          <m:sub>
                            <m:r>
                              <w:del w:id="1476" w:author="wei ganchao" w:date="2022-01-13T18:16:00Z">
                                <w:rPr>
                                  <w:rFonts w:ascii="Cambria Math" w:hAnsi="Cambria Math"/>
                                </w:rPr>
                                <m:t>it</m:t>
                              </w:del>
                            </m:r>
                          </m:sub>
                        </m:sSub>
                      </m:den>
                    </m:f>
                  </m:e>
                  <m:e>
                    <m:f>
                      <m:fPr>
                        <m:ctrlPr>
                          <w:del w:id="1477" w:author="wei ganchao" w:date="2022-01-13T18:16:00Z">
                            <w:rPr>
                              <w:rFonts w:ascii="Cambria Math" w:hAnsi="Cambria Math"/>
                              <w:i/>
                            </w:rPr>
                          </w:del>
                        </m:ctrlPr>
                      </m:fPr>
                      <m:num>
                        <m:r>
                          <w:del w:id="1478" w:author="wei ganchao" w:date="2022-01-13T18:16:00Z">
                            <w:rPr>
                              <w:rFonts w:ascii="Cambria Math" w:hAnsi="Cambria Math"/>
                            </w:rPr>
                            <m:t>∂</m:t>
                          </w:del>
                        </m:r>
                        <m:sSub>
                          <m:sSubPr>
                            <m:ctrlPr>
                              <w:del w:id="1479" w:author="wei ganchao" w:date="2022-01-13T18:16:00Z">
                                <w:rPr>
                                  <w:rFonts w:ascii="Cambria Math" w:hAnsi="Cambria Math"/>
                                  <w:i/>
                                </w:rPr>
                              </w:del>
                            </m:ctrlPr>
                          </m:sSubPr>
                          <m:e>
                            <m:r>
                              <w:del w:id="1480" w:author="wei ganchao" w:date="2022-01-13T18:16:00Z">
                                <w:rPr>
                                  <w:rFonts w:ascii="Cambria Math" w:hAnsi="Cambria Math"/>
                                </w:rPr>
                                <m:t>δ</m:t>
                              </w:del>
                            </m:r>
                          </m:e>
                          <m:sub>
                            <m:r>
                              <w:del w:id="1481" w:author="wei ganchao" w:date="2022-01-13T18:16:00Z">
                                <w:rPr>
                                  <w:rFonts w:ascii="Cambria Math" w:hAnsi="Cambria Math"/>
                                </w:rPr>
                                <m:t>it</m:t>
                              </w:del>
                            </m:r>
                          </m:sub>
                        </m:sSub>
                      </m:num>
                      <m:den>
                        <m:r>
                          <w:del w:id="1482" w:author="wei ganchao" w:date="2022-01-13T18:16:00Z">
                            <w:rPr>
                              <w:rFonts w:ascii="Cambria Math" w:hAnsi="Cambria Math"/>
                            </w:rPr>
                            <m:t>∂</m:t>
                          </w:del>
                        </m:r>
                        <m:sSub>
                          <m:sSubPr>
                            <m:ctrlPr>
                              <w:del w:id="1483" w:author="wei ganchao" w:date="2022-01-13T18:16:00Z">
                                <w:rPr>
                                  <w:rFonts w:ascii="Cambria Math" w:hAnsi="Cambria Math"/>
                                  <w:i/>
                                </w:rPr>
                              </w:del>
                            </m:ctrlPr>
                          </m:sSubPr>
                          <m:e>
                            <m:r>
                              <w:del w:id="1484" w:author="wei ganchao" w:date="2022-01-13T18:16:00Z">
                                <w:rPr>
                                  <w:rFonts w:ascii="Cambria Math" w:hAnsi="Cambria Math"/>
                                </w:rPr>
                                <m:t>ν</m:t>
                              </w:del>
                            </m:r>
                          </m:e>
                          <m:sub>
                            <m:r>
                              <w:del w:id="1485" w:author="wei ganchao" w:date="2022-01-13T18:16:00Z">
                                <w:rPr>
                                  <w:rFonts w:ascii="Cambria Math" w:hAnsi="Cambria Math"/>
                                </w:rPr>
                                <m:t>it</m:t>
                              </w:del>
                            </m:r>
                          </m:sub>
                        </m:sSub>
                      </m:den>
                    </m:f>
                  </m:e>
                </m:mr>
              </m:m>
            </m:e>
          </m:d>
          <m:sSub>
            <m:sSubPr>
              <m:ctrlPr>
                <w:del w:id="1486" w:author="wei ganchao" w:date="2022-01-13T18:16:00Z">
                  <w:rPr>
                    <w:rFonts w:ascii="Cambria Math" w:hAnsi="Cambria Math"/>
                    <w:bCs/>
                    <w:i/>
                  </w:rPr>
                </w:del>
              </m:ctrlPr>
            </m:sSubPr>
            <m:e>
              <m:r>
                <w:del w:id="1487" w:author="wei ganchao" w:date="2022-01-13T18:16:00Z">
                  <m:rPr>
                    <m:sty m:val="bi"/>
                  </m:rPr>
                  <w:rPr>
                    <w:rFonts w:ascii="Cambria Math" w:hAnsi="Cambria Math"/>
                  </w:rPr>
                  <m:t>V</m:t>
                </w:del>
              </m:r>
              <m:ctrlPr>
                <w:del w:id="1488" w:author="wei ganchao" w:date="2022-01-13T18:16:00Z">
                  <w:rPr>
                    <w:rFonts w:ascii="Cambria Math" w:hAnsi="Cambria Math"/>
                    <w:b/>
                    <w:i/>
                  </w:rPr>
                </w:del>
              </m:ctrlPr>
            </m:e>
            <m:sub>
              <m:r>
                <w:del w:id="1489" w:author="wei ganchao" w:date="2022-01-13T18:16:00Z">
                  <w:rPr>
                    <w:rFonts w:ascii="Cambria Math" w:hAnsi="Cambria Math"/>
                  </w:rPr>
                  <m:t>it</m:t>
                </w:del>
              </m:r>
            </m:sub>
          </m:sSub>
          <m:d>
            <m:dPr>
              <m:ctrlPr>
                <w:del w:id="1490" w:author="wei ganchao" w:date="2022-01-13T18:16:00Z">
                  <w:rPr>
                    <w:rFonts w:ascii="Cambria Math" w:hAnsi="Cambria Math"/>
                    <w:i/>
                  </w:rPr>
                </w:del>
              </m:ctrlPr>
            </m:dPr>
            <m:e>
              <m:m>
                <m:mPr>
                  <m:mcs>
                    <m:mc>
                      <m:mcPr>
                        <m:count m:val="1"/>
                        <m:mcJc m:val="center"/>
                      </m:mcPr>
                    </m:mc>
                  </m:mcs>
                  <m:ctrlPr>
                    <w:del w:id="1491" w:author="wei ganchao" w:date="2022-01-13T18:16:00Z">
                      <w:rPr>
                        <w:rFonts w:ascii="Cambria Math" w:hAnsi="Cambria Math"/>
                        <w:i/>
                      </w:rPr>
                    </w:del>
                  </m:ctrlPr>
                </m:mPr>
                <m:mr>
                  <m:e>
                    <m:f>
                      <m:fPr>
                        <m:ctrlPr>
                          <w:del w:id="1492" w:author="wei ganchao" w:date="2022-01-13T18:16:00Z">
                            <w:rPr>
                              <w:rFonts w:ascii="Cambria Math" w:hAnsi="Cambria Math"/>
                              <w:i/>
                            </w:rPr>
                          </w:del>
                        </m:ctrlPr>
                      </m:fPr>
                      <m:num>
                        <m:r>
                          <w:del w:id="1493" w:author="wei ganchao" w:date="2022-01-13T18:16:00Z">
                            <w:rPr>
                              <w:rFonts w:ascii="Cambria Math" w:hAnsi="Cambria Math"/>
                            </w:rPr>
                            <m:t>∂</m:t>
                          </w:del>
                        </m:r>
                        <m:sSub>
                          <m:sSubPr>
                            <m:ctrlPr>
                              <w:del w:id="1494" w:author="wei ganchao" w:date="2022-01-13T18:16:00Z">
                                <w:rPr>
                                  <w:rFonts w:ascii="Cambria Math" w:hAnsi="Cambria Math"/>
                                  <w:i/>
                                </w:rPr>
                              </w:del>
                            </m:ctrlPr>
                          </m:sSubPr>
                          <m:e>
                            <m:r>
                              <w:del w:id="1495" w:author="wei ganchao" w:date="2022-01-13T18:16:00Z">
                                <w:rPr>
                                  <w:rFonts w:ascii="Cambria Math" w:hAnsi="Cambria Math"/>
                                </w:rPr>
                                <m:t>δ</m:t>
                              </w:del>
                            </m:r>
                          </m:e>
                          <m:sub>
                            <m:r>
                              <w:del w:id="1496" w:author="wei ganchao" w:date="2022-01-13T18:16:00Z">
                                <w:rPr>
                                  <w:rFonts w:ascii="Cambria Math" w:hAnsi="Cambria Math"/>
                                </w:rPr>
                                <m:t>it</m:t>
                              </w:del>
                            </m:r>
                          </m:sub>
                        </m:sSub>
                      </m:num>
                      <m:den>
                        <m:r>
                          <w:del w:id="1497" w:author="wei ganchao" w:date="2022-01-13T18:16:00Z">
                            <w:rPr>
                              <w:rFonts w:ascii="Cambria Math" w:hAnsi="Cambria Math"/>
                            </w:rPr>
                            <m:t>∂</m:t>
                          </w:del>
                        </m:r>
                        <m:sSub>
                          <m:sSubPr>
                            <m:ctrlPr>
                              <w:del w:id="1498" w:author="wei ganchao" w:date="2022-01-13T18:16:00Z">
                                <w:rPr>
                                  <w:rFonts w:ascii="Cambria Math" w:hAnsi="Cambria Math"/>
                                  <w:i/>
                                </w:rPr>
                              </w:del>
                            </m:ctrlPr>
                          </m:sSubPr>
                          <m:e>
                            <m:r>
                              <w:del w:id="1499" w:author="wei ganchao" w:date="2022-01-13T18:16:00Z">
                                <w:rPr>
                                  <w:rFonts w:ascii="Cambria Math" w:hAnsi="Cambria Math"/>
                                </w:rPr>
                                <m:t>λ</m:t>
                              </w:del>
                            </m:r>
                          </m:e>
                          <m:sub>
                            <m:r>
                              <w:del w:id="1500" w:author="wei ganchao" w:date="2022-01-13T18:16:00Z">
                                <w:rPr>
                                  <w:rFonts w:ascii="Cambria Math" w:hAnsi="Cambria Math"/>
                                </w:rPr>
                                <m:t>it</m:t>
                              </w:del>
                            </m:r>
                          </m:sub>
                        </m:sSub>
                      </m:den>
                    </m:f>
                  </m:e>
                </m:mr>
                <m:mr>
                  <m:e>
                    <m:f>
                      <m:fPr>
                        <m:ctrlPr>
                          <w:del w:id="1501" w:author="wei ganchao" w:date="2022-01-13T18:16:00Z">
                            <w:rPr>
                              <w:rFonts w:ascii="Cambria Math" w:hAnsi="Cambria Math"/>
                              <w:i/>
                            </w:rPr>
                          </w:del>
                        </m:ctrlPr>
                      </m:fPr>
                      <m:num>
                        <m:r>
                          <w:del w:id="1502" w:author="wei ganchao" w:date="2022-01-13T18:16:00Z">
                            <w:rPr>
                              <w:rFonts w:ascii="Cambria Math" w:hAnsi="Cambria Math"/>
                            </w:rPr>
                            <m:t>∂</m:t>
                          </w:del>
                        </m:r>
                        <m:sSub>
                          <m:sSubPr>
                            <m:ctrlPr>
                              <w:del w:id="1503" w:author="wei ganchao" w:date="2022-01-13T18:16:00Z">
                                <w:rPr>
                                  <w:rFonts w:ascii="Cambria Math" w:hAnsi="Cambria Math"/>
                                  <w:i/>
                                </w:rPr>
                              </w:del>
                            </m:ctrlPr>
                          </m:sSubPr>
                          <m:e>
                            <m:r>
                              <w:del w:id="1504" w:author="wei ganchao" w:date="2022-01-13T18:16:00Z">
                                <w:rPr>
                                  <w:rFonts w:ascii="Cambria Math" w:hAnsi="Cambria Math"/>
                                </w:rPr>
                                <m:t>δ</m:t>
                              </w:del>
                            </m:r>
                          </m:e>
                          <m:sub>
                            <m:r>
                              <w:del w:id="1505" w:author="wei ganchao" w:date="2022-01-13T18:16:00Z">
                                <w:rPr>
                                  <w:rFonts w:ascii="Cambria Math" w:hAnsi="Cambria Math"/>
                                </w:rPr>
                                <m:t>it</m:t>
                              </w:del>
                            </m:r>
                          </m:sub>
                        </m:sSub>
                      </m:num>
                      <m:den>
                        <m:r>
                          <w:del w:id="1506" w:author="wei ganchao" w:date="2022-01-13T18:16:00Z">
                            <w:rPr>
                              <w:rFonts w:ascii="Cambria Math" w:hAnsi="Cambria Math"/>
                            </w:rPr>
                            <m:t>∂</m:t>
                          </w:del>
                        </m:r>
                        <m:sSub>
                          <m:sSubPr>
                            <m:ctrlPr>
                              <w:del w:id="1507" w:author="wei ganchao" w:date="2022-01-13T18:16:00Z">
                                <w:rPr>
                                  <w:rFonts w:ascii="Cambria Math" w:hAnsi="Cambria Math"/>
                                  <w:i/>
                                </w:rPr>
                              </w:del>
                            </m:ctrlPr>
                          </m:sSubPr>
                          <m:e>
                            <m:r>
                              <w:del w:id="1508" w:author="wei ganchao" w:date="2022-01-13T18:16:00Z">
                                <w:rPr>
                                  <w:rFonts w:ascii="Cambria Math" w:hAnsi="Cambria Math"/>
                                </w:rPr>
                                <m:t>ν</m:t>
                              </w:del>
                            </m:r>
                          </m:e>
                          <m:sub>
                            <m:r>
                              <w:del w:id="1509" w:author="wei ganchao" w:date="2022-01-13T18:16:00Z">
                                <w:rPr>
                                  <w:rFonts w:ascii="Cambria Math" w:hAnsi="Cambria Math"/>
                                </w:rPr>
                                <m:t>it</m:t>
                              </w:del>
                            </m:r>
                          </m:sub>
                        </m:sSub>
                      </m:den>
                    </m:f>
                  </m:e>
                </m:mr>
              </m:m>
            </m:e>
          </m:d>
          <m:r>
            <w:del w:id="1510" w:author="wei ganchao" w:date="2022-01-13T18:16:00Z">
              <m:rPr>
                <m:sty m:val="p"/>
              </m:rPr>
              <w:rPr>
                <w:rFonts w:ascii="Cambria Math" w:hAnsi="Cambria Math"/>
              </w:rPr>
              <w:br/>
            </w:del>
          </m:r>
        </m:oMath>
        <m:oMath>
          <m:f>
            <m:fPr>
              <m:ctrlPr>
                <w:del w:id="1511" w:author="wei ganchao" w:date="2022-01-13T18:16:00Z">
                  <w:rPr>
                    <w:rFonts w:ascii="Cambria Math" w:hAnsi="Cambria Math"/>
                    <w:i/>
                  </w:rPr>
                </w:del>
              </m:ctrlPr>
            </m:fPr>
            <m:num>
              <m:r>
                <w:del w:id="1512" w:author="wei ganchao" w:date="2022-01-13T18:16:00Z">
                  <w:rPr>
                    <w:rFonts w:ascii="Cambria Math" w:hAnsi="Cambria Math"/>
                  </w:rPr>
                  <m:t>∂</m:t>
                </w:del>
              </m:r>
              <m:sSub>
                <m:sSubPr>
                  <m:ctrlPr>
                    <w:del w:id="1513" w:author="wei ganchao" w:date="2022-01-13T18:16:00Z">
                      <w:rPr>
                        <w:rFonts w:ascii="Cambria Math" w:hAnsi="Cambria Math"/>
                        <w:i/>
                      </w:rPr>
                    </w:del>
                  </m:ctrlPr>
                </m:sSubPr>
                <m:e>
                  <m:r>
                    <w:del w:id="1514" w:author="wei ganchao" w:date="2022-01-13T18:16:00Z">
                      <w:rPr>
                        <w:rFonts w:ascii="Cambria Math" w:hAnsi="Cambria Math"/>
                      </w:rPr>
                      <m:t>δ</m:t>
                    </w:del>
                  </m:r>
                </m:e>
                <m:sub>
                  <m:r>
                    <w:del w:id="1515" w:author="wei ganchao" w:date="2022-01-13T18:16:00Z">
                      <w:rPr>
                        <w:rFonts w:ascii="Cambria Math" w:hAnsi="Cambria Math"/>
                      </w:rPr>
                      <m:t>it</m:t>
                    </w:del>
                  </m:r>
                </m:sub>
              </m:sSub>
            </m:num>
            <m:den>
              <m:r>
                <w:del w:id="1516" w:author="wei ganchao" w:date="2022-01-13T18:16:00Z">
                  <w:rPr>
                    <w:rFonts w:ascii="Cambria Math" w:hAnsi="Cambria Math"/>
                  </w:rPr>
                  <m:t>∂</m:t>
                </w:del>
              </m:r>
              <m:sSub>
                <m:sSubPr>
                  <m:ctrlPr>
                    <w:del w:id="1517" w:author="wei ganchao" w:date="2022-01-13T18:16:00Z">
                      <w:rPr>
                        <w:rFonts w:ascii="Cambria Math" w:hAnsi="Cambria Math"/>
                        <w:i/>
                      </w:rPr>
                    </w:del>
                  </m:ctrlPr>
                </m:sSubPr>
                <m:e>
                  <m:r>
                    <w:del w:id="1518" w:author="wei ganchao" w:date="2022-01-13T18:16:00Z">
                      <w:rPr>
                        <w:rFonts w:ascii="Cambria Math" w:hAnsi="Cambria Math"/>
                      </w:rPr>
                      <m:t>λ</m:t>
                    </w:del>
                  </m:r>
                </m:e>
                <m:sub>
                  <m:r>
                    <w:del w:id="1519" w:author="wei ganchao" w:date="2022-01-13T18:16:00Z">
                      <w:rPr>
                        <w:rFonts w:ascii="Cambria Math" w:hAnsi="Cambria Math"/>
                      </w:rPr>
                      <m:t>it</m:t>
                    </w:del>
                  </m:r>
                </m:sub>
              </m:sSub>
            </m:den>
          </m:f>
          <m:r>
            <w:del w:id="1520" w:author="wei ganchao" w:date="2022-01-13T18:16:00Z">
              <w:rPr>
                <w:rFonts w:ascii="Cambria Math" w:hAnsi="Cambria Math"/>
              </w:rPr>
              <m:t>=</m:t>
            </w:del>
          </m:r>
          <m:f>
            <m:fPr>
              <m:ctrlPr>
                <w:del w:id="1521" w:author="wei ganchao" w:date="2022-01-13T18:16:00Z">
                  <w:rPr>
                    <w:rFonts w:ascii="Cambria Math" w:hAnsi="Cambria Math"/>
                    <w:i/>
                  </w:rPr>
                </w:del>
              </m:ctrlPr>
            </m:fPr>
            <m:num>
              <m:sSup>
                <m:sSupPr>
                  <m:ctrlPr>
                    <w:del w:id="1522" w:author="wei ganchao" w:date="2022-01-13T18:16:00Z">
                      <w:rPr>
                        <w:rFonts w:ascii="Cambria Math" w:hAnsi="Cambria Math"/>
                        <w:i/>
                      </w:rPr>
                    </w:del>
                  </m:ctrlPr>
                </m:sSupPr>
                <m:e>
                  <m:r>
                    <w:del w:id="1523" w:author="wei ganchao" w:date="2022-01-13T18:16:00Z">
                      <w:rPr>
                        <w:rFonts w:ascii="Cambria Math" w:hAnsi="Cambria Math"/>
                      </w:rPr>
                      <m:t>∂</m:t>
                    </w:del>
                  </m:r>
                </m:e>
                <m:sup>
                  <m:r>
                    <w:del w:id="1524" w:author="wei ganchao" w:date="2022-01-13T18:16:00Z">
                      <w:rPr>
                        <w:rFonts w:ascii="Cambria Math" w:hAnsi="Cambria Math"/>
                      </w:rPr>
                      <m:t>2</m:t>
                    </w:del>
                  </m:r>
                </m:sup>
              </m:sSup>
              <m:func>
                <m:funcPr>
                  <m:ctrlPr>
                    <w:del w:id="1525" w:author="wei ganchao" w:date="2022-01-13T18:16:00Z">
                      <w:rPr>
                        <w:rFonts w:ascii="Cambria Math" w:hAnsi="Cambria Math"/>
                        <w:i/>
                        <w:iCs/>
                      </w:rPr>
                    </w:del>
                  </m:ctrlPr>
                </m:funcPr>
                <m:fName>
                  <m:r>
                    <w:del w:id="1526" w:author="wei ganchao" w:date="2022-01-13T18:16:00Z">
                      <m:rPr>
                        <m:sty m:val="p"/>
                      </m:rPr>
                      <w:rPr>
                        <w:rFonts w:ascii="Cambria Math" w:hAnsi="Cambria Math"/>
                      </w:rPr>
                      <m:t>log</m:t>
                    </w:del>
                  </m:r>
                </m:fName>
                <m:e>
                  <m:sSub>
                    <m:sSubPr>
                      <m:ctrlPr>
                        <w:del w:id="1527" w:author="wei ganchao" w:date="2022-01-13T18:16:00Z">
                          <w:rPr>
                            <w:rFonts w:ascii="Cambria Math" w:hAnsi="Cambria Math"/>
                            <w:i/>
                            <w:iCs/>
                          </w:rPr>
                        </w:del>
                      </m:ctrlPr>
                    </m:sSubPr>
                    <m:e>
                      <m:r>
                        <w:del w:id="1528" w:author="wei ganchao" w:date="2022-01-13T18:16:00Z">
                          <w:rPr>
                            <w:rFonts w:ascii="Cambria Math" w:hAnsi="Cambria Math"/>
                          </w:rPr>
                          <m:t>Z</m:t>
                        </w:del>
                      </m:r>
                    </m:e>
                    <m:sub>
                      <m:r>
                        <w:del w:id="1529" w:author="wei ganchao" w:date="2022-01-13T18:16:00Z">
                          <w:rPr>
                            <w:rFonts w:ascii="Cambria Math" w:hAnsi="Cambria Math"/>
                          </w:rPr>
                          <m:t>it</m:t>
                        </w:del>
                      </m:r>
                    </m:sub>
                  </m:sSub>
                </m:e>
              </m:func>
            </m:num>
            <m:den>
              <m:r>
                <w:del w:id="1530" w:author="wei ganchao" w:date="2022-01-13T18:16:00Z">
                  <w:rPr>
                    <w:rFonts w:ascii="Cambria Math" w:hAnsi="Cambria Math"/>
                  </w:rPr>
                  <m:t>∂</m:t>
                </w:del>
              </m:r>
              <m:func>
                <m:funcPr>
                  <m:ctrlPr>
                    <w:del w:id="1531" w:author="wei ganchao" w:date="2022-01-13T18:16:00Z">
                      <w:rPr>
                        <w:rFonts w:ascii="Cambria Math" w:hAnsi="Cambria Math"/>
                        <w:i/>
                      </w:rPr>
                    </w:del>
                  </m:ctrlPr>
                </m:funcPr>
                <m:fName>
                  <m:r>
                    <w:del w:id="1532" w:author="wei ganchao" w:date="2022-01-13T18:16:00Z">
                      <m:rPr>
                        <m:sty m:val="p"/>
                      </m:rPr>
                      <w:rPr>
                        <w:rFonts w:ascii="Cambria Math" w:hAnsi="Cambria Math"/>
                      </w:rPr>
                      <m:t>log</m:t>
                    </w:del>
                  </m:r>
                </m:fName>
                <m:e>
                  <m:sSub>
                    <m:sSubPr>
                      <m:ctrlPr>
                        <w:del w:id="1533" w:author="wei ganchao" w:date="2022-01-13T18:16:00Z">
                          <w:rPr>
                            <w:rFonts w:ascii="Cambria Math" w:hAnsi="Cambria Math"/>
                            <w:i/>
                          </w:rPr>
                        </w:del>
                      </m:ctrlPr>
                    </m:sSubPr>
                    <m:e>
                      <m:r>
                        <w:del w:id="1534" w:author="wei ganchao" w:date="2022-01-13T18:16:00Z">
                          <w:rPr>
                            <w:rFonts w:ascii="Cambria Math" w:hAnsi="Cambria Math"/>
                          </w:rPr>
                          <m:t>λ</m:t>
                        </w:del>
                      </m:r>
                    </m:e>
                    <m:sub>
                      <m:r>
                        <w:del w:id="1535" w:author="wei ganchao" w:date="2022-01-13T18:16:00Z">
                          <w:rPr>
                            <w:rFonts w:ascii="Cambria Math" w:hAnsi="Cambria Math"/>
                          </w:rPr>
                          <m:t>it</m:t>
                        </w:del>
                      </m:r>
                    </m:sub>
                  </m:sSub>
                </m:e>
              </m:func>
              <m:r>
                <w:del w:id="1536" w:author="wei ganchao" w:date="2022-01-13T18:16:00Z">
                  <w:rPr>
                    <w:rFonts w:ascii="Cambria Math" w:hAnsi="Cambria Math"/>
                  </w:rPr>
                  <m:t>∂</m:t>
                </w:del>
              </m:r>
              <m:sSub>
                <m:sSubPr>
                  <m:ctrlPr>
                    <w:del w:id="1537" w:author="wei ganchao" w:date="2022-01-13T18:16:00Z">
                      <w:rPr>
                        <w:rFonts w:ascii="Cambria Math" w:hAnsi="Cambria Math"/>
                        <w:i/>
                      </w:rPr>
                    </w:del>
                  </m:ctrlPr>
                </m:sSubPr>
                <m:e>
                  <m:r>
                    <w:del w:id="1538" w:author="wei ganchao" w:date="2022-01-13T18:16:00Z">
                      <w:rPr>
                        <w:rFonts w:ascii="Cambria Math" w:hAnsi="Cambria Math"/>
                      </w:rPr>
                      <m:t>λ</m:t>
                    </w:del>
                  </m:r>
                </m:e>
                <m:sub>
                  <m:r>
                    <w:del w:id="1539" w:author="wei ganchao" w:date="2022-01-13T18:16:00Z">
                      <w:rPr>
                        <w:rFonts w:ascii="Cambria Math" w:hAnsi="Cambria Math"/>
                      </w:rPr>
                      <m:t>it</m:t>
                    </w:del>
                  </m:r>
                </m:sub>
              </m:sSub>
            </m:den>
          </m:f>
          <m:r>
            <w:del w:id="1540" w:author="wei ganchao" w:date="2022-01-13T18:16:00Z">
              <w:rPr>
                <w:rFonts w:ascii="Cambria Math" w:hAnsi="Cambria Math"/>
              </w:rPr>
              <m:t>=</m:t>
            </w:del>
          </m:r>
          <m:f>
            <m:fPr>
              <m:ctrlPr>
                <w:del w:id="1541" w:author="wei ganchao" w:date="2022-01-13T18:16:00Z">
                  <w:rPr>
                    <w:rFonts w:ascii="Cambria Math" w:hAnsi="Cambria Math"/>
                    <w:i/>
                  </w:rPr>
                </w:del>
              </m:ctrlPr>
            </m:fPr>
            <m:num>
              <m:r>
                <w:del w:id="1542" w:author="wei ganchao" w:date="2022-01-13T18:16:00Z">
                  <w:rPr>
                    <w:rFonts w:ascii="Cambria Math" w:hAnsi="Cambria Math"/>
                  </w:rPr>
                  <m:t>Var</m:t>
                </w:del>
              </m:r>
              <m:d>
                <m:dPr>
                  <m:ctrlPr>
                    <w:del w:id="1543" w:author="wei ganchao" w:date="2022-01-13T18:16:00Z">
                      <w:rPr>
                        <w:rFonts w:ascii="Cambria Math" w:hAnsi="Cambria Math"/>
                        <w:i/>
                      </w:rPr>
                    </w:del>
                  </m:ctrlPr>
                </m:dPr>
                <m:e>
                  <m:sSub>
                    <m:sSubPr>
                      <m:ctrlPr>
                        <w:del w:id="1544" w:author="wei ganchao" w:date="2022-01-13T18:16:00Z">
                          <w:rPr>
                            <w:rFonts w:ascii="Cambria Math" w:hAnsi="Cambria Math"/>
                            <w:i/>
                          </w:rPr>
                        </w:del>
                      </m:ctrlPr>
                    </m:sSubPr>
                    <m:e>
                      <m:r>
                        <w:del w:id="1545" w:author="wei ganchao" w:date="2022-01-13T18:16:00Z">
                          <w:rPr>
                            <w:rFonts w:ascii="Cambria Math" w:hAnsi="Cambria Math"/>
                          </w:rPr>
                          <m:t>Y</m:t>
                        </w:del>
                      </m:r>
                    </m:e>
                    <m:sub>
                      <m:r>
                        <w:del w:id="1546" w:author="wei ganchao" w:date="2022-01-13T18:16:00Z">
                          <w:rPr>
                            <w:rFonts w:ascii="Cambria Math" w:hAnsi="Cambria Math"/>
                          </w:rPr>
                          <m:t>it</m:t>
                        </w:del>
                      </m:r>
                    </m:sub>
                  </m:sSub>
                </m:e>
              </m:d>
            </m:num>
            <m:den>
              <m:sSub>
                <m:sSubPr>
                  <m:ctrlPr>
                    <w:del w:id="1547" w:author="wei ganchao" w:date="2022-01-13T18:16:00Z">
                      <w:rPr>
                        <w:rFonts w:ascii="Cambria Math" w:hAnsi="Cambria Math"/>
                      </w:rPr>
                    </w:del>
                  </m:ctrlPr>
                </m:sSubPr>
                <m:e>
                  <m:r>
                    <w:del w:id="1548" w:author="wei ganchao" w:date="2022-01-13T18:16:00Z">
                      <w:rPr>
                        <w:rFonts w:ascii="Cambria Math" w:hAnsi="Cambria Math"/>
                      </w:rPr>
                      <m:t>λ</m:t>
                    </w:del>
                  </m:r>
                  <m:ctrlPr>
                    <w:del w:id="1549" w:author="wei ganchao" w:date="2022-01-13T18:16:00Z">
                      <w:rPr>
                        <w:rFonts w:ascii="Cambria Math" w:hAnsi="Cambria Math"/>
                        <w:i/>
                      </w:rPr>
                    </w:del>
                  </m:ctrlPr>
                </m:e>
                <m:sub>
                  <m:r>
                    <w:del w:id="1550" w:author="wei ganchao" w:date="2022-01-13T18:16:00Z">
                      <w:rPr>
                        <w:rFonts w:ascii="Cambria Math" w:hAnsi="Cambria Math"/>
                      </w:rPr>
                      <m:t>it</m:t>
                    </w:del>
                  </m:r>
                </m:sub>
              </m:sSub>
            </m:den>
          </m:f>
          <m:r>
            <w:del w:id="1551" w:author="wei ganchao" w:date="2022-01-13T18:16:00Z">
              <m:rPr>
                <m:sty m:val="p"/>
              </m:rPr>
              <w:rPr>
                <w:rFonts w:ascii="Cambria Math" w:hAnsi="Cambria Math"/>
              </w:rPr>
              <w:br/>
            </w:del>
          </m:r>
        </m:oMath>
        <m:oMath>
          <m:f>
            <m:fPr>
              <m:ctrlPr>
                <w:del w:id="1552" w:author="wei ganchao" w:date="2022-01-13T18:16:00Z">
                  <w:rPr>
                    <w:rFonts w:ascii="Cambria Math" w:hAnsi="Cambria Math"/>
                    <w:i/>
                  </w:rPr>
                </w:del>
              </m:ctrlPr>
            </m:fPr>
            <m:num>
              <m:r>
                <w:del w:id="1553" w:author="wei ganchao" w:date="2022-01-13T18:16:00Z">
                  <w:rPr>
                    <w:rFonts w:ascii="Cambria Math" w:hAnsi="Cambria Math"/>
                  </w:rPr>
                  <m:t>∂</m:t>
                </w:del>
              </m:r>
              <m:sSub>
                <m:sSubPr>
                  <m:ctrlPr>
                    <w:del w:id="1554" w:author="wei ganchao" w:date="2022-01-13T18:16:00Z">
                      <w:rPr>
                        <w:rFonts w:ascii="Cambria Math" w:hAnsi="Cambria Math"/>
                        <w:i/>
                      </w:rPr>
                    </w:del>
                  </m:ctrlPr>
                </m:sSubPr>
                <m:e>
                  <m:r>
                    <w:del w:id="1555" w:author="wei ganchao" w:date="2022-01-13T18:16:00Z">
                      <w:rPr>
                        <w:rFonts w:ascii="Cambria Math" w:hAnsi="Cambria Math"/>
                      </w:rPr>
                      <m:t>δ</m:t>
                    </w:del>
                  </m:r>
                </m:e>
                <m:sub>
                  <m:r>
                    <w:del w:id="1556" w:author="wei ganchao" w:date="2022-01-13T18:16:00Z">
                      <w:rPr>
                        <w:rFonts w:ascii="Cambria Math" w:hAnsi="Cambria Math"/>
                      </w:rPr>
                      <m:t>it</m:t>
                    </w:del>
                  </m:r>
                </m:sub>
              </m:sSub>
            </m:num>
            <m:den>
              <m:r>
                <w:del w:id="1557" w:author="wei ganchao" w:date="2022-01-13T18:16:00Z">
                  <w:rPr>
                    <w:rFonts w:ascii="Cambria Math" w:hAnsi="Cambria Math"/>
                  </w:rPr>
                  <m:t>∂</m:t>
                </w:del>
              </m:r>
              <m:sSub>
                <m:sSubPr>
                  <m:ctrlPr>
                    <w:del w:id="1558" w:author="wei ganchao" w:date="2022-01-13T18:16:00Z">
                      <w:rPr>
                        <w:rFonts w:ascii="Cambria Math" w:hAnsi="Cambria Math"/>
                        <w:i/>
                      </w:rPr>
                    </w:del>
                  </m:ctrlPr>
                </m:sSubPr>
                <m:e>
                  <m:r>
                    <w:del w:id="1559" w:author="wei ganchao" w:date="2022-01-13T18:16:00Z">
                      <w:rPr>
                        <w:rFonts w:ascii="Cambria Math" w:hAnsi="Cambria Math"/>
                      </w:rPr>
                      <m:t>ν</m:t>
                    </w:del>
                  </m:r>
                </m:e>
                <m:sub>
                  <m:r>
                    <w:del w:id="1560" w:author="wei ganchao" w:date="2022-01-13T18:16:00Z">
                      <w:rPr>
                        <w:rFonts w:ascii="Cambria Math" w:hAnsi="Cambria Math"/>
                      </w:rPr>
                      <m:t>it</m:t>
                    </w:del>
                  </m:r>
                </m:sub>
              </m:sSub>
            </m:den>
          </m:f>
          <m:r>
            <w:del w:id="1561" w:author="wei ganchao" w:date="2022-01-13T18:16:00Z">
              <w:rPr>
                <w:rFonts w:ascii="Cambria Math" w:hAnsi="Cambria Math"/>
              </w:rPr>
              <m:t>=</m:t>
            </w:del>
          </m:r>
          <m:f>
            <m:fPr>
              <m:ctrlPr>
                <w:del w:id="1562" w:author="wei ganchao" w:date="2022-01-13T18:16:00Z">
                  <w:rPr>
                    <w:rFonts w:ascii="Cambria Math" w:hAnsi="Cambria Math"/>
                    <w:i/>
                  </w:rPr>
                </w:del>
              </m:ctrlPr>
            </m:fPr>
            <m:num>
              <m:sSup>
                <m:sSupPr>
                  <m:ctrlPr>
                    <w:del w:id="1563" w:author="wei ganchao" w:date="2022-01-13T18:16:00Z">
                      <w:rPr>
                        <w:rFonts w:ascii="Cambria Math" w:hAnsi="Cambria Math"/>
                        <w:i/>
                      </w:rPr>
                    </w:del>
                  </m:ctrlPr>
                </m:sSupPr>
                <m:e>
                  <m:r>
                    <w:del w:id="1564" w:author="wei ganchao" w:date="2022-01-13T18:16:00Z">
                      <w:rPr>
                        <w:rFonts w:ascii="Cambria Math" w:hAnsi="Cambria Math"/>
                      </w:rPr>
                      <m:t>∂</m:t>
                    </w:del>
                  </m:r>
                </m:e>
                <m:sup>
                  <m:r>
                    <w:del w:id="1565" w:author="wei ganchao" w:date="2022-01-13T18:16:00Z">
                      <w:rPr>
                        <w:rFonts w:ascii="Cambria Math" w:hAnsi="Cambria Math"/>
                      </w:rPr>
                      <m:t>2</m:t>
                    </w:del>
                  </m:r>
                </m:sup>
              </m:sSup>
              <m:func>
                <m:funcPr>
                  <m:ctrlPr>
                    <w:del w:id="1566" w:author="wei ganchao" w:date="2022-01-13T18:16:00Z">
                      <w:rPr>
                        <w:rFonts w:ascii="Cambria Math" w:hAnsi="Cambria Math"/>
                        <w:i/>
                        <w:iCs/>
                      </w:rPr>
                    </w:del>
                  </m:ctrlPr>
                </m:funcPr>
                <m:fName>
                  <m:r>
                    <w:del w:id="1567" w:author="wei ganchao" w:date="2022-01-13T18:16:00Z">
                      <m:rPr>
                        <m:sty m:val="p"/>
                      </m:rPr>
                      <w:rPr>
                        <w:rFonts w:ascii="Cambria Math" w:hAnsi="Cambria Math"/>
                      </w:rPr>
                      <m:t>log</m:t>
                    </w:del>
                  </m:r>
                </m:fName>
                <m:e>
                  <m:sSub>
                    <m:sSubPr>
                      <m:ctrlPr>
                        <w:del w:id="1568" w:author="wei ganchao" w:date="2022-01-13T18:16:00Z">
                          <w:rPr>
                            <w:rFonts w:ascii="Cambria Math" w:hAnsi="Cambria Math"/>
                            <w:i/>
                            <w:iCs/>
                          </w:rPr>
                        </w:del>
                      </m:ctrlPr>
                    </m:sSubPr>
                    <m:e>
                      <m:r>
                        <w:del w:id="1569" w:author="wei ganchao" w:date="2022-01-13T18:16:00Z">
                          <w:rPr>
                            <w:rFonts w:ascii="Cambria Math" w:hAnsi="Cambria Math"/>
                          </w:rPr>
                          <m:t>Z</m:t>
                        </w:del>
                      </m:r>
                    </m:e>
                    <m:sub>
                      <m:r>
                        <w:del w:id="1570" w:author="wei ganchao" w:date="2022-01-13T18:16:00Z">
                          <w:rPr>
                            <w:rFonts w:ascii="Cambria Math" w:hAnsi="Cambria Math"/>
                          </w:rPr>
                          <m:t>it</m:t>
                        </w:del>
                      </m:r>
                    </m:sub>
                  </m:sSub>
                </m:e>
              </m:func>
            </m:num>
            <m:den>
              <m:r>
                <w:del w:id="1571" w:author="wei ganchao" w:date="2022-01-13T18:16:00Z">
                  <w:rPr>
                    <w:rFonts w:ascii="Cambria Math" w:hAnsi="Cambria Math"/>
                  </w:rPr>
                  <m:t>∂</m:t>
                </w:del>
              </m:r>
              <m:func>
                <m:funcPr>
                  <m:ctrlPr>
                    <w:del w:id="1572" w:author="wei ganchao" w:date="2022-01-13T18:16:00Z">
                      <w:rPr>
                        <w:rFonts w:ascii="Cambria Math" w:hAnsi="Cambria Math"/>
                        <w:i/>
                      </w:rPr>
                    </w:del>
                  </m:ctrlPr>
                </m:funcPr>
                <m:fName>
                  <m:r>
                    <w:del w:id="1573" w:author="wei ganchao" w:date="2022-01-13T18:16:00Z">
                      <m:rPr>
                        <m:sty m:val="p"/>
                      </m:rPr>
                      <w:rPr>
                        <w:rFonts w:ascii="Cambria Math" w:hAnsi="Cambria Math"/>
                      </w:rPr>
                      <m:t>log</m:t>
                    </w:del>
                  </m:r>
                </m:fName>
                <m:e>
                  <m:sSub>
                    <m:sSubPr>
                      <m:ctrlPr>
                        <w:del w:id="1574" w:author="wei ganchao" w:date="2022-01-13T18:16:00Z">
                          <w:rPr>
                            <w:rFonts w:ascii="Cambria Math" w:hAnsi="Cambria Math"/>
                            <w:i/>
                          </w:rPr>
                        </w:del>
                      </m:ctrlPr>
                    </m:sSubPr>
                    <m:e>
                      <m:r>
                        <w:del w:id="1575" w:author="wei ganchao" w:date="2022-01-13T18:16:00Z">
                          <w:rPr>
                            <w:rFonts w:ascii="Cambria Math" w:hAnsi="Cambria Math"/>
                          </w:rPr>
                          <m:t>λ</m:t>
                        </w:del>
                      </m:r>
                    </m:e>
                    <m:sub>
                      <m:r>
                        <w:del w:id="1576" w:author="wei ganchao" w:date="2022-01-13T18:16:00Z">
                          <w:rPr>
                            <w:rFonts w:ascii="Cambria Math" w:hAnsi="Cambria Math"/>
                          </w:rPr>
                          <m:t>it</m:t>
                        </w:del>
                      </m:r>
                    </m:sub>
                  </m:sSub>
                </m:e>
              </m:func>
              <m:r>
                <w:del w:id="1577" w:author="wei ganchao" w:date="2022-01-13T18:16:00Z">
                  <w:rPr>
                    <w:rFonts w:ascii="Cambria Math" w:hAnsi="Cambria Math"/>
                  </w:rPr>
                  <m:t>∂</m:t>
                </w:del>
              </m:r>
              <m:sSub>
                <m:sSubPr>
                  <m:ctrlPr>
                    <w:del w:id="1578" w:author="wei ganchao" w:date="2022-01-13T18:16:00Z">
                      <w:rPr>
                        <w:rFonts w:ascii="Cambria Math" w:hAnsi="Cambria Math"/>
                        <w:i/>
                      </w:rPr>
                    </w:del>
                  </m:ctrlPr>
                </m:sSubPr>
                <m:e>
                  <m:r>
                    <w:del w:id="1579" w:author="wei ganchao" w:date="2022-01-13T18:16:00Z">
                      <w:rPr>
                        <w:rFonts w:ascii="Cambria Math" w:hAnsi="Cambria Math"/>
                      </w:rPr>
                      <m:t>ν</m:t>
                    </w:del>
                  </m:r>
                </m:e>
                <m:sub>
                  <m:r>
                    <w:del w:id="1580" w:author="wei ganchao" w:date="2022-01-13T18:16:00Z">
                      <w:rPr>
                        <w:rFonts w:ascii="Cambria Math" w:hAnsi="Cambria Math"/>
                      </w:rPr>
                      <m:t>it</m:t>
                    </w:del>
                  </m:r>
                </m:sub>
              </m:sSub>
            </m:den>
          </m:f>
          <m:r>
            <w:del w:id="1581" w:author="wei ganchao" w:date="2022-01-13T18:16:00Z">
              <w:rPr>
                <w:rFonts w:ascii="Cambria Math" w:hAnsi="Cambria Math"/>
              </w:rPr>
              <m:t>=-Cov(</m:t>
            </w:del>
          </m:r>
          <m:sSub>
            <m:sSubPr>
              <m:ctrlPr>
                <w:del w:id="1582" w:author="wei ganchao" w:date="2022-01-13T18:16:00Z">
                  <w:rPr>
                    <w:rFonts w:ascii="Cambria Math" w:hAnsi="Cambria Math"/>
                    <w:i/>
                  </w:rPr>
                </w:del>
              </m:ctrlPr>
            </m:sSubPr>
            <m:e>
              <m:r>
                <w:del w:id="1583" w:author="wei ganchao" w:date="2022-01-13T18:16:00Z">
                  <w:rPr>
                    <w:rFonts w:ascii="Cambria Math" w:hAnsi="Cambria Math"/>
                  </w:rPr>
                  <m:t>Y</m:t>
                </w:del>
              </m:r>
            </m:e>
            <m:sub>
              <m:r>
                <w:del w:id="1584" w:author="wei ganchao" w:date="2022-01-13T18:16:00Z">
                  <w:rPr>
                    <w:rFonts w:ascii="Cambria Math" w:hAnsi="Cambria Math"/>
                  </w:rPr>
                  <m:t>it</m:t>
                </w:del>
              </m:r>
            </m:sub>
          </m:sSub>
          <m:r>
            <w:del w:id="1585" w:author="wei ganchao" w:date="2022-01-13T18:16:00Z">
              <w:rPr>
                <w:rFonts w:ascii="Cambria Math" w:hAnsi="Cambria Math"/>
              </w:rPr>
              <m:t>,</m:t>
            </w:del>
          </m:r>
          <m:func>
            <m:funcPr>
              <m:ctrlPr>
                <w:del w:id="1586" w:author="wei ganchao" w:date="2022-01-13T18:16:00Z">
                  <w:rPr>
                    <w:rFonts w:ascii="Cambria Math" w:hAnsi="Cambria Math"/>
                    <w:i/>
                  </w:rPr>
                </w:del>
              </m:ctrlPr>
            </m:funcPr>
            <m:fName>
              <m:r>
                <w:del w:id="1587" w:author="wei ganchao" w:date="2022-01-13T18:16:00Z">
                  <m:rPr>
                    <m:sty m:val="p"/>
                  </m:rPr>
                  <w:rPr>
                    <w:rFonts w:ascii="Cambria Math" w:hAnsi="Cambria Math"/>
                  </w:rPr>
                  <m:t>log</m:t>
                </w:del>
              </m:r>
            </m:fName>
            <m:e>
              <m:sSub>
                <m:sSubPr>
                  <m:ctrlPr>
                    <w:del w:id="1588" w:author="wei ganchao" w:date="2022-01-13T18:16:00Z">
                      <w:rPr>
                        <w:rFonts w:ascii="Cambria Math" w:hAnsi="Cambria Math"/>
                        <w:i/>
                      </w:rPr>
                    </w:del>
                  </m:ctrlPr>
                </m:sSubPr>
                <m:e>
                  <m:r>
                    <w:del w:id="1589" w:author="wei ganchao" w:date="2022-01-13T18:16:00Z">
                      <w:rPr>
                        <w:rFonts w:ascii="Cambria Math" w:hAnsi="Cambria Math"/>
                      </w:rPr>
                      <m:t>Y</m:t>
                    </w:del>
                  </m:r>
                </m:e>
                <m:sub>
                  <m:r>
                    <w:del w:id="1590" w:author="wei ganchao" w:date="2022-01-13T18:16:00Z">
                      <w:rPr>
                        <w:rFonts w:ascii="Cambria Math" w:hAnsi="Cambria Math"/>
                      </w:rPr>
                      <m:t>it</m:t>
                    </w:del>
                  </m:r>
                </m:sub>
              </m:sSub>
              <m:r>
                <w:del w:id="1591" w:author="wei ganchao" w:date="2022-01-13T18:16:00Z">
                  <w:rPr>
                    <w:rFonts w:ascii="Cambria Math" w:hAnsi="Cambria Math"/>
                  </w:rPr>
                  <m:t>!</m:t>
                </w:del>
              </m:r>
            </m:e>
          </m:func>
          <m:r>
            <w:del w:id="1592" w:author="wei ganchao" w:date="2022-01-13T18:16:00Z">
              <w:rPr>
                <w:rFonts w:ascii="Cambria Math" w:hAnsi="Cambria Math"/>
              </w:rPr>
              <m:t xml:space="preserve">) </m:t>
            </w:del>
          </m:r>
        </m:oMath>
      </m:oMathPara>
    </w:p>
    <w:p w14:paraId="03394639" w14:textId="44B3CD01" w:rsidR="00817235" w:rsidDel="00FF27D1" w:rsidRDefault="00817235" w:rsidP="00FF27D1">
      <w:pPr>
        <w:keepNext/>
        <w:keepLines/>
        <w:spacing w:before="40"/>
        <w:outlineLvl w:val="1"/>
        <w:rPr>
          <w:del w:id="1593" w:author="wei ganchao" w:date="2022-01-13T18:16:00Z"/>
        </w:rPr>
        <w:pPrChange w:id="1594" w:author="wei ganchao" w:date="2022-01-13T18:16:00Z">
          <w:pPr/>
        </w:pPrChange>
      </w:pPr>
    </w:p>
    <w:p w14:paraId="29AF388C" w14:textId="03DAD307" w:rsidR="00245114" w:rsidRPr="00946536" w:rsidDel="00CE6C00" w:rsidRDefault="00817235" w:rsidP="00FF27D1">
      <w:pPr>
        <w:keepNext/>
        <w:keepLines/>
        <w:spacing w:before="40"/>
        <w:jc w:val="left"/>
        <w:outlineLvl w:val="1"/>
        <w:rPr>
          <w:del w:id="1595" w:author="wei ganchao" w:date="2022-01-08T15:04:00Z"/>
          <w:lang w:eastAsia="zh-CN"/>
        </w:rPr>
        <w:pPrChange w:id="1596" w:author="wei ganchao" w:date="2022-01-13T18:16:00Z">
          <w:pPr>
            <w:jc w:val="left"/>
          </w:pPr>
        </w:pPrChange>
      </w:pPr>
      <w:del w:id="1597"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98" w:author="wei ganchao" w:date="2022-01-13T18:16:00Z">
            <w:rPr>
              <w:rFonts w:ascii="Cambria Math" w:hAnsi="Cambria Math"/>
            </w:rPr>
            <m:t>E</m:t>
          </w:del>
        </m:r>
        <m:d>
          <m:dPr>
            <m:ctrlPr>
              <w:del w:id="1599" w:author="wei ganchao" w:date="2022-01-13T18:16:00Z">
                <w:rPr>
                  <w:rFonts w:ascii="Cambria Math" w:hAnsi="Cambria Math"/>
                  <w:i/>
                </w:rPr>
              </w:del>
            </m:ctrlPr>
          </m:dPr>
          <m:e>
            <m:r>
              <w:del w:id="1600" w:author="wei ganchao" w:date="2022-01-13T18:16:00Z">
                <w:rPr>
                  <w:rFonts w:ascii="Cambria Math" w:hAnsi="Cambria Math"/>
                </w:rPr>
                <m:t>Y</m:t>
              </w:del>
            </m:r>
          </m:e>
        </m:d>
        <m:r>
          <w:del w:id="1601" w:author="wei ganchao" w:date="2022-01-13T18:16:00Z">
            <w:rPr>
              <w:rFonts w:ascii="Cambria Math" w:hAnsi="Cambria Math"/>
            </w:rPr>
            <m:t>≈</m:t>
          </w:del>
        </m:r>
        <m:sSup>
          <m:sSupPr>
            <m:ctrlPr>
              <w:del w:id="1602" w:author="wei ganchao" w:date="2022-01-13T18:16:00Z">
                <w:rPr>
                  <w:rFonts w:ascii="Cambria Math" w:hAnsi="Cambria Math"/>
                  <w:i/>
                </w:rPr>
              </w:del>
            </m:ctrlPr>
          </m:sSupPr>
          <m:e>
            <m:r>
              <w:del w:id="1603" w:author="wei ganchao" w:date="2022-01-13T18:16:00Z">
                <w:rPr>
                  <w:rFonts w:ascii="Cambria Math" w:hAnsi="Cambria Math"/>
                </w:rPr>
                <m:t>λ</m:t>
              </w:del>
            </m:r>
          </m:e>
          <m:sup>
            <m:r>
              <w:del w:id="1604" w:author="wei ganchao" w:date="2022-01-13T18:16:00Z">
                <w:rPr>
                  <w:rFonts w:ascii="Cambria Math" w:hAnsi="Cambria Math"/>
                </w:rPr>
                <m:t>1/ν</m:t>
              </w:del>
            </m:r>
          </m:sup>
        </m:sSup>
        <m:r>
          <w:del w:id="1605" w:author="wei ganchao" w:date="2022-01-13T18:16:00Z">
            <w:rPr>
              <w:rFonts w:ascii="Cambria Math" w:hAnsi="Cambria Math"/>
            </w:rPr>
            <m:t>-</m:t>
          </w:del>
        </m:r>
        <m:f>
          <m:fPr>
            <m:ctrlPr>
              <w:del w:id="1606" w:author="wei ganchao" w:date="2022-01-13T18:16:00Z">
                <w:rPr>
                  <w:rFonts w:ascii="Cambria Math" w:hAnsi="Cambria Math"/>
                  <w:i/>
                </w:rPr>
              </w:del>
            </m:ctrlPr>
          </m:fPr>
          <m:num>
            <m:r>
              <w:del w:id="1607" w:author="wei ganchao" w:date="2022-01-13T18:16:00Z">
                <w:rPr>
                  <w:rFonts w:ascii="Cambria Math" w:hAnsi="Cambria Math"/>
                </w:rPr>
                <m:t>ν-1</m:t>
              </w:del>
            </m:r>
          </m:num>
          <m:den>
            <m:r>
              <w:del w:id="1608" w:author="wei ganchao" w:date="2022-01-13T18:16:00Z">
                <w:rPr>
                  <w:rFonts w:ascii="Cambria Math" w:hAnsi="Cambria Math"/>
                </w:rPr>
                <m:t>2ν</m:t>
              </w:del>
            </m:r>
          </m:den>
        </m:f>
      </m:oMath>
      <w:del w:id="1609" w:author="wei ganchao" w:date="2022-01-13T18:16:00Z">
        <w:r w:rsidR="00946536" w:rsidDel="00FF27D1">
          <w:delText xml:space="preserve"> when </w:delText>
        </w:r>
      </w:del>
      <m:oMath>
        <m:r>
          <w:del w:id="1610" w:author="wei ganchao" w:date="2022-01-13T18:16:00Z">
            <w:rPr>
              <w:rFonts w:ascii="Cambria Math" w:hAnsi="Cambria Math"/>
            </w:rPr>
            <m:t>ν≤1</m:t>
          </w:del>
        </m:r>
      </m:oMath>
      <w:del w:id="1611" w:author="wei ganchao" w:date="2022-01-13T18:16:00Z">
        <w:r w:rsidR="00946536" w:rsidDel="00FF27D1">
          <w:delText xml:space="preserve"> or </w:delText>
        </w:r>
      </w:del>
      <m:oMath>
        <m:r>
          <w:del w:id="1612" w:author="wei ganchao" w:date="2022-01-13T18:16:00Z">
            <w:rPr>
              <w:rFonts w:ascii="Cambria Math" w:hAnsi="Cambria Math"/>
            </w:rPr>
            <m:t>λ&gt;</m:t>
          </w:del>
        </m:r>
        <m:sSup>
          <m:sSupPr>
            <m:ctrlPr>
              <w:del w:id="1613" w:author="wei ganchao" w:date="2022-01-13T18:16:00Z">
                <w:rPr>
                  <w:rFonts w:ascii="Cambria Math" w:hAnsi="Cambria Math"/>
                  <w:i/>
                </w:rPr>
              </w:del>
            </m:ctrlPr>
          </m:sSupPr>
          <m:e>
            <m:r>
              <w:del w:id="1614" w:author="wei ganchao" w:date="2022-01-13T18:16:00Z">
                <w:rPr>
                  <w:rFonts w:ascii="Cambria Math" w:hAnsi="Cambria Math"/>
                </w:rPr>
                <m:t>10</m:t>
              </w:del>
            </m:r>
          </m:e>
          <m:sup>
            <m:r>
              <w:del w:id="1615" w:author="wei ganchao" w:date="2022-01-13T18:16:00Z">
                <w:rPr>
                  <w:rFonts w:ascii="Cambria Math" w:hAnsi="Cambria Math"/>
                </w:rPr>
                <m:t>ν</m:t>
              </w:del>
            </m:r>
          </m:sup>
        </m:sSup>
      </m:oMath>
      <w:del w:id="1616" w:author="wei ganchao" w:date="2022-01-13T18:16:00Z">
        <w:r w:rsidR="00946536" w:rsidDel="00FF27D1">
          <w:delText xml:space="preserve">. Then </w:delText>
        </w:r>
      </w:del>
      <m:oMath>
        <m:f>
          <m:fPr>
            <m:ctrlPr>
              <w:del w:id="1617" w:author="wei ganchao" w:date="2022-01-13T18:16:00Z">
                <w:rPr>
                  <w:rFonts w:ascii="Cambria Math" w:hAnsi="Cambria Math"/>
                  <w:i/>
                </w:rPr>
              </w:del>
            </m:ctrlPr>
          </m:fPr>
          <m:num>
            <m:r>
              <w:del w:id="1618" w:author="wei ganchao" w:date="2022-01-13T18:16:00Z">
                <w:rPr>
                  <w:rFonts w:ascii="Cambria Math" w:hAnsi="Cambria Math"/>
                </w:rPr>
                <m:t>∂</m:t>
              </w:del>
            </m:r>
            <m:sSub>
              <m:sSubPr>
                <m:ctrlPr>
                  <w:del w:id="1619" w:author="wei ganchao" w:date="2022-01-13T18:16:00Z">
                    <w:rPr>
                      <w:rFonts w:ascii="Cambria Math" w:hAnsi="Cambria Math"/>
                      <w:i/>
                    </w:rPr>
                  </w:del>
                </m:ctrlPr>
              </m:sSubPr>
              <m:e>
                <m:r>
                  <w:del w:id="1620" w:author="wei ganchao" w:date="2022-01-13T18:16:00Z">
                    <w:rPr>
                      <w:rFonts w:ascii="Cambria Math" w:hAnsi="Cambria Math"/>
                    </w:rPr>
                    <m:t>δ</m:t>
                  </w:del>
                </m:r>
              </m:e>
              <m:sub>
                <m:r>
                  <w:del w:id="1621" w:author="wei ganchao" w:date="2022-01-13T18:16:00Z">
                    <w:rPr>
                      <w:rFonts w:ascii="Cambria Math" w:hAnsi="Cambria Math"/>
                    </w:rPr>
                    <m:t>it</m:t>
                  </w:del>
                </m:r>
              </m:sub>
            </m:sSub>
          </m:num>
          <m:den>
            <m:r>
              <w:del w:id="1622" w:author="wei ganchao" w:date="2022-01-13T18:16:00Z">
                <w:rPr>
                  <w:rFonts w:ascii="Cambria Math" w:hAnsi="Cambria Math"/>
                </w:rPr>
                <m:t>∂</m:t>
              </w:del>
            </m:r>
            <m:sSub>
              <m:sSubPr>
                <m:ctrlPr>
                  <w:del w:id="1623" w:author="wei ganchao" w:date="2022-01-13T18:16:00Z">
                    <w:rPr>
                      <w:rFonts w:ascii="Cambria Math" w:hAnsi="Cambria Math"/>
                      <w:i/>
                    </w:rPr>
                  </w:del>
                </m:ctrlPr>
              </m:sSubPr>
              <m:e>
                <m:r>
                  <w:del w:id="1624" w:author="wei ganchao" w:date="2022-01-13T18:16:00Z">
                    <w:rPr>
                      <w:rFonts w:ascii="Cambria Math" w:hAnsi="Cambria Math"/>
                    </w:rPr>
                    <m:t>λ</m:t>
                  </w:del>
                </m:r>
              </m:e>
              <m:sub>
                <m:r>
                  <w:del w:id="1625" w:author="wei ganchao" w:date="2022-01-13T18:16:00Z">
                    <w:rPr>
                      <w:rFonts w:ascii="Cambria Math" w:hAnsi="Cambria Math"/>
                    </w:rPr>
                    <m:t>it</m:t>
                  </w:del>
                </m:r>
              </m:sub>
            </m:sSub>
          </m:den>
        </m:f>
        <m:r>
          <w:del w:id="1626" w:author="wei ganchao" w:date="2022-01-13T18:16:00Z">
            <w:rPr>
              <w:rFonts w:ascii="Cambria Math" w:hAnsi="Cambria Math"/>
            </w:rPr>
            <m:t>≈</m:t>
          </w:del>
        </m:r>
        <m:f>
          <m:fPr>
            <m:ctrlPr>
              <w:del w:id="1627" w:author="wei ganchao" w:date="2022-01-13T18:16:00Z">
                <w:rPr>
                  <w:rFonts w:ascii="Cambria Math" w:hAnsi="Cambria Math"/>
                  <w:i/>
                </w:rPr>
              </w:del>
            </m:ctrlPr>
          </m:fPr>
          <m:num>
            <m:r>
              <w:del w:id="1628" w:author="wei ganchao" w:date="2022-01-13T18:16:00Z">
                <w:rPr>
                  <w:rFonts w:ascii="Cambria Math" w:hAnsi="Cambria Math"/>
                </w:rPr>
                <m:t>1</m:t>
              </w:del>
            </m:r>
          </m:num>
          <m:den>
            <m:sSub>
              <m:sSubPr>
                <m:ctrlPr>
                  <w:del w:id="1629" w:author="wei ganchao" w:date="2022-01-13T18:16:00Z">
                    <w:rPr>
                      <w:rFonts w:ascii="Cambria Math" w:hAnsi="Cambria Math"/>
                      <w:i/>
                    </w:rPr>
                  </w:del>
                </m:ctrlPr>
              </m:sSubPr>
              <m:e>
                <m:r>
                  <w:del w:id="1630" w:author="wei ganchao" w:date="2022-01-13T18:16:00Z">
                    <w:rPr>
                      <w:rFonts w:ascii="Cambria Math" w:hAnsi="Cambria Math"/>
                    </w:rPr>
                    <m:t>ν</m:t>
                  </w:del>
                </m:r>
              </m:e>
              <m:sub>
                <m:r>
                  <w:del w:id="1631" w:author="wei ganchao" w:date="2022-01-13T18:16:00Z">
                    <w:rPr>
                      <w:rFonts w:ascii="Cambria Math" w:hAnsi="Cambria Math"/>
                    </w:rPr>
                    <m:t>it</m:t>
                  </w:del>
                </m:r>
              </m:sub>
            </m:sSub>
          </m:den>
        </m:f>
        <m:sSubSup>
          <m:sSubSupPr>
            <m:ctrlPr>
              <w:del w:id="1632" w:author="wei ganchao" w:date="2022-01-13T18:16:00Z">
                <w:rPr>
                  <w:rFonts w:ascii="Cambria Math" w:hAnsi="Cambria Math"/>
                  <w:i/>
                </w:rPr>
              </w:del>
            </m:ctrlPr>
          </m:sSubSupPr>
          <m:e>
            <m:r>
              <w:del w:id="1633" w:author="wei ganchao" w:date="2022-01-13T18:16:00Z">
                <w:rPr>
                  <w:rFonts w:ascii="Cambria Math" w:hAnsi="Cambria Math"/>
                </w:rPr>
                <m:t>λ</m:t>
              </w:del>
            </m:r>
          </m:e>
          <m:sub>
            <m:r>
              <w:del w:id="1634" w:author="wei ganchao" w:date="2022-01-13T18:16:00Z">
                <w:rPr>
                  <w:rFonts w:ascii="Cambria Math" w:hAnsi="Cambria Math"/>
                </w:rPr>
                <m:t>it</m:t>
              </w:del>
            </m:r>
          </m:sub>
          <m:sup>
            <m:r>
              <w:del w:id="1635" w:author="wei ganchao" w:date="2022-01-13T18:16:00Z">
                <w:rPr>
                  <w:rFonts w:ascii="Cambria Math" w:hAnsi="Cambria Math"/>
                </w:rPr>
                <m:t>1/</m:t>
              </w:del>
            </m:r>
            <m:sSub>
              <m:sSubPr>
                <m:ctrlPr>
                  <w:del w:id="1636" w:author="wei ganchao" w:date="2022-01-13T18:16:00Z">
                    <w:rPr>
                      <w:rFonts w:ascii="Cambria Math" w:hAnsi="Cambria Math"/>
                      <w:i/>
                    </w:rPr>
                  </w:del>
                </m:ctrlPr>
              </m:sSubPr>
              <m:e>
                <m:r>
                  <w:del w:id="1637" w:author="wei ganchao" w:date="2022-01-13T18:16:00Z">
                    <w:rPr>
                      <w:rFonts w:ascii="Cambria Math" w:hAnsi="Cambria Math"/>
                    </w:rPr>
                    <m:t>ν</m:t>
                  </w:del>
                </m:r>
              </m:e>
              <m:sub>
                <m:r>
                  <w:del w:id="1638" w:author="wei ganchao" w:date="2022-01-13T18:16:00Z">
                    <w:rPr>
                      <w:rFonts w:ascii="Cambria Math" w:hAnsi="Cambria Math"/>
                    </w:rPr>
                    <m:t>it</m:t>
                  </w:del>
                </m:r>
              </m:sub>
            </m:sSub>
            <m:r>
              <w:del w:id="1639" w:author="wei ganchao" w:date="2022-01-13T18:16:00Z">
                <w:rPr>
                  <w:rFonts w:ascii="Cambria Math" w:hAnsi="Cambria Math"/>
                </w:rPr>
                <m:t>-1</m:t>
              </w:del>
            </m:r>
          </m:sup>
        </m:sSubSup>
      </m:oMath>
      <w:del w:id="1640" w:author="wei ganchao" w:date="2022-01-13T18:16:00Z">
        <w:r w:rsidR="00946536" w:rsidDel="00FF27D1">
          <w:delText xml:space="preserve"> and </w:delText>
        </w:r>
      </w:del>
      <m:oMath>
        <m:f>
          <m:fPr>
            <m:ctrlPr>
              <w:del w:id="1641" w:author="wei ganchao" w:date="2022-01-13T18:16:00Z">
                <w:rPr>
                  <w:rFonts w:ascii="Cambria Math" w:hAnsi="Cambria Math"/>
                  <w:i/>
                </w:rPr>
              </w:del>
            </m:ctrlPr>
          </m:fPr>
          <m:num>
            <m:r>
              <w:del w:id="1642" w:author="wei ganchao" w:date="2022-01-13T18:16:00Z">
                <w:rPr>
                  <w:rFonts w:ascii="Cambria Math" w:hAnsi="Cambria Math"/>
                </w:rPr>
                <m:t>∂</m:t>
              </w:del>
            </m:r>
            <m:sSub>
              <m:sSubPr>
                <m:ctrlPr>
                  <w:del w:id="1643" w:author="wei ganchao" w:date="2022-01-13T18:16:00Z">
                    <w:rPr>
                      <w:rFonts w:ascii="Cambria Math" w:hAnsi="Cambria Math"/>
                      <w:i/>
                    </w:rPr>
                  </w:del>
                </m:ctrlPr>
              </m:sSubPr>
              <m:e>
                <m:r>
                  <w:del w:id="1644" w:author="wei ganchao" w:date="2022-01-13T18:16:00Z">
                    <w:rPr>
                      <w:rFonts w:ascii="Cambria Math" w:hAnsi="Cambria Math"/>
                    </w:rPr>
                    <m:t>δ</m:t>
                  </w:del>
                </m:r>
              </m:e>
              <m:sub>
                <m:r>
                  <w:del w:id="1645" w:author="wei ganchao" w:date="2022-01-13T18:16:00Z">
                    <w:rPr>
                      <w:rFonts w:ascii="Cambria Math" w:hAnsi="Cambria Math"/>
                    </w:rPr>
                    <m:t>it</m:t>
                  </w:del>
                </m:r>
              </m:sub>
            </m:sSub>
          </m:num>
          <m:den>
            <m:r>
              <w:del w:id="1646" w:author="wei ganchao" w:date="2022-01-13T18:16:00Z">
                <w:rPr>
                  <w:rFonts w:ascii="Cambria Math" w:hAnsi="Cambria Math"/>
                </w:rPr>
                <m:t>∂</m:t>
              </w:del>
            </m:r>
            <m:sSub>
              <m:sSubPr>
                <m:ctrlPr>
                  <w:del w:id="1647" w:author="wei ganchao" w:date="2022-01-13T18:16:00Z">
                    <w:rPr>
                      <w:rFonts w:ascii="Cambria Math" w:hAnsi="Cambria Math"/>
                      <w:i/>
                    </w:rPr>
                  </w:del>
                </m:ctrlPr>
              </m:sSubPr>
              <m:e>
                <m:r>
                  <w:del w:id="1648" w:author="wei ganchao" w:date="2022-01-13T18:16:00Z">
                    <w:rPr>
                      <w:rFonts w:ascii="Cambria Math" w:hAnsi="Cambria Math"/>
                    </w:rPr>
                    <m:t>ν</m:t>
                  </w:del>
                </m:r>
              </m:e>
              <m:sub>
                <m:r>
                  <w:del w:id="1649" w:author="wei ganchao" w:date="2022-01-13T18:16:00Z">
                    <w:rPr>
                      <w:rFonts w:ascii="Cambria Math" w:hAnsi="Cambria Math"/>
                    </w:rPr>
                    <m:t>it</m:t>
                  </w:del>
                </m:r>
              </m:sub>
            </m:sSub>
          </m:den>
        </m:f>
        <m:r>
          <w:del w:id="1650" w:author="wei ganchao" w:date="2022-01-13T18:16:00Z">
            <w:rPr>
              <w:rFonts w:ascii="Cambria Math" w:hAnsi="Cambria Math"/>
            </w:rPr>
            <m:t>≈-</m:t>
          </w:del>
        </m:r>
        <m:f>
          <m:fPr>
            <m:ctrlPr>
              <w:del w:id="1651" w:author="wei ganchao" w:date="2022-01-13T18:16:00Z">
                <w:rPr>
                  <w:rFonts w:ascii="Cambria Math" w:hAnsi="Cambria Math"/>
                  <w:i/>
                </w:rPr>
              </w:del>
            </m:ctrlPr>
          </m:fPr>
          <m:num>
            <m:sSubSup>
              <m:sSubSupPr>
                <m:ctrlPr>
                  <w:del w:id="1652" w:author="wei ganchao" w:date="2022-01-13T18:16:00Z">
                    <w:rPr>
                      <w:rFonts w:ascii="Cambria Math" w:hAnsi="Cambria Math"/>
                      <w:i/>
                    </w:rPr>
                  </w:del>
                </m:ctrlPr>
              </m:sSubSupPr>
              <m:e>
                <m:r>
                  <w:del w:id="1653" w:author="wei ganchao" w:date="2022-01-13T18:16:00Z">
                    <w:rPr>
                      <w:rFonts w:ascii="Cambria Math" w:hAnsi="Cambria Math"/>
                    </w:rPr>
                    <m:t>λ</m:t>
                  </w:del>
                </m:r>
              </m:e>
              <m:sub>
                <m:r>
                  <w:del w:id="1654" w:author="wei ganchao" w:date="2022-01-13T18:16:00Z">
                    <w:rPr>
                      <w:rFonts w:ascii="Cambria Math" w:hAnsi="Cambria Math"/>
                    </w:rPr>
                    <m:t>it</m:t>
                  </w:del>
                </m:r>
              </m:sub>
              <m:sup>
                <m:r>
                  <w:del w:id="1655" w:author="wei ganchao" w:date="2022-01-13T18:16:00Z">
                    <w:rPr>
                      <w:rFonts w:ascii="Cambria Math" w:hAnsi="Cambria Math"/>
                    </w:rPr>
                    <m:t>1/</m:t>
                  </w:del>
                </m:r>
                <m:sSub>
                  <m:sSubPr>
                    <m:ctrlPr>
                      <w:del w:id="1656" w:author="wei ganchao" w:date="2022-01-13T18:16:00Z">
                        <w:rPr>
                          <w:rFonts w:ascii="Cambria Math" w:hAnsi="Cambria Math"/>
                          <w:i/>
                        </w:rPr>
                      </w:del>
                    </m:ctrlPr>
                  </m:sSubPr>
                  <m:e>
                    <m:r>
                      <w:del w:id="1657" w:author="wei ganchao" w:date="2022-01-13T18:16:00Z">
                        <w:rPr>
                          <w:rFonts w:ascii="Cambria Math" w:hAnsi="Cambria Math"/>
                        </w:rPr>
                        <m:t>ν</m:t>
                      </w:del>
                    </m:r>
                  </m:e>
                  <m:sub>
                    <m:r>
                      <w:del w:id="1658" w:author="wei ganchao" w:date="2022-01-13T18:16:00Z">
                        <w:rPr>
                          <w:rFonts w:ascii="Cambria Math" w:hAnsi="Cambria Math"/>
                        </w:rPr>
                        <m:t>it</m:t>
                      </w:del>
                    </m:r>
                  </m:sub>
                </m:sSub>
              </m:sup>
            </m:sSubSup>
            <m:func>
              <m:funcPr>
                <m:ctrlPr>
                  <w:del w:id="1659" w:author="wei ganchao" w:date="2022-01-13T18:16:00Z">
                    <w:rPr>
                      <w:rFonts w:ascii="Cambria Math" w:hAnsi="Cambria Math"/>
                      <w:i/>
                    </w:rPr>
                  </w:del>
                </m:ctrlPr>
              </m:funcPr>
              <m:fName>
                <m:r>
                  <w:del w:id="1660" w:author="wei ganchao" w:date="2022-01-13T18:16:00Z">
                    <m:rPr>
                      <m:sty m:val="p"/>
                    </m:rPr>
                    <w:rPr>
                      <w:rFonts w:ascii="Cambria Math" w:hAnsi="Cambria Math"/>
                    </w:rPr>
                    <m:t>log</m:t>
                  </w:del>
                </m:r>
              </m:fName>
              <m:e>
                <m:sSub>
                  <m:sSubPr>
                    <m:ctrlPr>
                      <w:del w:id="1661" w:author="wei ganchao" w:date="2022-01-13T18:16:00Z">
                        <w:rPr>
                          <w:rFonts w:ascii="Cambria Math" w:hAnsi="Cambria Math"/>
                          <w:i/>
                        </w:rPr>
                      </w:del>
                    </m:ctrlPr>
                  </m:sSubPr>
                  <m:e>
                    <m:r>
                      <w:del w:id="1662" w:author="wei ganchao" w:date="2022-01-13T18:16:00Z">
                        <w:rPr>
                          <w:rFonts w:ascii="Cambria Math" w:hAnsi="Cambria Math"/>
                        </w:rPr>
                        <m:t>λ</m:t>
                      </w:del>
                    </m:r>
                  </m:e>
                  <m:sub>
                    <m:r>
                      <w:del w:id="1663" w:author="wei ganchao" w:date="2022-01-13T18:16:00Z">
                        <w:rPr>
                          <w:rFonts w:ascii="Cambria Math" w:hAnsi="Cambria Math"/>
                        </w:rPr>
                        <m:t>it</m:t>
                      </w:del>
                    </m:r>
                  </m:sub>
                </m:sSub>
              </m:e>
            </m:func>
          </m:num>
          <m:den>
            <m:sSubSup>
              <m:sSubSupPr>
                <m:ctrlPr>
                  <w:del w:id="1664" w:author="wei ganchao" w:date="2022-01-13T18:16:00Z">
                    <w:rPr>
                      <w:rFonts w:ascii="Cambria Math" w:hAnsi="Cambria Math"/>
                      <w:i/>
                    </w:rPr>
                  </w:del>
                </m:ctrlPr>
              </m:sSubSupPr>
              <m:e>
                <m:r>
                  <w:del w:id="1665" w:author="wei ganchao" w:date="2022-01-13T18:16:00Z">
                    <w:rPr>
                      <w:rFonts w:ascii="Cambria Math" w:hAnsi="Cambria Math"/>
                    </w:rPr>
                    <m:t>ν</m:t>
                  </w:del>
                </m:r>
              </m:e>
              <m:sub>
                <m:r>
                  <w:del w:id="1666" w:author="wei ganchao" w:date="2022-01-13T18:16:00Z">
                    <w:rPr>
                      <w:rFonts w:ascii="Cambria Math" w:hAnsi="Cambria Math"/>
                    </w:rPr>
                    <m:t>it</m:t>
                  </w:del>
                </m:r>
              </m:sub>
              <m:sup>
                <m:r>
                  <w:del w:id="1667" w:author="wei ganchao" w:date="2022-01-13T18:16:00Z">
                    <w:rPr>
                      <w:rFonts w:ascii="Cambria Math" w:hAnsi="Cambria Math"/>
                    </w:rPr>
                    <m:t>2</m:t>
                  </w:del>
                </m:r>
              </m:sup>
            </m:sSubSup>
          </m:den>
        </m:f>
        <m:r>
          <w:del w:id="1668" w:author="wei ganchao" w:date="2022-01-13T18:16:00Z">
            <w:rPr>
              <w:rFonts w:ascii="Cambria Math" w:hAnsi="Cambria Math"/>
            </w:rPr>
            <m:t>-</m:t>
          </w:del>
        </m:r>
        <m:f>
          <m:fPr>
            <m:ctrlPr>
              <w:del w:id="1669" w:author="wei ganchao" w:date="2022-01-13T18:16:00Z">
                <w:rPr>
                  <w:rFonts w:ascii="Cambria Math" w:hAnsi="Cambria Math"/>
                  <w:i/>
                </w:rPr>
              </w:del>
            </m:ctrlPr>
          </m:fPr>
          <m:num>
            <m:r>
              <w:del w:id="1670" w:author="wei ganchao" w:date="2022-01-13T18:16:00Z">
                <w:rPr>
                  <w:rFonts w:ascii="Cambria Math" w:hAnsi="Cambria Math"/>
                </w:rPr>
                <m:t>1</m:t>
              </w:del>
            </m:r>
          </m:num>
          <m:den>
            <m:r>
              <w:del w:id="1671" w:author="wei ganchao" w:date="2022-01-13T18:16:00Z">
                <w:rPr>
                  <w:rFonts w:ascii="Cambria Math" w:hAnsi="Cambria Math"/>
                </w:rPr>
                <m:t>2</m:t>
              </w:del>
            </m:r>
            <m:sSubSup>
              <m:sSubSupPr>
                <m:ctrlPr>
                  <w:del w:id="1672" w:author="wei ganchao" w:date="2022-01-13T18:16:00Z">
                    <w:rPr>
                      <w:rFonts w:ascii="Cambria Math" w:hAnsi="Cambria Math"/>
                      <w:i/>
                    </w:rPr>
                  </w:del>
                </m:ctrlPr>
              </m:sSubSupPr>
              <m:e>
                <m:r>
                  <w:del w:id="1673" w:author="wei ganchao" w:date="2022-01-13T18:16:00Z">
                    <w:rPr>
                      <w:rFonts w:ascii="Cambria Math" w:hAnsi="Cambria Math"/>
                    </w:rPr>
                    <m:t>ν</m:t>
                  </w:del>
                </m:r>
              </m:e>
              <m:sub>
                <m:r>
                  <w:del w:id="1674" w:author="wei ganchao" w:date="2022-01-13T18:16:00Z">
                    <w:rPr>
                      <w:rFonts w:ascii="Cambria Math" w:hAnsi="Cambria Math"/>
                    </w:rPr>
                    <m:t>it</m:t>
                  </w:del>
                </m:r>
              </m:sub>
              <m:sup>
                <m:r>
                  <w:del w:id="1675" w:author="wei ganchao" w:date="2022-01-13T18:16:00Z">
                    <w:rPr>
                      <w:rFonts w:ascii="Cambria Math" w:hAnsi="Cambria Math"/>
                    </w:rPr>
                    <m:t>2</m:t>
                  </w:del>
                </m:r>
              </m:sup>
            </m:sSubSup>
          </m:den>
        </m:f>
      </m:oMath>
      <w:del w:id="1676" w:author="wei ganchao" w:date="2022-01-13T18:16:00Z">
        <w:r w:rsidR="00946536" w:rsidDel="00FF27D1">
          <w:delText>.</w:delText>
        </w:r>
      </w:del>
    </w:p>
    <w:p w14:paraId="2756C8D8" w14:textId="462CCB87" w:rsidR="00CE6C00" w:rsidRPr="00D3079B" w:rsidRDefault="00CE6C00" w:rsidP="00FF27D1">
      <w:pPr>
        <w:keepNext/>
        <w:keepLines/>
        <w:spacing w:before="40"/>
        <w:outlineLvl w:val="1"/>
        <w:pPrChange w:id="1677"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Ian Stevenson" w:date="2022-01-13T14:32:00Z" w:initials="IS">
    <w:p w14:paraId="1C6B861F" w14:textId="77777777" w:rsidR="00427C0A" w:rsidRDefault="00427C0A" w:rsidP="004409A8">
      <w:pPr>
        <w:pStyle w:val="CommentText"/>
        <w:jc w:val="left"/>
      </w:pPr>
      <w:r>
        <w:rPr>
          <w:rStyle w:val="CommentReference"/>
        </w:rPr>
        <w:annotationRef/>
      </w:r>
      <w:r>
        <w:t>add</w:t>
      </w:r>
    </w:p>
  </w:comment>
  <w:comment w:id="28" w:author="Ian Stevenson" w:date="2022-01-13T14:34:00Z" w:initials="IS">
    <w:p w14:paraId="74D81C5E" w14:textId="77777777" w:rsidR="00427C0A" w:rsidRDefault="00427C0A" w:rsidP="00E418FA">
      <w:pPr>
        <w:pStyle w:val="CommentText"/>
        <w:jc w:val="left"/>
        <w:rPr>
          <w:rFonts w:hint="eastAsia"/>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29" w:author="Ian Stevenson" w:date="2022-01-13T14:42:00Z" w:initials="IS">
    <w:p w14:paraId="7CC58893" w14:textId="77777777" w:rsidR="00D00AE7" w:rsidRDefault="00D00AE7" w:rsidP="00377B26">
      <w:pPr>
        <w:pStyle w:val="CommentText"/>
        <w:jc w:val="left"/>
      </w:pPr>
      <w:r>
        <w:rPr>
          <w:rStyle w:val="CommentReference"/>
        </w:rPr>
        <w:annotationRef/>
      </w:r>
      <w:r>
        <w:t>Add labels for "observed", "model", and "true"? Labels for "Stimulus A" and "Stimulus B"?</w:t>
      </w:r>
    </w:p>
  </w:comment>
  <w:comment w:id="89" w:author="Ian Stevenso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0"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77" w:author="Ian Stevenso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39"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40"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16"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80"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C1617" w14:textId="77777777" w:rsidR="008024F1" w:rsidRDefault="008024F1" w:rsidP="009B10EC">
      <w:pPr>
        <w:spacing w:line="240" w:lineRule="auto"/>
      </w:pPr>
      <w:r>
        <w:separator/>
      </w:r>
    </w:p>
  </w:endnote>
  <w:endnote w:type="continuationSeparator" w:id="0">
    <w:p w14:paraId="6B5F1724" w14:textId="77777777" w:rsidR="008024F1" w:rsidRDefault="008024F1"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F3A1" w14:textId="77777777" w:rsidR="008024F1" w:rsidRDefault="008024F1" w:rsidP="009B10EC">
      <w:pPr>
        <w:spacing w:line="240" w:lineRule="auto"/>
      </w:pPr>
      <w:r>
        <w:separator/>
      </w:r>
    </w:p>
  </w:footnote>
  <w:footnote w:type="continuationSeparator" w:id="0">
    <w:p w14:paraId="7BCBA2BA" w14:textId="77777777" w:rsidR="008024F1" w:rsidRDefault="008024F1"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Ian Stevenso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5113"/>
    <w:rsid w:val="005F239B"/>
    <w:rsid w:val="006044CC"/>
    <w:rsid w:val="00605B64"/>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1A37"/>
    <w:rsid w:val="007C2BB7"/>
    <w:rsid w:val="007D1021"/>
    <w:rsid w:val="007E3A6A"/>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0C2D"/>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4668"/>
    <w:rsid w:val="009F4DA1"/>
    <w:rsid w:val="00A02EEB"/>
    <w:rsid w:val="00A031E4"/>
    <w:rsid w:val="00A05D01"/>
    <w:rsid w:val="00A0784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1.emf"/><Relationship Id="rId21" Type="http://schemas.openxmlformats.org/officeDocument/2006/relationships/image" Target="media/image9.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emf"/><Relationship Id="rId25" Type="http://schemas.openxmlformats.org/officeDocument/2006/relationships/hyperlink" Target="https://github.com/weigcdsb/COM_POISSON/blob/main/demo/v1/demo_v1_pd.m" TargetMode="External"/><Relationship Id="rId33" Type="http://schemas.openxmlformats.org/officeDocument/2006/relationships/hyperlink" Target="https://github.com/weigcdsb/COM_POISSON/blob/main/demo/hc/hc_comparison_v2.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weigcdsb/COM_POISSON/blob/main/demo/v1/compare_all_na.m" TargetMode="External"/><Relationship Id="rId32" Type="http://schemas.openxmlformats.org/officeDocument/2006/relationships/image" Target="media/image17.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github.com/weigcdsb/COM_POISSON/blob/main/demo/v1/v1_comparison_nan.m" TargetMode="External"/><Relationship Id="rId28" Type="http://schemas.openxmlformats.org/officeDocument/2006/relationships/image" Target="media/image13.emf"/><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19.emf"/><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16491</Words>
  <Characters>94001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7</cp:revision>
  <dcterms:created xsi:type="dcterms:W3CDTF">2022-01-13T23:16:00Z</dcterms:created>
  <dcterms:modified xsi:type="dcterms:W3CDTF">2022-01-14T02:19:00Z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