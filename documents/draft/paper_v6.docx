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7E2FE8C5"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r w:rsidR="001441CA">
        <w:rPr>
          <w:color w:val="FF0000"/>
        </w:rPr>
        <w:t xml:space="preserve">Although the CMP distribution allows us to flexibly model non-Poisson variability, one major challenge with using this model is that there are not closed-form solutions </w:t>
      </w:r>
      <w:r w:rsidR="00C40E86">
        <w:rPr>
          <w:color w:val="FF0000"/>
        </w:rPr>
        <w:t>for the CMP likelihood</w:t>
      </w:r>
      <w:r w:rsidR="00920285" w:rsidRPr="003616AB">
        <w:rPr>
          <w:color w:val="FF0000"/>
        </w:rPr>
        <w:t xml:space="preserve">. </w:t>
      </w:r>
      <w:r w:rsidR="00C40E86">
        <w:rPr>
          <w:color w:val="FF0000"/>
        </w:rPr>
        <w:t>Here</w:t>
      </w:r>
      <w:r w:rsidR="00920285" w:rsidRPr="003616AB">
        <w:rPr>
          <w:color w:val="FF0000"/>
        </w:rPr>
        <w:t xml:space="preserve">, we </w:t>
      </w:r>
      <w:del w:id="1" w:author="Stevenson, Ian" w:date="2022-01-12T17:26:00Z">
        <w:r w:rsidR="00920285" w:rsidRPr="003616AB" w:rsidDel="00DB5B34">
          <w:rPr>
            <w:color w:val="FF0000"/>
          </w:rPr>
          <w:delText xml:space="preserve">infer </w:delText>
        </w:r>
      </w:del>
      <w:r w:rsidR="00C40E86">
        <w:rPr>
          <w:color w:val="FF0000"/>
        </w:rPr>
        <w:t>fit the model using a</w:t>
      </w:r>
      <w:r w:rsidR="00920285" w:rsidRPr="003616AB">
        <w:rPr>
          <w:color w:val="FF0000"/>
        </w:rPr>
        <w:t xml:space="preserve"> global Gaussian approximation</w:t>
      </w:r>
      <w:r w:rsidR="00C40E86">
        <w:rPr>
          <w:color w:val="FF0000"/>
        </w:rPr>
        <w:t>, and we discuss s</w:t>
      </w:r>
      <w:r w:rsidR="00920285" w:rsidRPr="003616AB">
        <w:rPr>
          <w:color w:val="FF0000"/>
        </w:rPr>
        <w:t>everal</w:t>
      </w:r>
      <w:r w:rsidR="00C40E86">
        <w:rPr>
          <w:color w:val="FF0000"/>
        </w:rPr>
        <w:t xml:space="preserve"> additional technical</w:t>
      </w:r>
      <w:r w:rsidR="00920285" w:rsidRPr="003616AB">
        <w:rPr>
          <w:color w:val="FF0000"/>
        </w:rPr>
        <w:t xml:space="preserve"> challenges </w:t>
      </w:r>
      <w:r w:rsidR="00C40E86">
        <w:rPr>
          <w:color w:val="FF0000"/>
        </w:rPr>
        <w:t>that arise when using the</w:t>
      </w:r>
      <w:r w:rsidR="00920285" w:rsidRPr="003616AB">
        <w:rPr>
          <w:color w:val="FF0000"/>
        </w:rPr>
        <w:t xml:space="preserve"> CMP distribution </w:t>
      </w:r>
      <w:r w:rsidR="00C40E86">
        <w:rPr>
          <w:color w:val="FF0000"/>
        </w:rPr>
        <w:t>with a</w:t>
      </w:r>
      <w:r w:rsidR="00C40E86" w:rsidRPr="003616AB">
        <w:rPr>
          <w:color w:val="FF0000"/>
        </w:rPr>
        <w:t xml:space="preserve"> </w:t>
      </w:r>
      <w:r w:rsidR="003616AB" w:rsidRPr="003616AB">
        <w:rPr>
          <w:color w:val="FF0000"/>
        </w:rPr>
        <w:t>dynamic GLM</w:t>
      </w:r>
      <w:r w:rsidR="008C3A8C">
        <w:rPr>
          <w:color w:val="FF0000"/>
        </w:rPr>
        <w:t>.</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3616AB" w:rsidP="009A7B80"/>
    <w:p w14:paraId="6EF143CC" w14:textId="1E7EB904" w:rsidR="00DC75C2" w:rsidRDefault="008C3A8C" w:rsidP="00DC75C2">
      <w:r>
        <w:t>A count observation</w:t>
      </w:r>
      <w:r w:rsidR="00DC75C2">
        <w:t xml:space="preserve"> </w:t>
      </w:r>
      <m:oMath>
        <m:r>
          <w:rPr>
            <w:rFonts w:ascii="Cambria Math" w:hAnsi="Cambria Math"/>
          </w:rPr>
          <m:t>y</m:t>
        </m:r>
      </m:oMath>
      <w:r>
        <w:t>, such as the spike count</w:t>
      </w:r>
      <w:r w:rsidR="003616AB">
        <w:t xml:space="preserve"> for a neuron</w:t>
      </w:r>
      <w:r>
        <w:t>,</w:t>
      </w:r>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4C0B4B8E"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w:t>
      </w:r>
      <w:proofErr w:type="gramStart"/>
      <w:r>
        <w:t>i.e.</w:t>
      </w:r>
      <w:proofErr w:type="gramEnd"/>
      <w:r>
        <w:t xml:space="preserv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w:t>
      </w:r>
      <w:r w:rsidR="008C3A8C">
        <w:t xml:space="preserve">, </w:t>
      </w:r>
      <w:r>
        <w:t>and 3) Bernoulli (</w:t>
      </w:r>
      <m:oMath>
        <m:r>
          <w:rPr>
            <w:rFonts w:ascii="Cambria Math" w:hAnsi="Cambria Math"/>
          </w:rPr>
          <m:t>ν→∞</m:t>
        </m:r>
      </m:oMath>
      <w:r>
        <w:t>).</w:t>
      </w:r>
    </w:p>
    <w:p w14:paraId="378E0DC7" w14:textId="0A05C407" w:rsidR="003616AB" w:rsidRDefault="003616AB" w:rsidP="009A7B80"/>
    <w:p w14:paraId="296CCD7F" w14:textId="1C2A5364" w:rsidR="00D971CF" w:rsidRDefault="00DC75C2" w:rsidP="00CD06DF">
      <w:r>
        <w:t xml:space="preserve">For </w:t>
      </w:r>
      <w:r w:rsidR="008C3A8C">
        <w:t xml:space="preserve">multiple observations </w:t>
      </w:r>
      <w:r>
        <w:t xml:space="preserve">up to </w:t>
      </w:r>
      <m:oMath>
        <m:r>
          <w:rPr>
            <w:rFonts w:ascii="Cambria Math" w:hAnsi="Cambria Math"/>
          </w:rPr>
          <m:t>T</m:t>
        </m:r>
      </m:oMath>
      <w:r>
        <w:t xml:space="preserve"> steps</w:t>
      </w:r>
      <w:r w:rsidR="008C3A8C">
        <w:t xml:space="preserve">, such as simultaneous spike counts from </w:t>
      </w:r>
      <m:oMath>
        <m:r>
          <w:rPr>
            <w:rFonts w:ascii="Cambria Math" w:hAnsi="Cambria Math"/>
          </w:rPr>
          <m:t xml:space="preserve">n </m:t>
        </m:r>
      </m:oMath>
      <w:r w:rsidR="008C3A8C">
        <w:t>neurons</w:t>
      </w:r>
      <w:r>
        <w:t xml:space="preserve">, denote the </w:t>
      </w:r>
      <w:r w:rsidR="008C3A8C">
        <w:t>counts</w:t>
      </w:r>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Previous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2"/>
      <w:r w:rsidR="00F151AB">
        <w:t>The</w:t>
      </w:r>
      <w:commentRangeEnd w:id="2"/>
      <w:r w:rsidR="001C7C1D">
        <w:rPr>
          <w:rStyle w:val="CommentReference"/>
        </w:rPr>
        <w:commentReference w:id="2"/>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E705AB">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05AB">
        <w:t xml:space="preserve"> 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705AB">
        <w:t xml:space="preserve"> denote known predictors</w:t>
      </w:r>
      <w:r w:rsidR="000C23DB">
        <w:t>.</w:t>
      </w:r>
      <w:r w:rsidR="003D1FBB">
        <w:t xml:space="preserve"> Under the CMP-GLM, the parameters are static. Here, we assume that they </w:t>
      </w:r>
      <w:del w:id="3" w:author="Stevenson, Ian" w:date="2022-01-13T14:30:00Z">
        <w:r w:rsidR="004A666A" w:rsidDel="00427C0A">
          <w:delText xml:space="preserve"> </w:delText>
        </w:r>
      </w:del>
      <w:r w:rsidR="004A666A">
        <w:t>progress linearly with a Gaussian noise</w:t>
      </w:r>
      <w:r w:rsidR="00560F5D">
        <w:t>.</w:t>
      </w:r>
    </w:p>
    <w:p w14:paraId="53801843" w14:textId="77777777" w:rsidR="00D971CF" w:rsidRDefault="00D971CF" w:rsidP="00CD06DF"/>
    <w:p w14:paraId="3D2E9EB4" w14:textId="267915E1" w:rsidR="00CD06DF" w:rsidRDefault="003D1FBB" w:rsidP="00D971CF">
      <w:r>
        <w:t>T</w:t>
      </w:r>
      <w:r w:rsidR="00D971CF">
        <w:t xml:space="preserve">he </w:t>
      </w:r>
      <w:r w:rsidR="00E705AB">
        <w:t xml:space="preserve">observations </w:t>
      </w:r>
      <w:r w:rsidR="00D971CF">
        <w:t>follow</w:t>
      </w:r>
      <w:r>
        <w:t xml:space="preserve"> conditionally</w:t>
      </w:r>
      <w:r w:rsidR="00D971CF">
        <w:t xml:space="preserve"> </w:t>
      </w:r>
      <w:r w:rsidR="00E705AB">
        <w:t xml:space="preserve">independent </w:t>
      </w:r>
      <w:r w:rsidR="00D971CF">
        <w:t xml:space="preserve">CMP distributions, </w:t>
      </w:r>
      <w:r>
        <w:t>given the</w:t>
      </w:r>
      <w:r w:rsidR="00D971CF">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D971CF">
        <w:t>.</w:t>
      </w:r>
    </w:p>
    <w:p w14:paraId="06DC8FE8" w14:textId="77777777" w:rsidR="00D971CF" w:rsidRPr="00D971CF" w:rsidRDefault="007A602D"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0E491E20" w:rsidR="001E6EAF" w:rsidRPr="00D971CF" w:rsidRDefault="003D1FBB" w:rsidP="00D971CF">
      <w:pPr>
        <w:jc w:val="left"/>
      </w:pPr>
      <w:r>
        <w:t>While t</w:t>
      </w:r>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r>
        <w:t xml:space="preserve"> with Gaussian noise</w:t>
      </w:r>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3D96064D" w:rsidR="003D1FBB" w:rsidDel="009B61C5" w:rsidRDefault="009B61C5" w:rsidP="003D1FBB">
      <w:pPr>
        <w:rPr>
          <w:del w:id="4" w:author="wei ganchao" w:date="2022-01-13T18:10:00Z"/>
        </w:rPr>
      </w:pPr>
      <w:ins w:id="5" w:author="wei ganchao" w:date="2022-01-13T18:10:00Z">
        <w:r w:rsidRPr="009B61C5">
          <w:t xml:space="preserve">Given the initial state mean </w:t>
        </w:r>
      </w:ins>
      <m:oMath>
        <m:sSub>
          <m:sSubPr>
            <m:ctrlPr>
              <w:ins w:id="6" w:author="wei ganchao" w:date="2022-01-13T18:11:00Z">
                <w:rPr>
                  <w:rFonts w:ascii="Cambria Math" w:hAnsi="Cambria Math"/>
                  <w:i/>
                </w:rPr>
              </w:ins>
            </m:ctrlPr>
          </m:sSubPr>
          <m:e>
            <m:r>
              <w:ins w:id="7" w:author="wei ganchao" w:date="2022-01-13T18:11:00Z">
                <m:rPr>
                  <m:sty m:val="bi"/>
                </m:rPr>
                <w:rPr>
                  <w:rFonts w:ascii="Cambria Math" w:hAnsi="Cambria Math"/>
                </w:rPr>
                <m:t>θ</m:t>
              </w:ins>
            </m:r>
          </m:e>
          <m:sub>
            <m:r>
              <w:ins w:id="8" w:author="wei ganchao" w:date="2022-01-13T18:11:00Z">
                <w:rPr>
                  <w:rFonts w:ascii="Cambria Math" w:hAnsi="Cambria Math"/>
                </w:rPr>
                <m:t>0</m:t>
              </w:ins>
            </m:r>
          </m:sub>
        </m:sSub>
      </m:oMath>
      <w:ins w:id="9" w:author="wei ganchao" w:date="2022-01-13T18:12:00Z">
        <w:r>
          <w:t>,</w:t>
        </w:r>
      </w:ins>
      <w:ins w:id="10" w:author="wei ganchao" w:date="2022-01-13T18:10:00Z">
        <w:r w:rsidRPr="009B61C5">
          <w:t xml:space="preserve"> covariance</w:t>
        </w:r>
      </w:ins>
      <w:ins w:id="11" w:author="wei ganchao" w:date="2022-01-13T18:11:00Z">
        <w:r>
          <w:t xml:space="preserve"> </w:t>
        </w:r>
      </w:ins>
      <m:oMath>
        <m:sSub>
          <m:sSubPr>
            <m:ctrlPr>
              <w:ins w:id="12" w:author="wei ganchao" w:date="2022-01-13T18:11:00Z">
                <w:rPr>
                  <w:rFonts w:ascii="Cambria Math" w:hAnsi="Cambria Math"/>
                  <w:i/>
                </w:rPr>
              </w:ins>
            </m:ctrlPr>
          </m:sSubPr>
          <m:e>
            <m:r>
              <w:ins w:id="13" w:author="wei ganchao" w:date="2022-01-13T18:11:00Z">
                <m:rPr>
                  <m:sty m:val="bi"/>
                </m:rPr>
                <w:rPr>
                  <w:rFonts w:ascii="Cambria Math" w:hAnsi="Cambria Math"/>
                </w:rPr>
                <m:t>Q</m:t>
              </w:ins>
            </m:r>
          </m:e>
          <m:sub>
            <m:r>
              <w:ins w:id="14" w:author="wei ganchao" w:date="2022-01-13T18:11:00Z">
                <w:rPr>
                  <w:rFonts w:ascii="Cambria Math" w:hAnsi="Cambria Math"/>
                </w:rPr>
                <m:t>0</m:t>
              </w:ins>
            </m:r>
          </m:sub>
        </m:sSub>
      </m:oMath>
      <w:ins w:id="15" w:author="wei ganchao" w:date="2022-01-13T18:10:00Z">
        <w:r w:rsidRPr="009B61C5">
          <w:t>, linear dynamics</w:t>
        </w:r>
      </w:ins>
      <w:ins w:id="16" w:author="wei ganchao" w:date="2022-01-13T18:12:00Z">
        <w:r>
          <w:t xml:space="preserve"> </w:t>
        </w:r>
      </w:ins>
      <m:oMath>
        <m:r>
          <w:ins w:id="17" w:author="wei ganchao" w:date="2022-01-13T18:12:00Z">
            <m:rPr>
              <m:sty m:val="bi"/>
            </m:rPr>
            <w:rPr>
              <w:rFonts w:ascii="Cambria Math" w:hAnsi="Cambria Math"/>
            </w:rPr>
            <m:t>F</m:t>
          </w:ins>
        </m:r>
      </m:oMath>
      <w:ins w:id="18" w:author="wei ganchao" w:date="2022-01-13T18:10:00Z">
        <w:r w:rsidRPr="009B61C5">
          <w:t xml:space="preserve"> and process covariance</w:t>
        </w:r>
      </w:ins>
      <w:ins w:id="19" w:author="wei ganchao" w:date="2022-01-13T18:13:00Z">
        <w:r>
          <w:t xml:space="preserve"> </w:t>
        </w:r>
      </w:ins>
      <m:oMath>
        <m:r>
          <w:ins w:id="20" w:author="wei ganchao" w:date="2022-01-13T18:13:00Z">
            <m:rPr>
              <m:sty m:val="bi"/>
            </m:rPr>
            <w:rPr>
              <w:rFonts w:ascii="Cambria Math" w:hAnsi="Cambria Math"/>
            </w:rPr>
            <m:t>Q</m:t>
          </w:ins>
        </m:r>
      </m:oMath>
      <w:ins w:id="21" w:author="wei ganchao" w:date="2022-01-13T18:10:00Z">
        <w:r w:rsidRPr="009B61C5">
          <w:t>.</w:t>
        </w:r>
      </w:ins>
      <w:del w:id="22" w:author="wei ganchao" w:date="2022-01-13T18:10:00Z">
        <w:r w:rsidR="003D1FBB" w:rsidDel="009B61C5">
          <w:delText xml:space="preserve">Given the initial state mean and covariance </w:delText>
        </w:r>
        <w:commentRangeStart w:id="23"/>
        <w:r w:rsidR="003D1FBB" w:rsidDel="009B61C5">
          <w:delText xml:space="preserve">… </w:delText>
        </w:r>
        <w:commentRangeEnd w:id="23"/>
        <w:r w:rsidR="00427C0A" w:rsidDel="009B61C5">
          <w:rPr>
            <w:rStyle w:val="CommentReference"/>
          </w:rPr>
          <w:commentReference w:id="23"/>
        </w:r>
        <w:r w:rsidR="003D1FBB" w:rsidDel="009B61C5">
          <w:delText xml:space="preserve">, linear dynamics </w:delText>
        </w:r>
      </w:del>
      <m:oMath>
        <m:r>
          <w:del w:id="24" w:author="wei ganchao" w:date="2022-01-13T18:10:00Z">
            <w:rPr>
              <w:rFonts w:ascii="Cambria Math" w:hAnsi="Cambria Math"/>
            </w:rPr>
            <m:t>F</m:t>
          </w:del>
        </m:r>
      </m:oMath>
      <w:del w:id="25" w:author="wei ganchao" w:date="2022-01-13T18:10:00Z">
        <w:r w:rsidR="003D1FBB" w:rsidDel="009B61C5">
          <w:delText xml:space="preserve">, and process covariance </w:delText>
        </w:r>
      </w:del>
      <m:oMath>
        <m:r>
          <w:del w:id="26" w:author="wei ganchao" w:date="2022-01-13T18:10:00Z">
            <w:rPr>
              <w:rFonts w:ascii="Cambria Math" w:hAnsi="Cambria Math"/>
            </w:rPr>
            <m:t>Q</m:t>
          </w:del>
        </m:r>
      </m:oMath>
      <w:del w:id="27" w:author="wei ganchao" w:date="2022-01-13T18:10:00Z">
        <w:r w:rsidR="003D1FBB" w:rsidDel="009B61C5">
          <w:delText>.</w:delText>
        </w:r>
      </w:del>
    </w:p>
    <w:p w14:paraId="16B917F9" w14:textId="17A4324A" w:rsidR="00AD4F7B" w:rsidRDefault="00AD4F7B" w:rsidP="009A7B80"/>
    <w:p w14:paraId="1129EEF8" w14:textId="77777777" w:rsidR="003D1FBB" w:rsidRPr="00FD2241" w:rsidRDefault="003D1FBB" w:rsidP="009A7B80"/>
    <w:p w14:paraId="40B7B8CC" w14:textId="7DADF6FE" w:rsidR="00937DF4" w:rsidRDefault="004E7FA2" w:rsidP="00C51C1F">
      <w:pPr>
        <w:pStyle w:val="Heading2"/>
      </w:pPr>
      <w:r>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w:t>
      </w:r>
      <w:r w:rsidR="00C009AE">
        <w:lastRenderedPageBreak/>
        <w:t xml:space="preserve">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7A602D"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26156CBF"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cr m:val="script"/>
            <m:sty m:val="p"/>
          </m:rPr>
          <w:rPr>
            <w:rFonts w:ascii="Cambria Math" w:hAnsi="Cambria Math"/>
          </w:rPr>
          <m:t>O</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3F97F11F"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5F239B">
        <w:t xml:space="preserve">We can calculate these </w:t>
      </w:r>
      <w:r w:rsidR="000224F3">
        <w:t xml:space="preserve">moments </w:t>
      </w:r>
      <w:r w:rsidR="000C0010">
        <w:t>by truncated summation</w:t>
      </w:r>
      <w:r w:rsidR="005F239B">
        <w:t>. However,</w:t>
      </w:r>
      <w:r w:rsidR="000224F3">
        <w:t xml:space="preserve">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w:t>
      </w:r>
      <w:r w:rsidR="005F239B">
        <w:t>In this case</w:t>
      </w:r>
      <w:r w:rsidR="000C0010">
        <w:t>,</w:t>
      </w:r>
      <w:r w:rsidR="0023354F">
        <w:t xml:space="preserve"> </w:t>
      </w:r>
      <w:r w:rsidR="005F239B">
        <w:t xml:space="preserve">we approximate the </w:t>
      </w:r>
      <w:r w:rsidR="000224F3">
        <w:t xml:space="preserve">moments using previous </w:t>
      </w:r>
      <w:r w:rsidR="00253076">
        <w:fldChar w:fldCharType="begin" w:fldLock="1"/>
      </w:r>
      <w:r w:rsidR="006E61ED">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6E61ED">
        <w:rPr>
          <w:rFonts w:hint="eastAsia"/>
        </w:rPr>
        <w:instrText>ng probabilistic argument to obtain the leading term in the asymptotic expansion of Z (</w:instrText>
      </w:r>
      <w:r w:rsidR="006E61ED">
        <w:rPr>
          <w:rFonts w:hint="eastAsia"/>
        </w:rPr>
        <w:instrText>λ</w:instrText>
      </w:r>
      <w:r w:rsidR="006E61ED">
        <w:rPr>
          <w:rFonts w:hint="eastAsia"/>
        </w:rPr>
        <w:instrText xml:space="preserve">, </w:instrText>
      </w:r>
      <w:r w:rsidR="006E61ED">
        <w:rPr>
          <w:rFonts w:hint="eastAsia"/>
        </w:rPr>
        <w:instrText>ν</w:instrText>
      </w:r>
      <w:r w:rsidR="006E61ED">
        <w:rPr>
          <w:rFonts w:hint="eastAsia"/>
        </w:rPr>
        <w:instrText xml:space="preserve">) in the limit </w:instrText>
      </w:r>
      <w:r w:rsidR="006E61ED">
        <w:rPr>
          <w:rFonts w:hint="eastAsia"/>
        </w:rPr>
        <w:instrText>λ</w:instrText>
      </w:r>
      <w:r w:rsidR="006E61ED">
        <w:rPr>
          <w:rFonts w:hint="eastAsia"/>
        </w:rPr>
        <w:instrText xml:space="preserve"> </w:instrText>
      </w:r>
      <w:r w:rsidR="006E61ED">
        <w:rPr>
          <w:rFonts w:hint="eastAsia"/>
        </w:rPr>
        <w:instrText>→</w:instrText>
      </w:r>
      <w:r w:rsidR="006E61ED">
        <w:rPr>
          <w:rFonts w:hint="eastAsia"/>
        </w:rPr>
        <w:instrText xml:space="preserve"> </w:instrText>
      </w:r>
      <w:r w:rsidR="006E61ED">
        <w:rPr>
          <w:rFonts w:hint="eastAsia"/>
        </w:rPr>
        <w:instrText>∞</w:instrText>
      </w:r>
      <w:r w:rsidR="006E61ED">
        <w:rPr>
          <w:rFonts w:hint="eastAsia"/>
        </w:rPr>
        <w:instrText xml:space="preserve"> that holds for all </w:instrText>
      </w:r>
      <w:r w:rsidR="006E61ED">
        <w:rPr>
          <w:rFonts w:hint="eastAsia"/>
        </w:rPr>
        <w:instrText>ν</w:instrText>
      </w:r>
      <w:r w:rsidR="006E61ED">
        <w:rPr>
          <w:rFonts w:hint="eastAsia"/>
        </w:rPr>
        <w:instrText xml:space="preserve"> &gt; 0. We then use an integral representation to obtain the entire asymptotic series and give explicit formulas for the firs</w:instrText>
      </w:r>
      <w:r w:rsidR="006E61ED">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2019)","previouslyFormattedCitation":"(Chatla and Shmueli 2018; 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B77175">
        <w:t>O</w:t>
      </w:r>
      <w:r w:rsidR="00253076" w:rsidRPr="00253076">
        <w:t>utliers often result in the Hessian being close to singular</w:t>
      </w:r>
      <w:r w:rsidR="00923B91">
        <w:t xml:space="preserve"> or even positive-definite (see details in Appendix). To ensure robustness, we use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231D36">
        <w:t>Forward</w:t>
      </w:r>
      <w:r w:rsidR="00916F1D">
        <w:t xml:space="preserve"> filtering </w:t>
      </w:r>
      <w:r w:rsidR="00446D63">
        <w:t xml:space="preserve">for </w:t>
      </w:r>
      <w:r w:rsidR="00231D36">
        <w:t>a dynamic</w:t>
      </w:r>
      <w:r w:rsidR="00B77175">
        <w:t xml:space="preserve"> </w:t>
      </w:r>
      <w:r w:rsidR="00446D63">
        <w:t xml:space="preserve">Poisson </w:t>
      </w:r>
      <w:r w:rsidR="00231D36">
        <w:t>model h</w:t>
      </w:r>
      <w:r w:rsidR="00B77175">
        <w:t>as</w:t>
      </w:r>
      <w:r w:rsidR="00231D36">
        <w:t xml:space="preserve"> been</w:t>
      </w:r>
      <w:r w:rsidR="00B77175">
        <w:t xml:space="preserve"> previously </w:t>
      </w:r>
      <w:r w:rsidR="00231D36">
        <w:t>described</w:t>
      </w:r>
      <w:r w:rsidR="00B77175">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r w:rsidR="00231D36">
        <w:t>, here</w:t>
      </w:r>
      <w:r w:rsidR="006B24FE">
        <w:t xml:space="preserve"> we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231D36">
        <w:rPr>
          <w:iCs/>
        </w:rPr>
        <w:t xml:space="preserve"> is given by</w:t>
      </w:r>
    </w:p>
    <w:p w14:paraId="69A5C2FE" w14:textId="3F95864B" w:rsidR="00760AB4" w:rsidRPr="00A80A0D" w:rsidRDefault="007A602D"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3D04B67E" w:rsidR="0023354F" w:rsidRDefault="00B3599F" w:rsidP="009A7B80">
      <w:pPr>
        <w:rPr>
          <w:lang w:eastAsia="zh-CN"/>
        </w:rPr>
      </w:pPr>
      <w:r>
        <w:t xml:space="preserve">Here, to again ensure robustness, we use Fisher scoring when updating the state covariance. </w:t>
      </w:r>
      <w:r w:rsidR="00231D36">
        <w:t>W</w:t>
      </w:r>
      <w:r w:rsidR="00A80A0D">
        <w:t>e the</w:t>
      </w:r>
      <w:r w:rsidR="00231D36">
        <w:t>n find smoothed estimate</w:t>
      </w:r>
      <w:r>
        <w:t>s</w:t>
      </w:r>
      <w:r w:rsidR="00231D36">
        <w:t xml:space="preserve"> using a backward pass (</w:t>
      </w:r>
      <w:ins w:id="28" w:author="wei ganchao" w:date="2022-01-14T13:46:00Z">
        <w:r w:rsidR="00C1620F">
          <w:fldChar w:fldCharType="begin" w:fldLock="1"/>
        </w:r>
      </w:ins>
      <w:r w:rsidR="00C1620F">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1965)"},"properties":{"noteIndex":0},"schema":"https://github.com/citation-style-language/schema/raw/master/csl-citation.json"}</w:instrText>
      </w:r>
      <w:r w:rsidR="00C1620F">
        <w:fldChar w:fldCharType="separate"/>
      </w:r>
      <w:r w:rsidR="00C1620F" w:rsidRPr="00C1620F">
        <w:rPr>
          <w:noProof/>
        </w:rPr>
        <w:t>(Rauch et al. 1965)</w:t>
      </w:r>
      <w:ins w:id="29" w:author="wei ganchao" w:date="2022-01-14T13:46:00Z">
        <w:r w:rsidR="00C1620F">
          <w:fldChar w:fldCharType="end"/>
        </w:r>
      </w:ins>
      <w:del w:id="30" w:author="wei ganchao" w:date="2022-01-14T13:46:00Z">
        <w:r w:rsidR="00231D36" w:rsidDel="00C1620F">
          <w:delText>Rauch-Tung-Striebel smoother</w:delText>
        </w:r>
      </w:del>
      <w:r w:rsidR="00231D36">
        <w:t>)</w:t>
      </w:r>
      <w:r w:rsidR="00A80A0D">
        <w:t>.</w:t>
      </w:r>
      <w:r w:rsidR="004C7526">
        <w:t xml:space="preserve"> </w:t>
      </w:r>
      <w:r w:rsidR="001B5D3F">
        <w:t xml:space="preserve">Although doing smoothing is fast, the </w:t>
      </w:r>
      <w:r w:rsidR="00231D36">
        <w:lastRenderedPageBreak/>
        <w:t xml:space="preserve">estimates can </w:t>
      </w:r>
      <w:r w:rsidR="0039656E">
        <w:t>be</w:t>
      </w:r>
      <w:r w:rsidR="001B5D3F">
        <w:t xml:space="preserve"> </w:t>
      </w:r>
      <w:r w:rsidR="00231D36">
        <w:t>inaccurate, especially when there are large changes in</w:t>
      </w:r>
      <w:r w:rsidR="00644EC3">
        <w:t xml:space="preserve"> the state vector</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r w:rsidR="00644EC3">
        <w:t xml:space="preserve">the </w:t>
      </w:r>
      <w:r w:rsidR="004413C0">
        <w:t>recursive prior is too far away from the posterior mode, or when there</w:t>
      </w:r>
      <w:r w:rsidR="000D4E77">
        <w:t xml:space="preserve"> is</w:t>
      </w:r>
      <w:r w:rsidR="004413C0">
        <w:t xml:space="preserve"> a </w:t>
      </w:r>
      <w:r w:rsidR="00644EC3">
        <w:t>large change</w:t>
      </w:r>
      <w:r w:rsidR="004413C0">
        <w:t xml:space="preserve"> in the state vector.</w:t>
      </w:r>
      <w:r w:rsidR="00360633">
        <w:t xml:space="preserve"> Moreover, Fisher scoring </w:t>
      </w:r>
      <w:r>
        <w:t>reduces the efficiency of the smoother even further</w:t>
      </w:r>
      <w:r w:rsidR="000D4E77">
        <w:t xml:space="preserve">. </w:t>
      </w:r>
      <w:r w:rsidR="006B4AA2">
        <w:t>The smoother provides reasonable initial estimates</w:t>
      </w:r>
      <w:r w:rsidR="00360633">
        <w:t>,</w:t>
      </w:r>
      <w:r w:rsidR="006B4AA2">
        <w:t xml:space="preserve"> but</w:t>
      </w:r>
      <w:r w:rsidR="00360633">
        <w:t xml:space="preserve"> </w:t>
      </w:r>
      <w:r w:rsidR="006B4AA2">
        <w:t xml:space="preserve">estimation accuracy is substantially improved by </w:t>
      </w:r>
      <w:r>
        <w:t xml:space="preserve">using Newton’s method to </w:t>
      </w:r>
      <w:r w:rsidR="006B4AA2">
        <w:t xml:space="preserve">find the </w:t>
      </w:r>
      <w:r w:rsidR="00360633">
        <w:t xml:space="preserve">global Laplace approximation </w:t>
      </w:r>
      <w:r w:rsidR="006B4AA2">
        <w:t>for the posterior</w:t>
      </w:r>
      <w:r w:rsidR="00360633">
        <w:t>.</w:t>
      </w:r>
    </w:p>
    <w:p w14:paraId="4091FAD5" w14:textId="77777777" w:rsidR="00274A57" w:rsidRDefault="00274A57" w:rsidP="009A7B80"/>
    <w:p w14:paraId="50911FEB" w14:textId="7C24FFE0" w:rsidR="00937DF4" w:rsidRDefault="006B4AA2" w:rsidP="000D4E77">
      <w:pPr>
        <w:pStyle w:val="Heading2"/>
      </w:pPr>
      <w:r>
        <w:t>E</w:t>
      </w:r>
      <w:r w:rsidR="009F4668">
        <w:t>stimati</w:t>
      </w:r>
      <w:r>
        <w:t>ng process noise</w:t>
      </w:r>
    </w:p>
    <w:p w14:paraId="3F0F602A" w14:textId="6512F36F"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w:t>
      </w:r>
      <w:r w:rsidR="009E06DA">
        <w:t xml:space="preserve"> an</w:t>
      </w:r>
      <w:r w:rsidR="00664944">
        <w:t xml:space="preserve"> </w:t>
      </w:r>
      <w:r w:rsidR="009B22F1">
        <w:t>Expectation Maximization</w:t>
      </w:r>
      <w:r w:rsidR="009E06DA">
        <w:t xml:space="preserve"> (EM) algorithm </w:t>
      </w:r>
      <w:r w:rsidR="009E06DA">
        <w:fldChar w:fldCharType="begin" w:fldLock="1"/>
      </w:r>
      <w:r w:rsidR="00C1620F">
        <w:instrText>ADDIN CSL_CITATION {"citationItems":[{"id":"ITEM-1","itemData":{"abstract":"Neurons in the neocortex code and compute as part of a locally interconnected population. Large-scale multi-electrode recording makes it possible to access these population processes empirically by fitting statistical models to unaveraged data. What statistical structure best describes the concurrent spiking of cells within a local network? We argue that in the cortex, where firing exhibits extensive correlations in both time and space and where a typical sample of neurons still reflects only a very small fraction of the local population, the most appropriate model captures shared variability by a low-dimensional latent process evolving with smooth dynamics, rather than by putative direct coupling. We test this claim by comparing a latent dynamical model with realistic spiking observations to coupled gen-eralised linear spike-response models (GLMs) using cortical recordings. We find that the latent dynamical approach outperforms the GLM in terms of goodness-of-fit, and reproduces the temporal correlations in the data more accurately. We also compare models whose observations models are either derived from a Gaussian or point-process models, finding that the non-Gaussian model provides slightly better goodness-of-fit and more realistic population spike counts.","author":[{"dropping-particle":"","family":"Macke","given":"Jakob H.","non-dropping-particle":"","parse-names":false,"suffix":""},{"dropping-particle":"","family":"Buesing","given":"Lars","non-dropping-particle":"","parse-names":false,"suffix":""},{"dropping-particle":"","family":"Cunningham","given":"John P.","non-dropping-particle":"","parse-names":false,"suffix":""},{"dropping-particle":"","family":"Yu","given":"Byron M.","non-dropping-particle":"","parse-names":false,"suffix":""},{"dropping-particle":"V.","family":"Shenoy","given":"Krishna","non-dropping-particle":"","parse-names":false,"suffix":""},{"dropping-particle":"","family":"Sahani","given":"Maneesh","non-dropping-particle":"","parse-names":false,"suffix":""}],"container-title":"Advances in Neural Information Processing Systems","id":"ITEM-1","issued":{"date-parts":[["2011"]]},"title":"Empirical models of spiking in neural populations","type":"article-journal","volume":"24"},"uris":["http://www.mendeley.com/documents/?uuid=f426f1f0-bc6b-30b9-8354-7edabeafa22a"]}],"mendeley":{"formattedCitation":"(Macke et al. 2011)","plainTextFormattedCitation":"(Macke et al. 2011)","previouslyFormattedCitation":"(Macke et al. 2011)"},"properties":{"noteIndex":0},"schema":"https://github.com/citation-style-language/schema/raw/master/csl-citation.json"}</w:instrText>
      </w:r>
      <w:r w:rsidR="009E06DA">
        <w:fldChar w:fldCharType="separate"/>
      </w:r>
      <w:r w:rsidR="009E06DA" w:rsidRPr="009E06DA">
        <w:rPr>
          <w:noProof/>
        </w:rPr>
        <w:t>(Macke et al. 2011)</w:t>
      </w:r>
      <w:r w:rsidR="009E06DA">
        <w:fldChar w:fldCharType="end"/>
      </w:r>
      <w:r w:rsidR="00664944">
        <w:t xml:space="preserve">. However, using the Laplace approximation for </w:t>
      </w:r>
      <m:oMath>
        <m:r>
          <m:rPr>
            <m:sty m:val="b"/>
          </m:rPr>
          <w:rPr>
            <w:rFonts w:ascii="Cambria Math" w:hAnsi="Cambria Math"/>
          </w:rPr>
          <m:t>Θ</m:t>
        </m:r>
      </m:oMath>
      <w:r w:rsidR="00664944">
        <w:rPr>
          <w:b/>
          <w:bCs/>
        </w:rPr>
        <w:t xml:space="preserve"> </w:t>
      </w:r>
      <w:r w:rsidR="006B4AA2">
        <w:t xml:space="preserve">during the </w:t>
      </w:r>
      <w:r w:rsidR="00664944">
        <w:t>E-step break</w:t>
      </w:r>
      <w:r w:rsidR="00547D81">
        <w:t>s</w:t>
      </w:r>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To </w:t>
      </w:r>
      <w:r w:rsidR="00D57D38">
        <w:t xml:space="preserve">avoid that, we </w:t>
      </w:r>
      <w:r w:rsidR="00547D81">
        <w:t xml:space="preserve">could </w:t>
      </w:r>
      <w:r w:rsidR="00D57D38">
        <w:t>sample</w:t>
      </w:r>
      <w:r w:rsidR="00547D81">
        <w:t xml:space="preserve"> the</w:t>
      </w:r>
      <w:r w:rsidR="00D57D38">
        <w:t xml:space="preserve"> posterior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m:oMath>
        <m:r>
          <m:rPr>
            <m:sty m:val="bi"/>
          </m:rPr>
          <w:rPr>
            <w:rFonts w:ascii="Cambria Math" w:hAnsi="Cambria Math"/>
          </w:rPr>
          <m:t>Q</m:t>
        </m:r>
      </m:oMath>
      <w:r w:rsidR="00D57D38">
        <w:t xml:space="preserve"> robustly and </w:t>
      </w:r>
      <w:r w:rsidR="009A67EB">
        <w:t>quickly</w:t>
      </w:r>
      <w:r w:rsidR="00D57D38">
        <w:t xml:space="preserve">, we </w:t>
      </w:r>
      <w:r w:rsidR="002E0B30">
        <w:t xml:space="preserve">instead </w:t>
      </w:r>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commentRangeStart w:id="31"/>
      <w:commentRangeStart w:id="32"/>
      <w:r>
        <w:t>Neural Data</w:t>
      </w:r>
    </w:p>
    <w:p w14:paraId="151FEDD5" w14:textId="57C017F7" w:rsidR="009B22F1" w:rsidRPr="00D3079B" w:rsidRDefault="009B22F1" w:rsidP="009A7B80">
      <w:r>
        <w:t xml:space="preserve">[need to add section here with description and citations for V1 and HC data, </w:t>
      </w:r>
      <w:proofErr w:type="gramStart"/>
      <w:r>
        <w:t>similar to</w:t>
      </w:r>
      <w:proofErr w:type="gramEnd"/>
      <w:r>
        <w:t xml:space="preserve">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46F39D69" w14:textId="4122F305" w:rsidR="00503ACD" w:rsidRDefault="00503ACD" w:rsidP="00D27569"/>
    <w:p w14:paraId="5051BDAC" w14:textId="162159C1" w:rsidR="00102D28" w:rsidRDefault="00A02EEB" w:rsidP="00D27569">
      <w:r>
        <w:t xml:space="preserve">I prefer to move this section to application part (reason: this is the data we use, but the not the method we propose. If we collect the data by </w:t>
      </w:r>
      <w:proofErr w:type="gramStart"/>
      <w:r>
        <w:t>ourself</w:t>
      </w:r>
      <w:proofErr w:type="gramEnd"/>
      <w:r>
        <w:t>, surely we should write it here. But we are just using it…)</w:t>
      </w:r>
      <w:commentRangeEnd w:id="31"/>
      <w:r w:rsidR="00427C0A">
        <w:rPr>
          <w:rStyle w:val="CommentReference"/>
        </w:rPr>
        <w:commentReference w:id="31"/>
      </w:r>
      <w:commentRangeEnd w:id="32"/>
      <w:r w:rsidR="00F8729C">
        <w:rPr>
          <w:rStyle w:val="CommentReference"/>
        </w:rPr>
        <w:commentReference w:id="32"/>
      </w:r>
    </w:p>
    <w:p w14:paraId="0094CE67" w14:textId="77777777" w:rsidR="00102D28" w:rsidRPr="00D3079B" w:rsidRDefault="00102D28" w:rsidP="00D27569"/>
    <w:p w14:paraId="2C07B086" w14:textId="69390ECD" w:rsidR="00D27569" w:rsidRDefault="00D27569" w:rsidP="001F6135">
      <w:pPr>
        <w:pStyle w:val="Heading1"/>
        <w:spacing w:line="240" w:lineRule="auto"/>
      </w:pPr>
      <w:r>
        <w:t>Results</w:t>
      </w:r>
    </w:p>
    <w:p w14:paraId="7B907A02" w14:textId="15DD7F29" w:rsidR="009A7B80" w:rsidRDefault="00D62B20" w:rsidP="00DA135D">
      <w:pPr>
        <w:pStyle w:val="Heading2"/>
      </w:pPr>
      <w:r>
        <w:t>Figure 1</w:t>
      </w:r>
    </w:p>
    <w:p w14:paraId="6D640928" w14:textId="3EC14862" w:rsidR="00374ECA" w:rsidRPr="00374ECA" w:rsidRDefault="00374ECA" w:rsidP="00374ECA">
      <w:r>
        <w:t xml:space="preserve">Code: </w:t>
      </w:r>
      <w:hyperlink r:id="rId12" w:tooltip="figure1_singleNu_dirShift.m" w:history="1">
        <w:r>
          <w:rPr>
            <w:rStyle w:val="Hyperlink"/>
            <w:rFonts w:ascii="Segoe UI" w:hAnsi="Segoe UI" w:cs="Segoe UI"/>
            <w:sz w:val="21"/>
            <w:szCs w:val="21"/>
            <w:shd w:val="clear" w:color="auto" w:fill="F6F8FA"/>
          </w:rPr>
          <w:t>figure1_singleNu_dirShift.m</w:t>
        </w:r>
      </w:hyperlink>
    </w:p>
    <w:p w14:paraId="213E8DF1" w14:textId="5AA84D1E" w:rsidR="00D62B20" w:rsidRDefault="00D00AE7" w:rsidP="009A7B80">
      <w:commentRangeStart w:id="33"/>
      <w:commentRangeEnd w:id="33"/>
      <w:r>
        <w:rPr>
          <w:rStyle w:val="CommentReference"/>
        </w:rPr>
        <w:lastRenderedPageBreak/>
        <w:commentReference w:id="33"/>
      </w:r>
      <w:ins w:id="34" w:author="wei ganchao" w:date="2022-01-14T13:40:00Z">
        <w:r w:rsidR="00375553">
          <w:rPr>
            <w:noProof/>
          </w:rPr>
          <w:drawing>
            <wp:inline distT="0" distB="0" distL="0" distR="0" wp14:anchorId="05A34DD8" wp14:editId="7E298BAB">
              <wp:extent cx="6400800" cy="4012565"/>
              <wp:effectExtent l="0" t="0" r="0" b="6985"/>
              <wp:docPr id="2" name="Picture 2"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012565"/>
                      </a:xfrm>
                      <a:prstGeom prst="rect">
                        <a:avLst/>
                      </a:prstGeom>
                      <a:noFill/>
                      <a:ln>
                        <a:noFill/>
                      </a:ln>
                    </pic:spPr>
                  </pic:pic>
                </a:graphicData>
              </a:graphic>
            </wp:inline>
          </w:drawing>
        </w:r>
      </w:ins>
    </w:p>
    <w:p w14:paraId="27DA0B57" w14:textId="688D882A" w:rsidR="00A6091C" w:rsidRDefault="00E10417" w:rsidP="009A7B80">
      <w:pPr>
        <w:rPr>
          <w:ins w:id="35" w:author="wei ganchao" w:date="2022-01-09T17:20:00Z"/>
          <w:lang w:eastAsia="zh-CN"/>
        </w:rPr>
      </w:pPr>
      <w:ins w:id="36" w:author="wei ganchao" w:date="2022-01-09T15:23:00Z">
        <w:r>
          <w:t>Figure 1.</w:t>
        </w:r>
      </w:ins>
      <w:ins w:id="37" w:author="wei ganchao" w:date="2022-01-09T16:57:00Z">
        <w:r w:rsidR="00755C62">
          <w:t xml:space="preserve"> </w:t>
        </w:r>
      </w:ins>
      <w:ins w:id="38" w:author="Stevenson, Ian" w:date="2022-01-13T14:35:00Z">
        <w:r w:rsidR="00427C0A">
          <w:t xml:space="preserve">Fitting a </w:t>
        </w:r>
      </w:ins>
      <w:ins w:id="39" w:author="wei ganchao" w:date="2022-01-09T16:58:00Z">
        <w:del w:id="40" w:author="Stevenson, Ian" w:date="2022-01-13T14:35:00Z">
          <w:r w:rsidR="00755C62" w:rsidDel="00427C0A">
            <w:delText>A s</w:delText>
          </w:r>
        </w:del>
      </w:ins>
      <w:ins w:id="41" w:author="Stevenson, Ian" w:date="2022-01-13T14:35:00Z">
        <w:r w:rsidR="00427C0A">
          <w:t>s</w:t>
        </w:r>
      </w:ins>
      <w:ins w:id="42" w:author="wei ganchao" w:date="2022-01-09T16:57:00Z">
        <w:r w:rsidR="00755C62">
          <w:t>imulate</w:t>
        </w:r>
      </w:ins>
      <w:ins w:id="43" w:author="wei ganchao" w:date="2022-01-09T16:58:00Z">
        <w:r w:rsidR="00755C62">
          <w:t xml:space="preserve">d neuron with </w:t>
        </w:r>
      </w:ins>
      <w:ins w:id="44" w:author="Stevenson, Ian" w:date="2022-01-13T14:35:00Z">
        <w:r w:rsidR="00427C0A">
          <w:t xml:space="preserve">a </w:t>
        </w:r>
      </w:ins>
      <w:ins w:id="45" w:author="wei ganchao" w:date="2022-01-09T16:58:00Z">
        <w:r w:rsidR="00755C62">
          <w:t xml:space="preserve">shifting </w:t>
        </w:r>
        <w:r w:rsidR="00B14018">
          <w:t xml:space="preserve">firing pattern. </w:t>
        </w:r>
      </w:ins>
      <w:ins w:id="46" w:author="wei ganchao" w:date="2022-01-09T16:59:00Z">
        <w:r w:rsidR="00B14018">
          <w:t xml:space="preserve">(A) The </w:t>
        </w:r>
        <w:del w:id="47" w:author="Stevenson, Ian" w:date="2022-01-13T14:35:00Z">
          <w:r w:rsidR="00B14018" w:rsidDel="00427C0A">
            <w:delText>place</w:delText>
          </w:r>
        </w:del>
      </w:ins>
      <w:ins w:id="48" w:author="Stevenson, Ian" w:date="2022-01-13T14:35:00Z">
        <w:r w:rsidR="00427C0A">
          <w:t xml:space="preserve">tuning curve </w:t>
        </w:r>
      </w:ins>
      <w:ins w:id="49" w:author="wei ganchao" w:date="2022-01-09T16:59:00Z">
        <w:del w:id="50" w:author="Stevenson, Ian" w:date="2022-01-13T14:35:00Z">
          <w:r w:rsidR="00B14018" w:rsidDel="00427C0A">
            <w:delText xml:space="preserve"> field </w:delText>
          </w:r>
        </w:del>
        <w:r w:rsidR="00B14018">
          <w:t>of the neuron</w:t>
        </w:r>
      </w:ins>
      <w:ins w:id="51" w:author="wei ganchao" w:date="2022-01-09T17:06:00Z">
        <w:r w:rsidR="004435A2">
          <w:t xml:space="preserve"> shift</w:t>
        </w:r>
        <w:del w:id="52" w:author="Stevenson, Ian" w:date="2022-01-13T14:35:00Z">
          <w:r w:rsidR="004435A2" w:rsidDel="00427C0A">
            <w:delText>ed linearl</w:delText>
          </w:r>
        </w:del>
      </w:ins>
      <w:ins w:id="53" w:author="wei ganchao" w:date="2022-01-09T17:07:00Z">
        <w:del w:id="54" w:author="Stevenson, Ian" w:date="2022-01-13T14:35:00Z">
          <w:r w:rsidR="004435A2" w:rsidDel="00427C0A">
            <w:delText>y</w:delText>
          </w:r>
        </w:del>
      </w:ins>
      <w:ins w:id="55" w:author="Stevenson, Ian" w:date="2022-01-13T14:35:00Z">
        <w:r w:rsidR="00427C0A">
          <w:t>s over time</w:t>
        </w:r>
      </w:ins>
      <w:ins w:id="56" w:author="wei ganchao" w:date="2022-01-09T17:07:00Z">
        <w:r w:rsidR="004435A2">
          <w:t>, with the</w:t>
        </w:r>
      </w:ins>
      <w:ins w:id="57" w:author="Stevenson, Ian" w:date="2022-01-13T14:35:00Z">
        <w:r w:rsidR="00427C0A">
          <w:t xml:space="preserve"> preferred stim</w:t>
        </w:r>
      </w:ins>
      <w:ins w:id="58" w:author="Stevenson, Ian" w:date="2022-01-13T14:36:00Z">
        <w:r w:rsidR="00427C0A">
          <w:t>ulus orientation changing and the</w:t>
        </w:r>
      </w:ins>
      <w:ins w:id="59" w:author="wei ganchao" w:date="2022-01-09T17:07:00Z">
        <w:r w:rsidR="004435A2">
          <w:t xml:space="preserve"> response amplitude</w:t>
        </w:r>
      </w:ins>
      <w:ins w:id="60" w:author="wei ganchao" w:date="2022-01-09T17:08:00Z">
        <w:r w:rsidR="004435A2">
          <w:t xml:space="preserve"> increasing. (B) </w:t>
        </w:r>
      </w:ins>
      <w:ins w:id="61" w:author="Stevenson, Ian" w:date="2022-01-13T14:36:00Z">
        <w:r w:rsidR="00427C0A">
          <w:t xml:space="preserve">At the same time, </w:t>
        </w:r>
      </w:ins>
      <w:ins w:id="62" w:author="wei ganchao" w:date="2022-01-09T17:08:00Z">
        <w:del w:id="63" w:author="Stevenson, Ian" w:date="2022-01-13T14:36:00Z">
          <w:r w:rsidR="004435A2" w:rsidDel="00427C0A">
            <w:delText>T</w:delText>
          </w:r>
        </w:del>
      </w:ins>
      <w:ins w:id="64" w:author="Stevenson, Ian" w:date="2022-01-13T14:36:00Z">
        <w:r w:rsidR="00427C0A">
          <w:t>t</w:t>
        </w:r>
      </w:ins>
      <w:ins w:id="65" w:author="wei ganchao" w:date="2022-01-09T17:08:00Z">
        <w:r w:rsidR="004435A2">
          <w:t xml:space="preserve">he </w:t>
        </w:r>
      </w:ins>
      <w:ins w:id="66" w:author="wei ganchao" w:date="2022-01-09T17:09:00Z">
        <w:del w:id="67" w:author="Stevenson, Ian" w:date="2022-01-13T14:36:00Z">
          <w:r w:rsidR="007648AE" w:rsidDel="00427C0A">
            <w:delText>neuron</w:delText>
          </w:r>
        </w:del>
      </w:ins>
      <w:ins w:id="68" w:author="Stevenson, Ian" w:date="2022-01-13T14:36:00Z">
        <w:r w:rsidR="00427C0A">
          <w:t>variability in spiking</w:t>
        </w:r>
      </w:ins>
      <w:ins w:id="69" w:author="wei ganchao" w:date="2022-01-09T17:09:00Z">
        <w:r w:rsidR="007648AE">
          <w:t xml:space="preserve"> chan</w:t>
        </w:r>
      </w:ins>
      <w:ins w:id="70" w:author="wei ganchao" w:date="2022-01-09T17:10:00Z">
        <w:r w:rsidR="007648AE">
          <w:t xml:space="preserve">ges from </w:t>
        </w:r>
      </w:ins>
      <w:ins w:id="71" w:author="Stevenson, Ian" w:date="2022-01-13T14:36:00Z">
        <w:r w:rsidR="00427C0A">
          <w:t xml:space="preserve">being </w:t>
        </w:r>
      </w:ins>
      <w:ins w:id="72" w:author="wei ganchao" w:date="2022-01-09T17:10:00Z">
        <w:r w:rsidR="007648AE">
          <w:t>over-dispers</w:t>
        </w:r>
        <w:del w:id="73" w:author="Stevenson, Ian" w:date="2022-01-13T14:36:00Z">
          <w:r w:rsidR="007648AE" w:rsidDel="00427C0A">
            <w:delText>ion</w:delText>
          </w:r>
        </w:del>
      </w:ins>
      <w:ins w:id="74" w:author="Stevenson, Ian" w:date="2022-01-13T14:36:00Z">
        <w:r w:rsidR="00427C0A">
          <w:t>ed relative to a Poisson distribution</w:t>
        </w:r>
      </w:ins>
      <w:ins w:id="75" w:author="wei ganchao" w:date="2022-01-09T17:10:00Z">
        <w:r w:rsidR="007648AE">
          <w:t xml:space="preserve"> to under-dispers</w:t>
        </w:r>
        <w:del w:id="76" w:author="Stevenson, Ian" w:date="2022-01-13T14:36:00Z">
          <w:r w:rsidR="007648AE" w:rsidDel="00427C0A">
            <w:delText>ion</w:delText>
          </w:r>
        </w:del>
      </w:ins>
      <w:ins w:id="77" w:author="Stevenson, Ian" w:date="2022-01-13T14:36:00Z">
        <w:r w:rsidR="00427C0A">
          <w:t>e</w:t>
        </w:r>
      </w:ins>
      <w:ins w:id="78" w:author="wei ganchao" w:date="2022-01-09T17:10:00Z">
        <w:del w:id="79" w:author="Stevenson, Ian" w:date="2022-01-13T14:36:00Z">
          <w:r w:rsidR="007648AE" w:rsidDel="00427C0A">
            <w:delText xml:space="preserve">, , with </w:delText>
          </w:r>
        </w:del>
      </w:ins>
      <w:ins w:id="80" w:author="wei ganchao" w:date="2022-01-09T17:11:00Z">
        <w:del w:id="81" w:author="Stevenson, Ian" w:date="2022-01-13T14:36:00Z">
          <w:r w:rsidR="007648AE" w:rsidDel="00427C0A">
            <w:rPr>
              <w:lang w:eastAsia="zh-CN"/>
            </w:rPr>
            <w:delText xml:space="preserve">linear changing </w:delText>
          </w:r>
        </w:del>
      </w:ins>
      <m:oMath>
        <m:sSub>
          <m:sSubPr>
            <m:ctrlPr>
              <w:ins w:id="82" w:author="wei ganchao" w:date="2022-01-09T17:11:00Z">
                <w:del w:id="83" w:author="Stevenson, Ian" w:date="2022-01-13T14:36:00Z">
                  <w:rPr>
                    <w:rFonts w:ascii="Cambria Math" w:hAnsi="Cambria Math"/>
                    <w:i/>
                    <w:lang w:eastAsia="zh-CN"/>
                  </w:rPr>
                </w:del>
              </w:ins>
            </m:ctrlPr>
          </m:sSubPr>
          <m:e>
            <m:r>
              <w:ins w:id="84" w:author="wei ganchao" w:date="2022-01-09T17:11:00Z">
                <w:del w:id="85" w:author="Stevenson, Ian" w:date="2022-01-13T14:36:00Z">
                  <w:rPr>
                    <w:rFonts w:ascii="Cambria Math" w:hAnsi="Cambria Math"/>
                    <w:lang w:eastAsia="zh-CN"/>
                  </w:rPr>
                  <m:t>ν</m:t>
                </w:del>
              </w:ins>
            </m:r>
          </m:e>
          <m:sub>
            <m:r>
              <w:ins w:id="86" w:author="wei ganchao" w:date="2022-01-09T17:11:00Z">
                <w:del w:id="87" w:author="Stevenson, Ian" w:date="2022-01-13T14:36:00Z">
                  <w:rPr>
                    <w:rFonts w:ascii="Cambria Math" w:hAnsi="Cambria Math"/>
                    <w:lang w:eastAsia="zh-CN"/>
                  </w:rPr>
                  <m:t>t</m:t>
                </w:del>
              </w:ins>
            </m:r>
          </m:sub>
        </m:sSub>
      </m:oMath>
      <w:ins w:id="88" w:author="wei ganchao" w:date="2022-01-09T17:11:00Z">
        <w:del w:id="89" w:author="Stevenson, Ian" w:date="2022-01-13T14:36:00Z">
          <w:r w:rsidR="007648AE" w:rsidDel="00427C0A">
            <w:rPr>
              <w:lang w:eastAsia="zh-CN"/>
            </w:rPr>
            <w:delText xml:space="preserve"> (0.3679 ~ 2.7183) in log-scale</w:delText>
          </w:r>
        </w:del>
      </w:ins>
      <w:ins w:id="90" w:author="Stevenson, Ian" w:date="2022-01-13T14:36:00Z">
        <w:r w:rsidR="00427C0A">
          <w:rPr>
            <w:lang w:eastAsia="zh-CN"/>
          </w:rPr>
          <w:t>d</w:t>
        </w:r>
      </w:ins>
      <w:ins w:id="91" w:author="wei ganchao" w:date="2022-01-09T17:11:00Z">
        <w:r w:rsidR="007648AE">
          <w:rPr>
            <w:lang w:eastAsia="zh-CN"/>
          </w:rPr>
          <w:t>.</w:t>
        </w:r>
      </w:ins>
      <w:ins w:id="92" w:author="wei ganchao" w:date="2022-01-09T17:12:00Z">
        <w:r w:rsidR="007648AE">
          <w:rPr>
            <w:lang w:eastAsia="zh-CN"/>
          </w:rPr>
          <w:t xml:space="preserve"> </w:t>
        </w:r>
        <w:commentRangeStart w:id="93"/>
        <w:commentRangeStart w:id="94"/>
        <w:r w:rsidR="007648AE">
          <w:rPr>
            <w:lang w:eastAsia="zh-CN"/>
          </w:rPr>
          <w:t>This leads to a decreasing Fano factor from 1.94 to 0.38</w:t>
        </w:r>
      </w:ins>
      <w:commentRangeEnd w:id="93"/>
      <w:ins w:id="95" w:author="wei ganchao" w:date="2022-01-13T18:51:00Z">
        <w:r w:rsidR="000C7F82">
          <w:rPr>
            <w:lang w:eastAsia="zh-CN"/>
          </w:rPr>
          <w:t xml:space="preserve"> overall</w:t>
        </w:r>
      </w:ins>
      <w:r w:rsidR="00E86BEB">
        <w:rPr>
          <w:rStyle w:val="CommentReference"/>
        </w:rPr>
        <w:commentReference w:id="93"/>
      </w:r>
      <w:commentRangeEnd w:id="94"/>
      <w:r w:rsidR="000C7F82">
        <w:rPr>
          <w:rStyle w:val="CommentReference"/>
        </w:rPr>
        <w:commentReference w:id="94"/>
      </w:r>
      <w:ins w:id="96" w:author="wei ganchao" w:date="2022-01-09T17:12:00Z">
        <w:r w:rsidR="007648AE">
          <w:rPr>
            <w:lang w:eastAsia="zh-CN"/>
          </w:rPr>
          <w:t xml:space="preserve">. (C) </w:t>
        </w:r>
      </w:ins>
      <w:ins w:id="97" w:author="Stevenson, Ian" w:date="2022-01-13T14:39:00Z">
        <w:r w:rsidR="00E86BEB">
          <w:rPr>
            <w:lang w:eastAsia="zh-CN"/>
          </w:rPr>
          <w:t xml:space="preserve">To illustrate the </w:t>
        </w:r>
        <w:proofErr w:type="gramStart"/>
        <w:r w:rsidR="00E86BEB">
          <w:rPr>
            <w:lang w:eastAsia="zh-CN"/>
          </w:rPr>
          <w:t>shifts</w:t>
        </w:r>
        <w:proofErr w:type="gramEnd"/>
        <w:r w:rsidR="00E86BEB">
          <w:rPr>
            <w:lang w:eastAsia="zh-CN"/>
          </w:rPr>
          <w:t xml:space="preserve"> we show the tuning curve at two time points: Trial 20</w:t>
        </w:r>
      </w:ins>
      <w:ins w:id="98" w:author="wei ganchao" w:date="2022-01-09T17:12:00Z">
        <w:del w:id="99" w:author="Stevenson, Ian" w:date="2022-01-13T14:39:00Z">
          <w:r w:rsidR="007648AE" w:rsidDel="00E86BEB">
            <w:rPr>
              <w:lang w:eastAsia="zh-CN"/>
            </w:rPr>
            <w:delText xml:space="preserve">The shifting pattern of </w:delText>
          </w:r>
        </w:del>
      </w:ins>
      <w:ins w:id="100" w:author="wei ganchao" w:date="2022-01-09T17:13:00Z">
        <w:del w:id="101" w:author="Stevenson, Ian" w:date="2022-01-13T14:39:00Z">
          <w:r w:rsidR="007648AE" w:rsidDel="00E86BEB">
            <w:rPr>
              <w:lang w:eastAsia="zh-CN"/>
            </w:rPr>
            <w:delText>the neural activity can be clearly viewed by slicing</w:delText>
          </w:r>
        </w:del>
      </w:ins>
      <w:ins w:id="102" w:author="wei ganchao" w:date="2022-01-09T17:14:00Z">
        <w:del w:id="103" w:author="Stevenson, Ian" w:date="2022-01-13T14:39:00Z">
          <w:r w:rsidR="00946BEA" w:rsidDel="00E86BEB">
            <w:rPr>
              <w:lang w:eastAsia="zh-CN"/>
            </w:rPr>
            <w:delText xml:space="preserve"> the 20</w:delText>
          </w:r>
          <w:r w:rsidR="00946BEA" w:rsidRPr="00427C0A" w:rsidDel="00E86BEB">
            <w:rPr>
              <w:vertAlign w:val="superscript"/>
              <w:lang w:eastAsia="zh-CN"/>
            </w:rPr>
            <w:delText>th</w:delText>
          </w:r>
        </w:del>
        <w:r w:rsidR="00946BEA">
          <w:rPr>
            <w:lang w:eastAsia="zh-CN"/>
          </w:rPr>
          <w:t xml:space="preserve"> (</w:t>
        </w:r>
      </w:ins>
      <w:ins w:id="104" w:author="wei ganchao" w:date="2022-01-09T17:15:00Z">
        <w:r w:rsidR="00946BEA">
          <w:rPr>
            <w:lang w:eastAsia="zh-CN"/>
          </w:rPr>
          <w:t>blue</w:t>
        </w:r>
      </w:ins>
      <w:ins w:id="105" w:author="wei ganchao" w:date="2022-01-09T17:14:00Z">
        <w:r w:rsidR="00946BEA">
          <w:rPr>
            <w:lang w:eastAsia="zh-CN"/>
          </w:rPr>
          <w:t>)</w:t>
        </w:r>
      </w:ins>
      <w:ins w:id="106" w:author="wei ganchao" w:date="2022-01-09T17:15:00Z">
        <w:r w:rsidR="00946BEA">
          <w:rPr>
            <w:lang w:eastAsia="zh-CN"/>
          </w:rPr>
          <w:t xml:space="preserve"> </w:t>
        </w:r>
      </w:ins>
      <w:ins w:id="107" w:author="wei ganchao" w:date="2022-01-09T17:14:00Z">
        <w:r w:rsidR="00946BEA">
          <w:rPr>
            <w:lang w:eastAsia="zh-CN"/>
          </w:rPr>
          <w:t>and</w:t>
        </w:r>
      </w:ins>
      <w:ins w:id="108" w:author="Stevenson, Ian" w:date="2022-01-13T14:40:00Z">
        <w:r w:rsidR="00E86BEB">
          <w:rPr>
            <w:lang w:eastAsia="zh-CN"/>
          </w:rPr>
          <w:t xml:space="preserve"> Trial</w:t>
        </w:r>
      </w:ins>
      <w:ins w:id="109" w:author="wei ganchao" w:date="2022-01-09T17:14:00Z">
        <w:r w:rsidR="00946BEA">
          <w:rPr>
            <w:lang w:eastAsia="zh-CN"/>
          </w:rPr>
          <w:t xml:space="preserve"> 80</w:t>
        </w:r>
        <w:del w:id="110" w:author="Stevenson, Ian" w:date="2022-01-13T14:40:00Z">
          <w:r w:rsidR="00946BEA" w:rsidRPr="00427C0A" w:rsidDel="00E86BEB">
            <w:rPr>
              <w:vertAlign w:val="superscript"/>
              <w:lang w:eastAsia="zh-CN"/>
            </w:rPr>
            <w:delText>th</w:delText>
          </w:r>
          <w:r w:rsidR="00946BEA" w:rsidDel="00E86BEB">
            <w:rPr>
              <w:lang w:eastAsia="zh-CN"/>
            </w:rPr>
            <w:delText xml:space="preserve"> trial</w:delText>
          </w:r>
        </w:del>
      </w:ins>
      <w:ins w:id="111" w:author="wei ganchao" w:date="2022-01-09T17:15:00Z">
        <w:r w:rsidR="00946BEA">
          <w:rPr>
            <w:lang w:eastAsia="zh-CN"/>
          </w:rPr>
          <w:t xml:space="preserve"> (red)</w:t>
        </w:r>
      </w:ins>
      <w:ins w:id="112" w:author="wei ganchao" w:date="2022-01-09T17:14:00Z">
        <w:r w:rsidR="00946BEA">
          <w:rPr>
            <w:lang w:eastAsia="zh-CN"/>
          </w:rPr>
          <w:t>.</w:t>
        </w:r>
      </w:ins>
      <w:ins w:id="113" w:author="Stevenson, Ian" w:date="2022-01-13T14:40:00Z">
        <w:r w:rsidR="00E86BEB">
          <w:rPr>
            <w:lang w:eastAsia="zh-CN"/>
          </w:rPr>
          <w:t xml:space="preserve"> Dots denote… Dashed lines denote… and solid lines denote…</w:t>
        </w:r>
      </w:ins>
      <w:ins w:id="114" w:author="wei ganchao" w:date="2022-01-09T17:14:00Z">
        <w:r w:rsidR="00946BEA">
          <w:rPr>
            <w:lang w:eastAsia="zh-CN"/>
          </w:rPr>
          <w:t xml:space="preserve"> (D)</w:t>
        </w:r>
      </w:ins>
      <w:ins w:id="115" w:author="Stevenson, Ian" w:date="2022-01-13T14:40:00Z">
        <w:r w:rsidR="00E86BEB">
          <w:rPr>
            <w:lang w:eastAsia="zh-CN"/>
          </w:rPr>
          <w:t xml:space="preserve"> To illustrate the shift in dispersion over time we show the</w:t>
        </w:r>
      </w:ins>
      <w:ins w:id="116" w:author="Stevenson, Ian" w:date="2022-01-13T14:41:00Z">
        <w:r w:rsidR="00E86BEB">
          <w:rPr>
            <w:lang w:eastAsia="zh-CN"/>
          </w:rPr>
          <w:t xml:space="preserve"> true (solid) and estimated (dashed)</w:t>
        </w:r>
      </w:ins>
      <w:ins w:id="117" w:author="Stevenson, Ian" w:date="2022-01-13T14:40:00Z">
        <w:r w:rsidR="00E86BEB">
          <w:rPr>
            <w:lang w:eastAsia="zh-CN"/>
          </w:rPr>
          <w:t xml:space="preserve"> Fano F</w:t>
        </w:r>
      </w:ins>
      <w:ins w:id="118" w:author="Stevenson, Ian" w:date="2022-01-13T14:41:00Z">
        <w:r w:rsidR="00E86BEB">
          <w:rPr>
            <w:lang w:eastAsia="zh-CN"/>
          </w:rPr>
          <w:t xml:space="preserve">actor for two specific stimuli as a function of time. </w:t>
        </w:r>
      </w:ins>
      <w:ins w:id="119" w:author="wei ganchao" w:date="2022-01-09T17:15:00Z">
        <w:del w:id="120" w:author="Stevenson, Ian" w:date="2022-01-13T14:41:00Z">
          <w:r w:rsidR="00946BEA" w:rsidDel="00E86BEB">
            <w:rPr>
              <w:lang w:eastAsia="zh-CN"/>
            </w:rPr>
            <w:delText xml:space="preserve"> </w:delText>
          </w:r>
        </w:del>
      </w:ins>
      <w:ins w:id="121" w:author="wei ganchao" w:date="2022-01-09T17:20:00Z">
        <w:del w:id="122" w:author="Stevenson, Ian" w:date="2022-01-13T14:41:00Z">
          <w:r w:rsidR="00A6091C" w:rsidDel="00E86BEB">
            <w:rPr>
              <w:lang w:eastAsia="zh-CN"/>
            </w:rPr>
            <w:delText>To show the decreasing pattern in Fa</w:delText>
          </w:r>
        </w:del>
      </w:ins>
      <w:ins w:id="123" w:author="wei ganchao" w:date="2022-01-09T17:21:00Z">
        <w:del w:id="124" w:author="Stevenson, Ian" w:date="2022-01-13T14:41:00Z">
          <w:r w:rsidR="00A6091C" w:rsidDel="00E86BEB">
            <w:rPr>
              <w:lang w:eastAsia="zh-CN"/>
            </w:rPr>
            <w:delText>no factor, we investigate the peak response orientation of 20</w:delText>
          </w:r>
          <w:r w:rsidR="00A6091C" w:rsidRPr="000E5689" w:rsidDel="00E86BEB">
            <w:rPr>
              <w:vertAlign w:val="superscript"/>
              <w:lang w:eastAsia="zh-CN"/>
            </w:rPr>
            <w:delText>th</w:delText>
          </w:r>
          <w:r w:rsidR="00A6091C" w:rsidDel="00E86BEB">
            <w:rPr>
              <w:lang w:eastAsia="zh-CN"/>
            </w:rPr>
            <w:delText xml:space="preserve"> (cyan, 87.27 degree)and 80</w:delText>
          </w:r>
          <w:r w:rsidR="00A6091C" w:rsidRPr="000E5689" w:rsidDel="00E86BEB">
            <w:rPr>
              <w:vertAlign w:val="superscript"/>
              <w:lang w:eastAsia="zh-CN"/>
            </w:rPr>
            <w:delText>th</w:delText>
          </w:r>
          <w:r w:rsidR="00A6091C" w:rsidDel="00E86BEB">
            <w:rPr>
              <w:lang w:eastAsia="zh-CN"/>
            </w:rPr>
            <w:delText xml:space="preserve"> trial (yellow, 112.73 degree).</w:delText>
          </w:r>
        </w:del>
      </w:ins>
      <w:ins w:id="125" w:author="wei ganchao" w:date="2022-01-09T17:20:00Z">
        <w:del w:id="126" w:author="Stevenson, Ian" w:date="2022-01-13T14:41:00Z">
          <w:r w:rsidR="00A6091C" w:rsidDel="00E86BEB">
            <w:rPr>
              <w:lang w:eastAsia="zh-CN"/>
            </w:rPr>
            <w:delText xml:space="preserve"> </w:delText>
          </w:r>
        </w:del>
      </w:ins>
      <w:ins w:id="127" w:author="wei ganchao" w:date="2022-01-09T17:21:00Z">
        <w:del w:id="128" w:author="Stevenson, Ian" w:date="2022-01-13T14:41:00Z">
          <w:r w:rsidR="00A6091C" w:rsidDel="00E86BEB">
            <w:rPr>
              <w:lang w:eastAsia="zh-CN"/>
            </w:rPr>
            <w:delText>The dashed lines are fitted values.</w:delText>
          </w:r>
        </w:del>
      </w:ins>
      <w:ins w:id="129" w:author="Stevenson, Ian" w:date="2022-01-13T14:41:00Z">
        <w:r w:rsidR="00E86BEB">
          <w:rPr>
            <w:lang w:eastAsia="zh-CN"/>
          </w:rPr>
          <w:t xml:space="preserve">The dispersion for the initial preferred orientation </w:t>
        </w:r>
      </w:ins>
      <w:ins w:id="130" w:author="Stevenson, Ian" w:date="2022-01-13T14:42:00Z">
        <w:r w:rsidR="00D00AE7">
          <w:rPr>
            <w:lang w:eastAsia="zh-CN"/>
          </w:rPr>
          <w:t>is shown in cyan, while the dispersion for the final preferred orientation is shown in yellow.</w:t>
        </w:r>
      </w:ins>
    </w:p>
    <w:p w14:paraId="68EE28F8" w14:textId="0EFAE8CF" w:rsidR="00E10417" w:rsidRDefault="00E10417" w:rsidP="009A7B80">
      <w:pPr>
        <w:rPr>
          <w:ins w:id="131" w:author="wei ganchao" w:date="2022-01-09T15:41:00Z"/>
        </w:rPr>
      </w:pPr>
    </w:p>
    <w:p w14:paraId="4AC20A91" w14:textId="0A3A2CE3" w:rsidR="0043029A" w:rsidRDefault="0043029A" w:rsidP="009A7B80">
      <w:pPr>
        <w:rPr>
          <w:ins w:id="132" w:author="wei ganchao" w:date="2022-01-09T15:41:00Z"/>
        </w:rPr>
      </w:pPr>
    </w:p>
    <w:p w14:paraId="65B2BA0D" w14:textId="3B7AA200" w:rsidR="00F84301" w:rsidRDefault="00997EAF" w:rsidP="009A7B80">
      <w:pPr>
        <w:rPr>
          <w:ins w:id="133" w:author="wei ganchao" w:date="2022-01-09T15:56:00Z"/>
          <w:lang w:eastAsia="zh-CN"/>
        </w:rPr>
      </w:pPr>
      <w:ins w:id="134" w:author="wei ganchao" w:date="2022-01-09T15:51:00Z">
        <w:r>
          <w:rPr>
            <w:lang w:eastAsia="zh-CN"/>
          </w:rPr>
          <w:t>The neural responses are nonstationary over time</w:t>
        </w:r>
        <w:r w:rsidR="00F84301">
          <w:rPr>
            <w:lang w:eastAsia="zh-CN"/>
          </w:rPr>
          <w:t xml:space="preserve">, </w:t>
        </w:r>
      </w:ins>
      <w:ins w:id="135" w:author="wei ganchao" w:date="2022-01-09T15:52:00Z">
        <w:r w:rsidR="00F84301">
          <w:rPr>
            <w:lang w:eastAsia="zh-CN"/>
          </w:rPr>
          <w:t xml:space="preserve">not only in mean but also in </w:t>
        </w:r>
      </w:ins>
      <w:ins w:id="136" w:author="wei ganchao" w:date="2022-01-09T15:53:00Z">
        <w:r w:rsidR="00F84301">
          <w:rPr>
            <w:lang w:eastAsia="zh-CN"/>
          </w:rPr>
          <w:t>variance</w:t>
        </w:r>
      </w:ins>
      <w:ins w:id="137" w:author="wei ganchao" w:date="2022-01-09T15:52:00Z">
        <w:r w:rsidR="00F84301">
          <w:rPr>
            <w:lang w:eastAsia="zh-CN"/>
          </w:rPr>
          <w:t xml:space="preserve">. There </w:t>
        </w:r>
        <w:proofErr w:type="gramStart"/>
        <w:r w:rsidR="00F84301">
          <w:rPr>
            <w:lang w:eastAsia="zh-CN"/>
          </w:rPr>
          <w:t>is  growing</w:t>
        </w:r>
        <w:proofErr w:type="gramEnd"/>
        <w:r w:rsidR="00F84301">
          <w:rPr>
            <w:lang w:eastAsia="zh-CN"/>
          </w:rPr>
          <w:t xml:space="preserve"> evidence that the </w:t>
        </w:r>
      </w:ins>
      <w:ins w:id="138" w:author="wei ganchao" w:date="2022-01-09T15:53:00Z">
        <w:r w:rsidR="00F84301">
          <w:rPr>
            <w:lang w:eastAsia="zh-CN"/>
          </w:rPr>
          <w:t xml:space="preserve">neural variability also changes over time, depending on </w:t>
        </w:r>
      </w:ins>
      <w:ins w:id="139" w:author="wei ganchao" w:date="2022-01-09T15:54:00Z">
        <w:r w:rsidR="00F84301">
          <w:rPr>
            <w:lang w:eastAsia="zh-CN"/>
          </w:rPr>
          <w:t xml:space="preserve">an animal’s alertness or motivation, as well as, the specific stimuli or behavior. </w:t>
        </w:r>
      </w:ins>
      <w:ins w:id="140" w:author="Stevenson, Ian" w:date="2022-01-13T14:44:00Z">
        <w:r w:rsidR="00D00AE7">
          <w:rPr>
            <w:lang w:eastAsia="zh-CN"/>
          </w:rPr>
          <w:t xml:space="preserve">To track </w:t>
        </w:r>
      </w:ins>
      <w:ins w:id="141" w:author="Stevenson, Ian" w:date="2022-01-13T14:45:00Z">
        <w:r w:rsidR="00D00AE7">
          <w:rPr>
            <w:lang w:eastAsia="zh-CN"/>
          </w:rPr>
          <w:t>changes in both mean response properties (</w:t>
        </w:r>
        <w:proofErr w:type="gramStart"/>
        <w:r w:rsidR="00D00AE7">
          <w:rPr>
            <w:lang w:eastAsia="zh-CN"/>
          </w:rPr>
          <w:t>e.g.</w:t>
        </w:r>
        <w:proofErr w:type="gramEnd"/>
        <w:r w:rsidR="00D00AE7">
          <w:rPr>
            <w:lang w:eastAsia="zh-CN"/>
          </w:rPr>
          <w:t xml:space="preserve"> tuning) and variability, here we examine a dynamic Conway-Maxwell-Poisson model.</w:t>
        </w:r>
      </w:ins>
    </w:p>
    <w:p w14:paraId="255D4778" w14:textId="09226D8A" w:rsidR="00F84301" w:rsidRDefault="00F84301" w:rsidP="009A7B80">
      <w:pPr>
        <w:rPr>
          <w:ins w:id="142" w:author="wei ganchao" w:date="2022-01-09T15:59:00Z"/>
          <w:lang w:eastAsia="zh-CN"/>
        </w:rPr>
      </w:pPr>
    </w:p>
    <w:p w14:paraId="15542A93" w14:textId="6147B28F" w:rsidR="0043029A" w:rsidRDefault="00D00AE7" w:rsidP="009A7B80">
      <w:pPr>
        <w:rPr>
          <w:ins w:id="143" w:author="wei ganchao" w:date="2022-01-09T15:41:00Z"/>
          <w:lang w:eastAsia="zh-CN"/>
        </w:rPr>
      </w:pPr>
      <w:ins w:id="144" w:author="Stevenson, Ian" w:date="2022-01-13T14:45:00Z">
        <w:r>
          <w:rPr>
            <w:lang w:eastAsia="zh-CN"/>
          </w:rPr>
          <w:t>To illustrate how the</w:t>
        </w:r>
      </w:ins>
      <w:ins w:id="145" w:author="Stevenson, Ian" w:date="2022-01-13T14:46:00Z">
        <w:r>
          <w:rPr>
            <w:lang w:eastAsia="zh-CN"/>
          </w:rPr>
          <w:t xml:space="preserve"> CMP-DGLM</w:t>
        </w:r>
      </w:ins>
      <w:ins w:id="146" w:author="Stevenson, Ian" w:date="2022-01-13T14:45:00Z">
        <w:r>
          <w:rPr>
            <w:lang w:eastAsia="zh-CN"/>
          </w:rPr>
          <w:t xml:space="preserve"> </w:t>
        </w:r>
      </w:ins>
      <w:ins w:id="147" w:author="Stevenson, Ian" w:date="2022-01-13T14:46:00Z">
        <w:r>
          <w:rPr>
            <w:lang w:eastAsia="zh-CN"/>
          </w:rPr>
          <w:t>can track both time-varying mean and dispersion, h</w:t>
        </w:r>
      </w:ins>
      <w:ins w:id="148" w:author="wei ganchao" w:date="2022-01-09T15:59:00Z">
        <w:del w:id="149" w:author="Stevenson, Ian" w:date="2022-01-13T14:46:00Z">
          <w:r w:rsidR="003154D7" w:rsidDel="00D00AE7">
            <w:rPr>
              <w:lang w:eastAsia="zh-CN"/>
            </w:rPr>
            <w:delText>H</w:delText>
          </w:r>
        </w:del>
        <w:r w:rsidR="003154D7">
          <w:rPr>
            <w:lang w:eastAsia="zh-CN"/>
          </w:rPr>
          <w:t>ere</w:t>
        </w:r>
        <w:del w:id="150" w:author="Stevenson, Ian" w:date="2022-01-13T14:46:00Z">
          <w:r w:rsidR="003154D7" w:rsidDel="00D00AE7">
            <w:rPr>
              <w:lang w:eastAsia="zh-CN"/>
            </w:rPr>
            <w:delText>,</w:delText>
          </w:r>
        </w:del>
        <w:r w:rsidR="003154D7">
          <w:rPr>
            <w:lang w:eastAsia="zh-CN"/>
          </w:rPr>
          <w:t xml:space="preserve"> we simulated a neuron</w:t>
        </w:r>
      </w:ins>
      <w:ins w:id="151" w:author="wei ganchao" w:date="2022-01-09T16:00:00Z">
        <w:del w:id="152" w:author="Stevenson, Ian" w:date="2022-01-13T14:43:00Z">
          <w:r w:rsidR="003154D7" w:rsidDel="00D00AE7">
            <w:rPr>
              <w:lang w:eastAsia="zh-CN"/>
            </w:rPr>
            <w:delText>,</w:delText>
          </w:r>
        </w:del>
        <w:r w:rsidR="003154D7">
          <w:rPr>
            <w:lang w:eastAsia="zh-CN"/>
          </w:rPr>
          <w:t xml:space="preserve"> with </w:t>
        </w:r>
      </w:ins>
      <w:ins w:id="153" w:author="Stevenson, Ian" w:date="2022-01-13T14:43:00Z">
        <w:r>
          <w:rPr>
            <w:lang w:eastAsia="zh-CN"/>
          </w:rPr>
          <w:t xml:space="preserve">time-varying </w:t>
        </w:r>
      </w:ins>
      <w:ins w:id="154" w:author="wei ganchao" w:date="2022-01-09T16:00:00Z">
        <w:del w:id="155" w:author="Stevenson, Ian" w:date="2022-01-13T14:43:00Z">
          <w:r w:rsidR="003154D7" w:rsidDel="00D00AE7">
            <w:rPr>
              <w:lang w:eastAsia="zh-CN"/>
            </w:rPr>
            <w:delText>place</w:delText>
          </w:r>
        </w:del>
      </w:ins>
      <w:ins w:id="156" w:author="Stevenson, Ian" w:date="2022-01-13T14:43:00Z">
        <w:r>
          <w:rPr>
            <w:lang w:eastAsia="zh-CN"/>
          </w:rPr>
          <w:t>tuning curve</w:t>
        </w:r>
      </w:ins>
      <w:ins w:id="157" w:author="wei ganchao" w:date="2022-01-09T16:00:00Z">
        <w:del w:id="158" w:author="Stevenson, Ian" w:date="2022-01-13T14:43:00Z">
          <w:r w:rsidR="003154D7" w:rsidDel="00D00AE7">
            <w:rPr>
              <w:lang w:eastAsia="zh-CN"/>
            </w:rPr>
            <w:delText xml:space="preserve"> field</w:delText>
          </w:r>
        </w:del>
      </w:ins>
      <w:ins w:id="159" w:author="wei ganchao" w:date="2022-01-09T16:40:00Z">
        <w:r w:rsidR="001A5BF5">
          <w:rPr>
            <w:lang w:eastAsia="zh-CN"/>
          </w:rPr>
          <w:t>,</w:t>
        </w:r>
      </w:ins>
      <w:ins w:id="160" w:author="Stevenson, Ian" w:date="2022-01-13T14:43:00Z">
        <w:r>
          <w:rPr>
            <w:lang w:eastAsia="zh-CN"/>
          </w:rPr>
          <w:t xml:space="preserve"> where the</w:t>
        </w:r>
      </w:ins>
      <w:ins w:id="161" w:author="wei ganchao" w:date="2022-01-09T16:40:00Z">
        <w:del w:id="162" w:author="Stevenson, Ian" w:date="2022-01-13T14:43:00Z">
          <w:r w:rsidR="001A5BF5" w:rsidDel="00D00AE7">
            <w:rPr>
              <w:lang w:eastAsia="zh-CN"/>
            </w:rPr>
            <w:delText xml:space="preserve"> the</w:delText>
          </w:r>
        </w:del>
        <w:r w:rsidR="001A5BF5">
          <w:rPr>
            <w:lang w:eastAsia="zh-CN"/>
          </w:rPr>
          <w:t xml:space="preserve"> </w:t>
        </w:r>
      </w:ins>
      <w:ins w:id="163" w:author="wei ganchao" w:date="2022-01-09T16:41:00Z">
        <w:r w:rsidR="001A5BF5">
          <w:rPr>
            <w:lang w:eastAsia="zh-CN"/>
          </w:rPr>
          <w:t xml:space="preserve">response </w:t>
        </w:r>
        <w:del w:id="164" w:author="Stevenson, Ian" w:date="2022-01-13T14:43:00Z">
          <w:r w:rsidR="001A5BF5" w:rsidDel="00D00AE7">
            <w:rPr>
              <w:lang w:eastAsia="zh-CN"/>
            </w:rPr>
            <w:delText>region of orientation,</w:delText>
          </w:r>
        </w:del>
      </w:ins>
      <w:ins w:id="165" w:author="wei ganchao" w:date="2022-01-09T16:00:00Z">
        <w:del w:id="166" w:author="Stevenson, Ian" w:date="2022-01-13T14:43:00Z">
          <w:r w:rsidR="003154D7" w:rsidDel="00D00AE7">
            <w:rPr>
              <w:lang w:eastAsia="zh-CN"/>
            </w:rPr>
            <w:delText xml:space="preserve"> </w:delText>
          </w:r>
        </w:del>
      </w:ins>
      <w:ins w:id="167" w:author="Stevenson, Ian" w:date="2022-01-13T14:43:00Z">
        <w:r>
          <w:rPr>
            <w:lang w:eastAsia="zh-CN"/>
          </w:rPr>
          <w:t xml:space="preserve">to hypothetical visual stimuli </w:t>
        </w:r>
      </w:ins>
      <w:ins w:id="168" w:author="wei ganchao" w:date="2022-01-09T16:00:00Z">
        <w:r w:rsidR="003154D7">
          <w:rPr>
            <w:lang w:eastAsia="zh-CN"/>
          </w:rPr>
          <w:t>shif</w:t>
        </w:r>
      </w:ins>
      <w:ins w:id="169" w:author="Stevenson, Ian" w:date="2022-01-13T14:44:00Z">
        <w:r>
          <w:rPr>
            <w:lang w:eastAsia="zh-CN"/>
          </w:rPr>
          <w:t>t</w:t>
        </w:r>
      </w:ins>
      <w:ins w:id="170" w:author="wei ganchao" w:date="2022-01-09T16:00:00Z">
        <w:del w:id="171" w:author="Stevenson, Ian" w:date="2022-01-13T14:43:00Z">
          <w:r w:rsidR="003154D7" w:rsidDel="00D00AE7">
            <w:rPr>
              <w:lang w:eastAsia="zh-CN"/>
            </w:rPr>
            <w:delText>ting</w:delText>
          </w:r>
        </w:del>
      </w:ins>
      <w:ins w:id="172" w:author="Stevenson, Ian" w:date="2022-01-13T14:43:00Z">
        <w:r>
          <w:rPr>
            <w:lang w:eastAsia="zh-CN"/>
          </w:rPr>
          <w:t>s</w:t>
        </w:r>
      </w:ins>
      <w:ins w:id="173" w:author="wei ganchao" w:date="2022-01-09T16:00:00Z">
        <w:r w:rsidR="003154D7">
          <w:rPr>
            <w:lang w:eastAsia="zh-CN"/>
          </w:rPr>
          <w:t xml:space="preserve"> </w:t>
        </w:r>
      </w:ins>
      <w:ins w:id="174" w:author="wei ganchao" w:date="2022-01-09T16:31:00Z">
        <w:r w:rsidR="00B63D17">
          <w:rPr>
            <w:lang w:eastAsia="zh-CN"/>
          </w:rPr>
          <w:t>over 100 trials</w:t>
        </w:r>
      </w:ins>
      <w:ins w:id="175" w:author="wei ganchao" w:date="2022-01-09T16:01:00Z">
        <w:r w:rsidR="003154D7">
          <w:rPr>
            <w:lang w:eastAsia="zh-CN"/>
          </w:rPr>
          <w:t xml:space="preserve">. </w:t>
        </w:r>
      </w:ins>
      <w:ins w:id="176" w:author="wei ganchao" w:date="2022-01-09T16:42:00Z">
        <w:r w:rsidR="003C1FC7">
          <w:rPr>
            <w:lang w:eastAsia="zh-CN"/>
          </w:rPr>
          <w:t>T</w:t>
        </w:r>
      </w:ins>
      <w:ins w:id="177" w:author="wei ganchao" w:date="2022-01-09T16:43:00Z">
        <w:r w:rsidR="003C1FC7">
          <w:rPr>
            <w:lang w:eastAsia="zh-CN"/>
          </w:rPr>
          <w:t>he response amplitude also increases along the time</w:t>
        </w:r>
      </w:ins>
      <w:ins w:id="178" w:author="wei ganchao" w:date="2022-01-09T16:44:00Z">
        <w:r w:rsidR="003C1FC7">
          <w:rPr>
            <w:lang w:eastAsia="zh-CN"/>
          </w:rPr>
          <w:t xml:space="preserve"> at the same time (panel A and C in Figure 1). </w:t>
        </w:r>
      </w:ins>
      <w:ins w:id="179" w:author="wei ganchao" w:date="2022-01-09T16:45:00Z">
        <w:r w:rsidR="003C1FC7">
          <w:rPr>
            <w:lang w:eastAsia="zh-CN"/>
          </w:rPr>
          <w:t>Meanwhile, the dispersion pattern also changes from over-dispersion to under-dispersion</w:t>
        </w:r>
      </w:ins>
      <w:ins w:id="180" w:author="wei ganchao" w:date="2022-01-13T18:51:00Z">
        <w:r w:rsidR="000C7F82">
          <w:rPr>
            <w:lang w:eastAsia="zh-CN"/>
          </w:rPr>
          <w:t xml:space="preserve">. </w:t>
        </w:r>
      </w:ins>
      <w:commentRangeStart w:id="181"/>
      <w:commentRangeEnd w:id="181"/>
      <w:del w:id="182" w:author="wei ganchao" w:date="2022-01-13T18:51:00Z">
        <w:r w:rsidR="00D71989" w:rsidDel="000C7F82">
          <w:rPr>
            <w:rStyle w:val="CommentReference"/>
          </w:rPr>
          <w:commentReference w:id="181"/>
        </w:r>
      </w:del>
      <w:ins w:id="183" w:author="wei ganchao" w:date="2022-01-09T16:49:00Z">
        <w:r w:rsidR="00AE4031">
          <w:rPr>
            <w:lang w:eastAsia="zh-CN"/>
          </w:rPr>
          <w:t xml:space="preserve">We then fitted </w:t>
        </w:r>
        <w:r w:rsidR="00AE4031">
          <w:rPr>
            <w:lang w:eastAsia="zh-CN"/>
          </w:rPr>
          <w:lastRenderedPageBreak/>
          <w:t>the simulated data</w:t>
        </w:r>
      </w:ins>
      <w:ins w:id="184" w:author="wei ganchao" w:date="2022-01-09T16:50:00Z">
        <w:r w:rsidR="00AE4031">
          <w:rPr>
            <w:lang w:eastAsia="zh-CN"/>
          </w:rPr>
          <w:t>, with</w:t>
        </w:r>
      </w:ins>
      <w:ins w:id="185" w:author="wei ganchao" w:date="2022-01-09T16:54:00Z">
        <w:r w:rsidR="00755C62">
          <w:rPr>
            <w:lang w:eastAsia="zh-CN"/>
          </w:rPr>
          <w:t xml:space="preserve"> the same generated predictors: </w:t>
        </w:r>
      </w:ins>
      <m:oMath>
        <m:sSub>
          <m:sSubPr>
            <m:ctrlPr>
              <w:ins w:id="186" w:author="wei ganchao" w:date="2022-01-09T16:51:00Z">
                <w:rPr>
                  <w:rFonts w:ascii="Cambria Math" w:hAnsi="Cambria Math"/>
                  <w:i/>
                </w:rPr>
              </w:ins>
            </m:ctrlPr>
          </m:sSubPr>
          <m:e>
            <m:r>
              <w:ins w:id="187" w:author="wei ganchao" w:date="2022-01-09T16:51:00Z">
                <m:rPr>
                  <m:sty m:val="bi"/>
                </m:rPr>
                <w:rPr>
                  <w:rFonts w:ascii="Cambria Math" w:hAnsi="Cambria Math"/>
                </w:rPr>
                <m:t>X</m:t>
              </w:ins>
            </m:r>
          </m:e>
          <m:sub>
            <m:r>
              <w:ins w:id="188" w:author="wei ganchao" w:date="2022-01-09T16:51:00Z">
                <w:rPr>
                  <w:rFonts w:ascii="Cambria Math" w:hAnsi="Cambria Math"/>
                </w:rPr>
                <m:t>t</m:t>
              </w:ins>
            </m:r>
          </m:sub>
        </m:sSub>
      </m:oMath>
      <w:ins w:id="189" w:author="wei ganchao" w:date="2022-01-09T16:51:00Z">
        <w:r w:rsidR="00AE4031">
          <w:t xml:space="preserve"> be</w:t>
        </w:r>
      </w:ins>
      <w:ins w:id="190" w:author="wei ganchao" w:date="2022-01-09T16:52:00Z">
        <w:r w:rsidR="00AE4031">
          <w:t xml:space="preserve"> 10-knots</w:t>
        </w:r>
      </w:ins>
      <w:ins w:id="191" w:author="wei ganchao" w:date="2022-01-09T16:51:00Z">
        <w:r w:rsidR="00AE4031">
          <w:t xml:space="preserve"> cubic spline basis expansion </w:t>
        </w:r>
      </w:ins>
      <w:ins w:id="192" w:author="wei ganchao" w:date="2022-01-09T16:52:00Z">
        <w:r w:rsidR="00AE4031">
          <w:t>of the orientation</w:t>
        </w:r>
      </w:ins>
      <w:ins w:id="193" w:author="wei ganchao" w:date="2022-01-09T16:54:00Z">
        <w:r w:rsidR="00755C62">
          <w:t xml:space="preserve"> and </w:t>
        </w:r>
      </w:ins>
      <m:oMath>
        <m:sSub>
          <m:sSubPr>
            <m:ctrlPr>
              <w:ins w:id="194" w:author="wei ganchao" w:date="2022-01-09T16:54:00Z">
                <w:rPr>
                  <w:rFonts w:ascii="Cambria Math" w:hAnsi="Cambria Math"/>
                  <w:i/>
                </w:rPr>
              </w:ins>
            </m:ctrlPr>
          </m:sSubPr>
          <m:e>
            <m:r>
              <w:ins w:id="195" w:author="wei ganchao" w:date="2022-01-09T16:54:00Z">
                <m:rPr>
                  <m:sty m:val="bi"/>
                </m:rPr>
                <w:rPr>
                  <w:rFonts w:ascii="Cambria Math" w:hAnsi="Cambria Math"/>
                </w:rPr>
                <m:t>G</m:t>
              </w:ins>
            </m:r>
          </m:e>
          <m:sub>
            <m:r>
              <w:ins w:id="196" w:author="wei ganchao" w:date="2022-01-09T16:54:00Z">
                <w:rPr>
                  <w:rFonts w:ascii="Cambria Math" w:hAnsi="Cambria Math"/>
                </w:rPr>
                <m:t>t</m:t>
              </w:ins>
            </m:r>
          </m:sub>
        </m:sSub>
        <m:r>
          <w:ins w:id="197" w:author="wei ganchao" w:date="2022-01-09T16:54:00Z">
            <w:rPr>
              <w:rFonts w:ascii="Cambria Math" w:hAnsi="Cambria Math"/>
            </w:rPr>
            <m:t>=1</m:t>
          </w:ins>
        </m:r>
      </m:oMath>
      <w:ins w:id="198" w:author="wei ganchao" w:date="2022-01-09T16:54:00Z">
        <w:r w:rsidR="00755C62">
          <w:t xml:space="preserve">, at </w:t>
        </w:r>
      </w:ins>
      <w:ins w:id="199" w:author="wei ganchao" w:date="2022-01-09T16:55:00Z">
        <w:r w:rsidR="00755C62">
          <w:t xml:space="preserve">trial </w:t>
        </w:r>
      </w:ins>
      <m:oMath>
        <m:r>
          <w:ins w:id="200" w:author="wei ganchao" w:date="2022-01-09T16:55:00Z">
            <w:rPr>
              <w:rFonts w:ascii="Cambria Math" w:hAnsi="Cambria Math"/>
            </w:rPr>
            <m:t>t</m:t>
          </w:ins>
        </m:r>
      </m:oMath>
      <w:ins w:id="201" w:author="wei ganchao" w:date="2022-01-09T16:55:00Z">
        <w:r w:rsidR="00755C62">
          <w:t xml:space="preserve">. The panel C and D </w:t>
        </w:r>
      </w:ins>
      <w:ins w:id="202" w:author="wei ganchao" w:date="2022-01-09T16:56:00Z">
        <w:r w:rsidR="00755C62">
          <w:t>in figure 1 show the fitting results for the selected slices.</w:t>
        </w:r>
      </w:ins>
    </w:p>
    <w:p w14:paraId="4DF4A2B0" w14:textId="59DD4C02" w:rsidR="00CC3ADA" w:rsidDel="00D00AE7" w:rsidRDefault="00052A6C" w:rsidP="009A7B80">
      <w:pPr>
        <w:rPr>
          <w:del w:id="203" w:author="wei ganchao" w:date="2022-01-09T17:38:00Z"/>
        </w:rPr>
      </w:pPr>
      <w:del w:id="204" w:author="wei ganchao" w:date="2022-01-09T17:38:00Z">
        <w:r w:rsidDel="00D30DD2">
          <w:delText>Figure 1.</w:delText>
        </w:r>
        <w:r w:rsidR="002E0B30" w:rsidDel="00D30DD2">
          <w:delText xml:space="preserve"> Use orientation tuning… as example</w:delText>
        </w:r>
        <w:r w:rsidR="00FF29E0" w:rsidDel="00D30DD2">
          <w:delText>. Bigger labels, consistent trial x-ticks, orientation 0-180 deg. Ticks on colorbars. Big labels for A/B – “Firing Rate” and “Fano Factor”</w:delText>
        </w:r>
      </w:del>
    </w:p>
    <w:p w14:paraId="19B9BED2" w14:textId="77777777" w:rsidR="00D00AE7" w:rsidRDefault="00D00AE7" w:rsidP="009A7B80">
      <w:pPr>
        <w:rPr>
          <w:ins w:id="205" w:author="Stevenson, Ian" w:date="2022-01-13T14:47:00Z"/>
        </w:rPr>
      </w:pPr>
    </w:p>
    <w:p w14:paraId="7CB3C8F5" w14:textId="3FD9FA53" w:rsidR="00052A6C" w:rsidDel="00D30DD2" w:rsidRDefault="00D71989" w:rsidP="009A7B80">
      <w:pPr>
        <w:rPr>
          <w:del w:id="206" w:author="wei ganchao" w:date="2022-01-09T17:38:00Z"/>
        </w:rPr>
      </w:pPr>
      <w:ins w:id="207" w:author="Stevenson, Ian" w:date="2022-01-13T14:48:00Z">
        <w:r>
          <w:t>By using C</w:t>
        </w:r>
      </w:ins>
      <w:ins w:id="208" w:author="Stevenson, Ian" w:date="2022-01-13T14:49:00Z">
        <w:r>
          <w:t xml:space="preserve">MP observations, rather than Poisson or NB observations, the Fano Factor can be both &lt;1 and &gt;1. </w:t>
        </w:r>
      </w:ins>
      <w:ins w:id="209" w:author="Stevenson, Ian" w:date="2022-01-13T14:47:00Z">
        <w:r>
          <w:t>Since t</w:t>
        </w:r>
        <w:r w:rsidR="00D00AE7">
          <w:t>he</w:t>
        </w:r>
        <w:r>
          <w:t>se</w:t>
        </w:r>
        <w:r w:rsidR="00D00AE7">
          <w:t xml:space="preserve"> fits are </w:t>
        </w:r>
        <w:proofErr w:type="gramStart"/>
        <w:r w:rsidR="00D00AE7">
          <w:t>model-based</w:t>
        </w:r>
        <w:proofErr w:type="gramEnd"/>
        <w:r>
          <w:t>…</w:t>
        </w:r>
      </w:ins>
    </w:p>
    <w:p w14:paraId="35542D65" w14:textId="3F3E5382" w:rsidR="00CC3ADA" w:rsidDel="00D30DD2" w:rsidRDefault="00CC3ADA" w:rsidP="009A7B80">
      <w:pPr>
        <w:rPr>
          <w:del w:id="210" w:author="wei ganchao" w:date="2022-01-09T17:38:00Z"/>
        </w:rPr>
      </w:pPr>
      <w:del w:id="211" w:author="wei ganchao" w:date="2022-01-09T17:38:00Z">
        <w:r w:rsidDel="00D30DD2">
          <w:delText xml:space="preserve">Simulation settings: 100 directions from 0 to </w:delText>
        </w:r>
      </w:del>
      <w:del w:id="212" w:author="wei ganchao" w:date="2022-01-08T14:35:00Z">
        <w:r w:rsidDel="00C05D37">
          <w:delText>1 rad</w:delText>
        </w:r>
      </w:del>
      <w:del w:id="213" w:author="wei ganchao" w:date="2022-01-09T17:38:00Z">
        <w:r w:rsidDel="00D30DD2">
          <w:delText xml:space="preserve">. 100 trials. </w:delText>
        </w:r>
      </w:del>
      <m:oMath>
        <m:r>
          <w:del w:id="214" w:author="wei ganchao" w:date="2022-01-09T17:38:00Z">
            <w:rPr>
              <w:rFonts w:ascii="Cambria Math" w:hAnsi="Cambria Math"/>
            </w:rPr>
            <m:t>λ</m:t>
          </w:del>
        </m:r>
      </m:oMath>
      <w:del w:id="215" w:author="wei ganchao" w:date="2022-01-09T17:38:00Z">
        <w:r w:rsidDel="00D30DD2">
          <w:delText xml:space="preserve"> is modeled by </w:delText>
        </w:r>
      </w:del>
      <m:oMath>
        <m:r>
          <w:del w:id="216" w:author="wei ganchao" w:date="2022-01-09T17:38:00Z">
            <m:rPr>
              <m:sty m:val="p"/>
            </m:rPr>
            <w:rPr>
              <w:rFonts w:ascii="Cambria Math" w:hAnsi="Cambria Math"/>
            </w:rPr>
            <m:t>log⁡</m:t>
          </w:del>
        </m:r>
        <m:r>
          <w:del w:id="217" w:author="wei ganchao" w:date="2022-01-09T17:38:00Z">
            <w:rPr>
              <w:rFonts w:ascii="Cambria Math" w:hAnsi="Cambria Math"/>
            </w:rPr>
            <m:t>(Xβ)</m:t>
          </w:del>
        </m:r>
      </m:oMath>
      <w:del w:id="218" w:author="wei ganchao" w:date="2022-01-09T17:38:00Z">
        <w:r w:rsidDel="00D30DD2">
          <w:delText xml:space="preserve"> with </w:delText>
        </w:r>
        <w:r w:rsidR="00EA442D" w:rsidDel="00D30DD2">
          <w:delText>10</w:delText>
        </w:r>
        <w:r w:rsidDel="00D30DD2">
          <w:delText xml:space="preserve"> knots, </w:delText>
        </w:r>
      </w:del>
      <m:oMath>
        <m:r>
          <w:del w:id="219" w:author="wei ganchao" w:date="2022-01-09T17:38:00Z">
            <w:rPr>
              <w:rFonts w:ascii="Cambria Math" w:hAnsi="Cambria Math"/>
            </w:rPr>
            <m:t>ν=</m:t>
          </w:del>
        </m:r>
        <m:func>
          <m:funcPr>
            <m:ctrlPr>
              <w:del w:id="220" w:author="wei ganchao" w:date="2022-01-09T17:38:00Z">
                <w:rPr>
                  <w:rFonts w:ascii="Cambria Math" w:hAnsi="Cambria Math"/>
                </w:rPr>
              </w:del>
            </m:ctrlPr>
          </m:funcPr>
          <m:fName>
            <m:r>
              <w:del w:id="221" w:author="wei ganchao" w:date="2022-01-09T17:38:00Z">
                <m:rPr>
                  <m:sty m:val="p"/>
                </m:rPr>
                <w:rPr>
                  <w:rFonts w:ascii="Cambria Math" w:hAnsi="Cambria Math"/>
                </w:rPr>
                <m:t>log</m:t>
              </w:del>
            </m:r>
          </m:fName>
          <m:e>
            <m:d>
              <m:dPr>
                <m:ctrlPr>
                  <w:del w:id="222" w:author="wei ganchao" w:date="2022-01-09T17:38:00Z">
                    <w:rPr>
                      <w:rFonts w:ascii="Cambria Math" w:hAnsi="Cambria Math"/>
                      <w:i/>
                    </w:rPr>
                  </w:del>
                </m:ctrlPr>
              </m:dPr>
              <m:e>
                <m:r>
                  <w:del w:id="223" w:author="wei ganchao" w:date="2022-01-09T17:38:00Z">
                    <w:rPr>
                      <w:rFonts w:ascii="Cambria Math" w:hAnsi="Cambria Math"/>
                    </w:rPr>
                    <m:t>linspace</m:t>
                  </w:del>
                </m:r>
                <m:d>
                  <m:dPr>
                    <m:ctrlPr>
                      <w:del w:id="224" w:author="wei ganchao" w:date="2022-01-09T17:38:00Z">
                        <w:rPr>
                          <w:rFonts w:ascii="Cambria Math" w:hAnsi="Cambria Math"/>
                          <w:i/>
                        </w:rPr>
                      </w:del>
                    </m:ctrlPr>
                  </m:dPr>
                  <m:e>
                    <m:r>
                      <w:del w:id="225" w:author="wei ganchao" w:date="2022-01-09T17:38:00Z">
                        <w:rPr>
                          <w:rFonts w:ascii="Cambria Math" w:hAnsi="Cambria Math"/>
                        </w:rPr>
                        <m:t>-1, 1,100</m:t>
                      </w:del>
                    </m:r>
                  </m:e>
                </m:d>
              </m:e>
            </m:d>
          </m:e>
        </m:func>
        <m:r>
          <w:del w:id="226" w:author="wei ganchao" w:date="2022-01-09T17:38:00Z">
            <w:rPr>
              <w:rFonts w:ascii="Cambria Math" w:hAnsi="Cambria Math"/>
            </w:rPr>
            <m:t>=0.3679~2.7183</m:t>
          </w:del>
        </m:r>
      </m:oMath>
      <w:del w:id="227" w:author="wei ganchao" w:date="2022-01-09T17:38:00Z">
        <w:r w:rsidR="000D2C87" w:rsidDel="00D30DD2">
          <w:delText>, i.e., over- to under- dispersion.</w:delText>
        </w:r>
      </w:del>
    </w:p>
    <w:p w14:paraId="150A9D3B" w14:textId="59C513CE" w:rsidR="00D00308" w:rsidDel="00D30DD2" w:rsidRDefault="00052A6C" w:rsidP="009A7B80">
      <w:pPr>
        <w:rPr>
          <w:del w:id="228" w:author="wei ganchao" w:date="2022-01-09T17:38:00Z"/>
        </w:rPr>
      </w:pPr>
      <w:del w:id="229" w:author="wei ganchao" w:date="2022-01-09T17:38:00Z">
        <w:r w:rsidDel="00D30DD2">
          <w:delText>Blue = The 20-th trial</w:delText>
        </w:r>
      </w:del>
    </w:p>
    <w:p w14:paraId="5EC511B6" w14:textId="2099D052" w:rsidR="00052A6C" w:rsidDel="00D30DD2" w:rsidRDefault="00052A6C" w:rsidP="009A7B80">
      <w:pPr>
        <w:rPr>
          <w:del w:id="230" w:author="wei ganchao" w:date="2022-01-09T17:38:00Z"/>
        </w:rPr>
      </w:pPr>
      <w:del w:id="231" w:author="wei ganchao" w:date="2022-01-09T17:38:00Z">
        <w:r w:rsidDel="00D30DD2">
          <w:delText>Red = the 80-th trial</w:delText>
        </w:r>
      </w:del>
    </w:p>
    <w:p w14:paraId="5A094B57" w14:textId="3AF134D8" w:rsidR="00052A6C" w:rsidDel="00D30DD2" w:rsidRDefault="00052A6C" w:rsidP="009A7B80">
      <w:pPr>
        <w:rPr>
          <w:del w:id="232" w:author="wei ganchao" w:date="2022-01-09T17:38:00Z"/>
        </w:rPr>
      </w:pPr>
      <w:del w:id="233" w:author="wei ganchao" w:date="2022-01-09T17:38:00Z">
        <w:r w:rsidDel="00D30DD2">
          <w:delText>Cyan = the peak place field position for the 20-th trial</w:delText>
        </w:r>
        <w:r w:rsidR="00640263" w:rsidDel="00D30DD2">
          <w:delText xml:space="preserve">, </w:delText>
        </w:r>
      </w:del>
      <w:del w:id="234" w:author="wei ganchao" w:date="2022-01-09T17:18:00Z">
        <w:r w:rsidR="00640263" w:rsidDel="00946BEA">
          <w:delText>0.485 rad</w:delText>
        </w:r>
      </w:del>
    </w:p>
    <w:p w14:paraId="53671689" w14:textId="29316951" w:rsidR="00052A6C" w:rsidDel="00D30DD2" w:rsidRDefault="00052A6C" w:rsidP="009A7B80">
      <w:pPr>
        <w:rPr>
          <w:del w:id="235" w:author="wei ganchao" w:date="2022-01-09T17:38:00Z"/>
        </w:rPr>
      </w:pPr>
      <w:del w:id="236" w:author="wei ganchao" w:date="2022-01-09T17:38:00Z">
        <w:r w:rsidDel="00D30DD2">
          <w:delText>Yellow = the peak place filed position for the 80-th trial</w:delText>
        </w:r>
        <w:r w:rsidR="00640263" w:rsidDel="00D30DD2">
          <w:delText xml:space="preserve">, </w:delText>
        </w:r>
      </w:del>
      <w:del w:id="237" w:author="wei ganchao" w:date="2022-01-09T17:18:00Z">
        <w:r w:rsidR="00640263" w:rsidDel="00A6091C">
          <w:delText>0.626 rad</w:delText>
        </w:r>
      </w:del>
      <w:ins w:id="238" w:author="Stevenson, Ian" w:date="2022-01-13T14:47:00Z">
        <w:r w:rsidR="00D71989">
          <w:t xml:space="preserve"> </w:t>
        </w:r>
      </w:ins>
      <w:ins w:id="239" w:author="Stevenson, Ian" w:date="2022-01-13T14:48:00Z">
        <w:r w:rsidR="00D71989">
          <w:t>w</w:t>
        </w:r>
      </w:ins>
      <w:ins w:id="240" w:author="Stevenson, Ian" w:date="2022-01-13T14:47:00Z">
        <w:r w:rsidR="00D71989">
          <w:t xml:space="preserve">e avoid </w:t>
        </w:r>
      </w:ins>
      <w:ins w:id="241" w:author="Stevenson, Ian" w:date="2022-01-13T14:48:00Z">
        <w:r w:rsidR="00D71989">
          <w:t xml:space="preserve">some technical difficulties with </w:t>
        </w:r>
      </w:ins>
    </w:p>
    <w:p w14:paraId="7E0EE10C" w14:textId="137EA02B" w:rsidR="00D00308" w:rsidRDefault="00D71989" w:rsidP="009A7B80">
      <w:ins w:id="242" w:author="Stevenson, Ian" w:date="2022-01-13T14:48:00Z">
        <w:r>
          <w:t>previous approaches to estimating dispersion directly (</w:t>
        </w:r>
        <w:proofErr w:type="gramStart"/>
        <w:r>
          <w:t>e.g.</w:t>
        </w:r>
        <w:proofErr w:type="gramEnd"/>
        <w:r>
          <w:t xml:space="preserve"> mean-matching from Churchland et al. Nat Neuro).</w:t>
        </w:r>
      </w:ins>
    </w:p>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 w14:paraId="0F3E8183" w14:textId="311B3A40" w:rsidR="0082447E" w:rsidRDefault="0082447E" w:rsidP="009A7B80">
      <w:r>
        <w:t>Ideas…</w:t>
      </w:r>
    </w:p>
    <w:p w14:paraId="7C9668B6" w14:textId="1340B78C" w:rsidR="0082447E" w:rsidRDefault="0082447E" w:rsidP="0082447E">
      <w:pPr>
        <w:pStyle w:val="ListParagraph"/>
        <w:numPr>
          <w:ilvl w:val="0"/>
          <w:numId w:val="3"/>
        </w:numPr>
      </w:pPr>
      <w:r>
        <w:t>Q determines the timescales in the state estimates… we can’t track arbitrarily fast changes. Changes in dispersion are somewhat hard to track.</w:t>
      </w:r>
    </w:p>
    <w:p w14:paraId="22AD7D5F" w14:textId="416EAAB9" w:rsidR="0082447E" w:rsidRDefault="00332EEB" w:rsidP="00102D28">
      <w:pPr>
        <w:pStyle w:val="ListParagraph"/>
        <w:numPr>
          <w:ilvl w:val="0"/>
          <w:numId w:val="3"/>
        </w:numPr>
        <w:rPr>
          <w:ins w:id="243" w:author="wei ganchao" w:date="2022-02-21T08:15:00Z"/>
        </w:rPr>
      </w:pPr>
      <w:r>
        <w:t xml:space="preserve">(Fig 2) </w:t>
      </w:r>
      <w:r w:rsidR="0082447E">
        <w:t>Practical issue – most neuroscientists only look at the mean, but you could imagine the dispersion changing while the mean is constant</w:t>
      </w:r>
      <w:r w:rsidR="0034545D">
        <w:t>… (Scott … Pillow Neurips – NB-LDS constant dispersion param?).  Also illustrate how CMP-DGLM can track over- and under-dispersion.</w:t>
      </w:r>
    </w:p>
    <w:p w14:paraId="4D98586B" w14:textId="34F7FA4F" w:rsidR="004A2188" w:rsidRDefault="004A2188" w:rsidP="004A2188">
      <w:pPr>
        <w:rPr>
          <w:ins w:id="244" w:author="wei ganchao" w:date="2022-02-21T08:15:00Z"/>
        </w:rPr>
      </w:pPr>
    </w:p>
    <w:p w14:paraId="284A7CC5" w14:textId="0966D838" w:rsidR="004A2188" w:rsidRDefault="009F22EC" w:rsidP="004A2188">
      <w:pPr>
        <w:rPr>
          <w:ins w:id="245" w:author="wei ganchao" w:date="2022-02-21T08:15:00Z"/>
        </w:rPr>
      </w:pPr>
      <w:ins w:id="246" w:author="wei ganchao" w:date="2022-02-21T13:46:00Z">
        <w:r>
          <w:rPr>
            <w:noProof/>
          </w:rPr>
          <w:drawing>
            <wp:inline distT="0" distB="0" distL="0" distR="0" wp14:anchorId="354F1886" wp14:editId="3C28EF08">
              <wp:extent cx="6389370" cy="2165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9370" cy="2165350"/>
                      </a:xfrm>
                      <a:prstGeom prst="rect">
                        <a:avLst/>
                      </a:prstGeom>
                      <a:noFill/>
                      <a:ln>
                        <a:noFill/>
                      </a:ln>
                    </pic:spPr>
                  </pic:pic>
                </a:graphicData>
              </a:graphic>
            </wp:inline>
          </w:drawing>
        </w:r>
      </w:ins>
    </w:p>
    <w:p w14:paraId="719E75A5" w14:textId="0A720509" w:rsidR="004A2188" w:rsidRDefault="004A2188" w:rsidP="004A2188">
      <w:pPr>
        <w:rPr>
          <w:ins w:id="247" w:author="wei ganchao" w:date="2022-02-21T08:15:00Z"/>
        </w:rPr>
      </w:pPr>
      <w:ins w:id="248" w:author="wei ganchao" w:date="2022-02-21T08:16:00Z">
        <w:r>
          <w:t>Figure 2.</w:t>
        </w:r>
      </w:ins>
      <w:ins w:id="249" w:author="wei ganchao" w:date="2022-02-21T08:32:00Z">
        <w:r w:rsidR="002B0AB7">
          <w:t xml:space="preserve"> The mean firing rate is controlled to be constant across the trial, but the Fano </w:t>
        </w:r>
      </w:ins>
      <w:ins w:id="250" w:author="wei ganchao" w:date="2022-02-21T08:33:00Z">
        <w:r w:rsidR="002B0AB7">
          <w:t>Factor varies.</w:t>
        </w:r>
      </w:ins>
    </w:p>
    <w:p w14:paraId="0DC6F515" w14:textId="7D31B750" w:rsidR="004A2188" w:rsidRDefault="004A2188" w:rsidP="004A2188">
      <w:pPr>
        <w:rPr>
          <w:ins w:id="251" w:author="wei ganchao" w:date="2022-02-21T08:15:00Z"/>
        </w:rPr>
      </w:pPr>
    </w:p>
    <w:p w14:paraId="77526D3F" w14:textId="30360D63" w:rsidR="004A2188" w:rsidRDefault="004A2188" w:rsidP="004A2188">
      <w:pPr>
        <w:rPr>
          <w:ins w:id="252" w:author="wei ganchao" w:date="2022-02-21T08:15:00Z"/>
        </w:rPr>
      </w:pPr>
    </w:p>
    <w:p w14:paraId="24AC606A" w14:textId="1E90B0EB" w:rsidR="004A2188" w:rsidRDefault="004A2188" w:rsidP="004A2188">
      <w:pPr>
        <w:rPr>
          <w:ins w:id="253" w:author="wei ganchao" w:date="2022-02-21T08:15:00Z"/>
        </w:rPr>
      </w:pPr>
    </w:p>
    <w:p w14:paraId="2FDFF4A0" w14:textId="77777777" w:rsidR="004A2188" w:rsidRDefault="004A2188">
      <w:pPr>
        <w:pPrChange w:id="254" w:author="wei ganchao" w:date="2022-02-21T08:15:00Z">
          <w:pPr>
            <w:pStyle w:val="ListParagraph"/>
            <w:numPr>
              <w:numId w:val="3"/>
            </w:numPr>
            <w:ind w:hanging="360"/>
          </w:pPr>
        </w:pPrChange>
      </w:pPr>
    </w:p>
    <w:p w14:paraId="6D02C124" w14:textId="0BD9222A" w:rsidR="005D4FB7" w:rsidDel="004A2188" w:rsidRDefault="009F22EC" w:rsidP="009A7B80">
      <w:pPr>
        <w:rPr>
          <w:del w:id="255" w:author="wei ganchao" w:date="2022-02-21T08:18:00Z"/>
        </w:rPr>
      </w:pPr>
      <w:ins w:id="256" w:author="wei ganchao" w:date="2022-02-21T13:55:00Z">
        <w:r>
          <w:rPr>
            <w:noProof/>
          </w:rPr>
          <w:lastRenderedPageBreak/>
          <w:drawing>
            <wp:inline distT="0" distB="0" distL="0" distR="0" wp14:anchorId="7DB9D274" wp14:editId="68C81A36">
              <wp:extent cx="6400800" cy="2035175"/>
              <wp:effectExtent l="0" t="0" r="0" b="3175"/>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2035175"/>
                      </a:xfrm>
                      <a:prstGeom prst="rect">
                        <a:avLst/>
                      </a:prstGeom>
                      <a:noFill/>
                      <a:ln>
                        <a:noFill/>
                      </a:ln>
                    </pic:spPr>
                  </pic:pic>
                </a:graphicData>
              </a:graphic>
            </wp:inline>
          </w:drawing>
        </w:r>
      </w:ins>
      <w:del w:id="257" w:author="wei ganchao" w:date="2022-01-08T14:42:00Z">
        <w:r w:rsidR="005D4FB7" w:rsidDel="0087120C">
          <w:delText>TBD…</w:delText>
        </w:r>
      </w:del>
    </w:p>
    <w:p w14:paraId="253A3BD6" w14:textId="77777777" w:rsidR="00941AE9" w:rsidRDefault="00941AE9" w:rsidP="009A7B80">
      <w:pPr>
        <w:rPr>
          <w:ins w:id="258" w:author="wei ganchao" w:date="2022-01-14T12:37:00Z"/>
          <w:lang w:eastAsia="zh-CN"/>
        </w:rPr>
      </w:pPr>
    </w:p>
    <w:p w14:paraId="5D5156DE" w14:textId="78522BB8" w:rsidR="00941AE9" w:rsidRDefault="004A2188" w:rsidP="009A7B80">
      <w:pPr>
        <w:rPr>
          <w:ins w:id="259" w:author="wei ganchao" w:date="2022-02-21T13:51:00Z"/>
          <w:lang w:eastAsia="zh-CN"/>
        </w:rPr>
      </w:pPr>
      <w:ins w:id="260" w:author="wei ganchao" w:date="2022-02-21T08:18:00Z">
        <w:r>
          <w:rPr>
            <w:lang w:eastAsia="zh-CN"/>
          </w:rPr>
          <w:t xml:space="preserve">Figure </w:t>
        </w:r>
        <w:proofErr w:type="gramStart"/>
        <w:r>
          <w:rPr>
            <w:lang w:eastAsia="zh-CN"/>
          </w:rPr>
          <w:t>3.</w:t>
        </w:r>
      </w:ins>
      <w:ins w:id="261" w:author="wei ganchao" w:date="2022-02-21T08:19:00Z">
        <w:r>
          <w:rPr>
            <w:lang w:eastAsia="zh-CN"/>
          </w:rPr>
          <w:t>The</w:t>
        </w:r>
        <w:proofErr w:type="gramEnd"/>
        <w:r>
          <w:rPr>
            <w:lang w:eastAsia="zh-CN"/>
          </w:rPr>
          <w:t xml:space="preserve"> over-dispersed data is generated by dynamic CMP, with 2 knots modeling </w:t>
        </w:r>
      </w:ins>
      <m:oMath>
        <m:r>
          <w:ins w:id="262" w:author="wei ganchao" w:date="2022-02-21T08:20:00Z">
            <w:rPr>
              <w:rFonts w:ascii="Cambria Math" w:hAnsi="Cambria Math"/>
              <w:lang w:eastAsia="zh-CN"/>
            </w:rPr>
            <m:t>λ</m:t>
          </w:ins>
        </m:r>
      </m:oMath>
      <w:ins w:id="263" w:author="wei ganchao" w:date="2022-02-21T08:20:00Z">
        <w:r>
          <w:rPr>
            <w:lang w:eastAsia="zh-CN"/>
          </w:rPr>
          <w:t xml:space="preserve"> and keep </w:t>
        </w:r>
      </w:ins>
      <m:oMath>
        <m:r>
          <w:ins w:id="264" w:author="wei ganchao" w:date="2022-02-21T08:20:00Z">
            <w:rPr>
              <w:rFonts w:ascii="Cambria Math" w:hAnsi="Cambria Math"/>
              <w:lang w:eastAsia="zh-CN"/>
            </w:rPr>
            <m:t>ν=0.1</m:t>
          </w:ins>
        </m:r>
      </m:oMath>
      <w:ins w:id="265" w:author="wei ganchao" w:date="2022-02-21T08:20:00Z">
        <w:r>
          <w:rPr>
            <w:lang w:eastAsia="zh-CN"/>
          </w:rPr>
          <w:t xml:space="preserve"> across the trial.</w:t>
        </w:r>
      </w:ins>
      <w:ins w:id="266" w:author="wei ganchao" w:date="2022-02-21T08:21:00Z">
        <w:r>
          <w:rPr>
            <w:lang w:eastAsia="zh-CN"/>
          </w:rPr>
          <w:t xml:space="preserve"> </w:t>
        </w:r>
      </w:ins>
      <w:ins w:id="267" w:author="wei ganchao" w:date="2022-02-21T08:22:00Z">
        <w:r>
          <w:rPr>
            <w:lang w:eastAsia="zh-CN"/>
          </w:rPr>
          <w:t>After</w:t>
        </w:r>
      </w:ins>
      <w:ins w:id="268" w:author="wei ganchao" w:date="2022-02-21T08:21:00Z">
        <w:r>
          <w:rPr>
            <w:lang w:eastAsia="zh-CN"/>
          </w:rPr>
          <w:t xml:space="preserve"> holding 80% data out in the speckled pattern</w:t>
        </w:r>
      </w:ins>
      <w:ins w:id="269" w:author="wei ganchao" w:date="2022-02-21T08:22:00Z">
        <w:r>
          <w:rPr>
            <w:lang w:eastAsia="zh-CN"/>
          </w:rPr>
          <w:t>, we fit dynamic CMP and dynamic Poisson models. (A) The</w:t>
        </w:r>
      </w:ins>
      <w:ins w:id="270" w:author="wei ganchao" w:date="2022-02-21T08:23:00Z">
        <w:r>
          <w:rPr>
            <w:lang w:eastAsia="zh-CN"/>
          </w:rPr>
          <w:t xml:space="preserve"> estimation</w:t>
        </w:r>
      </w:ins>
      <w:ins w:id="271" w:author="wei ganchao" w:date="2022-02-21T08:24:00Z">
        <w:r>
          <w:rPr>
            <w:lang w:eastAsia="zh-CN"/>
          </w:rPr>
          <w:t xml:space="preserve">s are different. </w:t>
        </w:r>
        <w:r w:rsidR="00F179A9">
          <w:rPr>
            <w:lang w:eastAsia="zh-CN"/>
          </w:rPr>
          <w:t>In this case, the</w:t>
        </w:r>
        <w:r w:rsidR="002B0AB7">
          <w:rPr>
            <w:lang w:eastAsia="zh-CN"/>
          </w:rPr>
          <w:t xml:space="preserve"> estimated place field in dynamic CMP is better (</w:t>
        </w:r>
        <w:r w:rsidR="002B0AB7" w:rsidRPr="002B0AB7">
          <w:rPr>
            <w:color w:val="FF0000"/>
            <w:lang w:eastAsia="zh-CN"/>
            <w:rPrChange w:id="272" w:author="wei ganchao" w:date="2022-02-21T08:25:00Z">
              <w:rPr>
                <w:lang w:eastAsia="zh-CN"/>
              </w:rPr>
            </w:rPrChange>
          </w:rPr>
          <w:t xml:space="preserve">it’s </w:t>
        </w:r>
      </w:ins>
      <w:ins w:id="273" w:author="wei ganchao" w:date="2022-02-21T08:25:00Z">
        <w:r w:rsidR="002B0AB7" w:rsidRPr="002B0AB7">
          <w:rPr>
            <w:color w:val="FF0000"/>
            <w:lang w:eastAsia="zh-CN"/>
            <w:rPrChange w:id="274" w:author="wei ganchao" w:date="2022-02-21T08:25:00Z">
              <w:rPr>
                <w:lang w:eastAsia="zh-CN"/>
              </w:rPr>
            </w:rPrChange>
          </w:rPr>
          <w:t>very anecdotal, just for this seed</w:t>
        </w:r>
      </w:ins>
      <w:ins w:id="275" w:author="wei ganchao" w:date="2022-02-21T08:24:00Z">
        <w:r w:rsidR="002B0AB7">
          <w:rPr>
            <w:lang w:eastAsia="zh-CN"/>
          </w:rPr>
          <w:t>)</w:t>
        </w:r>
      </w:ins>
      <w:ins w:id="276" w:author="wei ganchao" w:date="2022-02-21T08:25:00Z">
        <w:r w:rsidR="002B0AB7">
          <w:rPr>
            <w:lang w:eastAsia="zh-CN"/>
          </w:rPr>
          <w:t xml:space="preserve">. (B) </w:t>
        </w:r>
      </w:ins>
      <w:ins w:id="277" w:author="wei ganchao" w:date="2022-02-21T08:26:00Z">
        <w:r w:rsidR="002B0AB7">
          <w:rPr>
            <w:lang w:eastAsia="zh-CN"/>
          </w:rPr>
          <w:t>Wh</w:t>
        </w:r>
      </w:ins>
      <w:ins w:id="278" w:author="wei ganchao" w:date="2022-02-21T08:27:00Z">
        <w:r w:rsidR="002B0AB7">
          <w:rPr>
            <w:lang w:eastAsia="zh-CN"/>
          </w:rPr>
          <w:t>en evaluating the max response in each trial, the dynamic Poisson estimates are</w:t>
        </w:r>
      </w:ins>
      <w:ins w:id="279" w:author="wei ganchao" w:date="2022-02-21T08:28:00Z">
        <w:r w:rsidR="002B0AB7">
          <w:rPr>
            <w:lang w:eastAsia="zh-CN"/>
          </w:rPr>
          <w:t xml:space="preserve"> </w:t>
        </w:r>
      </w:ins>
      <w:ins w:id="280" w:author="wei ganchao" w:date="2022-02-21T08:27:00Z">
        <w:r w:rsidR="002B0AB7">
          <w:rPr>
            <w:lang w:eastAsia="zh-CN"/>
          </w:rPr>
          <w:t xml:space="preserve">biased </w:t>
        </w:r>
      </w:ins>
      <w:ins w:id="281" w:author="wei ganchao" w:date="2022-02-21T08:28:00Z">
        <w:r w:rsidR="002B0AB7">
          <w:rPr>
            <w:lang w:eastAsia="zh-CN"/>
          </w:rPr>
          <w:t xml:space="preserve">(underestimated) and the estimation error is </w:t>
        </w:r>
      </w:ins>
      <w:ins w:id="282" w:author="wei ganchao" w:date="2022-02-21T08:29:00Z">
        <w:r w:rsidR="002B0AB7">
          <w:rPr>
            <w:lang w:eastAsia="zh-CN"/>
          </w:rPr>
          <w:t>also underestimated.</w:t>
        </w:r>
      </w:ins>
      <w:ins w:id="283" w:author="wei ganchao" w:date="2022-02-21T08:26:00Z">
        <w:r w:rsidR="002B0AB7">
          <w:rPr>
            <w:lang w:eastAsia="zh-CN"/>
          </w:rPr>
          <w:t xml:space="preserve"> </w:t>
        </w:r>
      </w:ins>
      <w:ins w:id="284" w:author="wei ganchao" w:date="2022-02-21T08:29:00Z">
        <w:r w:rsidR="002B0AB7">
          <w:rPr>
            <w:lang w:eastAsia="zh-CN"/>
          </w:rPr>
          <w:t>The solid line gives the MAP</w:t>
        </w:r>
      </w:ins>
      <w:ins w:id="285" w:author="wei ganchao" w:date="2022-02-21T08:30:00Z">
        <w:r w:rsidR="002B0AB7">
          <w:rPr>
            <w:lang w:eastAsia="zh-CN"/>
          </w:rPr>
          <w:t xml:space="preserve"> estimates</w:t>
        </w:r>
      </w:ins>
      <w:ins w:id="286" w:author="wei ganchao" w:date="2022-02-21T08:31:00Z">
        <w:r w:rsidR="002B0AB7">
          <w:rPr>
            <w:lang w:eastAsia="zh-CN"/>
          </w:rPr>
          <w:t xml:space="preserve"> of mean firing rate</w:t>
        </w:r>
      </w:ins>
      <w:ins w:id="287" w:author="wei ganchao" w:date="2022-02-21T08:30:00Z">
        <w:r w:rsidR="002B0AB7">
          <w:rPr>
            <w:lang w:eastAsia="zh-CN"/>
          </w:rPr>
          <w:t xml:space="preserve">, and the dashed lines show one standard deviations from MAP. The standard </w:t>
        </w:r>
      </w:ins>
      <w:ins w:id="288" w:author="wei ganchao" w:date="2022-02-21T08:31:00Z">
        <w:r w:rsidR="002B0AB7">
          <w:rPr>
            <w:lang w:eastAsia="zh-CN"/>
          </w:rPr>
          <w:t>error of dynamic Poisson is calculated as in appendix, using the truncated summation.</w:t>
        </w:r>
      </w:ins>
    </w:p>
    <w:p w14:paraId="03642D68" w14:textId="59B7D506" w:rsidR="009F22EC" w:rsidRDefault="009F22EC" w:rsidP="009A7B80">
      <w:pPr>
        <w:rPr>
          <w:ins w:id="289" w:author="wei ganchao" w:date="2022-02-21T13:51:00Z"/>
          <w:lang w:eastAsia="zh-CN"/>
        </w:rPr>
      </w:pPr>
    </w:p>
    <w:p w14:paraId="5FF6C110" w14:textId="5283D016" w:rsidR="009F22EC" w:rsidRDefault="009F22EC" w:rsidP="009F22EC">
      <w:pPr>
        <w:rPr>
          <w:ins w:id="290" w:author="wei ganchao" w:date="2022-02-21T13:51:00Z"/>
          <w:lang w:eastAsia="zh-CN"/>
        </w:rPr>
      </w:pPr>
      <w:proofErr w:type="gramStart"/>
      <w:ins w:id="291" w:author="wei ganchao" w:date="2022-02-21T13:51:00Z">
        <w:r>
          <w:rPr>
            <w:lang w:eastAsia="zh-CN"/>
          </w:rPr>
          <w:t>nanmean(</w:t>
        </w:r>
        <w:proofErr w:type="gramEnd"/>
        <w:r>
          <w:rPr>
            <w:lang w:eastAsia="zh-CN"/>
          </w:rPr>
          <w:t>(CMP_mean_fit_trans - spk_test).^2, 'all')</w:t>
        </w:r>
        <w:r>
          <w:rPr>
            <w:lang w:eastAsia="zh-CN"/>
          </w:rPr>
          <w:t xml:space="preserve"> = </w:t>
        </w:r>
        <w:r w:rsidRPr="009F22EC">
          <w:rPr>
            <w:lang w:eastAsia="zh-CN"/>
          </w:rPr>
          <w:t>5.2135</w:t>
        </w:r>
      </w:ins>
    </w:p>
    <w:p w14:paraId="7C741E18" w14:textId="5637D68D" w:rsidR="009F22EC" w:rsidRDefault="009F22EC" w:rsidP="009F22EC">
      <w:pPr>
        <w:rPr>
          <w:ins w:id="292" w:author="wei ganchao" w:date="2022-02-21T13:51:00Z"/>
          <w:lang w:eastAsia="zh-CN"/>
        </w:rPr>
      </w:pPr>
      <w:proofErr w:type="gramStart"/>
      <w:ins w:id="293" w:author="wei ganchao" w:date="2022-02-21T13:51:00Z">
        <w:r>
          <w:rPr>
            <w:lang w:eastAsia="zh-CN"/>
          </w:rPr>
          <w:t>nanmean(</w:t>
        </w:r>
        <w:proofErr w:type="gramEnd"/>
        <w:r>
          <w:rPr>
            <w:lang w:eastAsia="zh-CN"/>
          </w:rPr>
          <w:t>(POI_mean_fit_trans - spk_test).^2, 'all')</w:t>
        </w:r>
        <w:r>
          <w:rPr>
            <w:lang w:eastAsia="zh-CN"/>
          </w:rPr>
          <w:t xml:space="preserve"> = </w:t>
        </w:r>
        <w:r w:rsidRPr="009F22EC">
          <w:rPr>
            <w:lang w:eastAsia="zh-CN"/>
          </w:rPr>
          <w:t>5.3114</w:t>
        </w:r>
      </w:ins>
    </w:p>
    <w:p w14:paraId="35EE6F33" w14:textId="77777777" w:rsidR="009F22EC" w:rsidRDefault="009F22EC" w:rsidP="009A7B80">
      <w:pPr>
        <w:rPr>
          <w:ins w:id="294" w:author="wei ganchao" w:date="2022-01-14T12:37:00Z"/>
          <w:lang w:eastAsia="zh-CN"/>
        </w:rPr>
      </w:pPr>
    </w:p>
    <w:p w14:paraId="37FFDCC3" w14:textId="77777777" w:rsidR="00A44BE0" w:rsidRDefault="00A44BE0" w:rsidP="009A7B80">
      <w:pPr>
        <w:rPr>
          <w:ins w:id="295" w:author="wei ganchao" w:date="2022-01-14T10:16:00Z"/>
        </w:rPr>
      </w:pPr>
    </w:p>
    <w:p w14:paraId="5ACD699E" w14:textId="15A80561" w:rsidR="0057550F" w:rsidRDefault="0057550F" w:rsidP="009A7B80">
      <w:pPr>
        <w:rPr>
          <w:ins w:id="296" w:author="wei ganchao" w:date="2022-01-14T13:21:00Z"/>
        </w:rPr>
      </w:pPr>
    </w:p>
    <w:p w14:paraId="69E329BC" w14:textId="77777777" w:rsidR="0057550F" w:rsidRDefault="0057550F" w:rsidP="009A7B80">
      <w:pPr>
        <w:rPr>
          <w:ins w:id="297" w:author="wei ganchao" w:date="2022-01-10T10:02:00Z"/>
        </w:rPr>
      </w:pPr>
    </w:p>
    <w:p w14:paraId="2F835AC1" w14:textId="6BE0822F" w:rsidR="00C05D37" w:rsidDel="00C05D37" w:rsidRDefault="00C05D37" w:rsidP="009A7B80">
      <w:pPr>
        <w:rPr>
          <w:del w:id="298" w:author="wei ganchao" w:date="2022-01-08T14:35:00Z"/>
        </w:rPr>
      </w:pPr>
    </w:p>
    <w:p w14:paraId="4CF50E23" w14:textId="23F700A6" w:rsidR="00D62B20" w:rsidDel="00C05D37" w:rsidRDefault="00CC050A" w:rsidP="009A7B80">
      <w:pPr>
        <w:rPr>
          <w:del w:id="299" w:author="wei ganchao" w:date="2022-01-08T14:35:00Z"/>
        </w:rPr>
      </w:pPr>
      <w:del w:id="300" w:author="wei ganchao" w:date="2022-01-08T14:35:00Z">
        <w:r w:rsidDel="00C05D37">
          <w:delText>Q optimization</w:delText>
        </w:r>
        <w:r w:rsidR="002B2D79" w:rsidDel="00C05D37">
          <w:delText xml:space="preserve"> (</w:delText>
        </w:r>
        <w:r w:rsidR="002B2D79" w:rsidRPr="005D4FB7" w:rsidDel="00C05D37">
          <w:rPr>
            <w:color w:val="FF0000"/>
          </w:rPr>
          <w:delText>Do we need th</w:delText>
        </w:r>
        <w:r w:rsidR="005D4FB7" w:rsidRPr="005D4FB7" w:rsidDel="00C05D37">
          <w:rPr>
            <w:color w:val="FF0000"/>
          </w:rPr>
          <w:delText>is</w:delText>
        </w:r>
        <w:r w:rsidR="002B2D79" w:rsidRPr="005D4FB7" w:rsidDel="00C05D37">
          <w:rPr>
            <w:color w:val="FF0000"/>
          </w:rPr>
          <w:delText xml:space="preserve">? </w:delText>
        </w:r>
        <w:r w:rsidR="005D4FB7" w:rsidRPr="005D4FB7" w:rsidDel="00C05D37">
          <w:rPr>
            <w:color w:val="FF0000"/>
          </w:rPr>
          <w:delText>It</w:delText>
        </w:r>
        <w:r w:rsidR="002B2D79" w:rsidRPr="005D4FB7" w:rsidDel="00C05D37">
          <w:rPr>
            <w:color w:val="FF0000"/>
          </w:rPr>
          <w:delText xml:space="preserve"> has been illustrated in SMOOTH-GBLM, and it’s shouldn’t be the focus of this paper</w:delText>
        </w:r>
        <w:r w:rsidR="002B2D79" w:rsidDel="00C05D37">
          <w:delText>)</w:delText>
        </w:r>
      </w:del>
    </w:p>
    <w:tbl>
      <w:tblPr>
        <w:tblStyle w:val="TableGrid"/>
        <w:tblW w:w="0" w:type="auto"/>
        <w:tblLook w:val="04A0" w:firstRow="1" w:lastRow="0" w:firstColumn="1" w:lastColumn="0" w:noHBand="0" w:noVBand="1"/>
      </w:tblPr>
      <w:tblGrid>
        <w:gridCol w:w="2369"/>
        <w:gridCol w:w="2370"/>
        <w:gridCol w:w="2370"/>
        <w:gridCol w:w="2370"/>
      </w:tblGrid>
      <w:tr w:rsidR="00CC050A" w:rsidDel="00C05D37" w14:paraId="0C2B496B" w14:textId="21C03400" w:rsidTr="00A85C14">
        <w:trPr>
          <w:del w:id="301" w:author="wei ganchao" w:date="2022-01-08T14:35:00Z"/>
        </w:trPr>
        <w:tc>
          <w:tcPr>
            <w:tcW w:w="2369" w:type="dxa"/>
          </w:tcPr>
          <w:p w14:paraId="51EA9E2B" w14:textId="273B472B" w:rsidR="00CC050A" w:rsidDel="00C05D37" w:rsidRDefault="00CC050A" w:rsidP="00A85C14">
            <w:pPr>
              <w:rPr>
                <w:del w:id="302" w:author="wei ganchao" w:date="2022-01-08T14:35:00Z"/>
                <w:noProof/>
              </w:rPr>
            </w:pPr>
            <w:del w:id="303" w:author="wei ganchao" w:date="2022-01-08T14:35:00Z">
              <w:r w:rsidDel="00C05D37">
                <w:rPr>
                  <w:noProof/>
                </w:rPr>
                <w:delText>Heatmap</w:delText>
              </w:r>
            </w:del>
          </w:p>
        </w:tc>
        <w:tc>
          <w:tcPr>
            <w:tcW w:w="2370" w:type="dxa"/>
          </w:tcPr>
          <w:p w14:paraId="30C2C7DD" w14:textId="580A809B" w:rsidR="00CC050A" w:rsidDel="00C05D37" w:rsidRDefault="00CC050A" w:rsidP="00A85C14">
            <w:pPr>
              <w:rPr>
                <w:del w:id="304" w:author="wei ganchao" w:date="2022-01-08T14:35:00Z"/>
                <w:noProof/>
              </w:rPr>
            </w:pPr>
            <w:del w:id="305" w:author="wei ganchao" w:date="2022-01-08T14:35:00Z">
              <w:r w:rsidDel="00C05D37">
                <w:rPr>
                  <w:noProof/>
                </w:rPr>
                <w:delText>Q_lam</w:delText>
              </w:r>
            </w:del>
          </w:p>
          <w:p w14:paraId="3B7A46DF" w14:textId="25F4AF46" w:rsidR="00CC050A" w:rsidDel="00C05D37" w:rsidRDefault="00CC050A" w:rsidP="00A85C14">
            <w:pPr>
              <w:rPr>
                <w:del w:id="306" w:author="wei ganchao" w:date="2022-01-08T14:35:00Z"/>
                <w:noProof/>
              </w:rPr>
            </w:pPr>
          </w:p>
          <w:p w14:paraId="5CFDADD4" w14:textId="6A28A921" w:rsidR="00CC050A" w:rsidDel="00C05D37" w:rsidRDefault="00CC050A" w:rsidP="00A85C14">
            <w:pPr>
              <w:rPr>
                <w:del w:id="307" w:author="wei ganchao" w:date="2022-01-08T14:35:00Z"/>
                <w:noProof/>
              </w:rPr>
            </w:pPr>
            <w:del w:id="308" w:author="wei ganchao" w:date="2022-01-08T14:35:00Z">
              <w:r w:rsidDel="00C05D37">
                <w:rPr>
                  <w:noProof/>
                </w:rPr>
                <w:delText>Y = estimated log10(Q_lam)</w:delText>
              </w:r>
            </w:del>
          </w:p>
          <w:p w14:paraId="0B028F89" w14:textId="0BCD174D" w:rsidR="00CC050A" w:rsidDel="00C05D37" w:rsidRDefault="00CC050A" w:rsidP="00A85C14">
            <w:pPr>
              <w:rPr>
                <w:del w:id="309" w:author="wei ganchao" w:date="2022-01-08T14:35:00Z"/>
                <w:noProof/>
              </w:rPr>
            </w:pPr>
            <w:del w:id="310" w:author="wei ganchao" w:date="2022-01-08T14:35:00Z">
              <w:r w:rsidDel="00C05D37">
                <w:rPr>
                  <w:noProof/>
                </w:rPr>
                <w:delText>X = true log10(Q_lam)</w:delText>
              </w:r>
            </w:del>
          </w:p>
          <w:p w14:paraId="7C49355C" w14:textId="5603A051" w:rsidR="00CC050A" w:rsidDel="00C05D37" w:rsidRDefault="00CC050A" w:rsidP="00A85C14">
            <w:pPr>
              <w:rPr>
                <w:del w:id="311" w:author="wei ganchao" w:date="2022-01-08T14:35:00Z"/>
                <w:noProof/>
              </w:rPr>
            </w:pPr>
          </w:p>
          <w:p w14:paraId="1F910C46" w14:textId="3DE294B0" w:rsidR="00CC050A" w:rsidDel="00C05D37" w:rsidRDefault="00CC050A" w:rsidP="00A85C14">
            <w:pPr>
              <w:rPr>
                <w:del w:id="312" w:author="wei ganchao" w:date="2022-01-08T14:35:00Z"/>
                <w:noProof/>
              </w:rPr>
            </w:pPr>
            <w:del w:id="313" w:author="wei ganchao" w:date="2022-01-08T14:35:00Z">
              <w:r w:rsidDel="00C05D37">
                <w:rPr>
                  <w:noProof/>
                </w:rPr>
                <w:delText>Color: yellow = small Q_nu; black = large Q_nu</w:delText>
              </w:r>
            </w:del>
          </w:p>
        </w:tc>
        <w:tc>
          <w:tcPr>
            <w:tcW w:w="2370" w:type="dxa"/>
          </w:tcPr>
          <w:p w14:paraId="1A90AB07" w14:textId="13725F55" w:rsidR="00CC050A" w:rsidDel="00C05D37" w:rsidRDefault="00CC050A" w:rsidP="00A85C14">
            <w:pPr>
              <w:rPr>
                <w:del w:id="314" w:author="wei ganchao" w:date="2022-01-08T14:35:00Z"/>
                <w:noProof/>
              </w:rPr>
            </w:pPr>
            <w:del w:id="315" w:author="wei ganchao" w:date="2022-01-08T14:35:00Z">
              <w:r w:rsidDel="00C05D37">
                <w:rPr>
                  <w:noProof/>
                </w:rPr>
                <w:delText>Q_nu</w:delText>
              </w:r>
            </w:del>
          </w:p>
          <w:p w14:paraId="3AFDFDF7" w14:textId="25BFFCA6" w:rsidR="00CC050A" w:rsidDel="00C05D37" w:rsidRDefault="00CC050A" w:rsidP="00A85C14">
            <w:pPr>
              <w:rPr>
                <w:del w:id="316" w:author="wei ganchao" w:date="2022-01-08T14:35:00Z"/>
                <w:noProof/>
              </w:rPr>
            </w:pPr>
          </w:p>
          <w:p w14:paraId="3D04BF14" w14:textId="723518C3" w:rsidR="00CC050A" w:rsidDel="00C05D37" w:rsidRDefault="00CC050A" w:rsidP="00A85C14">
            <w:pPr>
              <w:rPr>
                <w:del w:id="317" w:author="wei ganchao" w:date="2022-01-08T14:35:00Z"/>
                <w:noProof/>
              </w:rPr>
            </w:pPr>
            <w:del w:id="318" w:author="wei ganchao" w:date="2022-01-08T14:35:00Z">
              <w:r w:rsidDel="00C05D37">
                <w:rPr>
                  <w:noProof/>
                </w:rPr>
                <w:delText>Y = estimated log10(Q_nu)</w:delText>
              </w:r>
            </w:del>
          </w:p>
          <w:p w14:paraId="7A232DA4" w14:textId="03BBEAC0" w:rsidR="00CC050A" w:rsidDel="00C05D37" w:rsidRDefault="00CC050A" w:rsidP="00A85C14">
            <w:pPr>
              <w:rPr>
                <w:del w:id="319" w:author="wei ganchao" w:date="2022-01-08T14:35:00Z"/>
                <w:noProof/>
              </w:rPr>
            </w:pPr>
            <w:del w:id="320" w:author="wei ganchao" w:date="2022-01-08T14:35:00Z">
              <w:r w:rsidDel="00C05D37">
                <w:rPr>
                  <w:noProof/>
                </w:rPr>
                <w:delText>X = true log10(Q_nu)</w:delText>
              </w:r>
            </w:del>
          </w:p>
          <w:p w14:paraId="329AE271" w14:textId="5B297CB9" w:rsidR="00CC050A" w:rsidDel="00C05D37" w:rsidRDefault="00CC050A" w:rsidP="00A85C14">
            <w:pPr>
              <w:rPr>
                <w:del w:id="321" w:author="wei ganchao" w:date="2022-01-08T14:35:00Z"/>
                <w:noProof/>
              </w:rPr>
            </w:pPr>
          </w:p>
          <w:p w14:paraId="7AEDD83F" w14:textId="110637CB" w:rsidR="00CC050A" w:rsidDel="00C05D37" w:rsidRDefault="00CC050A" w:rsidP="00A85C14">
            <w:pPr>
              <w:rPr>
                <w:del w:id="322" w:author="wei ganchao" w:date="2022-01-08T14:35:00Z"/>
                <w:noProof/>
              </w:rPr>
            </w:pPr>
            <w:del w:id="323" w:author="wei ganchao" w:date="2022-01-08T14:35:00Z">
              <w:r w:rsidDel="00C05D37">
                <w:rPr>
                  <w:noProof/>
                </w:rPr>
                <w:delText>Color: purple = small Q_lam; black = large Q_lam</w:delText>
              </w:r>
            </w:del>
          </w:p>
        </w:tc>
        <w:tc>
          <w:tcPr>
            <w:tcW w:w="2370" w:type="dxa"/>
          </w:tcPr>
          <w:p w14:paraId="118DE8DE" w14:textId="5CAADBD4" w:rsidR="00CC050A" w:rsidDel="00C05D37" w:rsidRDefault="00CC050A" w:rsidP="00A85C14">
            <w:pPr>
              <w:rPr>
                <w:del w:id="324" w:author="wei ganchao" w:date="2022-01-08T14:35:00Z"/>
                <w:noProof/>
              </w:rPr>
            </w:pPr>
            <w:del w:id="325" w:author="wei ganchao" w:date="2022-01-08T14:35:00Z">
              <w:r w:rsidDel="00C05D37">
                <w:rPr>
                  <w:noProof/>
                </w:rPr>
                <w:delText>fitting</w:delText>
              </w:r>
            </w:del>
          </w:p>
        </w:tc>
      </w:tr>
      <w:tr w:rsidR="00CC050A" w:rsidDel="00C05D37" w14:paraId="721FAEB9" w14:textId="7D4B9DF2" w:rsidTr="00A85C14">
        <w:trPr>
          <w:del w:id="326" w:author="wei ganchao" w:date="2022-01-08T14:35:00Z"/>
        </w:trPr>
        <w:tc>
          <w:tcPr>
            <w:tcW w:w="2369" w:type="dxa"/>
          </w:tcPr>
          <w:p w14:paraId="341CD071" w14:textId="785FE910" w:rsidR="00CC050A" w:rsidDel="00C05D37" w:rsidRDefault="00CC050A" w:rsidP="00A85C14">
            <w:pPr>
              <w:rPr>
                <w:del w:id="327" w:author="wei ganchao" w:date="2022-01-08T14:35:00Z"/>
              </w:rPr>
            </w:pPr>
            <w:del w:id="328" w:author="wei ganchao" w:date="2022-01-08T14:35:00Z">
              <w:r w:rsidDel="00C05D37">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50755571" w14:textId="64426C8D" w:rsidR="00CC050A" w:rsidDel="00C05D37" w:rsidRDefault="00CC050A" w:rsidP="00A85C14">
            <w:pPr>
              <w:rPr>
                <w:del w:id="329" w:author="wei ganchao" w:date="2022-01-08T14:35:00Z"/>
              </w:rPr>
            </w:pPr>
            <w:del w:id="330" w:author="wei ganchao" w:date="2022-01-08T14:35:00Z">
              <w:r w:rsidDel="00C05D37">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405BBA73" w14:textId="0F42B9CE" w:rsidR="00CC050A" w:rsidDel="00C05D37" w:rsidRDefault="00CC050A" w:rsidP="00A85C14">
            <w:pPr>
              <w:rPr>
                <w:del w:id="331" w:author="wei ganchao" w:date="2022-01-08T14:35:00Z"/>
              </w:rPr>
            </w:pPr>
            <w:del w:id="332" w:author="wei ganchao" w:date="2022-01-08T14:35:00Z">
              <w:r w:rsidDel="00C05D37">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1A0CA4EC" w14:textId="273D7F5B" w:rsidR="00CC050A" w:rsidDel="00C05D37" w:rsidRDefault="00CC050A" w:rsidP="00A85C14">
            <w:pPr>
              <w:rPr>
                <w:del w:id="333" w:author="wei ganchao" w:date="2022-01-08T14:35:00Z"/>
              </w:rPr>
            </w:pPr>
            <w:del w:id="334" w:author="wei ganchao" w:date="2022-01-08T14:35:00Z">
              <w:r w:rsidDel="00C05D37">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r>
    </w:tbl>
    <w:p w14:paraId="108C9637" w14:textId="6B75F4BB" w:rsidR="00CC050A" w:rsidDel="0057550F" w:rsidRDefault="00CC050A" w:rsidP="009A7B80">
      <w:pPr>
        <w:rPr>
          <w:del w:id="335" w:author="wei ganchao" w:date="2022-01-14T13:21:00Z"/>
        </w:rPr>
      </w:pPr>
    </w:p>
    <w:p w14:paraId="52C8D605" w14:textId="273AA784" w:rsidR="00D62B20" w:rsidDel="0057550F" w:rsidRDefault="00D62B20" w:rsidP="009A7B80">
      <w:pPr>
        <w:rPr>
          <w:del w:id="336" w:author="wei ganchao" w:date="2022-01-14T13:21:00Z"/>
        </w:rPr>
      </w:pPr>
    </w:p>
    <w:p w14:paraId="671DBA25" w14:textId="103936EB" w:rsidR="00D62B20" w:rsidDel="0057550F" w:rsidRDefault="00D62B20" w:rsidP="009A7B80">
      <w:pPr>
        <w:rPr>
          <w:del w:id="337" w:author="wei ganchao" w:date="2022-01-14T13:21:00Z"/>
        </w:rPr>
      </w:pPr>
    </w:p>
    <w:p w14:paraId="01418B63" w14:textId="49CE0BB9" w:rsidR="00D62B20" w:rsidRDefault="00D62B20" w:rsidP="00B70F6E">
      <w:pPr>
        <w:pStyle w:val="Heading2"/>
        <w:rPr>
          <w:ins w:id="338" w:author="wei ganchao" w:date="2022-01-08T10:55:00Z"/>
        </w:rPr>
      </w:pPr>
      <w:r>
        <w:t>Application</w:t>
      </w:r>
    </w:p>
    <w:p w14:paraId="00A4A023" w14:textId="2B9B491D" w:rsidR="00A02EEB" w:rsidRDefault="00A02EEB" w:rsidP="00A02EEB">
      <w:pPr>
        <w:rPr>
          <w:ins w:id="339" w:author="wei ganchao" w:date="2022-01-08T10:55:00Z"/>
        </w:rPr>
      </w:pPr>
      <w:ins w:id="340" w:author="wei ganchao" w:date="2022-01-08T10:55:00Z">
        <w:r>
          <w:t>We next applied our method to two datasets: 1) Utah array extracellular recordings of visually evoked activity from anesthetized macaque primary visual cortex (referred as the V1 dataset), and 2) recordings from different rat hippocampal regions while the rat was performing linear maze task (referred as the HC data).</w:t>
        </w:r>
      </w:ins>
    </w:p>
    <w:p w14:paraId="0172E1D2" w14:textId="6AFCA0DE" w:rsidR="00A02EEB" w:rsidRDefault="00A02EEB" w:rsidP="00A02EEB">
      <w:pPr>
        <w:rPr>
          <w:ins w:id="341" w:author="wei ganchao" w:date="2022-01-08T10:55:00Z"/>
        </w:rPr>
      </w:pPr>
    </w:p>
    <w:p w14:paraId="78B45F87" w14:textId="77777777" w:rsidR="00A02EEB" w:rsidRPr="00A02EEB" w:rsidRDefault="00A02EEB">
      <w:pPr>
        <w:pPrChange w:id="342" w:author="wei ganchao" w:date="2022-01-08T10:55:00Z">
          <w:pPr>
            <w:pStyle w:val="Heading2"/>
          </w:pPr>
        </w:pPrChange>
      </w:pPr>
    </w:p>
    <w:p w14:paraId="57C4E387" w14:textId="7E0E2973" w:rsidR="00D62B20" w:rsidRDefault="003C3470" w:rsidP="009A7B80">
      <w:pPr>
        <w:rPr>
          <w:ins w:id="343" w:author="wei ganchao" w:date="2022-01-08T10:55:00Z"/>
        </w:rPr>
      </w:pPr>
      <w:r>
        <w:t>V1 data</w:t>
      </w:r>
    </w:p>
    <w:p w14:paraId="7175640D" w14:textId="5180DACC" w:rsidR="003F3B77" w:rsidRDefault="003F3B77" w:rsidP="009A7B80">
      <w:pPr>
        <w:rPr>
          <w:ins w:id="344" w:author="wei ganchao" w:date="2022-01-15T19:52:00Z"/>
        </w:rPr>
      </w:pPr>
      <w:ins w:id="345" w:author="wei ganchao" w:date="2022-01-15T19:46:00Z">
        <w:r>
          <w:t xml:space="preserve">In the V1 dataset </w:t>
        </w:r>
        <w:r>
          <w:fldChar w:fldCharType="begin" w:fldLock="1"/>
        </w:r>
        <w:r>
          <w:instrText>ADDIN CSL_CITATION {"citationItems":[{"id":"ITEM-1","itemData":{"URL":"http://dx.doi.org/10.6080/K0NC5Z4X","author":[{"dropping-particle":"","family":"Kohn","given":"A.","non-dropping-particle":"","parse-names":false,"suffix":""},{"dropping-particle":"","family":"Smith","given":"M.A.","non-dropping-particle":"","parse-names":false,"suffix":""}],"container-title":"CRCNS.org","id":"ITEM-1","issued":{"date-parts":[["2016"]]},"title":"Utah array extracellular recordings of spontaneous and visually evoked activity from anesthetized macaque primary visual cortex (V1)","type":"webpage"},"uris":["http://www.mendeley.com/documents/?uuid=b54d68f0-3a3e-45ad-a343-b58f031096b8"]}],"mendeley":{"formattedCitation":"(Kohn and Smith 2016)","plainTextFormattedCitation":"(Kohn and Smith 2016)","previouslyFormattedCitation":"(Kohn and Smith 2016)"},"properties":{"noteIndex":0},"schema":"https://github.com/citation-style-language/schema/raw/master/csl-citation.json"}</w:instrText>
        </w:r>
        <w:r>
          <w:fldChar w:fldCharType="separate"/>
        </w:r>
        <w:r w:rsidRPr="006E61ED">
          <w:rPr>
            <w:noProof/>
          </w:rPr>
          <w:t>(Kohn and Smith 2016)</w:t>
        </w:r>
        <w:r>
          <w:fldChar w:fldCharType="end"/>
        </w:r>
        <w:r>
          <w:t xml:space="preserve">, the </w:t>
        </w:r>
      </w:ins>
      <w:ins w:id="346" w:author="wei ganchao" w:date="2022-01-15T19:47:00Z">
        <w:r>
          <w:t xml:space="preserve">macaque monkeys were anesthetized by a continuous intravenous infusion of sufentanil citrate. To </w:t>
        </w:r>
      </w:ins>
      <w:ins w:id="347" w:author="wei ganchao" w:date="2022-01-15T19:48:00Z">
        <w:r>
          <w:t>minimize eye movements, the animals were paralyzed with a continuous intravenous infusion of vecuronium bromide (0.1 mg/kg/h).</w:t>
        </w:r>
      </w:ins>
      <w:ins w:id="348" w:author="wei ganchao" w:date="2022-01-15T19:49:00Z">
        <w:r>
          <w:t xml:space="preserve"> </w:t>
        </w:r>
      </w:ins>
      <w:ins w:id="349" w:author="wei ganchao" w:date="2022-01-15T19:50:00Z">
        <w:r>
          <w:t>The neural activities were recorded by “Utah” array. The waveform</w:t>
        </w:r>
      </w:ins>
      <w:ins w:id="350" w:author="wei ganchao" w:date="2022-01-15T19:51:00Z">
        <w:r w:rsidR="00A03B94">
          <w:t xml:space="preserve"> segments were sorted by hand with modified </w:t>
        </w:r>
      </w:ins>
      <w:ins w:id="351" w:author="wei ganchao" w:date="2022-01-15T19:52:00Z">
        <w:r w:rsidR="00A03B94">
          <w:t>competitive mixture decomposition methods. (Cite Shoham et al, 2003).</w:t>
        </w:r>
      </w:ins>
    </w:p>
    <w:p w14:paraId="70307DE9" w14:textId="77777777" w:rsidR="00A03B94" w:rsidRDefault="00A03B94" w:rsidP="009A7B80">
      <w:pPr>
        <w:rPr>
          <w:ins w:id="352" w:author="wei ganchao" w:date="2022-01-15T19:53:00Z"/>
        </w:rPr>
      </w:pPr>
    </w:p>
    <w:p w14:paraId="1D1FD925" w14:textId="77777777" w:rsidR="00A03B94" w:rsidRDefault="00A03B94" w:rsidP="009A7B80">
      <w:pPr>
        <w:rPr>
          <w:ins w:id="353" w:author="wei ganchao" w:date="2022-01-15T19:55:00Z"/>
        </w:rPr>
      </w:pPr>
      <w:ins w:id="354" w:author="wei ganchao" w:date="2022-01-15T19:52:00Z">
        <w:r>
          <w:lastRenderedPageBreak/>
          <w:t xml:space="preserve">We use the data when </w:t>
        </w:r>
      </w:ins>
      <w:ins w:id="355" w:author="wei ganchao" w:date="2022-01-15T19:54:00Z">
        <w:r>
          <w:t xml:space="preserve">presenting a movie of sinusoidal gratings with ~100 different drift directions (300ms each, 30s movie in total). The trial was replicated 120 times. </w:t>
        </w:r>
        <w:r w:rsidRPr="006E61ED">
          <w:t>For further details on how the data were obtained,</w:t>
        </w:r>
        <w:r>
          <w:t xml:space="preserve"> see </w:t>
        </w:r>
        <w:r>
          <w:fldChar w:fldCharType="begin" w:fldLock="1"/>
        </w:r>
        <w:r>
          <w:instrText>ADDIN CSL_CITATION {"citationItems":[{"id":"ITEM-1","itemData":{"DOI":"10.1523/JNEUROSCI.2929-08.2008","ISSN":"02706474","PMID":"19036953","abstract":"The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w:instrText>
        </w:r>
        <w:r>
          <w:rPr>
            <w:rFonts w:ascii="Cambria Math" w:hAnsi="Cambria Math" w:cs="Cambria Math"/>
          </w:rPr>
          <w:instrText>∼</w:instrText>
        </w:r>
        <w:r>
          <w:instrText>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 Copyright © 2008 Society for Neuroscience.","author":[{"dropping-particle":"","family":"Smith","given":"Matthew A.","non-dropping-particle":"","parse-names":false,"suffix":""},{"dropping-particle":"","family":"Kohn","given":"Adam","non-dropping-particle":"","parse-names":false,"suffix":""}],"container-title":"Journal of Neuroscience","id":"ITEM-1","issue":"48","issued":{"date-parts":[["2008","11","26"]]},"page":"12591-12603","title":"Spatial and temporal scales of neuronal correlation in primary visual cortex","type":"article-journal","volume":"28"},"uris":["http://www.mendeley.com/documents/?uuid=7e7bcc0b-c165-336a-98ef-e646c6e8a500"]},{"id":"ITEM-2","itemData":{"DOI":"10.1007/S10827-009-0208-9","ISSN":"09295313","PMID":"20094906","abstract":"Multineuronal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Neuroscience","id":"ITEM-2","issue":"3","issued":{"date-parts":[["2010","12"]]},"page":"567-579","title":"Local field potentials indicate network state and account for neuronal response variability","type":"article-journal","volume":"29"},"uris":["http://www.mendeley.com/documents/?uuid=fe04ada7-1529-3147-88ad-c208478198bb"]}],"mendeley":{"formattedCitation":"(Kelly et al. 2010; Smith and Kohn 2008)","plainTextFormattedCitation":"(Kelly et al. 2010; Smith and Kohn 2008)","previouslyFormattedCitation":"(Kelly et al. 2010; Smith and Kohn 2008)"},"properties":{"noteIndex":0},"schema":"https://github.com/citation-style-language/schema/raw/master/csl-citation.json"}</w:instrText>
        </w:r>
        <w:r>
          <w:fldChar w:fldCharType="separate"/>
        </w:r>
        <w:r w:rsidRPr="006E61ED">
          <w:rPr>
            <w:noProof/>
          </w:rPr>
          <w:t>(Kelly et al. 2010; Smith and Kohn 2008)</w:t>
        </w:r>
        <w:r>
          <w:fldChar w:fldCharType="end"/>
        </w:r>
        <w:r>
          <w:t xml:space="preserve">. </w:t>
        </w:r>
      </w:ins>
    </w:p>
    <w:p w14:paraId="34EAFC4C" w14:textId="77777777" w:rsidR="00A03B94" w:rsidRDefault="00A03B94" w:rsidP="009A7B80">
      <w:pPr>
        <w:rPr>
          <w:ins w:id="356" w:author="wei ganchao" w:date="2022-01-15T19:55:00Z"/>
        </w:rPr>
      </w:pPr>
    </w:p>
    <w:p w14:paraId="00591E10" w14:textId="33E8E6AC" w:rsidR="00A02EEB" w:rsidRDefault="00A03B94" w:rsidP="009A7B80">
      <w:pPr>
        <w:rPr>
          <w:ins w:id="357" w:author="wei ganchao" w:date="2022-01-08T10:55:00Z"/>
        </w:rPr>
      </w:pPr>
      <w:ins w:id="358" w:author="wei ganchao" w:date="2022-01-15T19:55:00Z">
        <w:r>
          <w:t>In this analysis, we</w:t>
        </w:r>
      </w:ins>
      <w:ins w:id="359" w:author="wei ganchao" w:date="2022-01-15T19:56:00Z">
        <w:r>
          <w:t xml:space="preserve"> set bin size to be 0.3s</w:t>
        </w:r>
        <w:r w:rsidR="00606001">
          <w:t xml:space="preserve">, but ignoring the spike counts for the first 0.05s </w:t>
        </w:r>
      </w:ins>
      <w:ins w:id="360" w:author="wei ganchao" w:date="2022-01-15T20:01:00Z">
        <w:r w:rsidR="001522A4">
          <w:t xml:space="preserve">for each bin to […?]. </w:t>
        </w:r>
      </w:ins>
      <w:ins w:id="361" w:author="wei ganchao" w:date="2022-01-15T19:54:00Z">
        <w:r>
          <w:t xml:space="preserve">Considering the sequential measurement effect, we analyze the data with single neuron input. </w:t>
        </w:r>
      </w:ins>
      <w:ins w:id="362" w:author="wei ganchao" w:date="2022-01-08T10:55:00Z">
        <w:r w:rsidR="00A02EEB">
          <w:t>The predictor</w:t>
        </w:r>
      </w:ins>
      <w:ins w:id="363" w:author="wei ganchao" w:date="2022-01-08T10:56:00Z">
        <w:r w:rsidR="00A02EEB">
          <w:t>s</w:t>
        </w:r>
      </w:ins>
      <w:ins w:id="364" w:author="wei ganchao" w:date="2022-01-08T10:55:00Z">
        <w:r w:rsidR="00A02EEB">
          <w:t xml:space="preserve"> </w:t>
        </w:r>
      </w:ins>
      <m:oMath>
        <m:sSub>
          <m:sSubPr>
            <m:ctrlPr>
              <w:ins w:id="365" w:author="wei ganchao" w:date="2022-01-08T10:55:00Z">
                <w:rPr>
                  <w:rFonts w:ascii="Cambria Math" w:hAnsi="Cambria Math"/>
                  <w:i/>
                </w:rPr>
              </w:ins>
            </m:ctrlPr>
          </m:sSubPr>
          <m:e>
            <m:r>
              <w:ins w:id="366" w:author="wei ganchao" w:date="2022-01-08T10:55:00Z">
                <m:rPr>
                  <m:sty m:val="bi"/>
                </m:rPr>
                <w:rPr>
                  <w:rFonts w:ascii="Cambria Math" w:hAnsi="Cambria Math"/>
                </w:rPr>
                <m:t>X</m:t>
              </w:ins>
            </m:r>
          </m:e>
          <m:sub>
            <m:r>
              <w:ins w:id="367" w:author="wei ganchao" w:date="2022-01-08T10:55:00Z">
                <w:rPr>
                  <w:rFonts w:ascii="Cambria Math" w:hAnsi="Cambria Math"/>
                </w:rPr>
                <m:t>t</m:t>
              </w:ins>
            </m:r>
          </m:sub>
        </m:sSub>
      </m:oMath>
      <w:ins w:id="368" w:author="wei ganchao" w:date="2022-01-08T10:55:00Z">
        <w:r w:rsidR="00A02EEB">
          <w:t xml:space="preserve"> and </w:t>
        </w:r>
      </w:ins>
      <m:oMath>
        <m:sSub>
          <m:sSubPr>
            <m:ctrlPr>
              <w:ins w:id="369" w:author="wei ganchao" w:date="2022-01-08T10:55:00Z">
                <w:rPr>
                  <w:rFonts w:ascii="Cambria Math" w:hAnsi="Cambria Math"/>
                  <w:i/>
                </w:rPr>
              </w:ins>
            </m:ctrlPr>
          </m:sSubPr>
          <m:e>
            <m:r>
              <w:ins w:id="370" w:author="wei ganchao" w:date="2022-01-08T10:55:00Z">
                <m:rPr>
                  <m:sty m:val="bi"/>
                </m:rPr>
                <w:rPr>
                  <w:rFonts w:ascii="Cambria Math" w:hAnsi="Cambria Math"/>
                </w:rPr>
                <m:t>G</m:t>
              </w:ins>
            </m:r>
          </m:e>
          <m:sub>
            <m:r>
              <w:ins w:id="371" w:author="wei ganchao" w:date="2022-01-08T10:55:00Z">
                <w:rPr>
                  <w:rFonts w:ascii="Cambria Math" w:hAnsi="Cambria Math"/>
                </w:rPr>
                <m:t>t</m:t>
              </w:ins>
            </m:r>
          </m:sub>
        </m:sSub>
      </m:oMath>
      <w:ins w:id="372" w:author="wei ganchao" w:date="2022-01-08T10:55:00Z">
        <w:r w:rsidR="00A02EEB">
          <w:t xml:space="preserve"> are circular cubic spline basis expansion of the grating directions.</w:t>
        </w:r>
      </w:ins>
      <w:ins w:id="373" w:author="wei ganchao" w:date="2022-01-08T10:56:00Z">
        <w:r w:rsidR="00A02EEB">
          <w:t xml:space="preserve"> The basis</w:t>
        </w:r>
      </w:ins>
      <w:ins w:id="374" w:author="wei ganchao" w:date="2022-01-08T10:57:00Z">
        <w:r w:rsidR="00A02EEB">
          <w:t xml:space="preserve"> number</w:t>
        </w:r>
      </w:ins>
      <w:ins w:id="375" w:author="wei ganchao" w:date="2022-01-08T10:56:00Z">
        <w:r w:rsidR="00A02EEB">
          <w:t xml:space="preserve"> for </w:t>
        </w:r>
      </w:ins>
      <m:oMath>
        <m:sSub>
          <m:sSubPr>
            <m:ctrlPr>
              <w:ins w:id="376" w:author="wei ganchao" w:date="2022-01-08T10:56:00Z">
                <w:rPr>
                  <w:rFonts w:ascii="Cambria Math" w:hAnsi="Cambria Math"/>
                  <w:i/>
                </w:rPr>
              </w:ins>
            </m:ctrlPr>
          </m:sSubPr>
          <m:e>
            <m:r>
              <w:ins w:id="377" w:author="wei ganchao" w:date="2022-01-08T10:56:00Z">
                <m:rPr>
                  <m:sty m:val="bi"/>
                </m:rPr>
                <w:rPr>
                  <w:rFonts w:ascii="Cambria Math" w:hAnsi="Cambria Math"/>
                </w:rPr>
                <m:t>X</m:t>
              </w:ins>
            </m:r>
          </m:e>
          <m:sub>
            <m:r>
              <w:ins w:id="378" w:author="wei ganchao" w:date="2022-01-08T10:56:00Z">
                <w:rPr>
                  <w:rFonts w:ascii="Cambria Math" w:hAnsi="Cambria Math"/>
                </w:rPr>
                <m:t>t</m:t>
              </w:ins>
            </m:r>
          </m:sub>
        </m:sSub>
      </m:oMath>
      <w:ins w:id="379" w:author="wei ganchao" w:date="2022-01-08T10:56:00Z">
        <w:r w:rsidR="00A02EEB">
          <w:t xml:space="preserve"> is 5, </w:t>
        </w:r>
      </w:ins>
      <w:ins w:id="380" w:author="wei ganchao" w:date="2022-01-08T10:57:00Z">
        <w:r w:rsidR="00A02EEB">
          <w:t>while it va</w:t>
        </w:r>
      </w:ins>
      <w:ins w:id="381" w:author="wei ganchao" w:date="2022-01-08T10:58:00Z">
        <w:r w:rsidR="00A02EEB">
          <w:t xml:space="preserve">ries </w:t>
        </w:r>
        <w:r w:rsidR="000F7FB1">
          <w:t>between</w:t>
        </w:r>
        <w:r w:rsidR="00A02EEB">
          <w:t xml:space="preserve"> </w:t>
        </w:r>
        <w:r w:rsidR="000F7FB1">
          <w:t>1</w:t>
        </w:r>
        <w:r w:rsidR="00A02EEB">
          <w:t xml:space="preserve"> </w:t>
        </w:r>
        <w:r w:rsidR="000F7FB1">
          <w:t>and</w:t>
        </w:r>
        <w:r w:rsidR="00A02EEB">
          <w:t xml:space="preserve"> </w:t>
        </w:r>
        <w:r w:rsidR="000F7FB1">
          <w:t>3 for model comparisons.</w:t>
        </w:r>
      </w:ins>
    </w:p>
    <w:p w14:paraId="4BB4FFC0" w14:textId="2DCC0423" w:rsidR="00A02EEB" w:rsidRDefault="00A02EEB" w:rsidP="009A7B80">
      <w:pPr>
        <w:rPr>
          <w:ins w:id="382" w:author="wei ganchao" w:date="2022-01-08T10:55:00Z"/>
        </w:rPr>
      </w:pPr>
    </w:p>
    <w:p w14:paraId="06C78105" w14:textId="13AED29E" w:rsidR="00A02EEB" w:rsidRDefault="00A02EEB" w:rsidP="009A7B80">
      <w:pPr>
        <w:rPr>
          <w:ins w:id="383" w:author="wei ganchao" w:date="2022-01-08T10:55:00Z"/>
        </w:rPr>
      </w:pPr>
    </w:p>
    <w:p w14:paraId="34D2B3DE" w14:textId="77777777" w:rsidR="00A02EEB" w:rsidRDefault="00A02EEB" w:rsidP="009A7B80"/>
    <w:p w14:paraId="72C3DA66" w14:textId="41DD8A47" w:rsidR="00374ECA" w:rsidRDefault="00374ECA" w:rsidP="009A7B80">
      <w:r>
        <w:t xml:space="preserve">Code: </w:t>
      </w:r>
      <w:hyperlink r:id="rId20" w:tooltip="v1_comparison_nan.m" w:history="1">
        <w:r>
          <w:rPr>
            <w:rStyle w:val="Hyperlink"/>
            <w:rFonts w:ascii="Segoe UI" w:hAnsi="Segoe UI" w:cs="Segoe UI"/>
            <w:sz w:val="21"/>
            <w:szCs w:val="21"/>
            <w:shd w:val="clear" w:color="auto" w:fill="F6F8FA"/>
          </w:rPr>
          <w:t>v1_comparison_nan.m</w:t>
        </w:r>
      </w:hyperlink>
      <w:r>
        <w:t xml:space="preserve">; </w:t>
      </w:r>
      <w:hyperlink r:id="rId21" w:tooltip="compare_all_na.m" w:history="1">
        <w:r>
          <w:rPr>
            <w:rStyle w:val="Hyperlink"/>
            <w:rFonts w:ascii="Segoe UI" w:hAnsi="Segoe UI" w:cs="Segoe UI"/>
            <w:sz w:val="21"/>
            <w:szCs w:val="21"/>
            <w:shd w:val="clear" w:color="auto" w:fill="FFFFFF"/>
          </w:rPr>
          <w:t>compare_all_na.m</w:t>
        </w:r>
      </w:hyperlink>
      <w:r>
        <w:t xml:space="preserve">; </w:t>
      </w:r>
      <w:hyperlink r:id="rId22" w:tooltip="demo_v1_pd.m" w:history="1">
        <w:r>
          <w:rPr>
            <w:rStyle w:val="Hyperlink"/>
            <w:rFonts w:ascii="Segoe UI" w:hAnsi="Segoe UI" w:cs="Segoe UI"/>
            <w:sz w:val="21"/>
            <w:szCs w:val="21"/>
            <w:shd w:val="clear" w:color="auto" w:fill="FFFFFF"/>
          </w:rPr>
          <w:t>demo_v1_pd.m</w:t>
        </w:r>
      </w:hyperlink>
    </w:p>
    <w:p w14:paraId="25D61BED" w14:textId="2B5FBB1F" w:rsidR="003C3470" w:rsidRDefault="00CC050A" w:rsidP="00CC050A">
      <w:pPr>
        <w:jc w:val="left"/>
        <w:rPr>
          <w:ins w:id="384" w:author="wei ganchao" w:date="2022-01-10T11:40:00Z"/>
        </w:rPr>
      </w:pPr>
      <w:r w:rsidRPr="00CC050A">
        <w:rPr>
          <w:noProof/>
        </w:rPr>
        <w:drawing>
          <wp:inline distT="0" distB="0" distL="0" distR="0" wp14:anchorId="6F51431A" wp14:editId="30D25EC2">
            <wp:extent cx="2587752" cy="1938528"/>
            <wp:effectExtent l="0" t="0" r="0" b="508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129A6530" w14:textId="62941893" w:rsidR="00795C92" w:rsidRDefault="00795C92" w:rsidP="00CC050A">
      <w:pPr>
        <w:jc w:val="left"/>
        <w:rPr>
          <w:ins w:id="385" w:author="wei ganchao" w:date="2022-01-10T11:40:00Z"/>
        </w:rPr>
      </w:pPr>
    </w:p>
    <w:p w14:paraId="667F97D1" w14:textId="618FAB81" w:rsidR="00795C92" w:rsidRDefault="00795C92" w:rsidP="00CC050A">
      <w:pPr>
        <w:jc w:val="left"/>
        <w:rPr>
          <w:ins w:id="386" w:author="wei ganchao" w:date="2022-01-10T11:40:00Z"/>
        </w:rPr>
      </w:pPr>
    </w:p>
    <w:p w14:paraId="5FB354E5" w14:textId="4CFC1F5D" w:rsidR="00795C92" w:rsidRDefault="00795C92" w:rsidP="00CC050A">
      <w:pPr>
        <w:jc w:val="left"/>
        <w:rPr>
          <w:ins w:id="387" w:author="wei ganchao" w:date="2022-01-10T11:42:00Z"/>
        </w:rPr>
      </w:pPr>
      <w:ins w:id="388" w:author="wei ganchao" w:date="2022-01-10T11:40:00Z">
        <w:r>
          <w:t>Another example: neuron = 5</w:t>
        </w:r>
      </w:ins>
    </w:p>
    <w:p w14:paraId="7F4C23EC" w14:textId="30FBF7B5" w:rsidR="00795C92" w:rsidRDefault="00795C92" w:rsidP="00CC050A">
      <w:pPr>
        <w:jc w:val="left"/>
        <w:rPr>
          <w:ins w:id="389" w:author="wei ganchao" w:date="2022-01-10T11:40:00Z"/>
        </w:rPr>
      </w:pPr>
      <w:ins w:id="390" w:author="wei ganchao" w:date="2022-01-10T11:42:00Z">
        <w:r>
          <w:t>FF doesn’t change a lot (tiny increase)</w:t>
        </w:r>
      </w:ins>
    </w:p>
    <w:p w14:paraId="528720E6" w14:textId="7E64B331" w:rsidR="00795C92" w:rsidRDefault="00795C92" w:rsidP="00CC050A">
      <w:pPr>
        <w:jc w:val="left"/>
        <w:rPr>
          <w:ins w:id="391" w:author="wei ganchao" w:date="2022-01-10T11:41:00Z"/>
        </w:rPr>
      </w:pPr>
      <w:ins w:id="392" w:author="wei ganchao" w:date="2022-01-10T11:40:00Z">
        <w:r w:rsidRPr="00795C92">
          <w:rPr>
            <w:noProof/>
          </w:rPr>
          <w:lastRenderedPageBreak/>
          <w:drawing>
            <wp:inline distT="0" distB="0" distL="0" distR="0" wp14:anchorId="73936A7E" wp14:editId="293F6CA9">
              <wp:extent cx="2587752" cy="19385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ins w:id="393" w:author="wei ganchao" w:date="2022-01-10T11:41:00Z">
        <w:r w:rsidRPr="00795C92">
          <w:rPr>
            <w:noProof/>
          </w:rPr>
          <w:drawing>
            <wp:inline distT="0" distB="0" distL="0" distR="0" wp14:anchorId="732DFD66" wp14:editId="67FDFB5B">
              <wp:extent cx="2587752"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783B54E2" w14:textId="5C08E9E6" w:rsidR="00795C92" w:rsidRDefault="00795C92" w:rsidP="00CC050A">
      <w:pPr>
        <w:jc w:val="left"/>
        <w:rPr>
          <w:ins w:id="394" w:author="wei ganchao" w:date="2022-01-10T11:40:00Z"/>
        </w:rPr>
      </w:pPr>
      <w:ins w:id="395" w:author="wei ganchao" w:date="2022-01-10T11:41:00Z">
        <w:r w:rsidRPr="00795C92">
          <w:rPr>
            <w:noProof/>
          </w:rPr>
          <w:drawing>
            <wp:inline distT="0" distB="0" distL="0" distR="0" wp14:anchorId="31455DAC" wp14:editId="0BB86105">
              <wp:extent cx="2587752" cy="1938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16C25916" w14:textId="2298699C" w:rsidR="00795C92" w:rsidRDefault="00795C92" w:rsidP="00CC050A">
      <w:pPr>
        <w:jc w:val="left"/>
        <w:rPr>
          <w:ins w:id="396" w:author="wei ganchao" w:date="2022-01-10T11:40:00Z"/>
        </w:rPr>
      </w:pPr>
    </w:p>
    <w:p w14:paraId="4C18553F" w14:textId="77070B0F" w:rsidR="00795C92" w:rsidRDefault="00795C92" w:rsidP="00CC050A">
      <w:pPr>
        <w:jc w:val="left"/>
        <w:rPr>
          <w:ins w:id="397" w:author="wei ganchao" w:date="2022-01-10T11:40:00Z"/>
        </w:rPr>
      </w:pPr>
    </w:p>
    <w:p w14:paraId="64403CA0" w14:textId="77777777" w:rsidR="00795C92" w:rsidRDefault="00795C92" w:rsidP="00CC050A">
      <w:pPr>
        <w:jc w:val="left"/>
      </w:pPr>
    </w:p>
    <w:p w14:paraId="782AC7CB" w14:textId="380CBA06" w:rsidR="003C3470" w:rsidRDefault="003C3470" w:rsidP="009A7B80"/>
    <w:p w14:paraId="5B4937CB" w14:textId="07122AA1" w:rsidR="003C3470" w:rsidRDefault="003C3470" w:rsidP="009A7B80">
      <w:pPr>
        <w:rPr>
          <w:ins w:id="398" w:author="wei ganchao" w:date="2022-01-08T10:58:00Z"/>
        </w:rPr>
      </w:pPr>
      <w:r>
        <w:t>Hippocampus data</w:t>
      </w:r>
    </w:p>
    <w:p w14:paraId="3BAE579E" w14:textId="6DE553E1" w:rsidR="00844C49" w:rsidRDefault="000F7FB1">
      <w:pPr>
        <w:autoSpaceDE w:val="0"/>
        <w:autoSpaceDN w:val="0"/>
        <w:adjustRightInd w:val="0"/>
        <w:snapToGrid w:val="0"/>
        <w:spacing w:line="240" w:lineRule="auto"/>
        <w:jc w:val="left"/>
        <w:rPr>
          <w:ins w:id="399" w:author="wei ganchao" w:date="2022-01-08T10:58:00Z"/>
        </w:rPr>
        <w:pPrChange w:id="400" w:author="wei ganchao" w:date="2022-01-15T20:07:00Z">
          <w:pPr/>
        </w:pPrChange>
      </w:pPr>
      <w:ins w:id="401" w:author="wei ganchao" w:date="2022-01-08T10:59:00Z">
        <w:r>
          <w:t>In the HC data</w:t>
        </w:r>
      </w:ins>
      <w:ins w:id="402" w:author="wei ganchao" w:date="2022-01-08T12:25:00Z">
        <w:r w:rsidR="00D70083">
          <w:t xml:space="preserve">set, </w:t>
        </w:r>
      </w:ins>
      <w:ins w:id="403" w:author="wei ganchao" w:date="2022-01-08T12:26:00Z">
        <w:r w:rsidR="00D70083">
          <w:t xml:space="preserve">the rat was running back and </w:t>
        </w:r>
      </w:ins>
      <w:ins w:id="404" w:author="wei ganchao" w:date="2022-01-08T12:28:00Z">
        <w:r w:rsidR="00D70083">
          <w:t>forth along the 250cm linear track.</w:t>
        </w:r>
      </w:ins>
      <w:ins w:id="405" w:author="wei ganchao" w:date="2022-01-08T12:34:00Z">
        <w:r w:rsidR="00B94B85">
          <w:t xml:space="preserve"> The recording </w:t>
        </w:r>
      </w:ins>
      <w:ins w:id="406" w:author="wei ganchao" w:date="2022-01-08T12:36:00Z">
        <w:r w:rsidR="00844C49">
          <w:t xml:space="preserve">holds up to ~66 min. </w:t>
        </w:r>
      </w:ins>
      <w:ins w:id="407" w:author="wei ganchao" w:date="2022-01-15T20:05:00Z">
        <w:r w:rsidR="001522A4">
          <w:t xml:space="preserve">The recorded spikes are </w:t>
        </w:r>
      </w:ins>
      <w:ins w:id="408" w:author="wei ganchao" w:date="2022-01-15T20:06:00Z">
        <w:r w:rsidR="001522A4">
          <w:t>further sorted by program KlustaKwick</w:t>
        </w:r>
        <w:r w:rsidR="00E87D30">
          <w:t xml:space="preserve"> (</w:t>
        </w:r>
      </w:ins>
      <w:ins w:id="409" w:author="wei ganchao" w:date="2022-01-15T20:07:00Z">
        <w:r w:rsidR="00E87D30">
          <w:rPr>
            <w:rFonts w:ascii="TimesNewRoman" w:eastAsia="Times New Roman" w:hAnsi="TimesNewRoman" w:cs="TimesNewRoman"/>
            <w:color w:val="000000"/>
            <w:lang w:val="x-none"/>
          </w:rPr>
          <w:fldChar w:fldCharType="begin"/>
        </w:r>
        <w:r w:rsidR="00E87D30">
          <w:rPr>
            <w:rFonts w:ascii="TimesNewRoman" w:eastAsia="Times New Roman" w:hAnsi="TimesNewRoman" w:cs="TimesNewRoman"/>
            <w:color w:val="000000"/>
            <w:lang w:val="x-none"/>
          </w:rPr>
          <w:instrText xml:space="preserve"> HYPERLINK "</w:instrText>
        </w:r>
      </w:ins>
      <w:ins w:id="410" w:author="wei ganchao" w:date="2022-01-15T20:06:00Z">
        <w:r w:rsidR="00E87D30">
          <w:rPr>
            <w:rFonts w:ascii="TimesNewRoman" w:eastAsia="Times New Roman" w:hAnsi="TimesNewRoman" w:cs="TimesNewRoman"/>
            <w:color w:val="000000"/>
            <w:lang w:val="x-none"/>
          </w:rPr>
          <w:instrText>https://github.com/klustateam/klustakwik</w:instrText>
        </w:r>
      </w:ins>
      <w:ins w:id="411" w:author="wei ganchao" w:date="2022-01-15T20:07:00Z">
        <w:r w:rsidR="00E87D30">
          <w:rPr>
            <w:rFonts w:ascii="TimesNewRoman" w:eastAsia="Times New Roman" w:hAnsi="TimesNewRoman" w:cs="TimesNewRoman"/>
            <w:color w:val="000000"/>
            <w:lang w:val="x-none"/>
          </w:rPr>
          <w:instrText xml:space="preserve">" </w:instrText>
        </w:r>
        <w:r w:rsidR="00E87D30">
          <w:rPr>
            <w:rFonts w:ascii="TimesNewRoman" w:eastAsia="Times New Roman" w:hAnsi="TimesNewRoman" w:cs="TimesNewRoman"/>
            <w:color w:val="000000"/>
            <w:lang w:val="x-none"/>
          </w:rPr>
          <w:fldChar w:fldCharType="separate"/>
        </w:r>
      </w:ins>
      <w:ins w:id="412" w:author="wei ganchao" w:date="2022-01-15T20:06:00Z">
        <w:r w:rsidR="00E87D30" w:rsidRPr="00B82532">
          <w:rPr>
            <w:rStyle w:val="Hyperlink"/>
            <w:rFonts w:ascii="TimesNewRoman" w:eastAsia="Times New Roman" w:hAnsi="TimesNewRoman" w:cs="TimesNewRoman"/>
            <w:lang w:val="x-none"/>
          </w:rPr>
          <w:t>https://github.com/klustateam/klustakwik</w:t>
        </w:r>
      </w:ins>
      <w:ins w:id="413" w:author="wei ganchao" w:date="2022-01-15T20:07:00Z">
        <w:r w:rsidR="00E87D30">
          <w:rPr>
            <w:rFonts w:ascii="TimesNewRoman" w:eastAsia="Times New Roman" w:hAnsi="TimesNewRoman" w:cs="TimesNewRoman"/>
            <w:color w:val="000000"/>
            <w:lang w:val="x-none"/>
          </w:rPr>
          <w:fldChar w:fldCharType="end"/>
        </w:r>
      </w:ins>
      <w:ins w:id="414" w:author="wei ganchao" w:date="2022-01-15T20:06:00Z">
        <w:r w:rsidR="00E87D30">
          <w:t>)</w:t>
        </w:r>
      </w:ins>
      <w:ins w:id="415" w:author="wei ganchao" w:date="2022-01-15T20:07:00Z">
        <w:r w:rsidR="00E87D30">
          <w:t xml:space="preserve"> </w:t>
        </w:r>
        <w:r w:rsidR="00E87D30">
          <w:rPr>
            <w:rFonts w:ascii="TimesNewRoman" w:eastAsia="Times New Roman" w:hAnsi="TimesNewRoman" w:cs="TimesNewRoman"/>
            <w:color w:val="000000"/>
            <w:lang w:val="x-none"/>
          </w:rPr>
          <w:t>for automatic spike sorting, then by Klusters, http://klusters.sourceforge.net/ for</w:t>
        </w:r>
        <w:r w:rsidR="00E87D30">
          <w:rPr>
            <w:rFonts w:ascii="TimesNewRoman" w:eastAsia="Times New Roman" w:hAnsi="TimesNewRoman" w:cs="TimesNewRoman"/>
            <w:color w:val="000000"/>
          </w:rPr>
          <w:t xml:space="preserve"> </w:t>
        </w:r>
        <w:r w:rsidR="00E87D30">
          <w:rPr>
            <w:rFonts w:ascii="TimesNewRoman" w:eastAsia="Times New Roman" w:hAnsi="TimesNewRoman" w:cs="TimesNewRoman"/>
            <w:color w:val="000000"/>
            <w:lang w:val="x-none"/>
          </w:rPr>
          <w:t>manual adjustment.</w:t>
        </w:r>
        <w:r w:rsidR="00E87D30">
          <w:rPr>
            <w:rFonts w:ascii="TimesNewRoman" w:eastAsia="Times New Roman" w:hAnsi="TimesNewRoman" w:cs="TimesNewRoman"/>
            <w:color w:val="000000"/>
          </w:rPr>
          <w:t xml:space="preserve"> </w:t>
        </w:r>
      </w:ins>
      <w:ins w:id="416" w:author="wei ganchao" w:date="2022-01-08T12:36:00Z">
        <w:r w:rsidR="00844C49">
          <w:t>The input predic</w:t>
        </w:r>
      </w:ins>
      <w:ins w:id="417" w:author="wei ganchao" w:date="2022-01-08T12:37:00Z">
        <w:r w:rsidR="00844C49">
          <w:t xml:space="preserve">tors </w:t>
        </w:r>
      </w:ins>
      <m:oMath>
        <m:sSub>
          <m:sSubPr>
            <m:ctrlPr>
              <w:ins w:id="418" w:author="wei ganchao" w:date="2022-01-08T12:37:00Z">
                <w:rPr>
                  <w:rFonts w:ascii="Cambria Math" w:hAnsi="Cambria Math"/>
                  <w:i/>
                </w:rPr>
              </w:ins>
            </m:ctrlPr>
          </m:sSubPr>
          <m:e>
            <m:r>
              <w:ins w:id="419" w:author="wei ganchao" w:date="2022-01-08T12:37:00Z">
                <m:rPr>
                  <m:sty m:val="bi"/>
                </m:rPr>
                <w:rPr>
                  <w:rFonts w:ascii="Cambria Math" w:hAnsi="Cambria Math"/>
                </w:rPr>
                <m:t>X</m:t>
              </w:ins>
            </m:r>
          </m:e>
          <m:sub>
            <m:r>
              <w:ins w:id="420" w:author="wei ganchao" w:date="2022-01-08T12:37:00Z">
                <w:rPr>
                  <w:rFonts w:ascii="Cambria Math" w:hAnsi="Cambria Math"/>
                </w:rPr>
                <m:t>t</m:t>
              </w:ins>
            </m:r>
          </m:sub>
        </m:sSub>
      </m:oMath>
      <w:ins w:id="421" w:author="wei ganchao" w:date="2022-01-08T12:37:00Z">
        <w:r w:rsidR="00844C49">
          <w:t xml:space="preserve"> are </w:t>
        </w:r>
      </w:ins>
      <w:ins w:id="422" w:author="wei ganchao" w:date="2022-01-09T16:52:00Z">
        <w:r w:rsidR="00AE4031">
          <w:t xml:space="preserve">10-knots </w:t>
        </w:r>
      </w:ins>
      <w:ins w:id="423" w:author="wei ganchao" w:date="2022-01-08T12:37:00Z">
        <w:r w:rsidR="00844C49">
          <w:t>cubic spline basis expansion</w:t>
        </w:r>
      </w:ins>
      <w:ins w:id="424" w:author="wei ganchao" w:date="2022-01-09T16:51:00Z">
        <w:r w:rsidR="00AE4031">
          <w:t xml:space="preserve"> of </w:t>
        </w:r>
      </w:ins>
      <w:ins w:id="425" w:author="wei ganchao" w:date="2022-01-09T16:52:00Z">
        <w:r w:rsidR="00AE4031">
          <w:t>positions</w:t>
        </w:r>
      </w:ins>
      <w:ins w:id="426" w:author="wei ganchao" w:date="2022-01-08T12:37:00Z">
        <w:r w:rsidR="00844C49">
          <w:t xml:space="preserve">, and the </w:t>
        </w:r>
      </w:ins>
      <m:oMath>
        <m:sSub>
          <m:sSubPr>
            <m:ctrlPr>
              <w:ins w:id="427" w:author="wei ganchao" w:date="2022-01-08T12:37:00Z">
                <w:rPr>
                  <w:rFonts w:ascii="Cambria Math" w:hAnsi="Cambria Math"/>
                  <w:i/>
                </w:rPr>
              </w:ins>
            </m:ctrlPr>
          </m:sSubPr>
          <m:e>
            <m:r>
              <w:ins w:id="428" w:author="wei ganchao" w:date="2022-01-08T12:37:00Z">
                <m:rPr>
                  <m:sty m:val="bi"/>
                </m:rPr>
                <w:rPr>
                  <w:rFonts w:ascii="Cambria Math" w:hAnsi="Cambria Math"/>
                </w:rPr>
                <m:t>G</m:t>
              </w:ins>
            </m:r>
          </m:e>
          <m:sub>
            <m:r>
              <w:ins w:id="429" w:author="wei ganchao" w:date="2022-01-08T12:37:00Z">
                <w:rPr>
                  <w:rFonts w:ascii="Cambria Math" w:hAnsi="Cambria Math"/>
                </w:rPr>
                <m:t>t</m:t>
              </w:ins>
            </m:r>
          </m:sub>
        </m:sSub>
        <m:r>
          <w:ins w:id="430" w:author="wei ganchao" w:date="2022-01-08T12:37:00Z">
            <w:rPr>
              <w:rFonts w:ascii="Cambria Math" w:hAnsi="Cambria Math"/>
            </w:rPr>
            <m:t>=1</m:t>
          </w:ins>
        </m:r>
      </m:oMath>
      <w:ins w:id="431" w:author="wei ganchao" w:date="2022-01-08T12:37:00Z">
        <w:r w:rsidR="00844C49">
          <w:t xml:space="preserve"> for all </w:t>
        </w:r>
      </w:ins>
      <m:oMath>
        <m:r>
          <w:ins w:id="432" w:author="wei ganchao" w:date="2022-01-08T12:37:00Z">
            <w:rPr>
              <w:rFonts w:ascii="Cambria Math" w:hAnsi="Cambria Math"/>
            </w:rPr>
            <m:t>t</m:t>
          </w:ins>
        </m:r>
      </m:oMath>
      <w:ins w:id="433" w:author="wei ganchao" w:date="2022-01-08T12:38:00Z">
        <w:r w:rsidR="00844C49">
          <w:t>.</w:t>
        </w:r>
      </w:ins>
    </w:p>
    <w:p w14:paraId="0E3A70B1" w14:textId="1686912E" w:rsidR="000F7FB1" w:rsidRDefault="000F7FB1" w:rsidP="009A7B80">
      <w:pPr>
        <w:rPr>
          <w:ins w:id="434" w:author="wei ganchao" w:date="2022-01-08T10:58:00Z"/>
        </w:rPr>
      </w:pPr>
    </w:p>
    <w:p w14:paraId="437C4CE8" w14:textId="77777777" w:rsidR="000F7FB1" w:rsidRDefault="000F7FB1" w:rsidP="009A7B80"/>
    <w:p w14:paraId="78BB68E0" w14:textId="2755B0F1" w:rsidR="00374ECA" w:rsidRDefault="00374ECA" w:rsidP="009A7B80">
      <w:r>
        <w:t xml:space="preserve">Code: </w:t>
      </w:r>
      <w:hyperlink r:id="rId30"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lastRenderedPageBreak/>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435"/>
      <w:commentRangeStart w:id="436"/>
      <w:r w:rsidRPr="00791872">
        <w:rPr>
          <w:color w:val="FF0000"/>
        </w:rPr>
        <w:t>separated</w:t>
      </w:r>
      <w:commentRangeEnd w:id="435"/>
      <w:r w:rsidR="005744B6">
        <w:rPr>
          <w:rStyle w:val="CommentReference"/>
        </w:rPr>
        <w:commentReference w:id="435"/>
      </w:r>
      <w:commentRangeEnd w:id="436"/>
      <w:r w:rsidR="00ED7FBA">
        <w:rPr>
          <w:rStyle w:val="CommentReference"/>
        </w:rPr>
        <w:commentReference w:id="436"/>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28F3D0B9" w:rsidR="006633E9" w:rsidRDefault="006633E9" w:rsidP="001F6135">
      <w:pPr>
        <w:spacing w:line="240" w:lineRule="auto"/>
        <w:jc w:val="left"/>
        <w:rPr>
          <w:ins w:id="437" w:author="wei ganchao" w:date="2022-01-13T18:14:00Z"/>
          <w:b/>
          <w:bCs/>
          <w:sz w:val="26"/>
          <w:szCs w:val="26"/>
        </w:rPr>
      </w:pPr>
    </w:p>
    <w:p w14:paraId="2C9B0048" w14:textId="26E935B2" w:rsidR="009B61C5" w:rsidRPr="009B61C5" w:rsidRDefault="009B61C5" w:rsidP="001F6135">
      <w:pPr>
        <w:spacing w:line="240" w:lineRule="auto"/>
        <w:jc w:val="left"/>
        <w:rPr>
          <w:color w:val="FF0000"/>
          <w:sz w:val="26"/>
          <w:szCs w:val="26"/>
          <w:rPrChange w:id="438" w:author="wei ganchao" w:date="2022-01-13T18:15:00Z">
            <w:rPr>
              <w:b/>
              <w:bCs/>
              <w:sz w:val="26"/>
              <w:szCs w:val="26"/>
            </w:rPr>
          </w:rPrChange>
        </w:rPr>
      </w:pPr>
      <w:ins w:id="439" w:author="wei ganchao" w:date="2022-01-13T18:14:00Z">
        <w:r w:rsidRPr="009B61C5">
          <w:rPr>
            <w:color w:val="FF0000"/>
            <w:sz w:val="26"/>
            <w:szCs w:val="26"/>
            <w:rPrChange w:id="440" w:author="wei ganchao" w:date="2022-01-13T18:15:00Z">
              <w:rPr>
                <w:sz w:val="26"/>
                <w:szCs w:val="26"/>
              </w:rPr>
            </w:rPrChange>
          </w:rPr>
          <w:t>[Some reference</w:t>
        </w:r>
      </w:ins>
      <w:ins w:id="441" w:author="wei ganchao" w:date="2022-01-13T18:15:00Z">
        <w:r w:rsidRPr="009B61C5">
          <w:rPr>
            <w:color w:val="FF0000"/>
            <w:sz w:val="26"/>
            <w:szCs w:val="26"/>
            <w:rPrChange w:id="442" w:author="wei ganchao" w:date="2022-01-13T18:15:00Z">
              <w:rPr>
                <w:sz w:val="26"/>
                <w:szCs w:val="26"/>
              </w:rPr>
            </w:rPrChange>
          </w:rPr>
          <w:t>s</w:t>
        </w:r>
      </w:ins>
      <w:ins w:id="443" w:author="wei ganchao" w:date="2022-01-13T18:14:00Z">
        <w:r w:rsidRPr="009B61C5">
          <w:rPr>
            <w:color w:val="FF0000"/>
            <w:sz w:val="26"/>
            <w:szCs w:val="26"/>
            <w:rPrChange w:id="444" w:author="wei ganchao" w:date="2022-01-13T18:15:00Z">
              <w:rPr>
                <w:sz w:val="26"/>
                <w:szCs w:val="26"/>
              </w:rPr>
            </w:rPrChange>
          </w:rPr>
          <w:t xml:space="preserve"> </w:t>
        </w:r>
      </w:ins>
      <w:ins w:id="445" w:author="wei ganchao" w:date="2022-01-13T18:15:00Z">
        <w:r w:rsidRPr="009B61C5">
          <w:rPr>
            <w:color w:val="FF0000"/>
            <w:sz w:val="26"/>
            <w:szCs w:val="26"/>
            <w:rPrChange w:id="446" w:author="wei ganchao" w:date="2022-01-13T18:15:00Z">
              <w:rPr>
                <w:sz w:val="26"/>
                <w:szCs w:val="26"/>
              </w:rPr>
            </w:rPrChange>
          </w:rPr>
          <w:t>are</w:t>
        </w:r>
      </w:ins>
      <w:ins w:id="447" w:author="wei ganchao" w:date="2022-01-13T18:14:00Z">
        <w:r w:rsidRPr="009B61C5">
          <w:rPr>
            <w:color w:val="FF0000"/>
            <w:sz w:val="26"/>
            <w:szCs w:val="26"/>
            <w:rPrChange w:id="448" w:author="wei ganchao" w:date="2022-01-13T18:15:00Z">
              <w:rPr>
                <w:sz w:val="26"/>
                <w:szCs w:val="26"/>
              </w:rPr>
            </w:rPrChange>
          </w:rPr>
          <w:t xml:space="preserve"> not corre</w:t>
        </w:r>
      </w:ins>
      <w:ins w:id="449" w:author="wei ganchao" w:date="2022-01-13T18:15:00Z">
        <w:r w:rsidRPr="009B61C5">
          <w:rPr>
            <w:color w:val="FF0000"/>
            <w:sz w:val="26"/>
            <w:szCs w:val="26"/>
            <w:rPrChange w:id="450" w:author="wei ganchao" w:date="2022-01-13T18:15:00Z">
              <w:rPr>
                <w:sz w:val="26"/>
                <w:szCs w:val="26"/>
              </w:rPr>
            </w:rPrChange>
          </w:rPr>
          <w:t xml:space="preserve">ct, but they are fixed in </w:t>
        </w:r>
        <w:r w:rsidRPr="009B61C5">
          <w:rPr>
            <w:color w:val="FF0000"/>
            <w:sz w:val="26"/>
            <w:szCs w:val="26"/>
          </w:rPr>
          <w:t>LaTeX</w:t>
        </w:r>
      </w:ins>
      <w:ins w:id="451" w:author="wei ganchao" w:date="2022-01-13T18:14:00Z">
        <w:r w:rsidRPr="009B61C5">
          <w:rPr>
            <w:color w:val="FF0000"/>
            <w:sz w:val="26"/>
            <w:szCs w:val="26"/>
            <w:rPrChange w:id="452" w:author="wei ganchao" w:date="2022-01-13T18:15:00Z">
              <w:rPr>
                <w:sz w:val="26"/>
                <w:szCs w:val="26"/>
              </w:rPr>
            </w:rPrChange>
          </w:rPr>
          <w:t>]</w:t>
        </w:r>
      </w:ins>
    </w:p>
    <w:p w14:paraId="1F6C02AC" w14:textId="063B8520" w:rsidR="00777CE8" w:rsidRDefault="006633E9" w:rsidP="001F6135">
      <w:pPr>
        <w:pStyle w:val="Heading1"/>
        <w:spacing w:line="240" w:lineRule="auto"/>
      </w:pPr>
      <w:r>
        <w:t>References</w:t>
      </w:r>
    </w:p>
    <w:p w14:paraId="65F39B3C" w14:textId="746A6BE8" w:rsidR="00C1620F" w:rsidRPr="00C1620F" w:rsidRDefault="00D27569" w:rsidP="00C1620F">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C1620F" w:rsidRPr="00C1620F">
        <w:rPr>
          <w:rFonts w:ascii="Times New Roman" w:hAnsi="Times New Roman" w:cs="Times New Roman"/>
          <w:b/>
          <w:bCs/>
          <w:noProof/>
        </w:rPr>
        <w:t>Barbieri R</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Quirk MC</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Frank LM</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Wilson MA</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Brown EN</w:t>
      </w:r>
      <w:r w:rsidR="00C1620F" w:rsidRPr="00C1620F">
        <w:rPr>
          <w:rFonts w:ascii="Times New Roman" w:hAnsi="Times New Roman" w:cs="Times New Roman"/>
          <w:noProof/>
        </w:rPr>
        <w:t xml:space="preserve">. Construction and analysis of non-Poisson stimulus-response models of neural spiking activity. </w:t>
      </w:r>
      <w:r w:rsidR="00C1620F" w:rsidRPr="00C1620F">
        <w:rPr>
          <w:rFonts w:ascii="Times New Roman" w:hAnsi="Times New Roman" w:cs="Times New Roman"/>
          <w:i/>
          <w:iCs/>
          <w:noProof/>
        </w:rPr>
        <w:t>J Neurosci Methods</w:t>
      </w:r>
      <w:r w:rsidR="00C1620F" w:rsidRPr="00C1620F">
        <w:rPr>
          <w:rFonts w:ascii="Times New Roman" w:hAnsi="Times New Roman" w:cs="Times New Roman"/>
          <w:noProof/>
        </w:rPr>
        <w:t xml:space="preserve"> 105: 25–37, 2001.</w:t>
      </w:r>
    </w:p>
    <w:p w14:paraId="4D973FF7"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Brown EN</w:t>
      </w:r>
      <w:r w:rsidRPr="00C1620F">
        <w:rPr>
          <w:rFonts w:ascii="Times New Roman" w:hAnsi="Times New Roman" w:cs="Times New Roman"/>
          <w:noProof/>
        </w:rPr>
        <w:t xml:space="preserve">, </w:t>
      </w:r>
      <w:r w:rsidRPr="00C1620F">
        <w:rPr>
          <w:rFonts w:ascii="Times New Roman" w:hAnsi="Times New Roman" w:cs="Times New Roman"/>
          <w:b/>
          <w:bCs/>
          <w:noProof/>
        </w:rPr>
        <w:t>Nguyen DP</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Wilson MA</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An analysis of neural receptive field plasticity by point process adaptive filtering. </w:t>
      </w:r>
      <w:r w:rsidRPr="00C1620F">
        <w:rPr>
          <w:rFonts w:ascii="Times New Roman" w:hAnsi="Times New Roman" w:cs="Times New Roman"/>
          <w:i/>
          <w:iCs/>
          <w:noProof/>
        </w:rPr>
        <w:t>Proc Natl Acad Sci</w:t>
      </w:r>
      <w:r w:rsidRPr="00C1620F">
        <w:rPr>
          <w:rFonts w:ascii="Times New Roman" w:hAnsi="Times New Roman" w:cs="Times New Roman"/>
          <w:noProof/>
        </w:rPr>
        <w:t xml:space="preserve"> 98: 12261–12266, 2001.</w:t>
      </w:r>
    </w:p>
    <w:p w14:paraId="3E7DB82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Chatla SB</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Efficient estimation of COM–Poisson regression and a generalized additive model. </w:t>
      </w:r>
      <w:r w:rsidRPr="00C1620F">
        <w:rPr>
          <w:rFonts w:ascii="Times New Roman" w:hAnsi="Times New Roman" w:cs="Times New Roman"/>
          <w:i/>
          <w:iCs/>
          <w:noProof/>
        </w:rPr>
        <w:t>Comput Stat Data Anal</w:t>
      </w:r>
      <w:r w:rsidRPr="00C1620F">
        <w:rPr>
          <w:rFonts w:ascii="Times New Roman" w:hAnsi="Times New Roman" w:cs="Times New Roman"/>
          <w:noProof/>
        </w:rPr>
        <w:t xml:space="preserve"> 121: 71–88, 2018.</w:t>
      </w:r>
    </w:p>
    <w:p w14:paraId="780F813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Chestek CA</w:t>
      </w:r>
      <w:r w:rsidRPr="00C1620F">
        <w:rPr>
          <w:rFonts w:ascii="Times New Roman" w:hAnsi="Times New Roman" w:cs="Times New Roman"/>
          <w:noProof/>
        </w:rPr>
        <w:t xml:space="preserve">, </w:t>
      </w:r>
      <w:r w:rsidRPr="00C1620F">
        <w:rPr>
          <w:rFonts w:ascii="Times New Roman" w:hAnsi="Times New Roman" w:cs="Times New Roman"/>
          <w:b/>
          <w:bCs/>
          <w:noProof/>
        </w:rPr>
        <w:t>Batista AP</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Afshar A</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Gilja V</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Single-neuron stability during repeated reaching in macaque premotor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27: 10742–10750, 2007.</w:t>
      </w:r>
    </w:p>
    <w:p w14:paraId="05DC35C2"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lastRenderedPageBreak/>
        <w:t>Churchland AK</w:t>
      </w:r>
      <w:r w:rsidRPr="00C1620F">
        <w:rPr>
          <w:rFonts w:ascii="Times New Roman" w:hAnsi="Times New Roman" w:cs="Times New Roman"/>
          <w:noProof/>
        </w:rPr>
        <w:t xml:space="preserve">, </w:t>
      </w:r>
      <w:r w:rsidRPr="00C1620F">
        <w:rPr>
          <w:rFonts w:ascii="Times New Roman" w:hAnsi="Times New Roman" w:cs="Times New Roman"/>
          <w:b/>
          <w:bCs/>
          <w:noProof/>
        </w:rPr>
        <w:t>Kiani R</w:t>
      </w:r>
      <w:r w:rsidRPr="00C1620F">
        <w:rPr>
          <w:rFonts w:ascii="Times New Roman" w:hAnsi="Times New Roman" w:cs="Times New Roman"/>
          <w:noProof/>
        </w:rPr>
        <w:t xml:space="preserve">, </w:t>
      </w:r>
      <w:r w:rsidRPr="00C1620F">
        <w:rPr>
          <w:rFonts w:ascii="Times New Roman" w:hAnsi="Times New Roman" w:cs="Times New Roman"/>
          <w:b/>
          <w:bCs/>
          <w:noProof/>
        </w:rPr>
        <w:t>Chaudhuri R</w:t>
      </w:r>
      <w:r w:rsidRPr="00C1620F">
        <w:rPr>
          <w:rFonts w:ascii="Times New Roman" w:hAnsi="Times New Roman" w:cs="Times New Roman"/>
          <w:noProof/>
        </w:rPr>
        <w:t xml:space="preserve">, </w:t>
      </w:r>
      <w:r w:rsidRPr="00C1620F">
        <w:rPr>
          <w:rFonts w:ascii="Times New Roman" w:hAnsi="Times New Roman" w:cs="Times New Roman"/>
          <w:b/>
          <w:bCs/>
          <w:noProof/>
        </w:rPr>
        <w:t>Wang XJ</w:t>
      </w:r>
      <w:r w:rsidRPr="00C1620F">
        <w:rPr>
          <w:rFonts w:ascii="Times New Roman" w:hAnsi="Times New Roman" w:cs="Times New Roman"/>
          <w:noProof/>
        </w:rPr>
        <w:t xml:space="preserve">, </w:t>
      </w:r>
      <w:r w:rsidRPr="00C1620F">
        <w:rPr>
          <w:rFonts w:ascii="Times New Roman" w:hAnsi="Times New Roman" w:cs="Times New Roman"/>
          <w:b/>
          <w:bCs/>
          <w:noProof/>
        </w:rPr>
        <w:t>Pouget A</w:t>
      </w:r>
      <w:r w:rsidRPr="00C1620F">
        <w:rPr>
          <w:rFonts w:ascii="Times New Roman" w:hAnsi="Times New Roman" w:cs="Times New Roman"/>
          <w:noProof/>
        </w:rPr>
        <w:t xml:space="preserve">, </w:t>
      </w:r>
      <w:r w:rsidRPr="00C1620F">
        <w:rPr>
          <w:rFonts w:ascii="Times New Roman" w:hAnsi="Times New Roman" w:cs="Times New Roman"/>
          <w:b/>
          <w:bCs/>
          <w:noProof/>
        </w:rPr>
        <w:t>Shadlen MN</w:t>
      </w:r>
      <w:r w:rsidRPr="00C1620F">
        <w:rPr>
          <w:rFonts w:ascii="Times New Roman" w:hAnsi="Times New Roman" w:cs="Times New Roman"/>
          <w:noProof/>
        </w:rPr>
        <w:t xml:space="preserve">. Variance as a Signature of Neural Computations during Decision Making. </w:t>
      </w:r>
      <w:r w:rsidRPr="00C1620F">
        <w:rPr>
          <w:rFonts w:ascii="Times New Roman" w:hAnsi="Times New Roman" w:cs="Times New Roman"/>
          <w:i/>
          <w:iCs/>
          <w:noProof/>
        </w:rPr>
        <w:t>Neuron</w:t>
      </w:r>
      <w:r w:rsidRPr="00C1620F">
        <w:rPr>
          <w:rFonts w:ascii="Times New Roman" w:hAnsi="Times New Roman" w:cs="Times New Roman"/>
          <w:noProof/>
        </w:rPr>
        <w:t xml:space="preserve"> 69: 818–831, 2011.</w:t>
      </w:r>
    </w:p>
    <w:p w14:paraId="6C06F7D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Sugrue LP</w:t>
      </w:r>
      <w:r w:rsidRPr="00C1620F">
        <w:rPr>
          <w:rFonts w:ascii="Times New Roman" w:hAnsi="Times New Roman" w:cs="Times New Roman"/>
          <w:noProof/>
        </w:rPr>
        <w:t xml:space="preserve">, </w:t>
      </w:r>
      <w:r w:rsidRPr="00C1620F">
        <w:rPr>
          <w:rFonts w:ascii="Times New Roman" w:hAnsi="Times New Roman" w:cs="Times New Roman"/>
          <w:b/>
          <w:bCs/>
          <w:noProof/>
        </w:rPr>
        <w:t>Cohen MR</w:t>
      </w:r>
      <w:r w:rsidRPr="00C1620F">
        <w:rPr>
          <w:rFonts w:ascii="Times New Roman" w:hAnsi="Times New Roman" w:cs="Times New Roman"/>
          <w:noProof/>
        </w:rPr>
        <w:t xml:space="preserve">, </w:t>
      </w:r>
      <w:r w:rsidRPr="00C1620F">
        <w:rPr>
          <w:rFonts w:ascii="Times New Roman" w:hAnsi="Times New Roman" w:cs="Times New Roman"/>
          <w:b/>
          <w:bCs/>
          <w:noProof/>
        </w:rPr>
        <w:t>Corrado GS</w:t>
      </w:r>
      <w:r w:rsidRPr="00C1620F">
        <w:rPr>
          <w:rFonts w:ascii="Times New Roman" w:hAnsi="Times New Roman" w:cs="Times New Roman"/>
          <w:noProof/>
        </w:rPr>
        <w:t xml:space="preserve">, </w:t>
      </w:r>
      <w:r w:rsidRPr="00C1620F">
        <w:rPr>
          <w:rFonts w:ascii="Times New Roman" w:hAnsi="Times New Roman" w:cs="Times New Roman"/>
          <w:b/>
          <w:bCs/>
          <w:noProof/>
        </w:rPr>
        <w:t>Newsome WT</w:t>
      </w:r>
      <w:r w:rsidRPr="00C1620F">
        <w:rPr>
          <w:rFonts w:ascii="Times New Roman" w:hAnsi="Times New Roman" w:cs="Times New Roman"/>
          <w:noProof/>
        </w:rPr>
        <w:t xml:space="preserve">, </w:t>
      </w:r>
      <w:r w:rsidRPr="00C1620F">
        <w:rPr>
          <w:rFonts w:ascii="Times New Roman" w:hAnsi="Times New Roman" w:cs="Times New Roman"/>
          <w:b/>
          <w:bCs/>
          <w:noProof/>
        </w:rPr>
        <w:t>Clark AM</w:t>
      </w:r>
      <w:r w:rsidRPr="00C1620F">
        <w:rPr>
          <w:rFonts w:ascii="Times New Roman" w:hAnsi="Times New Roman" w:cs="Times New Roman"/>
          <w:noProof/>
        </w:rPr>
        <w:t xml:space="preserve">, </w:t>
      </w:r>
      <w:r w:rsidRPr="00C1620F">
        <w:rPr>
          <w:rFonts w:ascii="Times New Roman" w:hAnsi="Times New Roman" w:cs="Times New Roman"/>
          <w:b/>
          <w:bCs/>
          <w:noProof/>
        </w:rPr>
        <w:t>Hosseini P</w:t>
      </w:r>
      <w:r w:rsidRPr="00C1620F">
        <w:rPr>
          <w:rFonts w:ascii="Times New Roman" w:hAnsi="Times New Roman" w:cs="Times New Roman"/>
          <w:noProof/>
        </w:rPr>
        <w:t xml:space="preserve">, </w:t>
      </w:r>
      <w:r w:rsidRPr="00C1620F">
        <w:rPr>
          <w:rFonts w:ascii="Times New Roman" w:hAnsi="Times New Roman" w:cs="Times New Roman"/>
          <w:b/>
          <w:bCs/>
          <w:noProof/>
        </w:rPr>
        <w:t>Scott BB</w:t>
      </w:r>
      <w:r w:rsidRPr="00C1620F">
        <w:rPr>
          <w:rFonts w:ascii="Times New Roman" w:hAnsi="Times New Roman" w:cs="Times New Roman"/>
          <w:noProof/>
        </w:rPr>
        <w:t xml:space="preserve">, </w:t>
      </w:r>
      <w:r w:rsidRPr="00C1620F">
        <w:rPr>
          <w:rFonts w:ascii="Times New Roman" w:hAnsi="Times New Roman" w:cs="Times New Roman"/>
          <w:b/>
          <w:bCs/>
          <w:noProof/>
        </w:rPr>
        <w:t>Bradley DC</w:t>
      </w:r>
      <w:r w:rsidRPr="00C1620F">
        <w:rPr>
          <w:rFonts w:ascii="Times New Roman" w:hAnsi="Times New Roman" w:cs="Times New Roman"/>
          <w:noProof/>
        </w:rPr>
        <w:t xml:space="preserve">, </w:t>
      </w:r>
      <w:r w:rsidRPr="00C1620F">
        <w:rPr>
          <w:rFonts w:ascii="Times New Roman" w:hAnsi="Times New Roman" w:cs="Times New Roman"/>
          <w:b/>
          <w:bCs/>
          <w:noProof/>
        </w:rPr>
        <w:t>Smith M 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Movshon JA</w:t>
      </w:r>
      <w:r w:rsidRPr="00C1620F">
        <w:rPr>
          <w:rFonts w:ascii="Times New Roman" w:hAnsi="Times New Roman" w:cs="Times New Roman"/>
          <w:noProof/>
        </w:rPr>
        <w:t xml:space="preserve">, </w:t>
      </w:r>
      <w:r w:rsidRPr="00C1620F">
        <w:rPr>
          <w:rFonts w:ascii="Times New Roman" w:hAnsi="Times New Roman" w:cs="Times New Roman"/>
          <w:b/>
          <w:bCs/>
          <w:noProof/>
        </w:rPr>
        <w:t>Armstrong KM</w:t>
      </w:r>
      <w:r w:rsidRPr="00C1620F">
        <w:rPr>
          <w:rFonts w:ascii="Times New Roman" w:hAnsi="Times New Roman" w:cs="Times New Roman"/>
          <w:noProof/>
        </w:rPr>
        <w:t xml:space="preserve">, </w:t>
      </w:r>
      <w:r w:rsidRPr="00C1620F">
        <w:rPr>
          <w:rFonts w:ascii="Times New Roman" w:hAnsi="Times New Roman" w:cs="Times New Roman"/>
          <w:b/>
          <w:bCs/>
          <w:noProof/>
        </w:rPr>
        <w:t>Moore T</w:t>
      </w:r>
      <w:r w:rsidRPr="00C1620F">
        <w:rPr>
          <w:rFonts w:ascii="Times New Roman" w:hAnsi="Times New Roman" w:cs="Times New Roman"/>
          <w:noProof/>
        </w:rPr>
        <w:t xml:space="preserve">, </w:t>
      </w:r>
      <w:r w:rsidRPr="00C1620F">
        <w:rPr>
          <w:rFonts w:ascii="Times New Roman" w:hAnsi="Times New Roman" w:cs="Times New Roman"/>
          <w:b/>
          <w:bCs/>
          <w:noProof/>
        </w:rPr>
        <w:t>Chang SW</w:t>
      </w:r>
      <w:r w:rsidRPr="00C1620F">
        <w:rPr>
          <w:rFonts w:ascii="Times New Roman" w:hAnsi="Times New Roman" w:cs="Times New Roman"/>
          <w:noProof/>
        </w:rPr>
        <w:t xml:space="preserve">, </w:t>
      </w:r>
      <w:r w:rsidRPr="00C1620F">
        <w:rPr>
          <w:rFonts w:ascii="Times New Roman" w:hAnsi="Times New Roman" w:cs="Times New Roman"/>
          <w:b/>
          <w:bCs/>
          <w:noProof/>
        </w:rPr>
        <w:t>Snyder LH</w:t>
      </w:r>
      <w:r w:rsidRPr="00C1620F">
        <w:rPr>
          <w:rFonts w:ascii="Times New Roman" w:hAnsi="Times New Roman" w:cs="Times New Roman"/>
          <w:noProof/>
        </w:rPr>
        <w:t xml:space="preserve">, </w:t>
      </w:r>
      <w:r w:rsidRPr="00C1620F">
        <w:rPr>
          <w:rFonts w:ascii="Times New Roman" w:hAnsi="Times New Roman" w:cs="Times New Roman"/>
          <w:b/>
          <w:bCs/>
          <w:noProof/>
        </w:rPr>
        <w:t>Lisberger SG</w:t>
      </w:r>
      <w:r w:rsidRPr="00C1620F">
        <w:rPr>
          <w:rFonts w:ascii="Times New Roman" w:hAnsi="Times New Roman" w:cs="Times New Roman"/>
          <w:noProof/>
        </w:rPr>
        <w:t xml:space="preserve">, </w:t>
      </w:r>
      <w:r w:rsidRPr="00C1620F">
        <w:rPr>
          <w:rFonts w:ascii="Times New Roman" w:hAnsi="Times New Roman" w:cs="Times New Roman"/>
          <w:b/>
          <w:bCs/>
          <w:noProof/>
        </w:rPr>
        <w:t>Priebe NJ</w:t>
      </w:r>
      <w:r w:rsidRPr="00C1620F">
        <w:rPr>
          <w:rFonts w:ascii="Times New Roman" w:hAnsi="Times New Roman" w:cs="Times New Roman"/>
          <w:noProof/>
        </w:rPr>
        <w:t xml:space="preserve">, </w:t>
      </w:r>
      <w:r w:rsidRPr="00C1620F">
        <w:rPr>
          <w:rFonts w:ascii="Times New Roman" w:hAnsi="Times New Roman" w:cs="Times New Roman"/>
          <w:b/>
          <w:bCs/>
          <w:noProof/>
        </w:rPr>
        <w:t>Finn IM</w:t>
      </w:r>
      <w:r w:rsidRPr="00C1620F">
        <w:rPr>
          <w:rFonts w:ascii="Times New Roman" w:hAnsi="Times New Roman" w:cs="Times New Roman"/>
          <w:noProof/>
        </w:rPr>
        <w:t xml:space="preserve">, </w:t>
      </w:r>
      <w:r w:rsidRPr="00C1620F">
        <w:rPr>
          <w:rFonts w:ascii="Times New Roman" w:hAnsi="Times New Roman" w:cs="Times New Roman"/>
          <w:b/>
          <w:bCs/>
          <w:noProof/>
        </w:rPr>
        <w:t>Ferster D</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Stimulus onset quenches neural variability: A widespread cortical phenomenon. </w:t>
      </w:r>
      <w:r w:rsidRPr="00C1620F">
        <w:rPr>
          <w:rFonts w:ascii="Times New Roman" w:hAnsi="Times New Roman" w:cs="Times New Roman"/>
          <w:i/>
          <w:iCs/>
          <w:noProof/>
        </w:rPr>
        <w:t>Nat Neurosci</w:t>
      </w:r>
      <w:r w:rsidRPr="00C1620F">
        <w:rPr>
          <w:rFonts w:ascii="Times New Roman" w:hAnsi="Times New Roman" w:cs="Times New Roman"/>
          <w:noProof/>
        </w:rPr>
        <w:t xml:space="preserve"> 13: 369–378, 2010.</w:t>
      </w:r>
    </w:p>
    <w:p w14:paraId="625DEA6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DeWeese M</w:t>
      </w:r>
      <w:r w:rsidRPr="00C1620F">
        <w:rPr>
          <w:rFonts w:ascii="Times New Roman" w:hAnsi="Times New Roman" w:cs="Times New Roman"/>
          <w:noProof/>
        </w:rPr>
        <w:t xml:space="preserve">, </w:t>
      </w:r>
      <w:r w:rsidRPr="00C1620F">
        <w:rPr>
          <w:rFonts w:ascii="Times New Roman" w:hAnsi="Times New Roman" w:cs="Times New Roman"/>
          <w:b/>
          <w:bCs/>
          <w:noProof/>
        </w:rPr>
        <w:t>Zador A</w:t>
      </w:r>
      <w:r w:rsidRPr="00C1620F">
        <w:rPr>
          <w:rFonts w:ascii="Times New Roman" w:hAnsi="Times New Roman" w:cs="Times New Roman"/>
          <w:noProof/>
        </w:rPr>
        <w:t xml:space="preserve">. Asymmetric Dynamics in Optimal Variance Adaptation. </w:t>
      </w:r>
      <w:r w:rsidRPr="00C1620F">
        <w:rPr>
          <w:rFonts w:ascii="Times New Roman" w:hAnsi="Times New Roman" w:cs="Times New Roman"/>
          <w:i/>
          <w:iCs/>
          <w:noProof/>
        </w:rPr>
        <w:t>Neural Comput</w:t>
      </w:r>
      <w:r w:rsidRPr="00C1620F">
        <w:rPr>
          <w:rFonts w:ascii="Times New Roman" w:hAnsi="Times New Roman" w:cs="Times New Roman"/>
          <w:noProof/>
        </w:rPr>
        <w:t xml:space="preserve"> 10: 1179–1202, 1998.</w:t>
      </w:r>
    </w:p>
    <w:p w14:paraId="47F7988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Dickey AS</w:t>
      </w:r>
      <w:r w:rsidRPr="00C1620F">
        <w:rPr>
          <w:rFonts w:ascii="Times New Roman" w:hAnsi="Times New Roman" w:cs="Times New Roman"/>
          <w:noProof/>
        </w:rPr>
        <w:t xml:space="preserve">, </w:t>
      </w:r>
      <w:r w:rsidRPr="00C1620F">
        <w:rPr>
          <w:rFonts w:ascii="Times New Roman" w:hAnsi="Times New Roman" w:cs="Times New Roman"/>
          <w:b/>
          <w:bCs/>
          <w:noProof/>
        </w:rPr>
        <w:t>Suminski A</w:t>
      </w:r>
      <w:r w:rsidRPr="00C1620F">
        <w:rPr>
          <w:rFonts w:ascii="Times New Roman" w:hAnsi="Times New Roman" w:cs="Times New Roman"/>
          <w:noProof/>
        </w:rPr>
        <w:t xml:space="preserve">, </w:t>
      </w:r>
      <w:r w:rsidRPr="00C1620F">
        <w:rPr>
          <w:rFonts w:ascii="Times New Roman" w:hAnsi="Times New Roman" w:cs="Times New Roman"/>
          <w:b/>
          <w:bCs/>
          <w:noProof/>
        </w:rPr>
        <w:t>Amit Y</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Single-unit stability using chronically implanted multielectrode arrays.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102: 1331–1339, 2009.</w:t>
      </w:r>
    </w:p>
    <w:p w14:paraId="00A3B56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Eden UT</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Barbieri R</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w:t>
      </w:r>
      <w:r w:rsidRPr="00C1620F">
        <w:rPr>
          <w:rFonts w:ascii="Times New Roman" w:hAnsi="Times New Roman" w:cs="Times New Roman"/>
          <w:b/>
          <w:bCs/>
          <w:noProof/>
        </w:rPr>
        <w:t>Brown EN</w:t>
      </w:r>
      <w:r w:rsidRPr="00C1620F">
        <w:rPr>
          <w:rFonts w:ascii="Times New Roman" w:hAnsi="Times New Roman" w:cs="Times New Roman"/>
          <w:noProof/>
        </w:rPr>
        <w:t xml:space="preserve">. Dynamic Analysis of Neural Encoding by Point Process Adaptive Filtering. </w:t>
      </w:r>
      <w:r w:rsidRPr="00C1620F">
        <w:rPr>
          <w:rFonts w:ascii="Times New Roman" w:hAnsi="Times New Roman" w:cs="Times New Roman"/>
          <w:i/>
          <w:iCs/>
          <w:noProof/>
        </w:rPr>
        <w:t>Neural Comput</w:t>
      </w:r>
      <w:r w:rsidRPr="00C1620F">
        <w:rPr>
          <w:rFonts w:ascii="Times New Roman" w:hAnsi="Times New Roman" w:cs="Times New Roman"/>
          <w:noProof/>
        </w:rPr>
        <w:t xml:space="preserve"> 16: 971–998, 2004.</w:t>
      </w:r>
    </w:p>
    <w:p w14:paraId="2373375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Fenton AA</w:t>
      </w:r>
      <w:r w:rsidRPr="00C1620F">
        <w:rPr>
          <w:rFonts w:ascii="Times New Roman" w:hAnsi="Times New Roman" w:cs="Times New Roman"/>
          <w:noProof/>
        </w:rPr>
        <w:t xml:space="preserve">, </w:t>
      </w:r>
      <w:r w:rsidRPr="00C1620F">
        <w:rPr>
          <w:rFonts w:ascii="Times New Roman" w:hAnsi="Times New Roman" w:cs="Times New Roman"/>
          <w:b/>
          <w:bCs/>
          <w:noProof/>
        </w:rPr>
        <w:t>Muller RU</w:t>
      </w:r>
      <w:r w:rsidRPr="00C1620F">
        <w:rPr>
          <w:rFonts w:ascii="Times New Roman" w:hAnsi="Times New Roman" w:cs="Times New Roman"/>
          <w:noProof/>
        </w:rPr>
        <w:t xml:space="preserve">. Place cell discharge is extremely variable during individual passes of the rat through the firing field. </w:t>
      </w:r>
      <w:r w:rsidRPr="00C1620F">
        <w:rPr>
          <w:rFonts w:ascii="Times New Roman" w:hAnsi="Times New Roman" w:cs="Times New Roman"/>
          <w:i/>
          <w:iCs/>
          <w:noProof/>
        </w:rPr>
        <w:t>Proc Natl Acad Sci U S A</w:t>
      </w:r>
      <w:r w:rsidRPr="00C1620F">
        <w:rPr>
          <w:rFonts w:ascii="Times New Roman" w:hAnsi="Times New Roman" w:cs="Times New Roman"/>
          <w:noProof/>
        </w:rPr>
        <w:t xml:space="preserve"> 95: 3182–3187, 1998.</w:t>
      </w:r>
    </w:p>
    <w:p w14:paraId="161FC9CC"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Gaunt RE</w:t>
      </w:r>
      <w:r w:rsidRPr="00C1620F">
        <w:rPr>
          <w:rFonts w:ascii="Times New Roman" w:hAnsi="Times New Roman" w:cs="Times New Roman"/>
          <w:noProof/>
        </w:rPr>
        <w:t xml:space="preserve">, </w:t>
      </w:r>
      <w:r w:rsidRPr="00C1620F">
        <w:rPr>
          <w:rFonts w:ascii="Times New Roman" w:hAnsi="Times New Roman" w:cs="Times New Roman"/>
          <w:b/>
          <w:bCs/>
          <w:noProof/>
        </w:rPr>
        <w:t>Iyengar S</w:t>
      </w:r>
      <w:r w:rsidRPr="00C1620F">
        <w:rPr>
          <w:rFonts w:ascii="Times New Roman" w:hAnsi="Times New Roman" w:cs="Times New Roman"/>
          <w:noProof/>
        </w:rPr>
        <w:t xml:space="preserve">, </w:t>
      </w:r>
      <w:r w:rsidRPr="00C1620F">
        <w:rPr>
          <w:rFonts w:ascii="Times New Roman" w:hAnsi="Times New Roman" w:cs="Times New Roman"/>
          <w:b/>
          <w:bCs/>
          <w:noProof/>
        </w:rPr>
        <w:t>Olde Daalhuis AB</w:t>
      </w:r>
      <w:r w:rsidRPr="00C1620F">
        <w:rPr>
          <w:rFonts w:ascii="Times New Roman" w:hAnsi="Times New Roman" w:cs="Times New Roman"/>
          <w:noProof/>
        </w:rPr>
        <w:t xml:space="preserve">, </w:t>
      </w:r>
      <w:r w:rsidRPr="00C1620F">
        <w:rPr>
          <w:rFonts w:ascii="Times New Roman" w:hAnsi="Times New Roman" w:cs="Times New Roman"/>
          <w:b/>
          <w:bCs/>
          <w:noProof/>
        </w:rPr>
        <w:t>Simsek B</w:t>
      </w:r>
      <w:r w:rsidRPr="00C1620F">
        <w:rPr>
          <w:rFonts w:ascii="Times New Roman" w:hAnsi="Times New Roman" w:cs="Times New Roman"/>
          <w:noProof/>
        </w:rPr>
        <w:t xml:space="preserve">, </w:t>
      </w:r>
      <w:r w:rsidRPr="00C1620F">
        <w:rPr>
          <w:rFonts w:ascii="Times New Roman" w:hAnsi="Times New Roman" w:cs="Times New Roman"/>
          <w:b/>
          <w:bCs/>
          <w:noProof/>
        </w:rPr>
        <w:t>Robert Gaunt BE</w:t>
      </w:r>
      <w:r w:rsidRPr="00C1620F">
        <w:rPr>
          <w:rFonts w:ascii="Times New Roman" w:hAnsi="Times New Roman" w:cs="Times New Roman"/>
          <w:noProof/>
        </w:rPr>
        <w:t xml:space="preserve">. An asymptotic expansion for the normalizing constant of the Conway-Maxwell-Poisson distribution. </w:t>
      </w:r>
      <w:r w:rsidRPr="00C1620F">
        <w:rPr>
          <w:rFonts w:ascii="Times New Roman" w:hAnsi="Times New Roman" w:cs="Times New Roman"/>
          <w:i/>
          <w:iCs/>
          <w:noProof/>
        </w:rPr>
        <w:t>Ann Inst Stat Math</w:t>
      </w:r>
      <w:r w:rsidRPr="00C1620F">
        <w:rPr>
          <w:rFonts w:ascii="Times New Roman" w:hAnsi="Times New Roman" w:cs="Times New Roman"/>
          <w:noProof/>
        </w:rPr>
        <w:t xml:space="preserve"> 71: 163–180, 2019.</w:t>
      </w:r>
    </w:p>
    <w:p w14:paraId="5C8D626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Ghanbari A</w:t>
      </w:r>
      <w:r w:rsidRPr="00C1620F">
        <w:rPr>
          <w:rFonts w:ascii="Times New Roman" w:hAnsi="Times New Roman" w:cs="Times New Roman"/>
          <w:noProof/>
        </w:rPr>
        <w:t xml:space="preserve">, </w:t>
      </w:r>
      <w:r w:rsidRPr="00C1620F">
        <w:rPr>
          <w:rFonts w:ascii="Times New Roman" w:hAnsi="Times New Roman" w:cs="Times New Roman"/>
          <w:b/>
          <w:bCs/>
          <w:noProof/>
        </w:rPr>
        <w:t>Lee CM</w:t>
      </w:r>
      <w:r w:rsidRPr="00C1620F">
        <w:rPr>
          <w:rFonts w:ascii="Times New Roman" w:hAnsi="Times New Roman" w:cs="Times New Roman"/>
          <w:noProof/>
        </w:rPr>
        <w:t xml:space="preserve">, </w:t>
      </w:r>
      <w:r w:rsidRPr="00C1620F">
        <w:rPr>
          <w:rFonts w:ascii="Times New Roman" w:hAnsi="Times New Roman" w:cs="Times New Roman"/>
          <w:b/>
          <w:bCs/>
          <w:noProof/>
        </w:rPr>
        <w:t>Read HL</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Modeling stimulus-dependent variability improves decoding of population neural responses. </w:t>
      </w:r>
      <w:r w:rsidRPr="00C1620F">
        <w:rPr>
          <w:rFonts w:ascii="Times New Roman" w:hAnsi="Times New Roman" w:cs="Times New Roman"/>
          <w:i/>
          <w:iCs/>
          <w:noProof/>
        </w:rPr>
        <w:t>J Neural Eng</w:t>
      </w:r>
      <w:r w:rsidRPr="00C1620F">
        <w:rPr>
          <w:rFonts w:ascii="Times New Roman" w:hAnsi="Times New Roman" w:cs="Times New Roman"/>
          <w:noProof/>
        </w:rPr>
        <w:t xml:space="preserve"> 16, 2019.</w:t>
      </w:r>
    </w:p>
    <w:p w14:paraId="3703D51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Gupta RC</w:t>
      </w:r>
      <w:r w:rsidRPr="00C1620F">
        <w:rPr>
          <w:rFonts w:ascii="Times New Roman" w:hAnsi="Times New Roman" w:cs="Times New Roman"/>
          <w:noProof/>
        </w:rPr>
        <w:t xml:space="preserve">, </w:t>
      </w:r>
      <w:r w:rsidRPr="00C1620F">
        <w:rPr>
          <w:rFonts w:ascii="Times New Roman" w:hAnsi="Times New Roman" w:cs="Times New Roman"/>
          <w:b/>
          <w:bCs/>
          <w:noProof/>
        </w:rPr>
        <w:t>Sim SZ</w:t>
      </w:r>
      <w:r w:rsidRPr="00C1620F">
        <w:rPr>
          <w:rFonts w:ascii="Times New Roman" w:hAnsi="Times New Roman" w:cs="Times New Roman"/>
          <w:noProof/>
        </w:rPr>
        <w:t xml:space="preserve">, </w:t>
      </w:r>
      <w:r w:rsidRPr="00C1620F">
        <w:rPr>
          <w:rFonts w:ascii="Times New Roman" w:hAnsi="Times New Roman" w:cs="Times New Roman"/>
          <w:b/>
          <w:bCs/>
          <w:noProof/>
        </w:rPr>
        <w:t>Ong SH</w:t>
      </w:r>
      <w:r w:rsidRPr="00C1620F">
        <w:rPr>
          <w:rFonts w:ascii="Times New Roman" w:hAnsi="Times New Roman" w:cs="Times New Roman"/>
          <w:noProof/>
        </w:rPr>
        <w:t xml:space="preserve">. Analysis of discrete data by Conway–Maxwell Poisson distribution. </w:t>
      </w:r>
      <w:r w:rsidRPr="00C1620F">
        <w:rPr>
          <w:rFonts w:ascii="Times New Roman" w:hAnsi="Times New Roman" w:cs="Times New Roman"/>
          <w:i/>
          <w:iCs/>
          <w:noProof/>
        </w:rPr>
        <w:t>AStA Adv Stat Anal</w:t>
      </w:r>
      <w:r w:rsidRPr="00C1620F">
        <w:rPr>
          <w:rFonts w:ascii="Times New Roman" w:hAnsi="Times New Roman" w:cs="Times New Roman"/>
          <w:noProof/>
        </w:rPr>
        <w:t xml:space="preserve"> 98: 327–343, 2014.</w:t>
      </w:r>
    </w:p>
    <w:p w14:paraId="29132EE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Kelly RC</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Kass RE</w:t>
      </w:r>
      <w:r w:rsidRPr="00C1620F">
        <w:rPr>
          <w:rFonts w:ascii="Times New Roman" w:hAnsi="Times New Roman" w:cs="Times New Roman"/>
          <w:noProof/>
        </w:rPr>
        <w:t xml:space="preserve">, </w:t>
      </w:r>
      <w:r w:rsidRPr="00C1620F">
        <w:rPr>
          <w:rFonts w:ascii="Times New Roman" w:hAnsi="Times New Roman" w:cs="Times New Roman"/>
          <w:b/>
          <w:bCs/>
          <w:noProof/>
        </w:rPr>
        <w:t>Lee TS</w:t>
      </w:r>
      <w:r w:rsidRPr="00C1620F">
        <w:rPr>
          <w:rFonts w:ascii="Times New Roman" w:hAnsi="Times New Roman" w:cs="Times New Roman"/>
          <w:noProof/>
        </w:rPr>
        <w:t xml:space="preserve">. Local field potentials indicate network state and account for neuronal response variability.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 567–579, 2010.</w:t>
      </w:r>
    </w:p>
    <w:p w14:paraId="5FFAE8F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Utah array extracellular recordings of spontaneous and visually evoked activity from anesthetized macaque primary visual cortex (V1) [Online]. </w:t>
      </w:r>
      <w:r w:rsidRPr="00C1620F">
        <w:rPr>
          <w:rFonts w:ascii="Times New Roman" w:hAnsi="Times New Roman" w:cs="Times New Roman"/>
          <w:i/>
          <w:iCs/>
          <w:noProof/>
        </w:rPr>
        <w:t>CRCNS.org</w:t>
      </w:r>
      <w:r w:rsidRPr="00C1620F">
        <w:rPr>
          <w:rFonts w:ascii="Times New Roman" w:hAnsi="Times New Roman" w:cs="Times New Roman"/>
          <w:noProof/>
        </w:rPr>
        <w:t xml:space="preserve"> 2016.http://dx.doi.org/10.6080/K0NC5Z4X.</w:t>
      </w:r>
    </w:p>
    <w:p w14:paraId="37C873D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Lesica NA</w:t>
      </w:r>
      <w:r w:rsidRPr="00C1620F">
        <w:rPr>
          <w:rFonts w:ascii="Times New Roman" w:hAnsi="Times New Roman" w:cs="Times New Roman"/>
          <w:noProof/>
        </w:rPr>
        <w:t xml:space="preserve">, </w:t>
      </w:r>
      <w:r w:rsidRPr="00C1620F">
        <w:rPr>
          <w:rFonts w:ascii="Times New Roman" w:hAnsi="Times New Roman" w:cs="Times New Roman"/>
          <w:b/>
          <w:bCs/>
          <w:noProof/>
        </w:rPr>
        <w:t>Jin J</w:t>
      </w:r>
      <w:r w:rsidRPr="00C1620F">
        <w:rPr>
          <w:rFonts w:ascii="Times New Roman" w:hAnsi="Times New Roman" w:cs="Times New Roman"/>
          <w:noProof/>
        </w:rPr>
        <w:t xml:space="preserve">, </w:t>
      </w:r>
      <w:r w:rsidRPr="00C1620F">
        <w:rPr>
          <w:rFonts w:ascii="Times New Roman" w:hAnsi="Times New Roman" w:cs="Times New Roman"/>
          <w:b/>
          <w:bCs/>
          <w:noProof/>
        </w:rPr>
        <w:t>Weng C</w:t>
      </w:r>
      <w:r w:rsidRPr="00C1620F">
        <w:rPr>
          <w:rFonts w:ascii="Times New Roman" w:hAnsi="Times New Roman" w:cs="Times New Roman"/>
          <w:noProof/>
        </w:rPr>
        <w:t xml:space="preserve">, </w:t>
      </w:r>
      <w:r w:rsidRPr="00C1620F">
        <w:rPr>
          <w:rFonts w:ascii="Times New Roman" w:hAnsi="Times New Roman" w:cs="Times New Roman"/>
          <w:b/>
          <w:bCs/>
          <w:noProof/>
        </w:rPr>
        <w:t>Yeh CI</w:t>
      </w:r>
      <w:r w:rsidRPr="00C1620F">
        <w:rPr>
          <w:rFonts w:ascii="Times New Roman" w:hAnsi="Times New Roman" w:cs="Times New Roman"/>
          <w:noProof/>
        </w:rPr>
        <w:t xml:space="preserve">, </w:t>
      </w:r>
      <w:r w:rsidRPr="00C1620F">
        <w:rPr>
          <w:rFonts w:ascii="Times New Roman" w:hAnsi="Times New Roman" w:cs="Times New Roman"/>
          <w:b/>
          <w:bCs/>
          <w:noProof/>
        </w:rPr>
        <w:t>Butts DA</w:t>
      </w:r>
      <w:r w:rsidRPr="00C1620F">
        <w:rPr>
          <w:rFonts w:ascii="Times New Roman" w:hAnsi="Times New Roman" w:cs="Times New Roman"/>
          <w:noProof/>
        </w:rPr>
        <w:t xml:space="preserve">, </w:t>
      </w:r>
      <w:r w:rsidRPr="00C1620F">
        <w:rPr>
          <w:rFonts w:ascii="Times New Roman" w:hAnsi="Times New Roman" w:cs="Times New Roman"/>
          <w:b/>
          <w:bCs/>
          <w:noProof/>
        </w:rPr>
        <w:t>Stanley GB</w:t>
      </w:r>
      <w:r w:rsidRPr="00C1620F">
        <w:rPr>
          <w:rFonts w:ascii="Times New Roman" w:hAnsi="Times New Roman" w:cs="Times New Roman"/>
          <w:noProof/>
        </w:rPr>
        <w:t xml:space="preserve">, </w:t>
      </w:r>
      <w:r w:rsidRPr="00C1620F">
        <w:rPr>
          <w:rFonts w:ascii="Times New Roman" w:hAnsi="Times New Roman" w:cs="Times New Roman"/>
          <w:b/>
          <w:bCs/>
          <w:noProof/>
        </w:rPr>
        <w:t>Alonso JM</w:t>
      </w:r>
      <w:r w:rsidRPr="00C1620F">
        <w:rPr>
          <w:rFonts w:ascii="Times New Roman" w:hAnsi="Times New Roman" w:cs="Times New Roman"/>
          <w:noProof/>
        </w:rPr>
        <w:t xml:space="preserve">. Adaptation to Stimulus Contrast and Correlations during Natural Visual Stimulation. </w:t>
      </w:r>
      <w:r w:rsidRPr="00C1620F">
        <w:rPr>
          <w:rFonts w:ascii="Times New Roman" w:hAnsi="Times New Roman" w:cs="Times New Roman"/>
          <w:i/>
          <w:iCs/>
          <w:noProof/>
        </w:rPr>
        <w:t>Neuron</w:t>
      </w:r>
      <w:r w:rsidRPr="00C1620F">
        <w:rPr>
          <w:rFonts w:ascii="Times New Roman" w:hAnsi="Times New Roman" w:cs="Times New Roman"/>
          <w:noProof/>
        </w:rPr>
        <w:t xml:space="preserve"> 55: 479–491, 2007.</w:t>
      </w:r>
    </w:p>
    <w:p w14:paraId="2011FC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Macke JH</w:t>
      </w:r>
      <w:r w:rsidRPr="00C1620F">
        <w:rPr>
          <w:rFonts w:ascii="Times New Roman" w:hAnsi="Times New Roman" w:cs="Times New Roman"/>
          <w:noProof/>
        </w:rPr>
        <w:t xml:space="preserve">, </w:t>
      </w:r>
      <w:r w:rsidRPr="00C1620F">
        <w:rPr>
          <w:rFonts w:ascii="Times New Roman" w:hAnsi="Times New Roman" w:cs="Times New Roman"/>
          <w:b/>
          <w:bCs/>
          <w:noProof/>
        </w:rPr>
        <w:t>Buesing L</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Empirical models of spiking in neural populations. </w:t>
      </w:r>
      <w:r w:rsidRPr="00C1620F">
        <w:rPr>
          <w:rFonts w:ascii="Times New Roman" w:hAnsi="Times New Roman" w:cs="Times New Roman"/>
          <w:i/>
          <w:iCs/>
          <w:noProof/>
        </w:rPr>
        <w:t>Adv Neural Inf Process Syst</w:t>
      </w:r>
      <w:r w:rsidRPr="00C1620F">
        <w:rPr>
          <w:rFonts w:ascii="Times New Roman" w:hAnsi="Times New Roman" w:cs="Times New Roman"/>
          <w:noProof/>
        </w:rPr>
        <w:t xml:space="preserve"> 24, 2011.</w:t>
      </w:r>
    </w:p>
    <w:p w14:paraId="6D13163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Maimon G</w:t>
      </w:r>
      <w:r w:rsidRPr="00C1620F">
        <w:rPr>
          <w:rFonts w:ascii="Times New Roman" w:hAnsi="Times New Roman" w:cs="Times New Roman"/>
          <w:noProof/>
        </w:rPr>
        <w:t xml:space="preserve">, </w:t>
      </w:r>
      <w:r w:rsidRPr="00C1620F">
        <w:rPr>
          <w:rFonts w:ascii="Times New Roman" w:hAnsi="Times New Roman" w:cs="Times New Roman"/>
          <w:b/>
          <w:bCs/>
          <w:noProof/>
        </w:rPr>
        <w:t>Assad J a.</w:t>
      </w:r>
      <w:r w:rsidRPr="00C1620F">
        <w:rPr>
          <w:rFonts w:ascii="Times New Roman" w:hAnsi="Times New Roman" w:cs="Times New Roman"/>
          <w:noProof/>
        </w:rPr>
        <w:t xml:space="preserve"> Beyond Poisson: Increased Spike-Time Regularity across Primate Parietal Cortex. </w:t>
      </w:r>
      <w:r w:rsidRPr="00C1620F">
        <w:rPr>
          <w:rFonts w:ascii="Times New Roman" w:hAnsi="Times New Roman" w:cs="Times New Roman"/>
          <w:i/>
          <w:iCs/>
          <w:noProof/>
        </w:rPr>
        <w:t>Neuron</w:t>
      </w:r>
      <w:r w:rsidRPr="00C1620F">
        <w:rPr>
          <w:rFonts w:ascii="Times New Roman" w:hAnsi="Times New Roman" w:cs="Times New Roman"/>
          <w:noProof/>
        </w:rPr>
        <w:t xml:space="preserve"> 62: 426–440, 2009.</w:t>
      </w:r>
    </w:p>
    <w:p w14:paraId="10496B5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Paninski L</w:t>
      </w:r>
      <w:r w:rsidRPr="00C1620F">
        <w:rPr>
          <w:rFonts w:ascii="Times New Roman" w:hAnsi="Times New Roman" w:cs="Times New Roman"/>
          <w:noProof/>
        </w:rPr>
        <w:t xml:space="preserve">, </w:t>
      </w:r>
      <w:r w:rsidRPr="00C1620F">
        <w:rPr>
          <w:rFonts w:ascii="Times New Roman" w:hAnsi="Times New Roman" w:cs="Times New Roman"/>
          <w:b/>
          <w:bCs/>
          <w:noProof/>
        </w:rPr>
        <w:t>Ahmadian Y</w:t>
      </w:r>
      <w:r w:rsidRPr="00C1620F">
        <w:rPr>
          <w:rFonts w:ascii="Times New Roman" w:hAnsi="Times New Roman" w:cs="Times New Roman"/>
          <w:noProof/>
        </w:rPr>
        <w:t xml:space="preserve">, </w:t>
      </w:r>
      <w:r w:rsidRPr="00C1620F">
        <w:rPr>
          <w:rFonts w:ascii="Times New Roman" w:hAnsi="Times New Roman" w:cs="Times New Roman"/>
          <w:b/>
          <w:bCs/>
          <w:noProof/>
        </w:rPr>
        <w:t>Ferreira DG</w:t>
      </w:r>
      <w:r w:rsidRPr="00C1620F">
        <w:rPr>
          <w:rFonts w:ascii="Times New Roman" w:hAnsi="Times New Roman" w:cs="Times New Roman"/>
          <w:noProof/>
        </w:rPr>
        <w:t xml:space="preserve">, </w:t>
      </w:r>
      <w:r w:rsidRPr="00C1620F">
        <w:rPr>
          <w:rFonts w:ascii="Times New Roman" w:hAnsi="Times New Roman" w:cs="Times New Roman"/>
          <w:b/>
          <w:bCs/>
          <w:noProof/>
        </w:rPr>
        <w:t>Koyama S</w:t>
      </w:r>
      <w:r w:rsidRPr="00C1620F">
        <w:rPr>
          <w:rFonts w:ascii="Times New Roman" w:hAnsi="Times New Roman" w:cs="Times New Roman"/>
          <w:noProof/>
        </w:rPr>
        <w:t xml:space="preserve">, </w:t>
      </w:r>
      <w:r w:rsidRPr="00C1620F">
        <w:rPr>
          <w:rFonts w:ascii="Times New Roman" w:hAnsi="Times New Roman" w:cs="Times New Roman"/>
          <w:b/>
          <w:bCs/>
          <w:noProof/>
        </w:rPr>
        <w:t>Rahnama Rad K</w:t>
      </w:r>
      <w:r w:rsidRPr="00C1620F">
        <w:rPr>
          <w:rFonts w:ascii="Times New Roman" w:hAnsi="Times New Roman" w:cs="Times New Roman"/>
          <w:noProof/>
        </w:rPr>
        <w:t xml:space="preserve">, </w:t>
      </w:r>
      <w:r w:rsidRPr="00C1620F">
        <w:rPr>
          <w:rFonts w:ascii="Times New Roman" w:hAnsi="Times New Roman" w:cs="Times New Roman"/>
          <w:b/>
          <w:bCs/>
          <w:noProof/>
        </w:rPr>
        <w:t>Vidne M</w:t>
      </w:r>
      <w:r w:rsidRPr="00C1620F">
        <w:rPr>
          <w:rFonts w:ascii="Times New Roman" w:hAnsi="Times New Roman" w:cs="Times New Roman"/>
          <w:noProof/>
        </w:rPr>
        <w:t xml:space="preserve">, </w:t>
      </w:r>
      <w:r w:rsidRPr="00C1620F">
        <w:rPr>
          <w:rFonts w:ascii="Times New Roman" w:hAnsi="Times New Roman" w:cs="Times New Roman"/>
          <w:b/>
          <w:bCs/>
          <w:noProof/>
        </w:rPr>
        <w:t>Vogelstein J</w:t>
      </w:r>
      <w:r w:rsidRPr="00C1620F">
        <w:rPr>
          <w:rFonts w:ascii="Times New Roman" w:hAnsi="Times New Roman" w:cs="Times New Roman"/>
          <w:noProof/>
        </w:rPr>
        <w:t xml:space="preserve">, </w:t>
      </w:r>
      <w:r w:rsidRPr="00C1620F">
        <w:rPr>
          <w:rFonts w:ascii="Times New Roman" w:hAnsi="Times New Roman" w:cs="Times New Roman"/>
          <w:b/>
          <w:bCs/>
          <w:noProof/>
        </w:rPr>
        <w:t>Wu W</w:t>
      </w:r>
      <w:r w:rsidRPr="00C1620F">
        <w:rPr>
          <w:rFonts w:ascii="Times New Roman" w:hAnsi="Times New Roman" w:cs="Times New Roman"/>
          <w:noProof/>
        </w:rPr>
        <w:t xml:space="preserve">. A new look at state-space models for neural data.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29Springer: 107–126, 2010.</w:t>
      </w:r>
    </w:p>
    <w:p w14:paraId="6BA7DD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Rauch HE</w:t>
      </w:r>
      <w:r w:rsidRPr="00C1620F">
        <w:rPr>
          <w:rFonts w:ascii="Times New Roman" w:hAnsi="Times New Roman" w:cs="Times New Roman"/>
          <w:noProof/>
        </w:rPr>
        <w:t xml:space="preserve">, </w:t>
      </w:r>
      <w:r w:rsidRPr="00C1620F">
        <w:rPr>
          <w:rFonts w:ascii="Times New Roman" w:hAnsi="Times New Roman" w:cs="Times New Roman"/>
          <w:b/>
          <w:bCs/>
          <w:noProof/>
        </w:rPr>
        <w:t>Tung F</w:t>
      </w:r>
      <w:r w:rsidRPr="00C1620F">
        <w:rPr>
          <w:rFonts w:ascii="Times New Roman" w:hAnsi="Times New Roman" w:cs="Times New Roman"/>
          <w:noProof/>
        </w:rPr>
        <w:t xml:space="preserve">, </w:t>
      </w:r>
      <w:r w:rsidRPr="00C1620F">
        <w:rPr>
          <w:rFonts w:ascii="Times New Roman" w:hAnsi="Times New Roman" w:cs="Times New Roman"/>
          <w:b/>
          <w:bCs/>
          <w:noProof/>
        </w:rPr>
        <w:t>Striebel CT</w:t>
      </w:r>
      <w:r w:rsidRPr="00C1620F">
        <w:rPr>
          <w:rFonts w:ascii="Times New Roman" w:hAnsi="Times New Roman" w:cs="Times New Roman"/>
          <w:noProof/>
        </w:rPr>
        <w:t xml:space="preserve">. Maximum likelihood estimates of linear dynamic systems. </w:t>
      </w:r>
      <w:r w:rsidRPr="00C1620F">
        <w:rPr>
          <w:rFonts w:ascii="Times New Roman" w:hAnsi="Times New Roman" w:cs="Times New Roman"/>
          <w:i/>
          <w:iCs/>
          <w:noProof/>
        </w:rPr>
        <w:t>AIAA J</w:t>
      </w:r>
      <w:r w:rsidRPr="00C1620F">
        <w:rPr>
          <w:rFonts w:ascii="Times New Roman" w:hAnsi="Times New Roman" w:cs="Times New Roman"/>
          <w:noProof/>
        </w:rPr>
        <w:t xml:space="preserve"> 3: 1445–1450, 1965.</w:t>
      </w:r>
    </w:p>
    <w:p w14:paraId="21EBF24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Rokni U</w:t>
      </w:r>
      <w:r w:rsidRPr="00C1620F">
        <w:rPr>
          <w:rFonts w:ascii="Times New Roman" w:hAnsi="Times New Roman" w:cs="Times New Roman"/>
          <w:noProof/>
        </w:rPr>
        <w:t xml:space="preserve">, </w:t>
      </w:r>
      <w:r w:rsidRPr="00C1620F">
        <w:rPr>
          <w:rFonts w:ascii="Times New Roman" w:hAnsi="Times New Roman" w:cs="Times New Roman"/>
          <w:b/>
          <w:bCs/>
          <w:noProof/>
        </w:rPr>
        <w:t>Richardson AG</w:t>
      </w:r>
      <w:r w:rsidRPr="00C1620F">
        <w:rPr>
          <w:rFonts w:ascii="Times New Roman" w:hAnsi="Times New Roman" w:cs="Times New Roman"/>
          <w:noProof/>
        </w:rPr>
        <w:t xml:space="preserve">, </w:t>
      </w:r>
      <w:r w:rsidRPr="00C1620F">
        <w:rPr>
          <w:rFonts w:ascii="Times New Roman" w:hAnsi="Times New Roman" w:cs="Times New Roman"/>
          <w:b/>
          <w:bCs/>
          <w:noProof/>
        </w:rPr>
        <w:t>Bizzi E</w:t>
      </w:r>
      <w:r w:rsidRPr="00C1620F">
        <w:rPr>
          <w:rFonts w:ascii="Times New Roman" w:hAnsi="Times New Roman" w:cs="Times New Roman"/>
          <w:noProof/>
        </w:rPr>
        <w:t xml:space="preserve">, </w:t>
      </w:r>
      <w:r w:rsidRPr="00C1620F">
        <w:rPr>
          <w:rFonts w:ascii="Times New Roman" w:hAnsi="Times New Roman" w:cs="Times New Roman"/>
          <w:b/>
          <w:bCs/>
          <w:noProof/>
        </w:rPr>
        <w:t>Seung HS</w:t>
      </w:r>
      <w:r w:rsidRPr="00C1620F">
        <w:rPr>
          <w:rFonts w:ascii="Times New Roman" w:hAnsi="Times New Roman" w:cs="Times New Roman"/>
          <w:noProof/>
        </w:rPr>
        <w:t xml:space="preserve">. Motor learning with unstable neural representations. </w:t>
      </w:r>
      <w:r w:rsidRPr="00C1620F">
        <w:rPr>
          <w:rFonts w:ascii="Times New Roman" w:hAnsi="Times New Roman" w:cs="Times New Roman"/>
          <w:i/>
          <w:iCs/>
          <w:noProof/>
        </w:rPr>
        <w:t>Neuron</w:t>
      </w:r>
      <w:r w:rsidRPr="00C1620F">
        <w:rPr>
          <w:rFonts w:ascii="Times New Roman" w:hAnsi="Times New Roman" w:cs="Times New Roman"/>
          <w:noProof/>
        </w:rPr>
        <w:t xml:space="preserve"> 54: 653–666, 2007.</w:t>
      </w:r>
    </w:p>
    <w:p w14:paraId="73BA1EC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Sellers KF</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A flexible regression model for count data. </w:t>
      </w:r>
      <w:r w:rsidRPr="00C1620F">
        <w:rPr>
          <w:rFonts w:ascii="Times New Roman" w:hAnsi="Times New Roman" w:cs="Times New Roman"/>
          <w:i/>
          <w:iCs/>
          <w:noProof/>
        </w:rPr>
        <w:t>https://doi.org/101214/09-AOAS306</w:t>
      </w:r>
      <w:r w:rsidRPr="00C1620F">
        <w:rPr>
          <w:rFonts w:ascii="Times New Roman" w:hAnsi="Times New Roman" w:cs="Times New Roman"/>
          <w:noProof/>
        </w:rPr>
        <w:t xml:space="preserve"> 4: 943–961, 2010.</w:t>
      </w:r>
    </w:p>
    <w:p w14:paraId="463C813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Shmueli G</w:t>
      </w:r>
      <w:r w:rsidRPr="00C1620F">
        <w:rPr>
          <w:rFonts w:ascii="Times New Roman" w:hAnsi="Times New Roman" w:cs="Times New Roman"/>
          <w:noProof/>
        </w:rPr>
        <w:t xml:space="preserve">, </w:t>
      </w:r>
      <w:r w:rsidRPr="00C1620F">
        <w:rPr>
          <w:rFonts w:ascii="Times New Roman" w:hAnsi="Times New Roman" w:cs="Times New Roman"/>
          <w:b/>
          <w:bCs/>
          <w:noProof/>
        </w:rPr>
        <w:t>Minka TP</w:t>
      </w:r>
      <w:r w:rsidRPr="00C1620F">
        <w:rPr>
          <w:rFonts w:ascii="Times New Roman" w:hAnsi="Times New Roman" w:cs="Times New Roman"/>
          <w:noProof/>
        </w:rPr>
        <w:t xml:space="preserve">, </w:t>
      </w:r>
      <w:r w:rsidRPr="00C1620F">
        <w:rPr>
          <w:rFonts w:ascii="Times New Roman" w:hAnsi="Times New Roman" w:cs="Times New Roman"/>
          <w:b/>
          <w:bCs/>
          <w:noProof/>
        </w:rPr>
        <w:t>Kadane JB</w:t>
      </w:r>
      <w:r w:rsidRPr="00C1620F">
        <w:rPr>
          <w:rFonts w:ascii="Times New Roman" w:hAnsi="Times New Roman" w:cs="Times New Roman"/>
          <w:noProof/>
        </w:rPr>
        <w:t xml:space="preserve">, </w:t>
      </w:r>
      <w:r w:rsidRPr="00C1620F">
        <w:rPr>
          <w:rFonts w:ascii="Times New Roman" w:hAnsi="Times New Roman" w:cs="Times New Roman"/>
          <w:b/>
          <w:bCs/>
          <w:noProof/>
        </w:rPr>
        <w:t>Borle S</w:t>
      </w:r>
      <w:r w:rsidRPr="00C1620F">
        <w:rPr>
          <w:rFonts w:ascii="Times New Roman" w:hAnsi="Times New Roman" w:cs="Times New Roman"/>
          <w:noProof/>
        </w:rPr>
        <w:t xml:space="preserve">, </w:t>
      </w:r>
      <w:r w:rsidRPr="00C1620F">
        <w:rPr>
          <w:rFonts w:ascii="Times New Roman" w:hAnsi="Times New Roman" w:cs="Times New Roman"/>
          <w:b/>
          <w:bCs/>
          <w:noProof/>
        </w:rPr>
        <w:t>Boatwright P</w:t>
      </w:r>
      <w:r w:rsidRPr="00C1620F">
        <w:rPr>
          <w:rFonts w:ascii="Times New Roman" w:hAnsi="Times New Roman" w:cs="Times New Roman"/>
          <w:noProof/>
        </w:rPr>
        <w:t xml:space="preserve">. A useful distribution for fitting discrete data: revival of the Conway–Maxwell–Poisson distribution. </w:t>
      </w:r>
      <w:r w:rsidRPr="00C1620F">
        <w:rPr>
          <w:rFonts w:ascii="Times New Roman" w:hAnsi="Times New Roman" w:cs="Times New Roman"/>
          <w:i/>
          <w:iCs/>
          <w:noProof/>
        </w:rPr>
        <w:t>J R Stat Soc Ser C (Applied Stat</w:t>
      </w:r>
      <w:r w:rsidRPr="00C1620F">
        <w:rPr>
          <w:rFonts w:ascii="Times New Roman" w:hAnsi="Times New Roman" w:cs="Times New Roman"/>
          <w:noProof/>
        </w:rPr>
        <w:t xml:space="preserve"> 54: 127–142, 2005.</w:t>
      </w:r>
    </w:p>
    <w:p w14:paraId="1A36777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Spatial and temporal scales of neuronal correlation in primary visual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28: 12591–12603, 2008.</w:t>
      </w:r>
    </w:p>
    <w:p w14:paraId="36930C6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lastRenderedPageBreak/>
        <w:t>Steinmetz NA</w:t>
      </w:r>
      <w:r w:rsidRPr="00C1620F">
        <w:rPr>
          <w:rFonts w:ascii="Times New Roman" w:hAnsi="Times New Roman" w:cs="Times New Roman"/>
          <w:noProof/>
        </w:rPr>
        <w:t xml:space="preserve">, </w:t>
      </w:r>
      <w:r w:rsidRPr="00C1620F">
        <w:rPr>
          <w:rFonts w:ascii="Times New Roman" w:hAnsi="Times New Roman" w:cs="Times New Roman"/>
          <w:b/>
          <w:bCs/>
          <w:noProof/>
        </w:rPr>
        <w:t>Aydin C</w:t>
      </w:r>
      <w:r w:rsidRPr="00C1620F">
        <w:rPr>
          <w:rFonts w:ascii="Times New Roman" w:hAnsi="Times New Roman" w:cs="Times New Roman"/>
          <w:noProof/>
        </w:rPr>
        <w:t xml:space="preserve">, </w:t>
      </w:r>
      <w:r w:rsidRPr="00C1620F">
        <w:rPr>
          <w:rFonts w:ascii="Times New Roman" w:hAnsi="Times New Roman" w:cs="Times New Roman"/>
          <w:b/>
          <w:bCs/>
          <w:noProof/>
        </w:rPr>
        <w:t>Lebedeva A</w:t>
      </w:r>
      <w:r w:rsidRPr="00C1620F">
        <w:rPr>
          <w:rFonts w:ascii="Times New Roman" w:hAnsi="Times New Roman" w:cs="Times New Roman"/>
          <w:noProof/>
        </w:rPr>
        <w:t xml:space="preserve">, </w:t>
      </w:r>
      <w:r w:rsidRPr="00C1620F">
        <w:rPr>
          <w:rFonts w:ascii="Times New Roman" w:hAnsi="Times New Roman" w:cs="Times New Roman"/>
          <w:b/>
          <w:bCs/>
          <w:noProof/>
        </w:rPr>
        <w:t>Okun M</w:t>
      </w:r>
      <w:r w:rsidRPr="00C1620F">
        <w:rPr>
          <w:rFonts w:ascii="Times New Roman" w:hAnsi="Times New Roman" w:cs="Times New Roman"/>
          <w:noProof/>
        </w:rPr>
        <w:t xml:space="preserve">, </w:t>
      </w:r>
      <w:r w:rsidRPr="00C1620F">
        <w:rPr>
          <w:rFonts w:ascii="Times New Roman" w:hAnsi="Times New Roman" w:cs="Times New Roman"/>
          <w:b/>
          <w:bCs/>
          <w:noProof/>
        </w:rPr>
        <w:t>Pachitariu M</w:t>
      </w:r>
      <w:r w:rsidRPr="00C1620F">
        <w:rPr>
          <w:rFonts w:ascii="Times New Roman" w:hAnsi="Times New Roman" w:cs="Times New Roman"/>
          <w:noProof/>
        </w:rPr>
        <w:t xml:space="preserve">, </w:t>
      </w:r>
      <w:r w:rsidRPr="00C1620F">
        <w:rPr>
          <w:rFonts w:ascii="Times New Roman" w:hAnsi="Times New Roman" w:cs="Times New Roman"/>
          <w:b/>
          <w:bCs/>
          <w:noProof/>
        </w:rPr>
        <w:t>Bauza M</w:t>
      </w:r>
      <w:r w:rsidRPr="00C1620F">
        <w:rPr>
          <w:rFonts w:ascii="Times New Roman" w:hAnsi="Times New Roman" w:cs="Times New Roman"/>
          <w:noProof/>
        </w:rPr>
        <w:t xml:space="preserve">, </w:t>
      </w:r>
      <w:r w:rsidRPr="00C1620F">
        <w:rPr>
          <w:rFonts w:ascii="Times New Roman" w:hAnsi="Times New Roman" w:cs="Times New Roman"/>
          <w:b/>
          <w:bCs/>
          <w:noProof/>
        </w:rPr>
        <w:t>Beau M</w:t>
      </w:r>
      <w:r w:rsidRPr="00C1620F">
        <w:rPr>
          <w:rFonts w:ascii="Times New Roman" w:hAnsi="Times New Roman" w:cs="Times New Roman"/>
          <w:noProof/>
        </w:rPr>
        <w:t xml:space="preserve">, </w:t>
      </w:r>
      <w:r w:rsidRPr="00C1620F">
        <w:rPr>
          <w:rFonts w:ascii="Times New Roman" w:hAnsi="Times New Roman" w:cs="Times New Roman"/>
          <w:b/>
          <w:bCs/>
          <w:noProof/>
        </w:rPr>
        <w:t>Bhagat J</w:t>
      </w:r>
      <w:r w:rsidRPr="00C1620F">
        <w:rPr>
          <w:rFonts w:ascii="Times New Roman" w:hAnsi="Times New Roman" w:cs="Times New Roman"/>
          <w:noProof/>
        </w:rPr>
        <w:t xml:space="preserve">, </w:t>
      </w:r>
      <w:r w:rsidRPr="00C1620F">
        <w:rPr>
          <w:rFonts w:ascii="Times New Roman" w:hAnsi="Times New Roman" w:cs="Times New Roman"/>
          <w:b/>
          <w:bCs/>
          <w:noProof/>
        </w:rPr>
        <w:t>Böhm C</w:t>
      </w:r>
      <w:r w:rsidRPr="00C1620F">
        <w:rPr>
          <w:rFonts w:ascii="Times New Roman" w:hAnsi="Times New Roman" w:cs="Times New Roman"/>
          <w:noProof/>
        </w:rPr>
        <w:t xml:space="preserve">, </w:t>
      </w:r>
      <w:r w:rsidRPr="00C1620F">
        <w:rPr>
          <w:rFonts w:ascii="Times New Roman" w:hAnsi="Times New Roman" w:cs="Times New Roman"/>
          <w:b/>
          <w:bCs/>
          <w:noProof/>
        </w:rPr>
        <w:t>Broux M</w:t>
      </w:r>
      <w:r w:rsidRPr="00C1620F">
        <w:rPr>
          <w:rFonts w:ascii="Times New Roman" w:hAnsi="Times New Roman" w:cs="Times New Roman"/>
          <w:noProof/>
        </w:rPr>
        <w:t xml:space="preserve">, </w:t>
      </w:r>
      <w:r w:rsidRPr="00C1620F">
        <w:rPr>
          <w:rFonts w:ascii="Times New Roman" w:hAnsi="Times New Roman" w:cs="Times New Roman"/>
          <w:b/>
          <w:bCs/>
          <w:noProof/>
        </w:rPr>
        <w:t>Chen S</w:t>
      </w:r>
      <w:r w:rsidRPr="00C1620F">
        <w:rPr>
          <w:rFonts w:ascii="Times New Roman" w:hAnsi="Times New Roman" w:cs="Times New Roman"/>
          <w:noProof/>
        </w:rPr>
        <w:t xml:space="preserve">, </w:t>
      </w:r>
      <w:r w:rsidRPr="00C1620F">
        <w:rPr>
          <w:rFonts w:ascii="Times New Roman" w:hAnsi="Times New Roman" w:cs="Times New Roman"/>
          <w:b/>
          <w:bCs/>
          <w:noProof/>
        </w:rPr>
        <w:t>Colonell J</w:t>
      </w:r>
      <w:r w:rsidRPr="00C1620F">
        <w:rPr>
          <w:rFonts w:ascii="Times New Roman" w:hAnsi="Times New Roman" w:cs="Times New Roman"/>
          <w:noProof/>
        </w:rPr>
        <w:t xml:space="preserve">, </w:t>
      </w:r>
      <w:r w:rsidRPr="00C1620F">
        <w:rPr>
          <w:rFonts w:ascii="Times New Roman" w:hAnsi="Times New Roman" w:cs="Times New Roman"/>
          <w:b/>
          <w:bCs/>
          <w:noProof/>
        </w:rPr>
        <w:t>Gardner RJ</w:t>
      </w:r>
      <w:r w:rsidRPr="00C1620F">
        <w:rPr>
          <w:rFonts w:ascii="Times New Roman" w:hAnsi="Times New Roman" w:cs="Times New Roman"/>
          <w:noProof/>
        </w:rPr>
        <w:t xml:space="preserve">, </w:t>
      </w:r>
      <w:r w:rsidRPr="00C1620F">
        <w:rPr>
          <w:rFonts w:ascii="Times New Roman" w:hAnsi="Times New Roman" w:cs="Times New Roman"/>
          <w:b/>
          <w:bCs/>
          <w:noProof/>
        </w:rPr>
        <w:t>Karsh B</w:t>
      </w:r>
      <w:r w:rsidRPr="00C1620F">
        <w:rPr>
          <w:rFonts w:ascii="Times New Roman" w:hAnsi="Times New Roman" w:cs="Times New Roman"/>
          <w:noProof/>
        </w:rPr>
        <w:t xml:space="preserve">, </w:t>
      </w:r>
      <w:r w:rsidRPr="00C1620F">
        <w:rPr>
          <w:rFonts w:ascii="Times New Roman" w:hAnsi="Times New Roman" w:cs="Times New Roman"/>
          <w:b/>
          <w:bCs/>
          <w:noProof/>
        </w:rPr>
        <w:t>Kloosterman F</w:t>
      </w:r>
      <w:r w:rsidRPr="00C1620F">
        <w:rPr>
          <w:rFonts w:ascii="Times New Roman" w:hAnsi="Times New Roman" w:cs="Times New Roman"/>
          <w:noProof/>
        </w:rPr>
        <w:t xml:space="preserve">, </w:t>
      </w:r>
      <w:r w:rsidRPr="00C1620F">
        <w:rPr>
          <w:rFonts w:ascii="Times New Roman" w:hAnsi="Times New Roman" w:cs="Times New Roman"/>
          <w:b/>
          <w:bCs/>
          <w:noProof/>
        </w:rPr>
        <w:t>Kostadinov D</w:t>
      </w:r>
      <w:r w:rsidRPr="00C1620F">
        <w:rPr>
          <w:rFonts w:ascii="Times New Roman" w:hAnsi="Times New Roman" w:cs="Times New Roman"/>
          <w:noProof/>
        </w:rPr>
        <w:t xml:space="preserve">, </w:t>
      </w:r>
      <w:r w:rsidRPr="00C1620F">
        <w:rPr>
          <w:rFonts w:ascii="Times New Roman" w:hAnsi="Times New Roman" w:cs="Times New Roman"/>
          <w:b/>
          <w:bCs/>
          <w:noProof/>
        </w:rPr>
        <w:t>Mora-Lopez C</w:t>
      </w:r>
      <w:r w:rsidRPr="00C1620F">
        <w:rPr>
          <w:rFonts w:ascii="Times New Roman" w:hAnsi="Times New Roman" w:cs="Times New Roman"/>
          <w:noProof/>
        </w:rPr>
        <w:t xml:space="preserve">, </w:t>
      </w:r>
      <w:r w:rsidRPr="00C1620F">
        <w:rPr>
          <w:rFonts w:ascii="Times New Roman" w:hAnsi="Times New Roman" w:cs="Times New Roman"/>
          <w:b/>
          <w:bCs/>
          <w:noProof/>
        </w:rPr>
        <w:t>O’Callaghan J</w:t>
      </w:r>
      <w:r w:rsidRPr="00C1620F">
        <w:rPr>
          <w:rFonts w:ascii="Times New Roman" w:hAnsi="Times New Roman" w:cs="Times New Roman"/>
          <w:noProof/>
        </w:rPr>
        <w:t xml:space="preserve">, </w:t>
      </w:r>
      <w:r w:rsidRPr="00C1620F">
        <w:rPr>
          <w:rFonts w:ascii="Times New Roman" w:hAnsi="Times New Roman" w:cs="Times New Roman"/>
          <w:b/>
          <w:bCs/>
          <w:noProof/>
        </w:rPr>
        <w:t>Park J</w:t>
      </w:r>
      <w:r w:rsidRPr="00C1620F">
        <w:rPr>
          <w:rFonts w:ascii="Times New Roman" w:hAnsi="Times New Roman" w:cs="Times New Roman"/>
          <w:noProof/>
        </w:rPr>
        <w:t xml:space="preserve">, </w:t>
      </w:r>
      <w:r w:rsidRPr="00C1620F">
        <w:rPr>
          <w:rFonts w:ascii="Times New Roman" w:hAnsi="Times New Roman" w:cs="Times New Roman"/>
          <w:b/>
          <w:bCs/>
          <w:noProof/>
        </w:rPr>
        <w:t>Putzeys J</w:t>
      </w:r>
      <w:r w:rsidRPr="00C1620F">
        <w:rPr>
          <w:rFonts w:ascii="Times New Roman" w:hAnsi="Times New Roman" w:cs="Times New Roman"/>
          <w:noProof/>
        </w:rPr>
        <w:t xml:space="preserve">, </w:t>
      </w:r>
      <w:r w:rsidRPr="00C1620F">
        <w:rPr>
          <w:rFonts w:ascii="Times New Roman" w:hAnsi="Times New Roman" w:cs="Times New Roman"/>
          <w:b/>
          <w:bCs/>
          <w:noProof/>
        </w:rPr>
        <w:t>Sauerbrei B</w:t>
      </w:r>
      <w:r w:rsidRPr="00C1620F">
        <w:rPr>
          <w:rFonts w:ascii="Times New Roman" w:hAnsi="Times New Roman" w:cs="Times New Roman"/>
          <w:noProof/>
        </w:rPr>
        <w:t xml:space="preserve">, </w:t>
      </w:r>
      <w:r w:rsidRPr="00C1620F">
        <w:rPr>
          <w:rFonts w:ascii="Times New Roman" w:hAnsi="Times New Roman" w:cs="Times New Roman"/>
          <w:b/>
          <w:bCs/>
          <w:noProof/>
        </w:rPr>
        <w:t>van Daal RJJ</w:t>
      </w:r>
      <w:r w:rsidRPr="00C1620F">
        <w:rPr>
          <w:rFonts w:ascii="Times New Roman" w:hAnsi="Times New Roman" w:cs="Times New Roman"/>
          <w:noProof/>
        </w:rPr>
        <w:t xml:space="preserve">, </w:t>
      </w:r>
      <w:r w:rsidRPr="00C1620F">
        <w:rPr>
          <w:rFonts w:ascii="Times New Roman" w:hAnsi="Times New Roman" w:cs="Times New Roman"/>
          <w:b/>
          <w:bCs/>
          <w:noProof/>
        </w:rPr>
        <w:t>Vollan AZ</w:t>
      </w:r>
      <w:r w:rsidRPr="00C1620F">
        <w:rPr>
          <w:rFonts w:ascii="Times New Roman" w:hAnsi="Times New Roman" w:cs="Times New Roman"/>
          <w:noProof/>
        </w:rPr>
        <w:t xml:space="preserve">, </w:t>
      </w:r>
      <w:r w:rsidRPr="00C1620F">
        <w:rPr>
          <w:rFonts w:ascii="Times New Roman" w:hAnsi="Times New Roman" w:cs="Times New Roman"/>
          <w:b/>
          <w:bCs/>
          <w:noProof/>
        </w:rPr>
        <w:t>Wang S</w:t>
      </w:r>
      <w:r w:rsidRPr="00C1620F">
        <w:rPr>
          <w:rFonts w:ascii="Times New Roman" w:hAnsi="Times New Roman" w:cs="Times New Roman"/>
          <w:noProof/>
        </w:rPr>
        <w:t xml:space="preserve">, </w:t>
      </w:r>
      <w:r w:rsidRPr="00C1620F">
        <w:rPr>
          <w:rFonts w:ascii="Times New Roman" w:hAnsi="Times New Roman" w:cs="Times New Roman"/>
          <w:b/>
          <w:bCs/>
          <w:noProof/>
        </w:rPr>
        <w:t>Welkenhuysen M</w:t>
      </w:r>
      <w:r w:rsidRPr="00C1620F">
        <w:rPr>
          <w:rFonts w:ascii="Times New Roman" w:hAnsi="Times New Roman" w:cs="Times New Roman"/>
          <w:noProof/>
        </w:rPr>
        <w:t xml:space="preserve">, </w:t>
      </w:r>
      <w:r w:rsidRPr="00C1620F">
        <w:rPr>
          <w:rFonts w:ascii="Times New Roman" w:hAnsi="Times New Roman" w:cs="Times New Roman"/>
          <w:b/>
          <w:bCs/>
          <w:noProof/>
        </w:rPr>
        <w:t>Ye Z</w:t>
      </w:r>
      <w:r w:rsidRPr="00C1620F">
        <w:rPr>
          <w:rFonts w:ascii="Times New Roman" w:hAnsi="Times New Roman" w:cs="Times New Roman"/>
          <w:noProof/>
        </w:rPr>
        <w:t xml:space="preserve">, </w:t>
      </w:r>
      <w:r w:rsidRPr="00C1620F">
        <w:rPr>
          <w:rFonts w:ascii="Times New Roman" w:hAnsi="Times New Roman" w:cs="Times New Roman"/>
          <w:b/>
          <w:bCs/>
          <w:noProof/>
        </w:rPr>
        <w:t>Dudman JT</w:t>
      </w:r>
      <w:r w:rsidRPr="00C1620F">
        <w:rPr>
          <w:rFonts w:ascii="Times New Roman" w:hAnsi="Times New Roman" w:cs="Times New Roman"/>
          <w:noProof/>
        </w:rPr>
        <w:t xml:space="preserve">, </w:t>
      </w:r>
      <w:r w:rsidRPr="00C1620F">
        <w:rPr>
          <w:rFonts w:ascii="Times New Roman" w:hAnsi="Times New Roman" w:cs="Times New Roman"/>
          <w:b/>
          <w:bCs/>
          <w:noProof/>
        </w:rPr>
        <w:t>Dutta B</w:t>
      </w:r>
      <w:r w:rsidRPr="00C1620F">
        <w:rPr>
          <w:rFonts w:ascii="Times New Roman" w:hAnsi="Times New Roman" w:cs="Times New Roman"/>
          <w:noProof/>
        </w:rPr>
        <w:t xml:space="preserve">, </w:t>
      </w:r>
      <w:r w:rsidRPr="00C1620F">
        <w:rPr>
          <w:rFonts w:ascii="Times New Roman" w:hAnsi="Times New Roman" w:cs="Times New Roman"/>
          <w:b/>
          <w:bCs/>
          <w:noProof/>
        </w:rPr>
        <w:t>Hantman AW</w:t>
      </w:r>
      <w:r w:rsidRPr="00C1620F">
        <w:rPr>
          <w:rFonts w:ascii="Times New Roman" w:hAnsi="Times New Roman" w:cs="Times New Roman"/>
          <w:noProof/>
        </w:rPr>
        <w:t xml:space="preserve">, </w:t>
      </w:r>
      <w:r w:rsidRPr="00C1620F">
        <w:rPr>
          <w:rFonts w:ascii="Times New Roman" w:hAnsi="Times New Roman" w:cs="Times New Roman"/>
          <w:b/>
          <w:bCs/>
          <w:noProof/>
        </w:rPr>
        <w:t>Harris KD</w:t>
      </w:r>
      <w:r w:rsidRPr="00C1620F">
        <w:rPr>
          <w:rFonts w:ascii="Times New Roman" w:hAnsi="Times New Roman" w:cs="Times New Roman"/>
          <w:noProof/>
        </w:rPr>
        <w:t xml:space="preserve">, </w:t>
      </w:r>
      <w:r w:rsidRPr="00C1620F">
        <w:rPr>
          <w:rFonts w:ascii="Times New Roman" w:hAnsi="Times New Roman" w:cs="Times New Roman"/>
          <w:b/>
          <w:bCs/>
          <w:noProof/>
        </w:rPr>
        <w:t>Lee AK</w:t>
      </w:r>
      <w:r w:rsidRPr="00C1620F">
        <w:rPr>
          <w:rFonts w:ascii="Times New Roman" w:hAnsi="Times New Roman" w:cs="Times New Roman"/>
          <w:noProof/>
        </w:rPr>
        <w:t xml:space="preserve">, </w:t>
      </w:r>
      <w:r w:rsidRPr="00C1620F">
        <w:rPr>
          <w:rFonts w:ascii="Times New Roman" w:hAnsi="Times New Roman" w:cs="Times New Roman"/>
          <w:b/>
          <w:bCs/>
          <w:noProof/>
        </w:rPr>
        <w:t>Moser EI</w:t>
      </w:r>
      <w:r w:rsidRPr="00C1620F">
        <w:rPr>
          <w:rFonts w:ascii="Times New Roman" w:hAnsi="Times New Roman" w:cs="Times New Roman"/>
          <w:noProof/>
        </w:rPr>
        <w:t xml:space="preserve">, </w:t>
      </w:r>
      <w:r w:rsidRPr="00C1620F">
        <w:rPr>
          <w:rFonts w:ascii="Times New Roman" w:hAnsi="Times New Roman" w:cs="Times New Roman"/>
          <w:b/>
          <w:bCs/>
          <w:noProof/>
        </w:rPr>
        <w:t>O’Keefe J</w:t>
      </w:r>
      <w:r w:rsidRPr="00C1620F">
        <w:rPr>
          <w:rFonts w:ascii="Times New Roman" w:hAnsi="Times New Roman" w:cs="Times New Roman"/>
          <w:noProof/>
        </w:rPr>
        <w:t xml:space="preserve">, </w:t>
      </w:r>
      <w:r w:rsidRPr="00C1620F">
        <w:rPr>
          <w:rFonts w:ascii="Times New Roman" w:hAnsi="Times New Roman" w:cs="Times New Roman"/>
          <w:b/>
          <w:bCs/>
          <w:noProof/>
        </w:rPr>
        <w:t>Renart A</w:t>
      </w:r>
      <w:r w:rsidRPr="00C1620F">
        <w:rPr>
          <w:rFonts w:ascii="Times New Roman" w:hAnsi="Times New Roman" w:cs="Times New Roman"/>
          <w:noProof/>
        </w:rPr>
        <w:t xml:space="preserve">, </w:t>
      </w:r>
      <w:r w:rsidRPr="00C1620F">
        <w:rPr>
          <w:rFonts w:ascii="Times New Roman" w:hAnsi="Times New Roman" w:cs="Times New Roman"/>
          <w:b/>
          <w:bCs/>
          <w:noProof/>
        </w:rPr>
        <w:t>Svoboda K</w:t>
      </w:r>
      <w:r w:rsidRPr="00C1620F">
        <w:rPr>
          <w:rFonts w:ascii="Times New Roman" w:hAnsi="Times New Roman" w:cs="Times New Roman"/>
          <w:noProof/>
        </w:rPr>
        <w:t xml:space="preserve">, </w:t>
      </w:r>
      <w:r w:rsidRPr="00C1620F">
        <w:rPr>
          <w:rFonts w:ascii="Times New Roman" w:hAnsi="Times New Roman" w:cs="Times New Roman"/>
          <w:b/>
          <w:bCs/>
          <w:noProof/>
        </w:rPr>
        <w:t>Häusser M</w:t>
      </w:r>
      <w:r w:rsidRPr="00C1620F">
        <w:rPr>
          <w:rFonts w:ascii="Times New Roman" w:hAnsi="Times New Roman" w:cs="Times New Roman"/>
          <w:noProof/>
        </w:rPr>
        <w:t xml:space="preserve">, </w:t>
      </w:r>
      <w:r w:rsidRPr="00C1620F">
        <w:rPr>
          <w:rFonts w:ascii="Times New Roman" w:hAnsi="Times New Roman" w:cs="Times New Roman"/>
          <w:b/>
          <w:bCs/>
          <w:noProof/>
        </w:rPr>
        <w:t>Haesler S</w:t>
      </w:r>
      <w:r w:rsidRPr="00C1620F">
        <w:rPr>
          <w:rFonts w:ascii="Times New Roman" w:hAnsi="Times New Roman" w:cs="Times New Roman"/>
          <w:noProof/>
        </w:rPr>
        <w:t xml:space="preserve">, </w:t>
      </w:r>
      <w:r w:rsidRPr="00C1620F">
        <w:rPr>
          <w:rFonts w:ascii="Times New Roman" w:hAnsi="Times New Roman" w:cs="Times New Roman"/>
          <w:b/>
          <w:bCs/>
          <w:noProof/>
        </w:rPr>
        <w:t>Carandini M</w:t>
      </w:r>
      <w:r w:rsidRPr="00C1620F">
        <w:rPr>
          <w:rFonts w:ascii="Times New Roman" w:hAnsi="Times New Roman" w:cs="Times New Roman"/>
          <w:noProof/>
        </w:rPr>
        <w:t xml:space="preserve">, </w:t>
      </w:r>
      <w:r w:rsidRPr="00C1620F">
        <w:rPr>
          <w:rFonts w:ascii="Times New Roman" w:hAnsi="Times New Roman" w:cs="Times New Roman"/>
          <w:b/>
          <w:bCs/>
          <w:noProof/>
        </w:rPr>
        <w:t>Harris TD</w:t>
      </w:r>
      <w:r w:rsidRPr="00C1620F">
        <w:rPr>
          <w:rFonts w:ascii="Times New Roman" w:hAnsi="Times New Roman" w:cs="Times New Roman"/>
          <w:noProof/>
        </w:rPr>
        <w:t xml:space="preserve">. Neuropixels 2.0: A miniaturized high-density probe for stable, long-term brain recordings. </w:t>
      </w:r>
      <w:r w:rsidRPr="00C1620F">
        <w:rPr>
          <w:rFonts w:ascii="Times New Roman" w:hAnsi="Times New Roman" w:cs="Times New Roman"/>
          <w:i/>
          <w:iCs/>
          <w:noProof/>
        </w:rPr>
        <w:t>Science (80- )</w:t>
      </w:r>
      <w:r w:rsidRPr="00C1620F">
        <w:rPr>
          <w:rFonts w:ascii="Times New Roman" w:hAnsi="Times New Roman" w:cs="Times New Roman"/>
          <w:noProof/>
        </w:rPr>
        <w:t xml:space="preserve"> 372, 2021.</w:t>
      </w:r>
    </w:p>
    <w:p w14:paraId="42503113"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Flexible models for spike count data with both over- and under- dispersion.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41: 29–43, 2016.</w:t>
      </w:r>
    </w:p>
    <w:p w14:paraId="19777554"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w:t>
      </w:r>
      <w:r w:rsidRPr="00C1620F">
        <w:rPr>
          <w:rFonts w:ascii="Times New Roman" w:hAnsi="Times New Roman" w:cs="Times New Roman"/>
          <w:b/>
          <w:bCs/>
          <w:noProof/>
        </w:rPr>
        <w:t>Cherian A</w:t>
      </w:r>
      <w:r w:rsidRPr="00C1620F">
        <w:rPr>
          <w:rFonts w:ascii="Times New Roman" w:hAnsi="Times New Roman" w:cs="Times New Roman"/>
          <w:noProof/>
        </w:rPr>
        <w:t xml:space="preserve">, </w:t>
      </w:r>
      <w:r w:rsidRPr="00C1620F">
        <w:rPr>
          <w:rFonts w:ascii="Times New Roman" w:hAnsi="Times New Roman" w:cs="Times New Roman"/>
          <w:b/>
          <w:bCs/>
          <w:noProof/>
        </w:rPr>
        <w:t>London BM</w:t>
      </w:r>
      <w:r w:rsidRPr="00C1620F">
        <w:rPr>
          <w:rFonts w:ascii="Times New Roman" w:hAnsi="Times New Roman" w:cs="Times New Roman"/>
          <w:noProof/>
        </w:rPr>
        <w:t xml:space="preserve">, </w:t>
      </w:r>
      <w:r w:rsidRPr="00C1620F">
        <w:rPr>
          <w:rFonts w:ascii="Times New Roman" w:hAnsi="Times New Roman" w:cs="Times New Roman"/>
          <w:b/>
          <w:bCs/>
          <w:noProof/>
        </w:rPr>
        <w:t>Sachs NA</w:t>
      </w:r>
      <w:r w:rsidRPr="00C1620F">
        <w:rPr>
          <w:rFonts w:ascii="Times New Roman" w:hAnsi="Times New Roman" w:cs="Times New Roman"/>
          <w:noProof/>
        </w:rPr>
        <w:t xml:space="preserve">, </w:t>
      </w:r>
      <w:r w:rsidRPr="00C1620F">
        <w:rPr>
          <w:rFonts w:ascii="Times New Roman" w:hAnsi="Times New Roman" w:cs="Times New Roman"/>
          <w:b/>
          <w:bCs/>
          <w:noProof/>
        </w:rPr>
        <w:t>Lindberg E</w:t>
      </w:r>
      <w:r w:rsidRPr="00C1620F">
        <w:rPr>
          <w:rFonts w:ascii="Times New Roman" w:hAnsi="Times New Roman" w:cs="Times New Roman"/>
          <w:noProof/>
        </w:rPr>
        <w:t xml:space="preserve">, </w:t>
      </w:r>
      <w:r w:rsidRPr="00C1620F">
        <w:rPr>
          <w:rFonts w:ascii="Times New Roman" w:hAnsi="Times New Roman" w:cs="Times New Roman"/>
          <w:b/>
          <w:bCs/>
          <w:noProof/>
        </w:rPr>
        <w:t>Reimer J</w:t>
      </w:r>
      <w:r w:rsidRPr="00C1620F">
        <w:rPr>
          <w:rFonts w:ascii="Times New Roman" w:hAnsi="Times New Roman" w:cs="Times New Roman"/>
          <w:noProof/>
        </w:rPr>
        <w:t xml:space="preserve">, </w:t>
      </w:r>
      <w:r w:rsidRPr="00C1620F">
        <w:rPr>
          <w:rFonts w:ascii="Times New Roman" w:hAnsi="Times New Roman" w:cs="Times New Roman"/>
          <w:b/>
          <w:bCs/>
          <w:noProof/>
        </w:rPr>
        <w:t>Slutzky MW</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w:t>
      </w:r>
      <w:r w:rsidRPr="00C1620F">
        <w:rPr>
          <w:rFonts w:ascii="Times New Roman" w:hAnsi="Times New Roman" w:cs="Times New Roman"/>
          <w:b/>
          <w:bCs/>
          <w:noProof/>
        </w:rPr>
        <w:t>Miller LE</w:t>
      </w:r>
      <w:r w:rsidRPr="00C1620F">
        <w:rPr>
          <w:rFonts w:ascii="Times New Roman" w:hAnsi="Times New Roman" w:cs="Times New Roman"/>
          <w:noProof/>
        </w:rPr>
        <w:t xml:space="preserve">, </w:t>
      </w:r>
      <w:r w:rsidRPr="00C1620F">
        <w:rPr>
          <w:rFonts w:ascii="Times New Roman" w:hAnsi="Times New Roman" w:cs="Times New Roman"/>
          <w:b/>
          <w:bCs/>
          <w:noProof/>
        </w:rPr>
        <w:t>Kording KP</w:t>
      </w:r>
      <w:r w:rsidRPr="00C1620F">
        <w:rPr>
          <w:rFonts w:ascii="Times New Roman" w:hAnsi="Times New Roman" w:cs="Times New Roman"/>
          <w:noProof/>
        </w:rPr>
        <w:t xml:space="preserve">. Statistical assessment of the stability of neural movement representations.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106: 764–774, 2011.</w:t>
      </w:r>
    </w:p>
    <w:p w14:paraId="16DCDFA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Tomko GJ</w:t>
      </w:r>
      <w:r w:rsidRPr="00C1620F">
        <w:rPr>
          <w:rFonts w:ascii="Times New Roman" w:hAnsi="Times New Roman" w:cs="Times New Roman"/>
          <w:noProof/>
        </w:rPr>
        <w:t xml:space="preserve">, </w:t>
      </w:r>
      <w:r w:rsidRPr="00C1620F">
        <w:rPr>
          <w:rFonts w:ascii="Times New Roman" w:hAnsi="Times New Roman" w:cs="Times New Roman"/>
          <w:b/>
          <w:bCs/>
          <w:noProof/>
        </w:rPr>
        <w:t>Crapper DR</w:t>
      </w:r>
      <w:r w:rsidRPr="00C1620F">
        <w:rPr>
          <w:rFonts w:ascii="Times New Roman" w:hAnsi="Times New Roman" w:cs="Times New Roman"/>
          <w:noProof/>
        </w:rPr>
        <w:t xml:space="preserve">. Neuronal Variability - Nonstationary Responses to Identical Visual-Stimuli. </w:t>
      </w:r>
      <w:r w:rsidRPr="00C1620F">
        <w:rPr>
          <w:rFonts w:ascii="Times New Roman" w:hAnsi="Times New Roman" w:cs="Times New Roman"/>
          <w:i/>
          <w:iCs/>
          <w:noProof/>
        </w:rPr>
        <w:t>Brain Res</w:t>
      </w:r>
      <w:r w:rsidRPr="00C1620F">
        <w:rPr>
          <w:rFonts w:ascii="Times New Roman" w:hAnsi="Times New Roman" w:cs="Times New Roman"/>
          <w:noProof/>
        </w:rPr>
        <w:t xml:space="preserve"> 79: 405–418, 1974.</w:t>
      </w:r>
    </w:p>
    <w:p w14:paraId="327DA04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Wei G</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Tracking Fast and Slow Changes in Synaptic Weights From Simultaneously Observed Pre- and Postsynaptic Spiking. </w:t>
      </w:r>
      <w:r w:rsidRPr="00C1620F">
        <w:rPr>
          <w:rFonts w:ascii="Times New Roman" w:hAnsi="Times New Roman" w:cs="Times New Roman"/>
          <w:i/>
          <w:iCs/>
          <w:noProof/>
        </w:rPr>
        <w:t>Neural Comput</w:t>
      </w:r>
      <w:r w:rsidRPr="00C1620F">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1F3532B7" w:rsidR="00D3079B" w:rsidRDefault="006044CC" w:rsidP="00B7292E">
      <w:pPr>
        <w:pStyle w:val="Heading1"/>
        <w:rPr>
          <w:ins w:id="453" w:author="wei ganchao" w:date="2022-01-13T18:16:00Z"/>
        </w:rPr>
      </w:pPr>
      <w:r>
        <w:lastRenderedPageBreak/>
        <w:t>Appendix</w:t>
      </w:r>
    </w:p>
    <w:p w14:paraId="12F5A0A2" w14:textId="77777777" w:rsidR="00FF27D1" w:rsidRPr="001D2909" w:rsidRDefault="00FF27D1" w:rsidP="00FF27D1">
      <w:pPr>
        <w:pStyle w:val="Heading2"/>
        <w:rPr>
          <w:ins w:id="454" w:author="wei ganchao" w:date="2022-01-13T18:16:00Z"/>
          <w:color w:val="auto"/>
        </w:rPr>
      </w:pPr>
      <w:ins w:id="455" w:author="wei ganchao" w:date="2022-01-13T18:16:00Z">
        <w:r>
          <w:rPr>
            <w:color w:val="auto"/>
          </w:rPr>
          <w:t>Quantifying Uncertainties</w:t>
        </w:r>
      </w:ins>
    </w:p>
    <w:p w14:paraId="24B9E40E" w14:textId="77777777" w:rsidR="005713EA" w:rsidRDefault="00FF27D1" w:rsidP="00FF27D1">
      <w:pPr>
        <w:rPr>
          <w:ins w:id="456" w:author="wei ganchao" w:date="2022-01-13T18:23:00Z"/>
        </w:rPr>
      </w:pPr>
      <w:ins w:id="457" w:author="wei ganchao" w:date="2022-01-13T18:16:00Z">
        <w:r>
          <w:t xml:space="preserve">After convergence, we have an approximation of the log-posterior </w:t>
        </w:r>
      </w:ins>
      <m:oMath>
        <m:r>
          <w:ins w:id="458" w:author="wei ganchao" w:date="2022-01-13T18:16:00Z">
            <w:rPr>
              <w:rFonts w:ascii="Cambria Math" w:hAnsi="Cambria Math"/>
            </w:rPr>
            <m:t>P</m:t>
          </w:ins>
        </m:r>
        <m:d>
          <m:dPr>
            <m:ctrlPr>
              <w:ins w:id="459" w:author="wei ganchao" w:date="2022-01-13T18:16:00Z">
                <w:rPr>
                  <w:rFonts w:ascii="Cambria Math" w:hAnsi="Cambria Math"/>
                  <w:i/>
                </w:rPr>
              </w:ins>
            </m:ctrlPr>
          </m:dPr>
          <m:e>
            <m:sSub>
              <m:sSubPr>
                <m:ctrlPr>
                  <w:ins w:id="460" w:author="wei ganchao" w:date="2022-01-13T18:16:00Z">
                    <w:rPr>
                      <w:rFonts w:ascii="Cambria Math" w:hAnsi="Cambria Math"/>
                      <w:i/>
                    </w:rPr>
                  </w:ins>
                </m:ctrlPr>
              </m:sSubPr>
              <m:e>
                <m:r>
                  <w:ins w:id="461" w:author="wei ganchao" w:date="2022-01-13T18:16:00Z">
                    <m:rPr>
                      <m:sty m:val="bi"/>
                    </m:rPr>
                    <w:rPr>
                      <w:rFonts w:ascii="Cambria Math" w:hAnsi="Cambria Math"/>
                    </w:rPr>
                    <m:t>θ</m:t>
                  </w:ins>
                </m:r>
              </m:e>
              <m:sub>
                <m:r>
                  <w:ins w:id="462" w:author="wei ganchao" w:date="2022-01-13T18:16:00Z">
                    <w:rPr>
                      <w:rFonts w:ascii="Cambria Math" w:hAnsi="Cambria Math"/>
                    </w:rPr>
                    <m:t>t</m:t>
                  </w:ins>
                </m:r>
              </m:sub>
            </m:sSub>
          </m:e>
          <m:e>
            <m:r>
              <w:ins w:id="463" w:author="wei ganchao" w:date="2022-01-13T18:16:00Z">
                <m:rPr>
                  <m:sty m:val="bi"/>
                </m:rPr>
                <w:rPr>
                  <w:rFonts w:ascii="Cambria Math" w:hAnsi="Cambria Math"/>
                </w:rPr>
                <m:t>Y</m:t>
              </w:ins>
            </m:r>
          </m:e>
        </m:d>
        <m:r>
          <w:ins w:id="464" w:author="wei ganchao" w:date="2022-01-13T18:16:00Z">
            <w:rPr>
              <w:rFonts w:ascii="Cambria Math" w:hAnsi="Cambria Math"/>
            </w:rPr>
            <m:t>≈N(</m:t>
          </w:ins>
        </m:r>
        <m:sSub>
          <m:sSubPr>
            <m:ctrlPr>
              <w:ins w:id="465" w:author="wei ganchao" w:date="2022-01-13T18:16:00Z">
                <w:rPr>
                  <w:rFonts w:ascii="Cambria Math" w:hAnsi="Cambria Math"/>
                  <w:i/>
                </w:rPr>
              </w:ins>
            </m:ctrlPr>
          </m:sSubPr>
          <m:e>
            <m:r>
              <w:ins w:id="466" w:author="wei ganchao" w:date="2022-01-13T18:16:00Z">
                <m:rPr>
                  <m:sty m:val="bi"/>
                </m:rPr>
                <w:rPr>
                  <w:rFonts w:ascii="Cambria Math" w:hAnsi="Cambria Math"/>
                </w:rPr>
                <m:t>θ</m:t>
              </w:ins>
            </m:r>
          </m:e>
          <m:sub>
            <m:r>
              <w:ins w:id="467" w:author="wei ganchao" w:date="2022-01-13T18:16:00Z">
                <w:rPr>
                  <w:rFonts w:ascii="Cambria Math" w:hAnsi="Cambria Math"/>
                </w:rPr>
                <m:t>t</m:t>
              </w:ins>
            </m:r>
          </m:sub>
        </m:sSub>
        <m:r>
          <w:ins w:id="468" w:author="wei ganchao" w:date="2022-01-13T18:16:00Z">
            <w:rPr>
              <w:rFonts w:ascii="Cambria Math" w:hAnsi="Cambria Math"/>
            </w:rPr>
            <m:t>|</m:t>
          </w:ins>
        </m:r>
        <m:sSub>
          <m:sSubPr>
            <m:ctrlPr>
              <w:ins w:id="469" w:author="wei ganchao" w:date="2022-01-13T18:16:00Z">
                <w:rPr>
                  <w:rFonts w:ascii="Cambria Math" w:hAnsi="Cambria Math"/>
                  <w:i/>
                </w:rPr>
              </w:ins>
            </m:ctrlPr>
          </m:sSubPr>
          <m:e>
            <m:r>
              <w:ins w:id="470" w:author="wei ganchao" w:date="2022-01-13T18:16:00Z">
                <m:rPr>
                  <m:sty m:val="bi"/>
                </m:rPr>
                <w:rPr>
                  <w:rFonts w:ascii="Cambria Math" w:hAnsi="Cambria Math"/>
                </w:rPr>
                <m:t>μ</m:t>
              </w:ins>
            </m:r>
          </m:e>
          <m:sub>
            <m:r>
              <w:ins w:id="471" w:author="wei ganchao" w:date="2022-01-13T18:16:00Z">
                <w:rPr>
                  <w:rFonts w:ascii="Cambria Math" w:hAnsi="Cambria Math"/>
                </w:rPr>
                <m:t>t</m:t>
              </w:ins>
            </m:r>
          </m:sub>
        </m:sSub>
        <m:r>
          <w:ins w:id="472" w:author="wei ganchao" w:date="2022-01-13T18:16:00Z">
            <w:rPr>
              <w:rFonts w:ascii="Cambria Math" w:hAnsi="Cambria Math"/>
            </w:rPr>
            <m:t>,</m:t>
          </w:ins>
        </m:r>
        <m:sSub>
          <m:sSubPr>
            <m:ctrlPr>
              <w:ins w:id="473" w:author="wei ganchao" w:date="2022-01-13T18:16:00Z">
                <w:rPr>
                  <w:rFonts w:ascii="Cambria Math" w:hAnsi="Cambria Math"/>
                  <w:i/>
                </w:rPr>
              </w:ins>
            </m:ctrlPr>
          </m:sSubPr>
          <m:e>
            <m:r>
              <w:ins w:id="474" w:author="wei ganchao" w:date="2022-01-13T18:16:00Z">
                <m:rPr>
                  <m:sty m:val="b"/>
                </m:rPr>
                <w:rPr>
                  <w:rFonts w:ascii="Cambria Math" w:hAnsi="Cambria Math"/>
                </w:rPr>
                <m:t>Σ</m:t>
              </w:ins>
            </m:r>
          </m:e>
          <m:sub>
            <m:r>
              <w:ins w:id="475" w:author="wei ganchao" w:date="2022-01-13T18:16:00Z">
                <w:rPr>
                  <w:rFonts w:ascii="Cambria Math" w:hAnsi="Cambria Math"/>
                </w:rPr>
                <m:t>t</m:t>
              </w:ins>
            </m:r>
          </m:sub>
        </m:sSub>
        <m:r>
          <w:ins w:id="476" w:author="wei ganchao" w:date="2022-01-13T18:16:00Z">
            <w:rPr>
              <w:rFonts w:ascii="Cambria Math" w:hAnsi="Cambria Math"/>
            </w:rPr>
            <m:t>)</m:t>
          </w:ins>
        </m:r>
      </m:oMath>
      <w:ins w:id="477" w:author="wei ganchao" w:date="2022-01-13T18:16:00Z">
        <w:r>
          <w:t xml:space="preserve">, and we can use this approximation to quantify </w:t>
        </w:r>
      </w:ins>
      <w:ins w:id="478" w:author="wei ganchao" w:date="2022-01-13T18:23:00Z">
        <w:r w:rsidR="005713EA" w:rsidRPr="005713EA">
          <w:t>he uncertainty about the CMP parameters, as well as about the mean rate at each time.</w:t>
        </w:r>
      </w:ins>
    </w:p>
    <w:p w14:paraId="12564F62" w14:textId="3A196E2E" w:rsidR="00FF27D1" w:rsidRPr="005713EA" w:rsidRDefault="005713EA" w:rsidP="00FF27D1">
      <w:pPr>
        <w:rPr>
          <w:ins w:id="479" w:author="wei ganchao" w:date="2022-01-13T18:16:00Z"/>
          <w:bCs/>
          <w:color w:val="FF0000"/>
          <w:rPrChange w:id="480" w:author="wei ganchao" w:date="2022-01-13T18:21:00Z">
            <w:rPr>
              <w:ins w:id="481" w:author="wei ganchao" w:date="2022-01-13T18:16:00Z"/>
              <w:bCs/>
            </w:rPr>
          </w:rPrChange>
        </w:rPr>
      </w:pPr>
      <w:ins w:id="482" w:author="wei ganchao" w:date="2022-01-13T18:23:00Z">
        <w:r w:rsidRPr="005713EA">
          <w:t>The CMP parameters are log-normal distributed.</w:t>
        </w:r>
      </w:ins>
      <w:ins w:id="483" w:author="wei ganchao" w:date="2022-01-13T18:16:00Z">
        <w:r w:rsidR="00FF27D1">
          <w:t xml:space="preserve"> </w:t>
        </w:r>
      </w:ins>
      <w:ins w:id="484" w:author="wei ganchao" w:date="2022-01-13T18:23:00Z">
        <w:r>
          <w:t>L</w:t>
        </w:r>
      </w:ins>
      <w:ins w:id="485" w:author="wei ganchao" w:date="2022-01-13T18:16:00Z">
        <w:r w:rsidR="00FF27D1">
          <w:t xml:space="preserve">et </w:t>
        </w:r>
      </w:ins>
      <m:oMath>
        <m:sSub>
          <m:sSubPr>
            <m:ctrlPr>
              <w:ins w:id="486" w:author="wei ganchao" w:date="2022-01-13T18:16:00Z">
                <w:rPr>
                  <w:rFonts w:ascii="Cambria Math" w:hAnsi="Cambria Math"/>
                  <w:i/>
                </w:rPr>
              </w:ins>
            </m:ctrlPr>
          </m:sSubPr>
          <m:e>
            <m:r>
              <w:ins w:id="487" w:author="wei ganchao" w:date="2022-01-13T18:16:00Z">
                <m:rPr>
                  <m:sty m:val="bi"/>
                </m:rPr>
                <w:rPr>
                  <w:rFonts w:ascii="Cambria Math" w:hAnsi="Cambria Math"/>
                </w:rPr>
                <m:t>Z</m:t>
              </w:ins>
            </m:r>
          </m:e>
          <m:sub>
            <m:r>
              <w:ins w:id="488" w:author="wei ganchao" w:date="2022-01-13T18:16:00Z">
                <w:rPr>
                  <w:rFonts w:ascii="Cambria Math" w:hAnsi="Cambria Math"/>
                </w:rPr>
                <m:t>it</m:t>
              </w:ins>
            </m:r>
          </m:sub>
        </m:sSub>
        <m:r>
          <w:ins w:id="489" w:author="wei ganchao" w:date="2022-01-13T18:16:00Z">
            <w:rPr>
              <w:rFonts w:ascii="Cambria Math" w:hAnsi="Cambria Math"/>
            </w:rPr>
            <m:t>=</m:t>
          </w:ins>
        </m:r>
        <m:d>
          <m:dPr>
            <m:ctrlPr>
              <w:ins w:id="490" w:author="wei ganchao" w:date="2022-01-13T18:16:00Z">
                <w:rPr>
                  <w:rFonts w:ascii="Cambria Math" w:hAnsi="Cambria Math"/>
                  <w:i/>
                </w:rPr>
              </w:ins>
            </m:ctrlPr>
          </m:dPr>
          <m:e>
            <m:m>
              <m:mPr>
                <m:mcs>
                  <m:mc>
                    <m:mcPr>
                      <m:count m:val="2"/>
                      <m:mcJc m:val="center"/>
                    </m:mcPr>
                  </m:mc>
                </m:mcs>
                <m:ctrlPr>
                  <w:ins w:id="491" w:author="wei ganchao" w:date="2022-01-13T18:16:00Z">
                    <w:rPr>
                      <w:rFonts w:ascii="Cambria Math" w:hAnsi="Cambria Math"/>
                      <w:i/>
                    </w:rPr>
                  </w:ins>
                </m:ctrlPr>
              </m:mPr>
              <m:mr>
                <m:e>
                  <m:sSubSup>
                    <m:sSubSupPr>
                      <m:ctrlPr>
                        <w:ins w:id="492" w:author="wei ganchao" w:date="2022-01-13T18:16:00Z">
                          <w:rPr>
                            <w:rFonts w:ascii="Cambria Math" w:hAnsi="Cambria Math"/>
                            <w:i/>
                          </w:rPr>
                        </w:ins>
                      </m:ctrlPr>
                    </m:sSubSupPr>
                    <m:e>
                      <m:r>
                        <w:ins w:id="493" w:author="wei ganchao" w:date="2022-01-13T18:16:00Z">
                          <m:rPr>
                            <m:sty m:val="bi"/>
                          </m:rPr>
                          <w:rPr>
                            <w:rFonts w:ascii="Cambria Math" w:hAnsi="Cambria Math"/>
                          </w:rPr>
                          <m:t>x</m:t>
                        </w:ins>
                      </m:r>
                    </m:e>
                    <m:sub>
                      <m:r>
                        <w:ins w:id="494" w:author="wei ganchao" w:date="2022-01-13T18:16:00Z">
                          <w:rPr>
                            <w:rFonts w:ascii="Cambria Math" w:hAnsi="Cambria Math"/>
                          </w:rPr>
                          <m:t>it</m:t>
                        </w:ins>
                      </m:r>
                    </m:sub>
                    <m:sup>
                      <m:r>
                        <w:ins w:id="495" w:author="wei ganchao" w:date="2022-01-13T18:16:00Z">
                          <w:rPr>
                            <w:rFonts w:ascii="Cambria Math" w:hAnsi="Cambria Math"/>
                          </w:rPr>
                          <m:t>'</m:t>
                        </w:ins>
                      </m:r>
                    </m:sup>
                  </m:sSubSup>
                </m:e>
                <m:e>
                  <m:r>
                    <w:ins w:id="496" w:author="wei ganchao" w:date="2022-01-13T18:16:00Z">
                      <m:rPr>
                        <m:sty m:val="bi"/>
                      </m:rPr>
                      <w:rPr>
                        <w:rFonts w:ascii="Cambria Math" w:hAnsi="Cambria Math"/>
                      </w:rPr>
                      <m:t>0</m:t>
                    </w:ins>
                  </m:r>
                </m:e>
              </m:mr>
              <m:mr>
                <m:e>
                  <m:r>
                    <w:ins w:id="497" w:author="wei ganchao" w:date="2022-01-13T18:16:00Z">
                      <m:rPr>
                        <m:sty m:val="bi"/>
                      </m:rPr>
                      <w:rPr>
                        <w:rFonts w:ascii="Cambria Math" w:hAnsi="Cambria Math"/>
                      </w:rPr>
                      <m:t>0</m:t>
                    </w:ins>
                  </m:r>
                </m:e>
                <m:e>
                  <m:sSubSup>
                    <m:sSubSupPr>
                      <m:ctrlPr>
                        <w:ins w:id="498" w:author="wei ganchao" w:date="2022-01-13T18:16:00Z">
                          <w:rPr>
                            <w:rFonts w:ascii="Cambria Math" w:hAnsi="Cambria Math"/>
                            <w:i/>
                          </w:rPr>
                        </w:ins>
                      </m:ctrlPr>
                    </m:sSubSupPr>
                    <m:e>
                      <m:r>
                        <w:ins w:id="499" w:author="wei ganchao" w:date="2022-01-13T18:16:00Z">
                          <m:rPr>
                            <m:sty m:val="bi"/>
                          </m:rPr>
                          <w:rPr>
                            <w:rFonts w:ascii="Cambria Math" w:hAnsi="Cambria Math"/>
                          </w:rPr>
                          <m:t>g</m:t>
                        </w:ins>
                      </m:r>
                    </m:e>
                    <m:sub>
                      <m:r>
                        <w:ins w:id="500" w:author="wei ganchao" w:date="2022-01-13T18:16:00Z">
                          <w:rPr>
                            <w:rFonts w:ascii="Cambria Math" w:hAnsi="Cambria Math"/>
                          </w:rPr>
                          <m:t>it</m:t>
                        </w:ins>
                      </m:r>
                    </m:sub>
                    <m:sup>
                      <m:r>
                        <w:ins w:id="501" w:author="wei ganchao" w:date="2022-01-13T18:16:00Z">
                          <w:rPr>
                            <w:rFonts w:ascii="Cambria Math" w:hAnsi="Cambria Math"/>
                          </w:rPr>
                          <m:t>'</m:t>
                        </w:ins>
                      </m:r>
                    </m:sup>
                  </m:sSubSup>
                </m:e>
              </m:mr>
            </m:m>
          </m:e>
        </m:d>
      </m:oMath>
      <w:ins w:id="502" w:author="wei ganchao" w:date="2022-01-13T18:16:00Z">
        <w:r w:rsidR="00FF27D1">
          <w:t xml:space="preserve">, then </w:t>
        </w:r>
      </w:ins>
      <m:oMath>
        <m:sSup>
          <m:sSupPr>
            <m:ctrlPr>
              <w:ins w:id="503" w:author="wei ganchao" w:date="2022-01-13T18:24:00Z">
                <w:rPr>
                  <w:rFonts w:ascii="Cambria Math" w:hAnsi="Cambria Math"/>
                  <w:i/>
                </w:rPr>
              </w:ins>
            </m:ctrlPr>
          </m:sSupPr>
          <m:e>
            <m:d>
              <m:dPr>
                <m:ctrlPr>
                  <w:ins w:id="504" w:author="wei ganchao" w:date="2022-01-13T18:24:00Z">
                    <w:rPr>
                      <w:rFonts w:ascii="Cambria Math" w:hAnsi="Cambria Math"/>
                      <w:i/>
                    </w:rPr>
                  </w:ins>
                </m:ctrlPr>
              </m:dPr>
              <m:e>
                <m:sSub>
                  <m:sSubPr>
                    <m:ctrlPr>
                      <w:ins w:id="505" w:author="wei ganchao" w:date="2022-01-13T18:24:00Z">
                        <w:rPr>
                          <w:rFonts w:ascii="Cambria Math" w:hAnsi="Cambria Math"/>
                          <w:i/>
                        </w:rPr>
                      </w:ins>
                    </m:ctrlPr>
                  </m:sSubPr>
                  <m:e>
                    <m:r>
                      <w:ins w:id="506" w:author="wei ganchao" w:date="2022-01-13T18:24:00Z">
                        <w:rPr>
                          <w:rFonts w:ascii="Cambria Math" w:hAnsi="Cambria Math"/>
                        </w:rPr>
                        <m:t>λ</m:t>
                      </w:ins>
                    </m:r>
                  </m:e>
                  <m:sub>
                    <m:r>
                      <w:ins w:id="507" w:author="wei ganchao" w:date="2022-01-13T18:24:00Z">
                        <w:rPr>
                          <w:rFonts w:ascii="Cambria Math" w:hAnsi="Cambria Math"/>
                        </w:rPr>
                        <m:t>it</m:t>
                      </w:ins>
                    </m:r>
                  </m:sub>
                </m:sSub>
                <m:r>
                  <w:ins w:id="508" w:author="wei ganchao" w:date="2022-01-13T18:24:00Z">
                    <w:rPr>
                      <w:rFonts w:ascii="Cambria Math" w:hAnsi="Cambria Math"/>
                    </w:rPr>
                    <m:t xml:space="preserve">, </m:t>
                  </w:ins>
                </m:r>
                <m:sSub>
                  <m:sSubPr>
                    <m:ctrlPr>
                      <w:ins w:id="509" w:author="wei ganchao" w:date="2022-01-13T18:24:00Z">
                        <w:rPr>
                          <w:rFonts w:ascii="Cambria Math" w:hAnsi="Cambria Math"/>
                          <w:i/>
                        </w:rPr>
                      </w:ins>
                    </m:ctrlPr>
                  </m:sSubPr>
                  <m:e>
                    <m:r>
                      <w:ins w:id="510" w:author="wei ganchao" w:date="2022-01-13T18:24:00Z">
                        <w:rPr>
                          <w:rFonts w:ascii="Cambria Math" w:hAnsi="Cambria Math"/>
                        </w:rPr>
                        <m:t>ν</m:t>
                      </w:ins>
                    </m:r>
                  </m:e>
                  <m:sub>
                    <m:r>
                      <w:ins w:id="511" w:author="wei ganchao" w:date="2022-01-13T18:24:00Z">
                        <w:rPr>
                          <w:rFonts w:ascii="Cambria Math" w:hAnsi="Cambria Math"/>
                        </w:rPr>
                        <m:t>it</m:t>
                      </w:ins>
                    </m:r>
                  </m:sub>
                </m:sSub>
              </m:e>
            </m:d>
          </m:e>
          <m:sup>
            <m:r>
              <w:ins w:id="512" w:author="wei ganchao" w:date="2022-01-13T18:24:00Z">
                <w:rPr>
                  <w:rFonts w:ascii="Cambria Math" w:hAnsi="Cambria Math"/>
                </w:rPr>
                <m:t>'</m:t>
              </w:ins>
            </m:r>
          </m:sup>
        </m:sSup>
        <m:r>
          <w:ins w:id="513" w:author="wei ganchao" w:date="2022-01-13T18:16:00Z">
            <w:rPr>
              <w:rFonts w:ascii="Cambria Math" w:hAnsi="Cambria Math"/>
            </w:rPr>
            <m:t xml:space="preserve"> =</m:t>
          </w:ins>
        </m:r>
        <m:func>
          <m:funcPr>
            <m:ctrlPr>
              <w:ins w:id="514" w:author="wei ganchao" w:date="2022-01-13T18:16:00Z">
                <w:rPr>
                  <w:rFonts w:ascii="Cambria Math" w:hAnsi="Cambria Math"/>
                  <w:i/>
                </w:rPr>
              </w:ins>
            </m:ctrlPr>
          </m:funcPr>
          <m:fName>
            <m:r>
              <w:ins w:id="515" w:author="wei ganchao" w:date="2022-01-13T18:16:00Z">
                <m:rPr>
                  <m:sty m:val="p"/>
                </m:rPr>
                <w:rPr>
                  <w:rFonts w:ascii="Cambria Math" w:hAnsi="Cambria Math"/>
                </w:rPr>
                <m:t>exp</m:t>
              </w:ins>
            </m:r>
          </m:fName>
          <m:e>
            <m:d>
              <m:dPr>
                <m:ctrlPr>
                  <w:ins w:id="516" w:author="wei ganchao" w:date="2022-01-13T18:16:00Z">
                    <w:rPr>
                      <w:rFonts w:ascii="Cambria Math" w:hAnsi="Cambria Math"/>
                      <w:i/>
                    </w:rPr>
                  </w:ins>
                </m:ctrlPr>
              </m:dPr>
              <m:e>
                <m:sSub>
                  <m:sSubPr>
                    <m:ctrlPr>
                      <w:ins w:id="517" w:author="wei ganchao" w:date="2022-01-13T18:16:00Z">
                        <w:rPr>
                          <w:rFonts w:ascii="Cambria Math" w:hAnsi="Cambria Math"/>
                          <w:i/>
                        </w:rPr>
                      </w:ins>
                    </m:ctrlPr>
                  </m:sSubPr>
                  <m:e>
                    <m:r>
                      <w:ins w:id="518" w:author="wei ganchao" w:date="2022-01-13T18:16:00Z">
                        <m:rPr>
                          <m:sty m:val="bi"/>
                        </m:rPr>
                        <w:rPr>
                          <w:rFonts w:ascii="Cambria Math" w:hAnsi="Cambria Math"/>
                        </w:rPr>
                        <m:t>Z</m:t>
                      </w:ins>
                    </m:r>
                  </m:e>
                  <m:sub>
                    <m:r>
                      <w:ins w:id="519" w:author="wei ganchao" w:date="2022-01-13T18:16:00Z">
                        <w:rPr>
                          <w:rFonts w:ascii="Cambria Math" w:hAnsi="Cambria Math"/>
                        </w:rPr>
                        <m:t>it</m:t>
                      </w:ins>
                    </m:r>
                  </m:sub>
                </m:sSub>
                <m:sSub>
                  <m:sSubPr>
                    <m:ctrlPr>
                      <w:ins w:id="520" w:author="wei ganchao" w:date="2022-01-13T18:16:00Z">
                        <w:rPr>
                          <w:rFonts w:ascii="Cambria Math" w:hAnsi="Cambria Math"/>
                          <w:i/>
                        </w:rPr>
                      </w:ins>
                    </m:ctrlPr>
                  </m:sSubPr>
                  <m:e>
                    <m:r>
                      <w:ins w:id="521" w:author="wei ganchao" w:date="2022-01-13T18:16:00Z">
                        <m:rPr>
                          <m:sty m:val="bi"/>
                        </m:rPr>
                        <w:rPr>
                          <w:rFonts w:ascii="Cambria Math" w:hAnsi="Cambria Math"/>
                        </w:rPr>
                        <m:t>θ</m:t>
                      </w:ins>
                    </m:r>
                  </m:e>
                  <m:sub>
                    <m:r>
                      <w:ins w:id="522" w:author="wei ganchao" w:date="2022-01-13T18:16:00Z">
                        <w:rPr>
                          <w:rFonts w:ascii="Cambria Math" w:hAnsi="Cambria Math"/>
                        </w:rPr>
                        <m:t>t</m:t>
                      </w:ins>
                    </m:r>
                  </m:sub>
                </m:sSub>
              </m:e>
            </m:d>
          </m:e>
        </m:func>
        <m:r>
          <w:ins w:id="523" w:author="wei ganchao" w:date="2022-01-13T18:16:00Z">
            <w:rPr>
              <w:rFonts w:ascii="Cambria Math" w:hAnsi="Cambria Math"/>
            </w:rPr>
            <m:t>∼Lognorma</m:t>
          </w:ins>
        </m:r>
        <m:sSub>
          <m:sSubPr>
            <m:ctrlPr>
              <w:ins w:id="524" w:author="wei ganchao" w:date="2022-01-13T18:16:00Z">
                <w:rPr>
                  <w:rFonts w:ascii="Cambria Math" w:hAnsi="Cambria Math"/>
                  <w:i/>
                </w:rPr>
              </w:ins>
            </m:ctrlPr>
          </m:sSubPr>
          <m:e>
            <m:r>
              <w:ins w:id="525" w:author="wei ganchao" w:date="2022-01-13T18:16:00Z">
                <w:rPr>
                  <w:rFonts w:ascii="Cambria Math" w:hAnsi="Cambria Math"/>
                </w:rPr>
                <m:t>l</m:t>
              </w:ins>
            </m:r>
          </m:e>
          <m:sub>
            <m:r>
              <w:ins w:id="526" w:author="wei ganchao" w:date="2022-01-13T18:16:00Z">
                <w:rPr>
                  <w:rFonts w:ascii="Cambria Math" w:hAnsi="Cambria Math"/>
                </w:rPr>
                <m:t>2</m:t>
              </w:ins>
            </m:r>
          </m:sub>
        </m:sSub>
        <m:d>
          <m:dPr>
            <m:ctrlPr>
              <w:ins w:id="527" w:author="wei ganchao" w:date="2022-01-13T18:16:00Z">
                <w:rPr>
                  <w:rFonts w:ascii="Cambria Math" w:hAnsi="Cambria Math"/>
                  <w:i/>
                </w:rPr>
              </w:ins>
            </m:ctrlPr>
          </m:dPr>
          <m:e>
            <m:sSub>
              <m:sSubPr>
                <m:ctrlPr>
                  <w:ins w:id="528" w:author="wei ganchao" w:date="2022-01-13T18:16:00Z">
                    <w:rPr>
                      <w:rFonts w:ascii="Cambria Math" w:hAnsi="Cambria Math"/>
                      <w:i/>
                    </w:rPr>
                  </w:ins>
                </m:ctrlPr>
              </m:sSubPr>
              <m:e>
                <m:r>
                  <w:ins w:id="529" w:author="wei ganchao" w:date="2022-01-13T18:16:00Z">
                    <m:rPr>
                      <m:sty m:val="bi"/>
                    </m:rPr>
                    <w:rPr>
                      <w:rFonts w:ascii="Cambria Math" w:hAnsi="Cambria Math"/>
                    </w:rPr>
                    <m:t>Z</m:t>
                  </w:ins>
                </m:r>
              </m:e>
              <m:sub>
                <m:r>
                  <w:ins w:id="530" w:author="wei ganchao" w:date="2022-01-13T18:16:00Z">
                    <w:rPr>
                      <w:rFonts w:ascii="Cambria Math" w:hAnsi="Cambria Math"/>
                    </w:rPr>
                    <m:t>it</m:t>
                  </w:ins>
                </m:r>
              </m:sub>
            </m:sSub>
            <m:sSub>
              <m:sSubPr>
                <m:ctrlPr>
                  <w:ins w:id="531" w:author="wei ganchao" w:date="2022-01-13T18:16:00Z">
                    <w:rPr>
                      <w:rFonts w:ascii="Cambria Math" w:hAnsi="Cambria Math"/>
                      <w:i/>
                    </w:rPr>
                  </w:ins>
                </m:ctrlPr>
              </m:sSubPr>
              <m:e>
                <m:r>
                  <w:ins w:id="532" w:author="wei ganchao" w:date="2022-01-13T18:16:00Z">
                    <m:rPr>
                      <m:sty m:val="bi"/>
                    </m:rPr>
                    <w:rPr>
                      <w:rFonts w:ascii="Cambria Math" w:hAnsi="Cambria Math"/>
                    </w:rPr>
                    <m:t>μ</m:t>
                  </w:ins>
                </m:r>
              </m:e>
              <m:sub>
                <m:r>
                  <w:ins w:id="533" w:author="wei ganchao" w:date="2022-01-13T18:16:00Z">
                    <w:rPr>
                      <w:rFonts w:ascii="Cambria Math" w:hAnsi="Cambria Math"/>
                    </w:rPr>
                    <m:t>t</m:t>
                  </w:ins>
                </m:r>
              </m:sub>
            </m:sSub>
            <m:r>
              <w:ins w:id="534" w:author="wei ganchao" w:date="2022-01-13T18:16:00Z">
                <w:rPr>
                  <w:rFonts w:ascii="Cambria Math" w:hAnsi="Cambria Math"/>
                </w:rPr>
                <m:t>,</m:t>
              </w:ins>
            </m:r>
            <m:sSub>
              <m:sSubPr>
                <m:ctrlPr>
                  <w:ins w:id="535" w:author="wei ganchao" w:date="2022-01-13T18:16:00Z">
                    <w:rPr>
                      <w:rFonts w:ascii="Cambria Math" w:hAnsi="Cambria Math"/>
                      <w:i/>
                    </w:rPr>
                  </w:ins>
                </m:ctrlPr>
              </m:sSubPr>
              <m:e>
                <m:r>
                  <w:ins w:id="536" w:author="wei ganchao" w:date="2022-01-13T18:16:00Z">
                    <m:rPr>
                      <m:sty m:val="bi"/>
                    </m:rPr>
                    <w:rPr>
                      <w:rFonts w:ascii="Cambria Math" w:hAnsi="Cambria Math"/>
                    </w:rPr>
                    <m:t>Z</m:t>
                  </w:ins>
                </m:r>
              </m:e>
              <m:sub>
                <m:r>
                  <w:ins w:id="537" w:author="wei ganchao" w:date="2022-01-13T18:16:00Z">
                    <w:rPr>
                      <w:rFonts w:ascii="Cambria Math" w:hAnsi="Cambria Math"/>
                    </w:rPr>
                    <m:t>it</m:t>
                  </w:ins>
                </m:r>
              </m:sub>
            </m:sSub>
            <m:sSub>
              <m:sSubPr>
                <m:ctrlPr>
                  <w:ins w:id="538" w:author="wei ganchao" w:date="2022-01-13T18:16:00Z">
                    <w:rPr>
                      <w:rFonts w:ascii="Cambria Math" w:hAnsi="Cambria Math"/>
                      <w:i/>
                    </w:rPr>
                  </w:ins>
                </m:ctrlPr>
              </m:sSubPr>
              <m:e>
                <m:r>
                  <w:ins w:id="539" w:author="wei ganchao" w:date="2022-01-13T18:16:00Z">
                    <m:rPr>
                      <m:sty m:val="b"/>
                    </m:rPr>
                    <w:rPr>
                      <w:rFonts w:ascii="Cambria Math" w:hAnsi="Cambria Math"/>
                    </w:rPr>
                    <m:t>Σ</m:t>
                  </w:ins>
                </m:r>
              </m:e>
              <m:sub>
                <m:r>
                  <w:ins w:id="540" w:author="wei ganchao" w:date="2022-01-13T18:16:00Z">
                    <w:rPr>
                      <w:rFonts w:ascii="Cambria Math" w:hAnsi="Cambria Math"/>
                    </w:rPr>
                    <m:t>t</m:t>
                  </w:ins>
                </m:r>
              </m:sub>
            </m:sSub>
            <m:sSubSup>
              <m:sSubSupPr>
                <m:ctrlPr>
                  <w:ins w:id="541" w:author="wei ganchao" w:date="2022-01-13T18:16:00Z">
                    <w:rPr>
                      <w:rFonts w:ascii="Cambria Math" w:hAnsi="Cambria Math"/>
                      <w:i/>
                    </w:rPr>
                  </w:ins>
                </m:ctrlPr>
              </m:sSubSupPr>
              <m:e>
                <m:r>
                  <w:ins w:id="542" w:author="wei ganchao" w:date="2022-01-13T18:16:00Z">
                    <m:rPr>
                      <m:sty m:val="bi"/>
                    </m:rPr>
                    <w:rPr>
                      <w:rFonts w:ascii="Cambria Math" w:hAnsi="Cambria Math"/>
                    </w:rPr>
                    <m:t>Z</m:t>
                  </w:ins>
                </m:r>
                <m:ctrlPr>
                  <w:ins w:id="543" w:author="wei ganchao" w:date="2022-01-13T18:16:00Z">
                    <w:rPr>
                      <w:rFonts w:ascii="Cambria Math" w:hAnsi="Cambria Math"/>
                      <w:b/>
                      <w:bCs/>
                      <w:i/>
                    </w:rPr>
                  </w:ins>
                </m:ctrlPr>
              </m:e>
              <m:sub>
                <m:r>
                  <w:ins w:id="544" w:author="wei ganchao" w:date="2022-01-13T18:16:00Z">
                    <w:rPr>
                      <w:rFonts w:ascii="Cambria Math" w:hAnsi="Cambria Math"/>
                    </w:rPr>
                    <m:t>it</m:t>
                  </w:ins>
                </m:r>
              </m:sub>
              <m:sup>
                <m:r>
                  <w:ins w:id="545" w:author="wei ganchao" w:date="2022-01-13T18:16:00Z">
                    <w:rPr>
                      <w:rFonts w:ascii="Cambria Math" w:hAnsi="Cambria Math"/>
                    </w:rPr>
                    <m:t>'</m:t>
                  </w:ins>
                </m:r>
              </m:sup>
            </m:sSubSup>
          </m:e>
        </m:d>
      </m:oMath>
      <w:ins w:id="546" w:author="wei ganchao" w:date="2022-01-13T18:18:00Z">
        <w:r w:rsidR="00942B5B">
          <w:t xml:space="preserve">. Denote the variance of CMP parameters as </w:t>
        </w:r>
      </w:ins>
      <m:oMath>
        <m:sSub>
          <m:sSubPr>
            <m:ctrlPr>
              <w:ins w:id="547" w:author="wei ganchao" w:date="2022-01-13T18:18:00Z">
                <w:rPr>
                  <w:rFonts w:ascii="Cambria Math" w:hAnsi="Cambria Math"/>
                  <w:b/>
                  <w:i/>
                </w:rPr>
              </w:ins>
            </m:ctrlPr>
          </m:sSubPr>
          <m:e>
            <m:r>
              <w:ins w:id="548" w:author="wei ganchao" w:date="2022-01-13T18:18:00Z">
                <m:rPr>
                  <m:sty m:val="bi"/>
                </m:rPr>
                <w:rPr>
                  <w:rFonts w:ascii="Cambria Math" w:hAnsi="Cambria Math"/>
                </w:rPr>
                <m:t>V</m:t>
              </w:ins>
            </m:r>
          </m:e>
          <m:sub>
            <m:r>
              <w:ins w:id="549" w:author="wei ganchao" w:date="2022-01-13T18:18:00Z">
                <w:rPr>
                  <w:rFonts w:ascii="Cambria Math" w:hAnsi="Cambria Math"/>
                </w:rPr>
                <m:t>it</m:t>
              </w:ins>
            </m:r>
          </m:sub>
        </m:sSub>
      </m:oMath>
      <w:ins w:id="550" w:author="wei ganchao" w:date="2022-01-13T18:18:00Z">
        <w:r w:rsidR="00942B5B">
          <w:rPr>
            <w:bCs/>
          </w:rPr>
          <w:t>.</w:t>
        </w:r>
      </w:ins>
      <w:ins w:id="551" w:author="wei ganchao" w:date="2022-01-13T18:20:00Z">
        <w:r w:rsidR="00942B5B">
          <w:rPr>
            <w:bCs/>
          </w:rPr>
          <w:t xml:space="preserve"> </w:t>
        </w:r>
      </w:ins>
      <w:ins w:id="552" w:author="wei ganchao" w:date="2022-01-13T18:21:00Z">
        <w:r w:rsidRPr="005713EA">
          <w:rPr>
            <w:bCs/>
            <w:color w:val="FF0000"/>
            <w:rPrChange w:id="553" w:author="wei ganchao" w:date="2022-01-13T18:21:00Z">
              <w:rPr>
                <w:bCs/>
              </w:rPr>
            </w:rPrChange>
          </w:rPr>
          <w:t xml:space="preserve">The variance can be easily found in Wiki. If I write it out, I need to define some useless notations. </w:t>
        </w:r>
      </w:ins>
      <m:oMath>
        <m:d>
          <m:dPr>
            <m:ctrlPr>
              <w:ins w:id="554" w:author="wei ganchao" w:date="2022-01-13T18:21:00Z">
                <w:rPr>
                  <w:rFonts w:ascii="Cambria Math" w:hAnsi="Cambria Math"/>
                  <w:i/>
                  <w:color w:val="FF0000"/>
                </w:rPr>
              </w:ins>
            </m:ctrlPr>
          </m:dPr>
          <m:e>
            <m:m>
              <m:mPr>
                <m:mcs>
                  <m:mc>
                    <m:mcPr>
                      <m:count m:val="1"/>
                      <m:mcJc m:val="center"/>
                    </m:mcPr>
                  </m:mc>
                </m:mcs>
                <m:ctrlPr>
                  <w:ins w:id="555" w:author="wei ganchao" w:date="2022-01-13T18:21:00Z">
                    <w:rPr>
                      <w:rFonts w:ascii="Cambria Math" w:hAnsi="Cambria Math"/>
                      <w:i/>
                      <w:color w:val="FF0000"/>
                    </w:rPr>
                  </w:ins>
                </m:ctrlPr>
              </m:mPr>
              <m:mr>
                <m:e>
                  <m:sSub>
                    <m:sSubPr>
                      <m:ctrlPr>
                        <w:ins w:id="556" w:author="wei ganchao" w:date="2022-01-13T18:21:00Z">
                          <w:rPr>
                            <w:rFonts w:ascii="Cambria Math" w:hAnsi="Cambria Math"/>
                            <w:i/>
                            <w:color w:val="FF0000"/>
                          </w:rPr>
                        </w:ins>
                      </m:ctrlPr>
                    </m:sSubPr>
                    <m:e>
                      <m:r>
                        <w:ins w:id="557" w:author="wei ganchao" w:date="2022-01-13T18:21:00Z">
                          <w:rPr>
                            <w:rFonts w:ascii="Cambria Math" w:hAnsi="Cambria Math"/>
                            <w:color w:val="FF0000"/>
                            <w:rPrChange w:id="558" w:author="wei ganchao" w:date="2022-01-13T18:21:00Z">
                              <w:rPr>
                                <w:rFonts w:ascii="Cambria Math" w:hAnsi="Cambria Math"/>
                              </w:rPr>
                            </w:rPrChange>
                          </w:rPr>
                          <m:t>λ</m:t>
                        </w:ins>
                      </m:r>
                    </m:e>
                    <m:sub>
                      <m:r>
                        <w:ins w:id="559" w:author="wei ganchao" w:date="2022-01-13T18:21:00Z">
                          <w:rPr>
                            <w:rFonts w:ascii="Cambria Math" w:hAnsi="Cambria Math"/>
                            <w:color w:val="FF0000"/>
                            <w:rPrChange w:id="560" w:author="wei ganchao" w:date="2022-01-13T18:21:00Z">
                              <w:rPr>
                                <w:rFonts w:ascii="Cambria Math" w:hAnsi="Cambria Math"/>
                              </w:rPr>
                            </w:rPrChange>
                          </w:rPr>
                          <m:t>it</m:t>
                        </w:ins>
                      </m:r>
                    </m:sub>
                  </m:sSub>
                </m:e>
              </m:mr>
              <m:mr>
                <m:e>
                  <m:sSub>
                    <m:sSubPr>
                      <m:ctrlPr>
                        <w:ins w:id="561" w:author="wei ganchao" w:date="2022-01-13T18:21:00Z">
                          <w:rPr>
                            <w:rFonts w:ascii="Cambria Math" w:hAnsi="Cambria Math"/>
                            <w:i/>
                            <w:color w:val="FF0000"/>
                          </w:rPr>
                        </w:ins>
                      </m:ctrlPr>
                    </m:sSubPr>
                    <m:e>
                      <m:r>
                        <w:ins w:id="562" w:author="wei ganchao" w:date="2022-01-13T18:21:00Z">
                          <w:rPr>
                            <w:rFonts w:ascii="Cambria Math" w:hAnsi="Cambria Math"/>
                            <w:color w:val="FF0000"/>
                            <w:rPrChange w:id="563" w:author="wei ganchao" w:date="2022-01-13T18:21:00Z">
                              <w:rPr>
                                <w:rFonts w:ascii="Cambria Math" w:hAnsi="Cambria Math"/>
                              </w:rPr>
                            </w:rPrChange>
                          </w:rPr>
                          <m:t>ν</m:t>
                        </w:ins>
                      </m:r>
                    </m:e>
                    <m:sub>
                      <m:r>
                        <w:ins w:id="564" w:author="wei ganchao" w:date="2022-01-13T18:21:00Z">
                          <w:rPr>
                            <w:rFonts w:ascii="Cambria Math" w:hAnsi="Cambria Math"/>
                            <w:color w:val="FF0000"/>
                            <w:rPrChange w:id="565" w:author="wei ganchao" w:date="2022-01-13T18:21:00Z">
                              <w:rPr>
                                <w:rFonts w:ascii="Cambria Math" w:hAnsi="Cambria Math"/>
                              </w:rPr>
                            </w:rPrChange>
                          </w:rPr>
                          <m:t>it</m:t>
                        </w:ins>
                      </m:r>
                    </m:sub>
                  </m:sSub>
                </m:e>
              </m:mr>
            </m:m>
          </m:e>
        </m:d>
        <m:r>
          <w:ins w:id="566" w:author="wei ganchao" w:date="2022-01-13T18:21:00Z">
            <w:rPr>
              <w:rFonts w:ascii="Cambria Math" w:hAnsi="Cambria Math"/>
              <w:color w:val="FF0000"/>
              <w:rPrChange w:id="567" w:author="wei ganchao" w:date="2022-01-13T18:21:00Z">
                <w:rPr>
                  <w:rFonts w:ascii="Cambria Math" w:hAnsi="Cambria Math"/>
                </w:rPr>
              </w:rPrChange>
            </w:rPr>
            <m:t>∼</m:t>
          </w:ins>
        </m:r>
        <m:r>
          <w:ins w:id="568" w:author="wei ganchao" w:date="2022-01-13T18:16:00Z">
            <w:rPr>
              <w:rFonts w:ascii="Cambria Math" w:hAnsi="Cambria Math"/>
              <w:color w:val="FF0000"/>
              <w:rPrChange w:id="569" w:author="wei ganchao" w:date="2022-01-13T18:21:00Z">
                <w:rPr>
                  <w:rFonts w:ascii="Cambria Math" w:hAnsi="Cambria Math"/>
                </w:rPr>
              </w:rPrChange>
            </w:rPr>
            <m:t>lognormal(</m:t>
          </w:ins>
        </m:r>
        <m:sSup>
          <m:sSupPr>
            <m:ctrlPr>
              <w:ins w:id="570" w:author="wei ganchao" w:date="2022-01-13T18:16:00Z">
                <w:rPr>
                  <w:rFonts w:ascii="Cambria Math" w:hAnsi="Cambria Math"/>
                  <w:b/>
                  <w:bCs/>
                  <w:i/>
                  <w:color w:val="FF0000"/>
                </w:rPr>
              </w:ins>
            </m:ctrlPr>
          </m:sSupPr>
          <m:e>
            <m:r>
              <w:ins w:id="571" w:author="wei ganchao" w:date="2022-01-13T18:16:00Z">
                <m:rPr>
                  <m:sty m:val="bi"/>
                </m:rPr>
                <w:rPr>
                  <w:rFonts w:ascii="Cambria Math" w:hAnsi="Cambria Math"/>
                  <w:color w:val="FF0000"/>
                  <w:rPrChange w:id="572" w:author="wei ganchao" w:date="2022-01-13T18:21:00Z">
                    <w:rPr>
                      <w:rFonts w:ascii="Cambria Math" w:hAnsi="Cambria Math"/>
                    </w:rPr>
                  </w:rPrChange>
                </w:rPr>
                <m:t>a</m:t>
              </w:ins>
            </m:r>
            <m:ctrlPr>
              <w:ins w:id="573" w:author="wei ganchao" w:date="2022-01-13T18:16:00Z">
                <w:rPr>
                  <w:rFonts w:ascii="Cambria Math" w:hAnsi="Cambria Math"/>
                  <w:i/>
                  <w:color w:val="FF0000"/>
                </w:rPr>
              </w:ins>
            </m:ctrlPr>
          </m:e>
          <m:sup>
            <m:r>
              <w:ins w:id="574" w:author="wei ganchao" w:date="2022-01-13T18:16:00Z">
                <w:rPr>
                  <w:rFonts w:ascii="Cambria Math" w:hAnsi="Cambria Math"/>
                  <w:color w:val="FF0000"/>
                  <w:rPrChange w:id="575" w:author="wei ganchao" w:date="2022-01-13T18:21:00Z">
                    <w:rPr>
                      <w:rFonts w:ascii="Cambria Math" w:hAnsi="Cambria Math"/>
                    </w:rPr>
                  </w:rPrChange>
                </w:rPr>
                <m:t>it</m:t>
              </w:ins>
            </m:r>
          </m:sup>
        </m:sSup>
        <m:r>
          <w:ins w:id="576" w:author="wei ganchao" w:date="2022-01-13T18:16:00Z">
            <w:rPr>
              <w:rFonts w:ascii="Cambria Math" w:hAnsi="Cambria Math"/>
              <w:color w:val="FF0000"/>
              <w:rPrChange w:id="577" w:author="wei ganchao" w:date="2022-01-13T18:21:00Z">
                <w:rPr>
                  <w:rFonts w:ascii="Cambria Math" w:hAnsi="Cambria Math"/>
                </w:rPr>
              </w:rPrChange>
            </w:rPr>
            <m:t>,</m:t>
          </w:ins>
        </m:r>
        <m:sSup>
          <m:sSupPr>
            <m:ctrlPr>
              <w:ins w:id="578" w:author="wei ganchao" w:date="2022-01-13T18:16:00Z">
                <w:rPr>
                  <w:rFonts w:ascii="Cambria Math" w:hAnsi="Cambria Math"/>
                  <w:b/>
                  <w:bCs/>
                  <w:i/>
                  <w:color w:val="FF0000"/>
                </w:rPr>
              </w:ins>
            </m:ctrlPr>
          </m:sSupPr>
          <m:e>
            <m:r>
              <w:ins w:id="579" w:author="wei ganchao" w:date="2022-01-13T18:16:00Z">
                <m:rPr>
                  <m:sty m:val="bi"/>
                </m:rPr>
                <w:rPr>
                  <w:rFonts w:ascii="Cambria Math" w:hAnsi="Cambria Math"/>
                  <w:color w:val="FF0000"/>
                  <w:rPrChange w:id="580" w:author="wei ganchao" w:date="2022-01-13T18:21:00Z">
                    <w:rPr>
                      <w:rFonts w:ascii="Cambria Math" w:hAnsi="Cambria Math"/>
                    </w:rPr>
                  </w:rPrChange>
                </w:rPr>
                <m:t>S</m:t>
              </w:ins>
            </m:r>
            <m:ctrlPr>
              <w:ins w:id="581" w:author="wei ganchao" w:date="2022-01-13T18:16:00Z">
                <w:rPr>
                  <w:rFonts w:ascii="Cambria Math" w:hAnsi="Cambria Math"/>
                  <w:i/>
                  <w:color w:val="FF0000"/>
                </w:rPr>
              </w:ins>
            </m:ctrlPr>
          </m:e>
          <m:sup>
            <m:r>
              <w:ins w:id="582" w:author="wei ganchao" w:date="2022-01-13T18:16:00Z">
                <w:rPr>
                  <w:rFonts w:ascii="Cambria Math" w:hAnsi="Cambria Math"/>
                  <w:color w:val="FF0000"/>
                  <w:rPrChange w:id="583" w:author="wei ganchao" w:date="2022-01-13T18:21:00Z">
                    <w:rPr>
                      <w:rFonts w:ascii="Cambria Math" w:hAnsi="Cambria Math"/>
                    </w:rPr>
                  </w:rPrChange>
                </w:rPr>
                <m:t>it</m:t>
              </w:ins>
            </m:r>
          </m:sup>
        </m:sSup>
        <m:r>
          <w:ins w:id="584" w:author="wei ganchao" w:date="2022-01-13T18:16:00Z">
            <w:rPr>
              <w:rFonts w:ascii="Cambria Math" w:hAnsi="Cambria Math"/>
              <w:color w:val="FF0000"/>
              <w:rPrChange w:id="585" w:author="wei ganchao" w:date="2022-01-13T18:21:00Z">
                <w:rPr>
                  <w:rFonts w:ascii="Cambria Math" w:hAnsi="Cambria Math"/>
                </w:rPr>
              </w:rPrChange>
            </w:rPr>
            <m:t>)</m:t>
          </w:ins>
        </m:r>
      </m:oMath>
      <w:ins w:id="586" w:author="wei ganchao" w:date="2022-01-13T18:16:00Z">
        <w:r w:rsidR="00FF27D1" w:rsidRPr="005713EA">
          <w:rPr>
            <w:color w:val="FF0000"/>
            <w:rPrChange w:id="587" w:author="wei ganchao" w:date="2022-01-13T18:21:00Z">
              <w:rPr/>
            </w:rPrChange>
          </w:rPr>
          <w:t xml:space="preserve">. </w:t>
        </w:r>
        <w:r w:rsidR="00FF27D1" w:rsidRPr="005713EA">
          <w:rPr>
            <w:bCs/>
            <w:color w:val="FF0000"/>
            <w:rPrChange w:id="588" w:author="wei ganchao" w:date="2022-01-13T18:21:00Z">
              <w:rPr>
                <w:bCs/>
              </w:rPr>
            </w:rPrChange>
          </w:rPr>
          <w:t xml:space="preserve">and </w:t>
        </w:r>
      </w:ins>
      <m:oMath>
        <m:sSub>
          <m:sSubPr>
            <m:ctrlPr>
              <w:ins w:id="589" w:author="wei ganchao" w:date="2022-01-13T18:16:00Z">
                <w:rPr>
                  <w:rFonts w:ascii="Cambria Math" w:hAnsi="Cambria Math"/>
                  <w:bCs/>
                  <w:i/>
                  <w:color w:val="FF0000"/>
                </w:rPr>
              </w:ins>
            </m:ctrlPr>
          </m:sSubPr>
          <m:e>
            <m:d>
              <m:dPr>
                <m:begChr m:val="["/>
                <m:endChr m:val="]"/>
                <m:ctrlPr>
                  <w:ins w:id="590" w:author="wei ganchao" w:date="2022-01-13T18:16:00Z">
                    <w:rPr>
                      <w:rFonts w:ascii="Cambria Math" w:hAnsi="Cambria Math"/>
                      <w:bCs/>
                      <w:i/>
                      <w:color w:val="FF0000"/>
                    </w:rPr>
                  </w:ins>
                </m:ctrlPr>
              </m:dPr>
              <m:e>
                <m:sSub>
                  <m:sSubPr>
                    <m:ctrlPr>
                      <w:ins w:id="591" w:author="wei ganchao" w:date="2022-01-13T18:16:00Z">
                        <w:rPr>
                          <w:rFonts w:ascii="Cambria Math" w:hAnsi="Cambria Math"/>
                          <w:bCs/>
                          <w:i/>
                          <w:color w:val="FF0000"/>
                        </w:rPr>
                      </w:ins>
                    </m:ctrlPr>
                  </m:sSubPr>
                  <m:e>
                    <m:r>
                      <w:ins w:id="592" w:author="wei ganchao" w:date="2022-01-13T18:16:00Z">
                        <w:rPr>
                          <w:rFonts w:ascii="Cambria Math" w:hAnsi="Cambria Math"/>
                          <w:color w:val="FF0000"/>
                          <w:rPrChange w:id="593" w:author="wei ganchao" w:date="2022-01-13T18:21:00Z">
                            <w:rPr>
                              <w:rFonts w:ascii="Cambria Math" w:hAnsi="Cambria Math"/>
                            </w:rPr>
                          </w:rPrChange>
                        </w:rPr>
                        <m:t>V</m:t>
                      </w:ins>
                    </m:r>
                  </m:e>
                  <m:sub>
                    <m:r>
                      <w:ins w:id="594" w:author="wei ganchao" w:date="2022-01-13T18:16:00Z">
                        <w:rPr>
                          <w:rFonts w:ascii="Cambria Math" w:hAnsi="Cambria Math"/>
                          <w:color w:val="FF0000"/>
                          <w:rPrChange w:id="595" w:author="wei ganchao" w:date="2022-01-13T18:21:00Z">
                            <w:rPr>
                              <w:rFonts w:ascii="Cambria Math" w:hAnsi="Cambria Math"/>
                            </w:rPr>
                          </w:rPrChange>
                        </w:rPr>
                        <m:t>it</m:t>
                      </w:ins>
                    </m:r>
                  </m:sub>
                </m:sSub>
              </m:e>
            </m:d>
          </m:e>
          <m:sub>
            <m:r>
              <w:ins w:id="596" w:author="wei ganchao" w:date="2022-01-13T18:16:00Z">
                <w:rPr>
                  <w:rFonts w:ascii="Cambria Math" w:hAnsi="Cambria Math"/>
                  <w:color w:val="FF0000"/>
                  <w:rPrChange w:id="597" w:author="wei ganchao" w:date="2022-01-13T18:21:00Z">
                    <w:rPr>
                      <w:rFonts w:ascii="Cambria Math" w:hAnsi="Cambria Math"/>
                    </w:rPr>
                  </w:rPrChange>
                </w:rPr>
                <m:t>mn</m:t>
              </w:ins>
            </m:r>
          </m:sub>
        </m:sSub>
        <m:r>
          <w:ins w:id="598" w:author="wei ganchao" w:date="2022-01-13T18:16:00Z">
            <w:rPr>
              <w:rFonts w:ascii="Cambria Math" w:hAnsi="Cambria Math"/>
              <w:color w:val="FF0000"/>
              <w:rPrChange w:id="599" w:author="wei ganchao" w:date="2022-01-13T18:21:00Z">
                <w:rPr>
                  <w:rFonts w:ascii="Cambria Math" w:hAnsi="Cambria Math"/>
                </w:rPr>
              </w:rPrChange>
            </w:rPr>
            <m:t>=</m:t>
          </w:ins>
        </m:r>
        <m:sSup>
          <m:sSupPr>
            <m:ctrlPr>
              <w:ins w:id="600" w:author="wei ganchao" w:date="2022-01-13T18:16:00Z">
                <w:rPr>
                  <w:rFonts w:ascii="Cambria Math" w:hAnsi="Cambria Math"/>
                  <w:bCs/>
                  <w:i/>
                  <w:color w:val="FF0000"/>
                </w:rPr>
              </w:ins>
            </m:ctrlPr>
          </m:sSupPr>
          <m:e>
            <m:r>
              <w:ins w:id="601" w:author="wei ganchao" w:date="2022-01-13T18:16:00Z">
                <w:rPr>
                  <w:rFonts w:ascii="Cambria Math" w:hAnsi="Cambria Math"/>
                  <w:color w:val="FF0000"/>
                  <w:rPrChange w:id="602" w:author="wei ganchao" w:date="2022-01-13T18:21:00Z">
                    <w:rPr>
                      <w:rFonts w:ascii="Cambria Math" w:hAnsi="Cambria Math"/>
                    </w:rPr>
                  </w:rPrChange>
                </w:rPr>
                <m:t>e</m:t>
              </w:ins>
            </m:r>
          </m:e>
          <m:sup>
            <m:sSubSup>
              <m:sSubSupPr>
                <m:ctrlPr>
                  <w:ins w:id="603" w:author="wei ganchao" w:date="2022-01-13T18:16:00Z">
                    <w:rPr>
                      <w:rFonts w:ascii="Cambria Math" w:hAnsi="Cambria Math"/>
                      <w:bCs/>
                      <w:i/>
                      <w:color w:val="FF0000"/>
                    </w:rPr>
                  </w:ins>
                </m:ctrlPr>
              </m:sSubSupPr>
              <m:e>
                <m:r>
                  <w:ins w:id="604" w:author="wei ganchao" w:date="2022-01-13T18:16:00Z">
                    <m:rPr>
                      <m:sty m:val="bi"/>
                    </m:rPr>
                    <w:rPr>
                      <w:rFonts w:ascii="Cambria Math" w:hAnsi="Cambria Math"/>
                      <w:color w:val="FF0000"/>
                      <w:rPrChange w:id="605" w:author="wei ganchao" w:date="2022-01-13T18:21:00Z">
                        <w:rPr>
                          <w:rFonts w:ascii="Cambria Math" w:hAnsi="Cambria Math"/>
                        </w:rPr>
                      </w:rPrChange>
                    </w:rPr>
                    <m:t>a</m:t>
                  </w:ins>
                </m:r>
              </m:e>
              <m:sub>
                <m:r>
                  <w:ins w:id="606" w:author="wei ganchao" w:date="2022-01-13T18:16:00Z">
                    <w:rPr>
                      <w:rFonts w:ascii="Cambria Math" w:hAnsi="Cambria Math"/>
                      <w:color w:val="FF0000"/>
                      <w:rPrChange w:id="607" w:author="wei ganchao" w:date="2022-01-13T18:21:00Z">
                        <w:rPr>
                          <w:rFonts w:ascii="Cambria Math" w:hAnsi="Cambria Math"/>
                        </w:rPr>
                      </w:rPrChange>
                    </w:rPr>
                    <m:t>m</m:t>
                  </w:ins>
                </m:r>
              </m:sub>
              <m:sup>
                <m:r>
                  <w:ins w:id="608" w:author="wei ganchao" w:date="2022-01-13T18:16:00Z">
                    <w:rPr>
                      <w:rFonts w:ascii="Cambria Math" w:hAnsi="Cambria Math"/>
                      <w:color w:val="FF0000"/>
                      <w:rPrChange w:id="609" w:author="wei ganchao" w:date="2022-01-13T18:21:00Z">
                        <w:rPr>
                          <w:rFonts w:ascii="Cambria Math" w:hAnsi="Cambria Math"/>
                        </w:rPr>
                      </w:rPrChange>
                    </w:rPr>
                    <m:t>it</m:t>
                  </w:ins>
                </m:r>
                <m:ctrlPr>
                  <w:ins w:id="610" w:author="wei ganchao" w:date="2022-01-13T18:16:00Z">
                    <w:rPr>
                      <w:rFonts w:ascii="Cambria Math" w:hAnsi="Cambria Math"/>
                      <w:i/>
                      <w:color w:val="FF0000"/>
                    </w:rPr>
                  </w:ins>
                </m:ctrlPr>
              </m:sup>
            </m:sSubSup>
            <m:r>
              <w:ins w:id="611" w:author="wei ganchao" w:date="2022-01-13T18:16:00Z">
                <w:rPr>
                  <w:rFonts w:ascii="Cambria Math" w:hAnsi="Cambria Math"/>
                  <w:color w:val="FF0000"/>
                  <w:rPrChange w:id="612" w:author="wei ganchao" w:date="2022-01-13T18:21:00Z">
                    <w:rPr>
                      <w:rFonts w:ascii="Cambria Math" w:hAnsi="Cambria Math"/>
                    </w:rPr>
                  </w:rPrChange>
                </w:rPr>
                <m:t>+</m:t>
              </w:ins>
            </m:r>
            <m:sSubSup>
              <m:sSubSupPr>
                <m:ctrlPr>
                  <w:ins w:id="613" w:author="wei ganchao" w:date="2022-01-13T18:16:00Z">
                    <w:rPr>
                      <w:rFonts w:ascii="Cambria Math" w:hAnsi="Cambria Math"/>
                      <w:bCs/>
                      <w:i/>
                      <w:color w:val="FF0000"/>
                    </w:rPr>
                  </w:ins>
                </m:ctrlPr>
              </m:sSubSupPr>
              <m:e>
                <m:r>
                  <w:ins w:id="614" w:author="wei ganchao" w:date="2022-01-13T18:16:00Z">
                    <m:rPr>
                      <m:sty m:val="bi"/>
                    </m:rPr>
                    <w:rPr>
                      <w:rFonts w:ascii="Cambria Math" w:hAnsi="Cambria Math"/>
                      <w:color w:val="FF0000"/>
                      <w:rPrChange w:id="615" w:author="wei ganchao" w:date="2022-01-13T18:21:00Z">
                        <w:rPr>
                          <w:rFonts w:ascii="Cambria Math" w:hAnsi="Cambria Math"/>
                        </w:rPr>
                      </w:rPrChange>
                    </w:rPr>
                    <m:t>a</m:t>
                  </w:ins>
                </m:r>
              </m:e>
              <m:sub>
                <m:r>
                  <w:ins w:id="616" w:author="wei ganchao" w:date="2022-01-13T18:16:00Z">
                    <w:rPr>
                      <w:rFonts w:ascii="Cambria Math" w:hAnsi="Cambria Math"/>
                      <w:color w:val="FF0000"/>
                      <w:rPrChange w:id="617" w:author="wei ganchao" w:date="2022-01-13T18:21:00Z">
                        <w:rPr>
                          <w:rFonts w:ascii="Cambria Math" w:hAnsi="Cambria Math"/>
                        </w:rPr>
                      </w:rPrChange>
                    </w:rPr>
                    <m:t>n</m:t>
                  </w:ins>
                </m:r>
              </m:sub>
              <m:sup>
                <m:r>
                  <w:ins w:id="618" w:author="wei ganchao" w:date="2022-01-13T18:16:00Z">
                    <w:rPr>
                      <w:rFonts w:ascii="Cambria Math" w:hAnsi="Cambria Math"/>
                      <w:color w:val="FF0000"/>
                      <w:rPrChange w:id="619" w:author="wei ganchao" w:date="2022-01-13T18:21:00Z">
                        <w:rPr>
                          <w:rFonts w:ascii="Cambria Math" w:hAnsi="Cambria Math"/>
                        </w:rPr>
                      </w:rPrChange>
                    </w:rPr>
                    <m:t>it</m:t>
                  </w:ins>
                </m:r>
                <m:ctrlPr>
                  <w:ins w:id="620" w:author="wei ganchao" w:date="2022-01-13T18:16:00Z">
                    <w:rPr>
                      <w:rFonts w:ascii="Cambria Math" w:hAnsi="Cambria Math"/>
                      <w:i/>
                      <w:color w:val="FF0000"/>
                    </w:rPr>
                  </w:ins>
                </m:ctrlPr>
              </m:sup>
            </m:sSubSup>
            <m:r>
              <w:ins w:id="621" w:author="wei ganchao" w:date="2022-01-13T18:16:00Z">
                <w:rPr>
                  <w:rFonts w:ascii="Cambria Math" w:hAnsi="Cambria Math"/>
                  <w:color w:val="FF0000"/>
                  <w:rPrChange w:id="622" w:author="wei ganchao" w:date="2022-01-13T18:21:00Z">
                    <w:rPr>
                      <w:rFonts w:ascii="Cambria Math" w:hAnsi="Cambria Math"/>
                    </w:rPr>
                  </w:rPrChange>
                </w:rPr>
                <m:t>+</m:t>
              </w:ins>
            </m:r>
            <m:f>
              <m:fPr>
                <m:ctrlPr>
                  <w:ins w:id="623" w:author="wei ganchao" w:date="2022-01-13T18:16:00Z">
                    <w:rPr>
                      <w:rFonts w:ascii="Cambria Math" w:hAnsi="Cambria Math"/>
                      <w:bCs/>
                      <w:i/>
                      <w:color w:val="FF0000"/>
                    </w:rPr>
                  </w:ins>
                </m:ctrlPr>
              </m:fPr>
              <m:num>
                <m:r>
                  <w:ins w:id="624" w:author="wei ganchao" w:date="2022-01-13T18:16:00Z">
                    <w:rPr>
                      <w:rFonts w:ascii="Cambria Math" w:hAnsi="Cambria Math"/>
                      <w:color w:val="FF0000"/>
                      <w:rPrChange w:id="625" w:author="wei ganchao" w:date="2022-01-13T18:21:00Z">
                        <w:rPr>
                          <w:rFonts w:ascii="Cambria Math" w:hAnsi="Cambria Math"/>
                        </w:rPr>
                      </w:rPrChange>
                    </w:rPr>
                    <m:t>1</m:t>
                  </w:ins>
                </m:r>
              </m:num>
              <m:den>
                <m:r>
                  <w:ins w:id="626" w:author="wei ganchao" w:date="2022-01-13T18:16:00Z">
                    <w:rPr>
                      <w:rFonts w:ascii="Cambria Math" w:hAnsi="Cambria Math"/>
                      <w:color w:val="FF0000"/>
                      <w:rPrChange w:id="627" w:author="wei ganchao" w:date="2022-01-13T18:21:00Z">
                        <w:rPr>
                          <w:rFonts w:ascii="Cambria Math" w:hAnsi="Cambria Math"/>
                        </w:rPr>
                      </w:rPrChange>
                    </w:rPr>
                    <m:t>2</m:t>
                  </w:ins>
                </m:r>
              </m:den>
            </m:f>
            <m:d>
              <m:dPr>
                <m:ctrlPr>
                  <w:ins w:id="628" w:author="wei ganchao" w:date="2022-01-13T18:16:00Z">
                    <w:rPr>
                      <w:rFonts w:ascii="Cambria Math" w:hAnsi="Cambria Math"/>
                      <w:bCs/>
                      <w:i/>
                      <w:color w:val="FF0000"/>
                    </w:rPr>
                  </w:ins>
                </m:ctrlPr>
              </m:dPr>
              <m:e>
                <m:sSubSup>
                  <m:sSubSupPr>
                    <m:ctrlPr>
                      <w:ins w:id="629" w:author="wei ganchao" w:date="2022-01-13T18:16:00Z">
                        <w:rPr>
                          <w:rFonts w:ascii="Cambria Math" w:hAnsi="Cambria Math"/>
                          <w:i/>
                          <w:color w:val="FF0000"/>
                        </w:rPr>
                      </w:ins>
                    </m:ctrlPr>
                  </m:sSubSupPr>
                  <m:e>
                    <m:r>
                      <w:ins w:id="630" w:author="wei ganchao" w:date="2022-01-13T18:16:00Z">
                        <m:rPr>
                          <m:sty m:val="bi"/>
                        </m:rPr>
                        <w:rPr>
                          <w:rFonts w:ascii="Cambria Math" w:hAnsi="Cambria Math"/>
                          <w:color w:val="FF0000"/>
                          <w:rPrChange w:id="631" w:author="wei ganchao" w:date="2022-01-13T18:21:00Z">
                            <w:rPr>
                              <w:rFonts w:ascii="Cambria Math" w:hAnsi="Cambria Math"/>
                            </w:rPr>
                          </w:rPrChange>
                        </w:rPr>
                        <m:t>S</m:t>
                      </w:ins>
                    </m:r>
                    <m:ctrlPr>
                      <w:ins w:id="632" w:author="wei ganchao" w:date="2022-01-13T18:16:00Z">
                        <w:rPr>
                          <w:rFonts w:ascii="Cambria Math" w:hAnsi="Cambria Math"/>
                          <w:b/>
                          <w:bCs/>
                          <w:i/>
                          <w:color w:val="FF0000"/>
                        </w:rPr>
                      </w:ins>
                    </m:ctrlPr>
                  </m:e>
                  <m:sub>
                    <m:r>
                      <w:ins w:id="633" w:author="wei ganchao" w:date="2022-01-13T18:16:00Z">
                        <w:rPr>
                          <w:rFonts w:ascii="Cambria Math" w:hAnsi="Cambria Math"/>
                          <w:color w:val="FF0000"/>
                          <w:rPrChange w:id="634" w:author="wei ganchao" w:date="2022-01-13T18:21:00Z">
                            <w:rPr>
                              <w:rFonts w:ascii="Cambria Math" w:hAnsi="Cambria Math"/>
                            </w:rPr>
                          </w:rPrChange>
                        </w:rPr>
                        <m:t>mm</m:t>
                      </w:ins>
                    </m:r>
                  </m:sub>
                  <m:sup>
                    <m:r>
                      <w:ins w:id="635" w:author="wei ganchao" w:date="2022-01-13T18:16:00Z">
                        <w:rPr>
                          <w:rFonts w:ascii="Cambria Math" w:hAnsi="Cambria Math"/>
                          <w:color w:val="FF0000"/>
                          <w:rPrChange w:id="636" w:author="wei ganchao" w:date="2022-01-13T18:21:00Z">
                            <w:rPr>
                              <w:rFonts w:ascii="Cambria Math" w:hAnsi="Cambria Math"/>
                            </w:rPr>
                          </w:rPrChange>
                        </w:rPr>
                        <m:t>it</m:t>
                      </w:ins>
                    </m:r>
                  </m:sup>
                </m:sSubSup>
                <m:r>
                  <w:ins w:id="637" w:author="wei ganchao" w:date="2022-01-13T18:16:00Z">
                    <w:rPr>
                      <w:rFonts w:ascii="Cambria Math" w:hAnsi="Cambria Math"/>
                      <w:color w:val="FF0000"/>
                      <w:rPrChange w:id="638" w:author="wei ganchao" w:date="2022-01-13T18:21:00Z">
                        <w:rPr>
                          <w:rFonts w:ascii="Cambria Math" w:hAnsi="Cambria Math"/>
                        </w:rPr>
                      </w:rPrChange>
                    </w:rPr>
                    <m:t>+</m:t>
                  </w:ins>
                </m:r>
                <m:sSubSup>
                  <m:sSubSupPr>
                    <m:ctrlPr>
                      <w:ins w:id="639" w:author="wei ganchao" w:date="2022-01-13T18:16:00Z">
                        <w:rPr>
                          <w:rFonts w:ascii="Cambria Math" w:hAnsi="Cambria Math"/>
                          <w:i/>
                          <w:color w:val="FF0000"/>
                        </w:rPr>
                      </w:ins>
                    </m:ctrlPr>
                  </m:sSubSupPr>
                  <m:e>
                    <m:r>
                      <w:ins w:id="640" w:author="wei ganchao" w:date="2022-01-13T18:16:00Z">
                        <m:rPr>
                          <m:sty m:val="bi"/>
                        </m:rPr>
                        <w:rPr>
                          <w:rFonts w:ascii="Cambria Math" w:hAnsi="Cambria Math"/>
                          <w:color w:val="FF0000"/>
                          <w:rPrChange w:id="641" w:author="wei ganchao" w:date="2022-01-13T18:21:00Z">
                            <w:rPr>
                              <w:rFonts w:ascii="Cambria Math" w:hAnsi="Cambria Math"/>
                            </w:rPr>
                          </w:rPrChange>
                        </w:rPr>
                        <m:t>S</m:t>
                      </w:ins>
                    </m:r>
                    <m:ctrlPr>
                      <w:ins w:id="642" w:author="wei ganchao" w:date="2022-01-13T18:16:00Z">
                        <w:rPr>
                          <w:rFonts w:ascii="Cambria Math" w:hAnsi="Cambria Math"/>
                          <w:b/>
                          <w:bCs/>
                          <w:i/>
                          <w:color w:val="FF0000"/>
                        </w:rPr>
                      </w:ins>
                    </m:ctrlPr>
                  </m:e>
                  <m:sub>
                    <m:r>
                      <w:ins w:id="643" w:author="wei ganchao" w:date="2022-01-13T18:16:00Z">
                        <w:rPr>
                          <w:rFonts w:ascii="Cambria Math" w:hAnsi="Cambria Math"/>
                          <w:color w:val="FF0000"/>
                          <w:rPrChange w:id="644" w:author="wei ganchao" w:date="2022-01-13T18:21:00Z">
                            <w:rPr>
                              <w:rFonts w:ascii="Cambria Math" w:hAnsi="Cambria Math"/>
                            </w:rPr>
                          </w:rPrChange>
                        </w:rPr>
                        <m:t>nn</m:t>
                      </w:ins>
                    </m:r>
                  </m:sub>
                  <m:sup>
                    <m:r>
                      <w:ins w:id="645" w:author="wei ganchao" w:date="2022-01-13T18:16:00Z">
                        <w:rPr>
                          <w:rFonts w:ascii="Cambria Math" w:hAnsi="Cambria Math"/>
                          <w:color w:val="FF0000"/>
                          <w:rPrChange w:id="646" w:author="wei ganchao" w:date="2022-01-13T18:21:00Z">
                            <w:rPr>
                              <w:rFonts w:ascii="Cambria Math" w:hAnsi="Cambria Math"/>
                            </w:rPr>
                          </w:rPrChange>
                        </w:rPr>
                        <m:t>it</m:t>
                      </w:ins>
                    </m:r>
                  </m:sup>
                </m:sSubSup>
              </m:e>
            </m:d>
          </m:sup>
        </m:sSup>
        <m:d>
          <m:dPr>
            <m:ctrlPr>
              <w:ins w:id="647" w:author="wei ganchao" w:date="2022-01-13T18:16:00Z">
                <w:rPr>
                  <w:rFonts w:ascii="Cambria Math" w:hAnsi="Cambria Math"/>
                  <w:bCs/>
                  <w:i/>
                  <w:color w:val="FF0000"/>
                </w:rPr>
              </w:ins>
            </m:ctrlPr>
          </m:dPr>
          <m:e>
            <m:sSup>
              <m:sSupPr>
                <m:ctrlPr>
                  <w:ins w:id="648" w:author="wei ganchao" w:date="2022-01-13T18:16:00Z">
                    <w:rPr>
                      <w:rFonts w:ascii="Cambria Math" w:hAnsi="Cambria Math"/>
                      <w:bCs/>
                      <w:i/>
                      <w:color w:val="FF0000"/>
                    </w:rPr>
                  </w:ins>
                </m:ctrlPr>
              </m:sSupPr>
              <m:e>
                <m:r>
                  <w:ins w:id="649" w:author="wei ganchao" w:date="2022-01-13T18:16:00Z">
                    <w:rPr>
                      <w:rFonts w:ascii="Cambria Math" w:hAnsi="Cambria Math"/>
                      <w:color w:val="FF0000"/>
                      <w:rPrChange w:id="650" w:author="wei ganchao" w:date="2022-01-13T18:21:00Z">
                        <w:rPr>
                          <w:rFonts w:ascii="Cambria Math" w:hAnsi="Cambria Math"/>
                        </w:rPr>
                      </w:rPrChange>
                    </w:rPr>
                    <m:t>e</m:t>
                  </w:ins>
                </m:r>
              </m:e>
              <m:sup>
                <m:sSubSup>
                  <m:sSubSupPr>
                    <m:ctrlPr>
                      <w:ins w:id="651" w:author="wei ganchao" w:date="2022-01-13T18:16:00Z">
                        <w:rPr>
                          <w:rFonts w:ascii="Cambria Math" w:hAnsi="Cambria Math"/>
                          <w:b/>
                          <w:bCs/>
                          <w:i/>
                          <w:color w:val="FF0000"/>
                        </w:rPr>
                      </w:ins>
                    </m:ctrlPr>
                  </m:sSubSupPr>
                  <m:e>
                    <m:r>
                      <w:ins w:id="652" w:author="wei ganchao" w:date="2022-01-13T18:16:00Z">
                        <m:rPr>
                          <m:sty m:val="bi"/>
                        </m:rPr>
                        <w:rPr>
                          <w:rFonts w:ascii="Cambria Math" w:hAnsi="Cambria Math"/>
                          <w:color w:val="FF0000"/>
                          <w:rPrChange w:id="653" w:author="wei ganchao" w:date="2022-01-13T18:21:00Z">
                            <w:rPr>
                              <w:rFonts w:ascii="Cambria Math" w:hAnsi="Cambria Math"/>
                            </w:rPr>
                          </w:rPrChange>
                        </w:rPr>
                        <m:t>S</m:t>
                      </w:ins>
                    </m:r>
                  </m:e>
                  <m:sub>
                    <m:r>
                      <w:ins w:id="654" w:author="wei ganchao" w:date="2022-01-13T18:16:00Z">
                        <w:rPr>
                          <w:rFonts w:ascii="Cambria Math" w:hAnsi="Cambria Math"/>
                          <w:color w:val="FF0000"/>
                          <w:rPrChange w:id="655" w:author="wei ganchao" w:date="2022-01-13T18:21:00Z">
                            <w:rPr>
                              <w:rFonts w:ascii="Cambria Math" w:hAnsi="Cambria Math"/>
                            </w:rPr>
                          </w:rPrChange>
                        </w:rPr>
                        <m:t>mn</m:t>
                      </w:ins>
                    </m:r>
                  </m:sub>
                  <m:sup>
                    <m:r>
                      <w:ins w:id="656" w:author="wei ganchao" w:date="2022-01-13T18:16:00Z">
                        <w:rPr>
                          <w:rFonts w:ascii="Cambria Math" w:hAnsi="Cambria Math"/>
                          <w:color w:val="FF0000"/>
                          <w:rPrChange w:id="657" w:author="wei ganchao" w:date="2022-01-13T18:21:00Z">
                            <w:rPr>
                              <w:rFonts w:ascii="Cambria Math" w:hAnsi="Cambria Math"/>
                            </w:rPr>
                          </w:rPrChange>
                        </w:rPr>
                        <m:t>it</m:t>
                      </w:ins>
                    </m:r>
                    <m:ctrlPr>
                      <w:ins w:id="658" w:author="wei ganchao" w:date="2022-01-13T18:16:00Z">
                        <w:rPr>
                          <w:rFonts w:ascii="Cambria Math" w:hAnsi="Cambria Math"/>
                          <w:i/>
                          <w:color w:val="FF0000"/>
                        </w:rPr>
                      </w:ins>
                    </m:ctrlPr>
                  </m:sup>
                </m:sSubSup>
              </m:sup>
            </m:sSup>
            <m:r>
              <w:ins w:id="659" w:author="wei ganchao" w:date="2022-01-13T18:16:00Z">
                <w:rPr>
                  <w:rFonts w:ascii="Cambria Math" w:hAnsi="Cambria Math"/>
                  <w:color w:val="FF0000"/>
                  <w:rPrChange w:id="660" w:author="wei ganchao" w:date="2022-01-13T18:21:00Z">
                    <w:rPr>
                      <w:rFonts w:ascii="Cambria Math" w:hAnsi="Cambria Math"/>
                    </w:rPr>
                  </w:rPrChange>
                </w:rPr>
                <m:t>-1</m:t>
              </w:ins>
            </m:r>
          </m:e>
        </m:d>
      </m:oMath>
      <w:ins w:id="661" w:author="wei ganchao" w:date="2022-01-13T18:16:00Z">
        <w:r w:rsidR="00FF27D1" w:rsidRPr="005713EA">
          <w:rPr>
            <w:bCs/>
            <w:color w:val="FF0000"/>
            <w:rPrChange w:id="662" w:author="wei ganchao" w:date="2022-01-13T18:21:00Z">
              <w:rPr>
                <w:bCs/>
              </w:rPr>
            </w:rPrChange>
          </w:rPr>
          <w:t>.</w:t>
        </w:r>
      </w:ins>
    </w:p>
    <w:p w14:paraId="143026B7" w14:textId="77777777" w:rsidR="00FF27D1" w:rsidRPr="00C45B17" w:rsidRDefault="00FF27D1" w:rsidP="00FF27D1">
      <w:pPr>
        <w:rPr>
          <w:ins w:id="663" w:author="wei ganchao" w:date="2022-01-13T18:16:00Z"/>
          <w:bCs/>
        </w:rPr>
      </w:pPr>
    </w:p>
    <w:p w14:paraId="1649F23B" w14:textId="77777777" w:rsidR="00FF27D1" w:rsidRDefault="00FF27D1" w:rsidP="00FF27D1">
      <w:pPr>
        <w:rPr>
          <w:ins w:id="664" w:author="wei ganchao" w:date="2022-01-13T18:16:00Z"/>
        </w:rPr>
      </w:pPr>
      <w:ins w:id="665" w:author="wei ganchao" w:date="2022-01-13T18:16:00Z">
        <w:r>
          <w:t xml:space="preserve">The conditional mean firing rate is </w:t>
        </w:r>
      </w:ins>
      <m:oMath>
        <m:sSub>
          <m:sSubPr>
            <m:ctrlPr>
              <w:ins w:id="666" w:author="wei ganchao" w:date="2022-01-13T18:16:00Z">
                <w:rPr>
                  <w:rFonts w:ascii="Cambria Math" w:hAnsi="Cambria Math"/>
                  <w:i/>
                </w:rPr>
              </w:ins>
            </m:ctrlPr>
          </m:sSubPr>
          <m:e>
            <m:r>
              <w:ins w:id="667" w:author="wei ganchao" w:date="2022-01-13T18:16:00Z">
                <w:rPr>
                  <w:rFonts w:ascii="Cambria Math" w:hAnsi="Cambria Math"/>
                </w:rPr>
                <m:t>δ</m:t>
              </w:ins>
            </m:r>
          </m:e>
          <m:sub>
            <m:r>
              <w:ins w:id="668" w:author="wei ganchao" w:date="2022-01-13T18:16:00Z">
                <w:rPr>
                  <w:rFonts w:ascii="Cambria Math" w:hAnsi="Cambria Math"/>
                </w:rPr>
                <m:t>it</m:t>
              </w:ins>
            </m:r>
          </m:sub>
        </m:sSub>
        <m:r>
          <w:ins w:id="669" w:author="wei ganchao" w:date="2022-01-13T18:16:00Z">
            <w:rPr>
              <w:rFonts w:ascii="Cambria Math" w:hAnsi="Cambria Math"/>
            </w:rPr>
            <m:t>=E</m:t>
          </w:ins>
        </m:r>
        <m:d>
          <m:dPr>
            <m:ctrlPr>
              <w:ins w:id="670" w:author="wei ganchao" w:date="2022-01-13T18:16:00Z">
                <w:rPr>
                  <w:rFonts w:ascii="Cambria Math" w:hAnsi="Cambria Math"/>
                  <w:i/>
                </w:rPr>
              </w:ins>
            </m:ctrlPr>
          </m:dPr>
          <m:e>
            <m:sSub>
              <m:sSubPr>
                <m:ctrlPr>
                  <w:ins w:id="671" w:author="wei ganchao" w:date="2022-01-13T18:16:00Z">
                    <w:rPr>
                      <w:rFonts w:ascii="Cambria Math" w:hAnsi="Cambria Math"/>
                      <w:i/>
                    </w:rPr>
                  </w:ins>
                </m:ctrlPr>
              </m:sSubPr>
              <m:e>
                <m:r>
                  <w:ins w:id="672" w:author="wei ganchao" w:date="2022-01-13T18:16:00Z">
                    <w:rPr>
                      <w:rFonts w:ascii="Cambria Math" w:hAnsi="Cambria Math"/>
                    </w:rPr>
                    <m:t>Y</m:t>
                  </w:ins>
                </m:r>
              </m:e>
              <m:sub>
                <m:r>
                  <w:ins w:id="673" w:author="wei ganchao" w:date="2022-01-13T18:16:00Z">
                    <w:rPr>
                      <w:rFonts w:ascii="Cambria Math" w:hAnsi="Cambria Math"/>
                    </w:rPr>
                    <m:t>it</m:t>
                  </w:ins>
                </m:r>
              </m:sub>
            </m:sSub>
          </m:e>
        </m:d>
      </m:oMath>
      <w:ins w:id="674" w:author="wei ganchao" w:date="2022-01-13T18:16:00Z">
        <w:r>
          <w:t>, whose variance can be calculated by the Delta method:</w:t>
        </w:r>
      </w:ins>
    </w:p>
    <w:p w14:paraId="2DDE7A4E" w14:textId="77777777" w:rsidR="00FF27D1" w:rsidRPr="00714ABC" w:rsidRDefault="007A602D" w:rsidP="00FF27D1">
      <w:pPr>
        <w:rPr>
          <w:ins w:id="675" w:author="wei ganchao" w:date="2022-01-13T18:16:00Z"/>
        </w:rPr>
      </w:pPr>
      <m:oMathPara>
        <m:oMath>
          <m:acc>
            <m:accPr>
              <m:ctrlPr>
                <w:ins w:id="676" w:author="wei ganchao" w:date="2022-01-13T18:16:00Z">
                  <w:rPr>
                    <w:rFonts w:ascii="Cambria Math" w:hAnsi="Cambria Math"/>
                    <w:i/>
                  </w:rPr>
                </w:ins>
              </m:ctrlPr>
            </m:accPr>
            <m:e>
              <m:r>
                <w:ins w:id="677" w:author="wei ganchao" w:date="2022-01-13T18:16:00Z">
                  <w:rPr>
                    <w:rFonts w:ascii="Cambria Math" w:hAnsi="Cambria Math"/>
                  </w:rPr>
                  <m:t>Var</m:t>
                </w:ins>
              </m:r>
            </m:e>
          </m:acc>
          <m:d>
            <m:dPr>
              <m:ctrlPr>
                <w:ins w:id="678" w:author="wei ganchao" w:date="2022-01-13T18:16:00Z">
                  <w:rPr>
                    <w:rFonts w:ascii="Cambria Math" w:hAnsi="Cambria Math"/>
                    <w:i/>
                  </w:rPr>
                </w:ins>
              </m:ctrlPr>
            </m:dPr>
            <m:e>
              <m:sSub>
                <m:sSubPr>
                  <m:ctrlPr>
                    <w:ins w:id="679" w:author="wei ganchao" w:date="2022-01-13T18:16:00Z">
                      <w:rPr>
                        <w:rFonts w:ascii="Cambria Math" w:hAnsi="Cambria Math"/>
                        <w:i/>
                      </w:rPr>
                    </w:ins>
                  </m:ctrlPr>
                </m:sSubPr>
                <m:e>
                  <m:r>
                    <w:ins w:id="680" w:author="wei ganchao" w:date="2022-01-13T18:16:00Z">
                      <w:rPr>
                        <w:rFonts w:ascii="Cambria Math" w:hAnsi="Cambria Math"/>
                      </w:rPr>
                      <m:t>δ</m:t>
                    </w:ins>
                  </m:r>
                </m:e>
                <m:sub>
                  <m:r>
                    <w:ins w:id="681" w:author="wei ganchao" w:date="2022-01-13T18:16:00Z">
                      <w:rPr>
                        <w:rFonts w:ascii="Cambria Math" w:hAnsi="Cambria Math"/>
                      </w:rPr>
                      <m:t>it</m:t>
                    </w:ins>
                  </m:r>
                </m:sub>
              </m:sSub>
            </m:e>
          </m:d>
          <m:r>
            <w:ins w:id="682" w:author="wei ganchao" w:date="2022-01-13T18:16:00Z">
              <w:rPr>
                <w:rFonts w:ascii="Cambria Math" w:hAnsi="Cambria Math"/>
              </w:rPr>
              <m:t>=</m:t>
            </w:ins>
          </m:r>
          <m:d>
            <m:dPr>
              <m:ctrlPr>
                <w:ins w:id="683" w:author="wei ganchao" w:date="2022-01-13T18:16:00Z">
                  <w:rPr>
                    <w:rFonts w:ascii="Cambria Math" w:hAnsi="Cambria Math"/>
                    <w:i/>
                  </w:rPr>
                </w:ins>
              </m:ctrlPr>
            </m:dPr>
            <m:e>
              <m:m>
                <m:mPr>
                  <m:mcs>
                    <m:mc>
                      <m:mcPr>
                        <m:count m:val="2"/>
                        <m:mcJc m:val="center"/>
                      </m:mcPr>
                    </m:mc>
                  </m:mcs>
                  <m:ctrlPr>
                    <w:ins w:id="684" w:author="wei ganchao" w:date="2022-01-13T18:16:00Z">
                      <w:rPr>
                        <w:rFonts w:ascii="Cambria Math" w:hAnsi="Cambria Math"/>
                        <w:i/>
                      </w:rPr>
                    </w:ins>
                  </m:ctrlPr>
                </m:mPr>
                <m:mr>
                  <m:e>
                    <m:f>
                      <m:fPr>
                        <m:ctrlPr>
                          <w:ins w:id="685" w:author="wei ganchao" w:date="2022-01-13T18:16:00Z">
                            <w:rPr>
                              <w:rFonts w:ascii="Cambria Math" w:hAnsi="Cambria Math"/>
                              <w:i/>
                            </w:rPr>
                          </w:ins>
                        </m:ctrlPr>
                      </m:fPr>
                      <m:num>
                        <m:r>
                          <w:ins w:id="686" w:author="wei ganchao" w:date="2022-01-13T18:16:00Z">
                            <w:rPr>
                              <w:rFonts w:ascii="Cambria Math" w:hAnsi="Cambria Math"/>
                            </w:rPr>
                            <m:t>∂</m:t>
                          </w:ins>
                        </m:r>
                        <m:sSub>
                          <m:sSubPr>
                            <m:ctrlPr>
                              <w:ins w:id="687" w:author="wei ganchao" w:date="2022-01-13T18:16:00Z">
                                <w:rPr>
                                  <w:rFonts w:ascii="Cambria Math" w:hAnsi="Cambria Math"/>
                                  <w:i/>
                                </w:rPr>
                              </w:ins>
                            </m:ctrlPr>
                          </m:sSubPr>
                          <m:e>
                            <m:r>
                              <w:ins w:id="688" w:author="wei ganchao" w:date="2022-01-13T18:16:00Z">
                                <w:rPr>
                                  <w:rFonts w:ascii="Cambria Math" w:hAnsi="Cambria Math"/>
                                </w:rPr>
                                <m:t>δ</m:t>
                              </w:ins>
                            </m:r>
                          </m:e>
                          <m:sub>
                            <m:r>
                              <w:ins w:id="689" w:author="wei ganchao" w:date="2022-01-13T18:16:00Z">
                                <w:rPr>
                                  <w:rFonts w:ascii="Cambria Math" w:hAnsi="Cambria Math"/>
                                </w:rPr>
                                <m:t>it</m:t>
                              </w:ins>
                            </m:r>
                          </m:sub>
                        </m:sSub>
                      </m:num>
                      <m:den>
                        <m:r>
                          <w:ins w:id="690" w:author="wei ganchao" w:date="2022-01-13T18:16:00Z">
                            <w:rPr>
                              <w:rFonts w:ascii="Cambria Math" w:hAnsi="Cambria Math"/>
                            </w:rPr>
                            <m:t>∂</m:t>
                          </w:ins>
                        </m:r>
                        <m:sSub>
                          <m:sSubPr>
                            <m:ctrlPr>
                              <w:ins w:id="691" w:author="wei ganchao" w:date="2022-01-13T18:16:00Z">
                                <w:rPr>
                                  <w:rFonts w:ascii="Cambria Math" w:hAnsi="Cambria Math"/>
                                  <w:i/>
                                </w:rPr>
                              </w:ins>
                            </m:ctrlPr>
                          </m:sSubPr>
                          <m:e>
                            <m:r>
                              <w:ins w:id="692" w:author="wei ganchao" w:date="2022-01-13T18:16:00Z">
                                <w:rPr>
                                  <w:rFonts w:ascii="Cambria Math" w:hAnsi="Cambria Math"/>
                                </w:rPr>
                                <m:t>λ</m:t>
                              </w:ins>
                            </m:r>
                          </m:e>
                          <m:sub>
                            <m:r>
                              <w:ins w:id="693" w:author="wei ganchao" w:date="2022-01-13T18:16:00Z">
                                <w:rPr>
                                  <w:rFonts w:ascii="Cambria Math" w:hAnsi="Cambria Math"/>
                                </w:rPr>
                                <m:t>it</m:t>
                              </w:ins>
                            </m:r>
                          </m:sub>
                        </m:sSub>
                      </m:den>
                    </m:f>
                  </m:e>
                  <m:e>
                    <m:f>
                      <m:fPr>
                        <m:ctrlPr>
                          <w:ins w:id="694" w:author="wei ganchao" w:date="2022-01-13T18:16:00Z">
                            <w:rPr>
                              <w:rFonts w:ascii="Cambria Math" w:hAnsi="Cambria Math"/>
                              <w:i/>
                            </w:rPr>
                          </w:ins>
                        </m:ctrlPr>
                      </m:fPr>
                      <m:num>
                        <m:r>
                          <w:ins w:id="695" w:author="wei ganchao" w:date="2022-01-13T18:16:00Z">
                            <w:rPr>
                              <w:rFonts w:ascii="Cambria Math" w:hAnsi="Cambria Math"/>
                            </w:rPr>
                            <m:t>∂</m:t>
                          </w:ins>
                        </m:r>
                        <m:sSub>
                          <m:sSubPr>
                            <m:ctrlPr>
                              <w:ins w:id="696" w:author="wei ganchao" w:date="2022-01-13T18:16:00Z">
                                <w:rPr>
                                  <w:rFonts w:ascii="Cambria Math" w:hAnsi="Cambria Math"/>
                                  <w:i/>
                                </w:rPr>
                              </w:ins>
                            </m:ctrlPr>
                          </m:sSubPr>
                          <m:e>
                            <m:r>
                              <w:ins w:id="697" w:author="wei ganchao" w:date="2022-01-13T18:16:00Z">
                                <w:rPr>
                                  <w:rFonts w:ascii="Cambria Math" w:hAnsi="Cambria Math"/>
                                </w:rPr>
                                <m:t>δ</m:t>
                              </w:ins>
                            </m:r>
                          </m:e>
                          <m:sub>
                            <m:r>
                              <w:ins w:id="698" w:author="wei ganchao" w:date="2022-01-13T18:16:00Z">
                                <w:rPr>
                                  <w:rFonts w:ascii="Cambria Math" w:hAnsi="Cambria Math"/>
                                </w:rPr>
                                <m:t>it</m:t>
                              </w:ins>
                            </m:r>
                          </m:sub>
                        </m:sSub>
                      </m:num>
                      <m:den>
                        <m:r>
                          <w:ins w:id="699" w:author="wei ganchao" w:date="2022-01-13T18:16:00Z">
                            <w:rPr>
                              <w:rFonts w:ascii="Cambria Math" w:hAnsi="Cambria Math"/>
                            </w:rPr>
                            <m:t>∂</m:t>
                          </w:ins>
                        </m:r>
                        <m:sSub>
                          <m:sSubPr>
                            <m:ctrlPr>
                              <w:ins w:id="700" w:author="wei ganchao" w:date="2022-01-13T18:16:00Z">
                                <w:rPr>
                                  <w:rFonts w:ascii="Cambria Math" w:hAnsi="Cambria Math"/>
                                  <w:i/>
                                </w:rPr>
                              </w:ins>
                            </m:ctrlPr>
                          </m:sSubPr>
                          <m:e>
                            <m:r>
                              <w:ins w:id="701" w:author="wei ganchao" w:date="2022-01-13T18:16:00Z">
                                <w:rPr>
                                  <w:rFonts w:ascii="Cambria Math" w:hAnsi="Cambria Math"/>
                                </w:rPr>
                                <m:t>ν</m:t>
                              </w:ins>
                            </m:r>
                          </m:e>
                          <m:sub>
                            <m:r>
                              <w:ins w:id="702" w:author="wei ganchao" w:date="2022-01-13T18:16:00Z">
                                <w:rPr>
                                  <w:rFonts w:ascii="Cambria Math" w:hAnsi="Cambria Math"/>
                                </w:rPr>
                                <m:t>it</m:t>
                              </w:ins>
                            </m:r>
                          </m:sub>
                        </m:sSub>
                      </m:den>
                    </m:f>
                  </m:e>
                </m:mr>
              </m:m>
            </m:e>
          </m:d>
          <m:sSub>
            <m:sSubPr>
              <m:ctrlPr>
                <w:ins w:id="703" w:author="wei ganchao" w:date="2022-01-13T18:16:00Z">
                  <w:rPr>
                    <w:rFonts w:ascii="Cambria Math" w:hAnsi="Cambria Math"/>
                    <w:bCs/>
                    <w:i/>
                  </w:rPr>
                </w:ins>
              </m:ctrlPr>
            </m:sSubPr>
            <m:e>
              <m:r>
                <w:ins w:id="704" w:author="wei ganchao" w:date="2022-01-13T18:16:00Z">
                  <m:rPr>
                    <m:sty m:val="bi"/>
                  </m:rPr>
                  <w:rPr>
                    <w:rFonts w:ascii="Cambria Math" w:hAnsi="Cambria Math"/>
                  </w:rPr>
                  <m:t>V</m:t>
                </w:ins>
              </m:r>
              <m:ctrlPr>
                <w:ins w:id="705" w:author="wei ganchao" w:date="2022-01-13T18:16:00Z">
                  <w:rPr>
                    <w:rFonts w:ascii="Cambria Math" w:hAnsi="Cambria Math"/>
                    <w:b/>
                    <w:i/>
                  </w:rPr>
                </w:ins>
              </m:ctrlPr>
            </m:e>
            <m:sub>
              <m:r>
                <w:ins w:id="706" w:author="wei ganchao" w:date="2022-01-13T18:16:00Z">
                  <w:rPr>
                    <w:rFonts w:ascii="Cambria Math" w:hAnsi="Cambria Math"/>
                  </w:rPr>
                  <m:t>it</m:t>
                </w:ins>
              </m:r>
            </m:sub>
          </m:sSub>
          <m:d>
            <m:dPr>
              <m:ctrlPr>
                <w:ins w:id="707" w:author="wei ganchao" w:date="2022-01-13T18:16:00Z">
                  <w:rPr>
                    <w:rFonts w:ascii="Cambria Math" w:hAnsi="Cambria Math"/>
                    <w:i/>
                  </w:rPr>
                </w:ins>
              </m:ctrlPr>
            </m:dPr>
            <m:e>
              <m:m>
                <m:mPr>
                  <m:mcs>
                    <m:mc>
                      <m:mcPr>
                        <m:count m:val="1"/>
                        <m:mcJc m:val="center"/>
                      </m:mcPr>
                    </m:mc>
                  </m:mcs>
                  <m:ctrlPr>
                    <w:ins w:id="708" w:author="wei ganchao" w:date="2022-01-13T18:16:00Z">
                      <w:rPr>
                        <w:rFonts w:ascii="Cambria Math" w:hAnsi="Cambria Math"/>
                        <w:i/>
                      </w:rPr>
                    </w:ins>
                  </m:ctrlPr>
                </m:mPr>
                <m:mr>
                  <m:e>
                    <m:f>
                      <m:fPr>
                        <m:ctrlPr>
                          <w:ins w:id="709" w:author="wei ganchao" w:date="2022-01-13T18:16:00Z">
                            <w:rPr>
                              <w:rFonts w:ascii="Cambria Math" w:hAnsi="Cambria Math"/>
                              <w:i/>
                            </w:rPr>
                          </w:ins>
                        </m:ctrlPr>
                      </m:fPr>
                      <m:num>
                        <m:r>
                          <w:ins w:id="710" w:author="wei ganchao" w:date="2022-01-13T18:16:00Z">
                            <w:rPr>
                              <w:rFonts w:ascii="Cambria Math" w:hAnsi="Cambria Math"/>
                            </w:rPr>
                            <m:t>∂</m:t>
                          </w:ins>
                        </m:r>
                        <m:sSub>
                          <m:sSubPr>
                            <m:ctrlPr>
                              <w:ins w:id="711" w:author="wei ganchao" w:date="2022-01-13T18:16:00Z">
                                <w:rPr>
                                  <w:rFonts w:ascii="Cambria Math" w:hAnsi="Cambria Math"/>
                                  <w:i/>
                                </w:rPr>
                              </w:ins>
                            </m:ctrlPr>
                          </m:sSubPr>
                          <m:e>
                            <m:r>
                              <w:ins w:id="712" w:author="wei ganchao" w:date="2022-01-13T18:16:00Z">
                                <w:rPr>
                                  <w:rFonts w:ascii="Cambria Math" w:hAnsi="Cambria Math"/>
                                </w:rPr>
                                <m:t>δ</m:t>
                              </w:ins>
                            </m:r>
                          </m:e>
                          <m:sub>
                            <m:r>
                              <w:ins w:id="713" w:author="wei ganchao" w:date="2022-01-13T18:16:00Z">
                                <w:rPr>
                                  <w:rFonts w:ascii="Cambria Math" w:hAnsi="Cambria Math"/>
                                </w:rPr>
                                <m:t>it</m:t>
                              </w:ins>
                            </m:r>
                          </m:sub>
                        </m:sSub>
                      </m:num>
                      <m:den>
                        <m:r>
                          <w:ins w:id="714" w:author="wei ganchao" w:date="2022-01-13T18:16:00Z">
                            <w:rPr>
                              <w:rFonts w:ascii="Cambria Math" w:hAnsi="Cambria Math"/>
                            </w:rPr>
                            <m:t>∂</m:t>
                          </w:ins>
                        </m:r>
                        <m:sSub>
                          <m:sSubPr>
                            <m:ctrlPr>
                              <w:ins w:id="715" w:author="wei ganchao" w:date="2022-01-13T18:16:00Z">
                                <w:rPr>
                                  <w:rFonts w:ascii="Cambria Math" w:hAnsi="Cambria Math"/>
                                  <w:i/>
                                </w:rPr>
                              </w:ins>
                            </m:ctrlPr>
                          </m:sSubPr>
                          <m:e>
                            <m:r>
                              <w:ins w:id="716" w:author="wei ganchao" w:date="2022-01-13T18:16:00Z">
                                <w:rPr>
                                  <w:rFonts w:ascii="Cambria Math" w:hAnsi="Cambria Math"/>
                                </w:rPr>
                                <m:t>λ</m:t>
                              </w:ins>
                            </m:r>
                          </m:e>
                          <m:sub>
                            <m:r>
                              <w:ins w:id="717" w:author="wei ganchao" w:date="2022-01-13T18:16:00Z">
                                <w:rPr>
                                  <w:rFonts w:ascii="Cambria Math" w:hAnsi="Cambria Math"/>
                                </w:rPr>
                                <m:t>it</m:t>
                              </w:ins>
                            </m:r>
                          </m:sub>
                        </m:sSub>
                      </m:den>
                    </m:f>
                  </m:e>
                </m:mr>
                <m:mr>
                  <m:e>
                    <m:f>
                      <m:fPr>
                        <m:ctrlPr>
                          <w:ins w:id="718" w:author="wei ganchao" w:date="2022-01-13T18:16:00Z">
                            <w:rPr>
                              <w:rFonts w:ascii="Cambria Math" w:hAnsi="Cambria Math"/>
                              <w:i/>
                            </w:rPr>
                          </w:ins>
                        </m:ctrlPr>
                      </m:fPr>
                      <m:num>
                        <m:r>
                          <w:ins w:id="719" w:author="wei ganchao" w:date="2022-01-13T18:16:00Z">
                            <w:rPr>
                              <w:rFonts w:ascii="Cambria Math" w:hAnsi="Cambria Math"/>
                            </w:rPr>
                            <m:t>∂</m:t>
                          </w:ins>
                        </m:r>
                        <m:sSub>
                          <m:sSubPr>
                            <m:ctrlPr>
                              <w:ins w:id="720" w:author="wei ganchao" w:date="2022-01-13T18:16:00Z">
                                <w:rPr>
                                  <w:rFonts w:ascii="Cambria Math" w:hAnsi="Cambria Math"/>
                                  <w:i/>
                                </w:rPr>
                              </w:ins>
                            </m:ctrlPr>
                          </m:sSubPr>
                          <m:e>
                            <m:r>
                              <w:ins w:id="721" w:author="wei ganchao" w:date="2022-01-13T18:16:00Z">
                                <w:rPr>
                                  <w:rFonts w:ascii="Cambria Math" w:hAnsi="Cambria Math"/>
                                </w:rPr>
                                <m:t>δ</m:t>
                              </w:ins>
                            </m:r>
                          </m:e>
                          <m:sub>
                            <m:r>
                              <w:ins w:id="722" w:author="wei ganchao" w:date="2022-01-13T18:16:00Z">
                                <w:rPr>
                                  <w:rFonts w:ascii="Cambria Math" w:hAnsi="Cambria Math"/>
                                </w:rPr>
                                <m:t>it</m:t>
                              </w:ins>
                            </m:r>
                          </m:sub>
                        </m:sSub>
                      </m:num>
                      <m:den>
                        <m:r>
                          <w:ins w:id="723" w:author="wei ganchao" w:date="2022-01-13T18:16:00Z">
                            <w:rPr>
                              <w:rFonts w:ascii="Cambria Math" w:hAnsi="Cambria Math"/>
                            </w:rPr>
                            <m:t>∂</m:t>
                          </w:ins>
                        </m:r>
                        <m:sSub>
                          <m:sSubPr>
                            <m:ctrlPr>
                              <w:ins w:id="724" w:author="wei ganchao" w:date="2022-01-13T18:16:00Z">
                                <w:rPr>
                                  <w:rFonts w:ascii="Cambria Math" w:hAnsi="Cambria Math"/>
                                  <w:i/>
                                </w:rPr>
                              </w:ins>
                            </m:ctrlPr>
                          </m:sSubPr>
                          <m:e>
                            <m:r>
                              <w:ins w:id="725" w:author="wei ganchao" w:date="2022-01-13T18:16:00Z">
                                <w:rPr>
                                  <w:rFonts w:ascii="Cambria Math" w:hAnsi="Cambria Math"/>
                                </w:rPr>
                                <m:t>ν</m:t>
                              </w:ins>
                            </m:r>
                          </m:e>
                          <m:sub>
                            <m:r>
                              <w:ins w:id="726" w:author="wei ganchao" w:date="2022-01-13T18:16:00Z">
                                <w:rPr>
                                  <w:rFonts w:ascii="Cambria Math" w:hAnsi="Cambria Math"/>
                                </w:rPr>
                                <m:t>it</m:t>
                              </w:ins>
                            </m:r>
                          </m:sub>
                        </m:sSub>
                      </m:den>
                    </m:f>
                  </m:e>
                </m:mr>
              </m:m>
            </m:e>
          </m:d>
          <m:r>
            <w:ins w:id="727" w:author="wei ganchao" w:date="2022-01-13T18:16:00Z">
              <m:rPr>
                <m:sty m:val="p"/>
              </m:rPr>
              <w:rPr>
                <w:rFonts w:ascii="Cambria Math" w:hAnsi="Cambria Math"/>
              </w:rPr>
              <w:br/>
            </w:ins>
          </m:r>
        </m:oMath>
        <m:oMath>
          <m:f>
            <m:fPr>
              <m:ctrlPr>
                <w:ins w:id="728" w:author="wei ganchao" w:date="2022-01-13T18:16:00Z">
                  <w:rPr>
                    <w:rFonts w:ascii="Cambria Math" w:hAnsi="Cambria Math"/>
                    <w:i/>
                  </w:rPr>
                </w:ins>
              </m:ctrlPr>
            </m:fPr>
            <m:num>
              <m:r>
                <w:ins w:id="729" w:author="wei ganchao" w:date="2022-01-13T18:16:00Z">
                  <w:rPr>
                    <w:rFonts w:ascii="Cambria Math" w:hAnsi="Cambria Math"/>
                  </w:rPr>
                  <m:t>∂</m:t>
                </w:ins>
              </m:r>
              <m:sSub>
                <m:sSubPr>
                  <m:ctrlPr>
                    <w:ins w:id="730" w:author="wei ganchao" w:date="2022-01-13T18:16:00Z">
                      <w:rPr>
                        <w:rFonts w:ascii="Cambria Math" w:hAnsi="Cambria Math"/>
                        <w:i/>
                      </w:rPr>
                    </w:ins>
                  </m:ctrlPr>
                </m:sSubPr>
                <m:e>
                  <m:r>
                    <w:ins w:id="731" w:author="wei ganchao" w:date="2022-01-13T18:16:00Z">
                      <w:rPr>
                        <w:rFonts w:ascii="Cambria Math" w:hAnsi="Cambria Math"/>
                      </w:rPr>
                      <m:t>δ</m:t>
                    </w:ins>
                  </m:r>
                </m:e>
                <m:sub>
                  <m:r>
                    <w:ins w:id="732" w:author="wei ganchao" w:date="2022-01-13T18:16:00Z">
                      <w:rPr>
                        <w:rFonts w:ascii="Cambria Math" w:hAnsi="Cambria Math"/>
                      </w:rPr>
                      <m:t>it</m:t>
                    </w:ins>
                  </m:r>
                </m:sub>
              </m:sSub>
            </m:num>
            <m:den>
              <m:r>
                <w:ins w:id="733" w:author="wei ganchao" w:date="2022-01-13T18:16:00Z">
                  <w:rPr>
                    <w:rFonts w:ascii="Cambria Math" w:hAnsi="Cambria Math"/>
                  </w:rPr>
                  <m:t>∂</m:t>
                </w:ins>
              </m:r>
              <m:sSub>
                <m:sSubPr>
                  <m:ctrlPr>
                    <w:ins w:id="734" w:author="wei ganchao" w:date="2022-01-13T18:16:00Z">
                      <w:rPr>
                        <w:rFonts w:ascii="Cambria Math" w:hAnsi="Cambria Math"/>
                        <w:i/>
                      </w:rPr>
                    </w:ins>
                  </m:ctrlPr>
                </m:sSubPr>
                <m:e>
                  <m:r>
                    <w:ins w:id="735" w:author="wei ganchao" w:date="2022-01-13T18:16:00Z">
                      <w:rPr>
                        <w:rFonts w:ascii="Cambria Math" w:hAnsi="Cambria Math"/>
                      </w:rPr>
                      <m:t>λ</m:t>
                    </w:ins>
                  </m:r>
                </m:e>
                <m:sub>
                  <m:r>
                    <w:ins w:id="736" w:author="wei ganchao" w:date="2022-01-13T18:16:00Z">
                      <w:rPr>
                        <w:rFonts w:ascii="Cambria Math" w:hAnsi="Cambria Math"/>
                      </w:rPr>
                      <m:t>it</m:t>
                    </w:ins>
                  </m:r>
                </m:sub>
              </m:sSub>
            </m:den>
          </m:f>
          <m:r>
            <w:ins w:id="737" w:author="wei ganchao" w:date="2022-01-13T18:16:00Z">
              <w:rPr>
                <w:rFonts w:ascii="Cambria Math" w:hAnsi="Cambria Math"/>
              </w:rPr>
              <m:t>=</m:t>
            </w:ins>
          </m:r>
          <m:f>
            <m:fPr>
              <m:ctrlPr>
                <w:ins w:id="738" w:author="wei ganchao" w:date="2022-01-13T18:16:00Z">
                  <w:rPr>
                    <w:rFonts w:ascii="Cambria Math" w:hAnsi="Cambria Math"/>
                    <w:i/>
                  </w:rPr>
                </w:ins>
              </m:ctrlPr>
            </m:fPr>
            <m:num>
              <m:sSup>
                <m:sSupPr>
                  <m:ctrlPr>
                    <w:ins w:id="739" w:author="wei ganchao" w:date="2022-01-13T18:16:00Z">
                      <w:rPr>
                        <w:rFonts w:ascii="Cambria Math" w:hAnsi="Cambria Math"/>
                        <w:i/>
                      </w:rPr>
                    </w:ins>
                  </m:ctrlPr>
                </m:sSupPr>
                <m:e>
                  <m:r>
                    <w:ins w:id="740" w:author="wei ganchao" w:date="2022-01-13T18:16:00Z">
                      <w:rPr>
                        <w:rFonts w:ascii="Cambria Math" w:hAnsi="Cambria Math"/>
                      </w:rPr>
                      <m:t>∂</m:t>
                    </w:ins>
                  </m:r>
                </m:e>
                <m:sup>
                  <m:r>
                    <w:ins w:id="741" w:author="wei ganchao" w:date="2022-01-13T18:16:00Z">
                      <w:rPr>
                        <w:rFonts w:ascii="Cambria Math" w:hAnsi="Cambria Math"/>
                      </w:rPr>
                      <m:t>2</m:t>
                    </w:ins>
                  </m:r>
                </m:sup>
              </m:sSup>
              <m:func>
                <m:funcPr>
                  <m:ctrlPr>
                    <w:ins w:id="742" w:author="wei ganchao" w:date="2022-01-13T18:16:00Z">
                      <w:rPr>
                        <w:rFonts w:ascii="Cambria Math" w:hAnsi="Cambria Math"/>
                        <w:i/>
                        <w:iCs/>
                      </w:rPr>
                    </w:ins>
                  </m:ctrlPr>
                </m:funcPr>
                <m:fName>
                  <m:r>
                    <w:ins w:id="743" w:author="wei ganchao" w:date="2022-01-13T18:16:00Z">
                      <m:rPr>
                        <m:sty m:val="p"/>
                      </m:rPr>
                      <w:rPr>
                        <w:rFonts w:ascii="Cambria Math" w:hAnsi="Cambria Math"/>
                      </w:rPr>
                      <m:t>log</m:t>
                    </w:ins>
                  </m:r>
                </m:fName>
                <m:e>
                  <m:sSub>
                    <m:sSubPr>
                      <m:ctrlPr>
                        <w:ins w:id="744" w:author="wei ganchao" w:date="2022-01-13T18:16:00Z">
                          <w:rPr>
                            <w:rFonts w:ascii="Cambria Math" w:hAnsi="Cambria Math"/>
                            <w:i/>
                            <w:iCs/>
                          </w:rPr>
                        </w:ins>
                      </m:ctrlPr>
                    </m:sSubPr>
                    <m:e>
                      <m:r>
                        <w:ins w:id="745" w:author="wei ganchao" w:date="2022-01-13T18:16:00Z">
                          <w:rPr>
                            <w:rFonts w:ascii="Cambria Math" w:hAnsi="Cambria Math"/>
                          </w:rPr>
                          <m:t>Z</m:t>
                        </w:ins>
                      </m:r>
                    </m:e>
                    <m:sub>
                      <m:r>
                        <w:ins w:id="746" w:author="wei ganchao" w:date="2022-01-13T18:16:00Z">
                          <w:rPr>
                            <w:rFonts w:ascii="Cambria Math" w:hAnsi="Cambria Math"/>
                          </w:rPr>
                          <m:t>it</m:t>
                        </w:ins>
                      </m:r>
                    </m:sub>
                  </m:sSub>
                </m:e>
              </m:func>
            </m:num>
            <m:den>
              <m:r>
                <w:ins w:id="747" w:author="wei ganchao" w:date="2022-01-13T18:16:00Z">
                  <w:rPr>
                    <w:rFonts w:ascii="Cambria Math" w:hAnsi="Cambria Math"/>
                  </w:rPr>
                  <m:t>∂</m:t>
                </w:ins>
              </m:r>
              <m:func>
                <m:funcPr>
                  <m:ctrlPr>
                    <w:ins w:id="748" w:author="wei ganchao" w:date="2022-01-13T18:16:00Z">
                      <w:rPr>
                        <w:rFonts w:ascii="Cambria Math" w:hAnsi="Cambria Math"/>
                        <w:i/>
                      </w:rPr>
                    </w:ins>
                  </m:ctrlPr>
                </m:funcPr>
                <m:fName>
                  <m:r>
                    <w:ins w:id="749" w:author="wei ganchao" w:date="2022-01-13T18:16:00Z">
                      <m:rPr>
                        <m:sty m:val="p"/>
                      </m:rPr>
                      <w:rPr>
                        <w:rFonts w:ascii="Cambria Math" w:hAnsi="Cambria Math"/>
                      </w:rPr>
                      <m:t>log</m:t>
                    </w:ins>
                  </m:r>
                </m:fName>
                <m:e>
                  <m:sSub>
                    <m:sSubPr>
                      <m:ctrlPr>
                        <w:ins w:id="750" w:author="wei ganchao" w:date="2022-01-13T18:16:00Z">
                          <w:rPr>
                            <w:rFonts w:ascii="Cambria Math" w:hAnsi="Cambria Math"/>
                            <w:i/>
                          </w:rPr>
                        </w:ins>
                      </m:ctrlPr>
                    </m:sSubPr>
                    <m:e>
                      <m:r>
                        <w:ins w:id="751" w:author="wei ganchao" w:date="2022-01-13T18:16:00Z">
                          <w:rPr>
                            <w:rFonts w:ascii="Cambria Math" w:hAnsi="Cambria Math"/>
                          </w:rPr>
                          <m:t>λ</m:t>
                        </w:ins>
                      </m:r>
                    </m:e>
                    <m:sub>
                      <m:r>
                        <w:ins w:id="752" w:author="wei ganchao" w:date="2022-01-13T18:16:00Z">
                          <w:rPr>
                            <w:rFonts w:ascii="Cambria Math" w:hAnsi="Cambria Math"/>
                          </w:rPr>
                          <m:t>it</m:t>
                        </w:ins>
                      </m:r>
                    </m:sub>
                  </m:sSub>
                </m:e>
              </m:func>
              <m:r>
                <w:ins w:id="753" w:author="wei ganchao" w:date="2022-01-13T18:16:00Z">
                  <w:rPr>
                    <w:rFonts w:ascii="Cambria Math" w:hAnsi="Cambria Math"/>
                  </w:rPr>
                  <m:t>∂</m:t>
                </w:ins>
              </m:r>
              <m:sSub>
                <m:sSubPr>
                  <m:ctrlPr>
                    <w:ins w:id="754" w:author="wei ganchao" w:date="2022-01-13T18:16:00Z">
                      <w:rPr>
                        <w:rFonts w:ascii="Cambria Math" w:hAnsi="Cambria Math"/>
                        <w:i/>
                      </w:rPr>
                    </w:ins>
                  </m:ctrlPr>
                </m:sSubPr>
                <m:e>
                  <m:r>
                    <w:ins w:id="755" w:author="wei ganchao" w:date="2022-01-13T18:16:00Z">
                      <w:rPr>
                        <w:rFonts w:ascii="Cambria Math" w:hAnsi="Cambria Math"/>
                      </w:rPr>
                      <m:t>λ</m:t>
                    </w:ins>
                  </m:r>
                </m:e>
                <m:sub>
                  <m:r>
                    <w:ins w:id="756" w:author="wei ganchao" w:date="2022-01-13T18:16:00Z">
                      <w:rPr>
                        <w:rFonts w:ascii="Cambria Math" w:hAnsi="Cambria Math"/>
                      </w:rPr>
                      <m:t>it</m:t>
                    </w:ins>
                  </m:r>
                </m:sub>
              </m:sSub>
            </m:den>
          </m:f>
          <m:r>
            <w:ins w:id="757" w:author="wei ganchao" w:date="2022-01-13T18:16:00Z">
              <w:rPr>
                <w:rFonts w:ascii="Cambria Math" w:hAnsi="Cambria Math"/>
              </w:rPr>
              <m:t>=</m:t>
            </w:ins>
          </m:r>
          <m:f>
            <m:fPr>
              <m:ctrlPr>
                <w:ins w:id="758" w:author="wei ganchao" w:date="2022-01-13T18:16:00Z">
                  <w:rPr>
                    <w:rFonts w:ascii="Cambria Math" w:hAnsi="Cambria Math"/>
                    <w:i/>
                  </w:rPr>
                </w:ins>
              </m:ctrlPr>
            </m:fPr>
            <m:num>
              <m:r>
                <w:ins w:id="759" w:author="wei ganchao" w:date="2022-01-13T18:16:00Z">
                  <w:rPr>
                    <w:rFonts w:ascii="Cambria Math" w:hAnsi="Cambria Math"/>
                  </w:rPr>
                  <m:t>Var</m:t>
                </w:ins>
              </m:r>
              <m:d>
                <m:dPr>
                  <m:ctrlPr>
                    <w:ins w:id="760" w:author="wei ganchao" w:date="2022-01-13T18:16:00Z">
                      <w:rPr>
                        <w:rFonts w:ascii="Cambria Math" w:hAnsi="Cambria Math"/>
                        <w:i/>
                      </w:rPr>
                    </w:ins>
                  </m:ctrlPr>
                </m:dPr>
                <m:e>
                  <m:sSub>
                    <m:sSubPr>
                      <m:ctrlPr>
                        <w:ins w:id="761" w:author="wei ganchao" w:date="2022-01-13T18:16:00Z">
                          <w:rPr>
                            <w:rFonts w:ascii="Cambria Math" w:hAnsi="Cambria Math"/>
                            <w:i/>
                          </w:rPr>
                        </w:ins>
                      </m:ctrlPr>
                    </m:sSubPr>
                    <m:e>
                      <m:r>
                        <w:ins w:id="762" w:author="wei ganchao" w:date="2022-01-13T18:16:00Z">
                          <w:rPr>
                            <w:rFonts w:ascii="Cambria Math" w:hAnsi="Cambria Math"/>
                          </w:rPr>
                          <m:t>Y</m:t>
                        </w:ins>
                      </m:r>
                    </m:e>
                    <m:sub>
                      <m:r>
                        <w:ins w:id="763" w:author="wei ganchao" w:date="2022-01-13T18:16:00Z">
                          <w:rPr>
                            <w:rFonts w:ascii="Cambria Math" w:hAnsi="Cambria Math"/>
                          </w:rPr>
                          <m:t>it</m:t>
                        </w:ins>
                      </m:r>
                    </m:sub>
                  </m:sSub>
                </m:e>
              </m:d>
            </m:num>
            <m:den>
              <m:sSub>
                <m:sSubPr>
                  <m:ctrlPr>
                    <w:ins w:id="764" w:author="wei ganchao" w:date="2022-01-13T18:16:00Z">
                      <w:rPr>
                        <w:rFonts w:ascii="Cambria Math" w:hAnsi="Cambria Math"/>
                      </w:rPr>
                    </w:ins>
                  </m:ctrlPr>
                </m:sSubPr>
                <m:e>
                  <m:r>
                    <w:ins w:id="765" w:author="wei ganchao" w:date="2022-01-13T18:16:00Z">
                      <w:rPr>
                        <w:rFonts w:ascii="Cambria Math" w:hAnsi="Cambria Math"/>
                      </w:rPr>
                      <m:t>λ</m:t>
                    </w:ins>
                  </m:r>
                  <m:ctrlPr>
                    <w:ins w:id="766" w:author="wei ganchao" w:date="2022-01-13T18:16:00Z">
                      <w:rPr>
                        <w:rFonts w:ascii="Cambria Math" w:hAnsi="Cambria Math"/>
                        <w:i/>
                      </w:rPr>
                    </w:ins>
                  </m:ctrlPr>
                </m:e>
                <m:sub>
                  <m:r>
                    <w:ins w:id="767" w:author="wei ganchao" w:date="2022-01-13T18:16:00Z">
                      <w:rPr>
                        <w:rFonts w:ascii="Cambria Math" w:hAnsi="Cambria Math"/>
                      </w:rPr>
                      <m:t>it</m:t>
                    </w:ins>
                  </m:r>
                </m:sub>
              </m:sSub>
            </m:den>
          </m:f>
          <m:r>
            <w:ins w:id="768" w:author="wei ganchao" w:date="2022-01-13T18:16:00Z">
              <m:rPr>
                <m:sty m:val="p"/>
              </m:rPr>
              <w:rPr>
                <w:rFonts w:ascii="Cambria Math" w:hAnsi="Cambria Math"/>
              </w:rPr>
              <w:br/>
            </w:ins>
          </m:r>
        </m:oMath>
        <m:oMath>
          <m:f>
            <m:fPr>
              <m:ctrlPr>
                <w:ins w:id="769" w:author="wei ganchao" w:date="2022-01-13T18:16:00Z">
                  <w:rPr>
                    <w:rFonts w:ascii="Cambria Math" w:hAnsi="Cambria Math"/>
                    <w:i/>
                  </w:rPr>
                </w:ins>
              </m:ctrlPr>
            </m:fPr>
            <m:num>
              <m:r>
                <w:ins w:id="770" w:author="wei ganchao" w:date="2022-01-13T18:16:00Z">
                  <w:rPr>
                    <w:rFonts w:ascii="Cambria Math" w:hAnsi="Cambria Math"/>
                  </w:rPr>
                  <m:t>∂</m:t>
                </w:ins>
              </m:r>
              <m:sSub>
                <m:sSubPr>
                  <m:ctrlPr>
                    <w:ins w:id="771" w:author="wei ganchao" w:date="2022-01-13T18:16:00Z">
                      <w:rPr>
                        <w:rFonts w:ascii="Cambria Math" w:hAnsi="Cambria Math"/>
                        <w:i/>
                      </w:rPr>
                    </w:ins>
                  </m:ctrlPr>
                </m:sSubPr>
                <m:e>
                  <m:r>
                    <w:ins w:id="772" w:author="wei ganchao" w:date="2022-01-13T18:16:00Z">
                      <w:rPr>
                        <w:rFonts w:ascii="Cambria Math" w:hAnsi="Cambria Math"/>
                      </w:rPr>
                      <m:t>δ</m:t>
                    </w:ins>
                  </m:r>
                </m:e>
                <m:sub>
                  <m:r>
                    <w:ins w:id="773" w:author="wei ganchao" w:date="2022-01-13T18:16:00Z">
                      <w:rPr>
                        <w:rFonts w:ascii="Cambria Math" w:hAnsi="Cambria Math"/>
                      </w:rPr>
                      <m:t>it</m:t>
                    </w:ins>
                  </m:r>
                </m:sub>
              </m:sSub>
            </m:num>
            <m:den>
              <m:r>
                <w:ins w:id="774" w:author="wei ganchao" w:date="2022-01-13T18:16:00Z">
                  <w:rPr>
                    <w:rFonts w:ascii="Cambria Math" w:hAnsi="Cambria Math"/>
                  </w:rPr>
                  <m:t>∂</m:t>
                </w:ins>
              </m:r>
              <m:sSub>
                <m:sSubPr>
                  <m:ctrlPr>
                    <w:ins w:id="775" w:author="wei ganchao" w:date="2022-01-13T18:16:00Z">
                      <w:rPr>
                        <w:rFonts w:ascii="Cambria Math" w:hAnsi="Cambria Math"/>
                        <w:i/>
                      </w:rPr>
                    </w:ins>
                  </m:ctrlPr>
                </m:sSubPr>
                <m:e>
                  <m:r>
                    <w:ins w:id="776" w:author="wei ganchao" w:date="2022-01-13T18:16:00Z">
                      <w:rPr>
                        <w:rFonts w:ascii="Cambria Math" w:hAnsi="Cambria Math"/>
                      </w:rPr>
                      <m:t>ν</m:t>
                    </w:ins>
                  </m:r>
                </m:e>
                <m:sub>
                  <m:r>
                    <w:ins w:id="777" w:author="wei ganchao" w:date="2022-01-13T18:16:00Z">
                      <w:rPr>
                        <w:rFonts w:ascii="Cambria Math" w:hAnsi="Cambria Math"/>
                      </w:rPr>
                      <m:t>it</m:t>
                    </w:ins>
                  </m:r>
                </m:sub>
              </m:sSub>
            </m:den>
          </m:f>
          <m:r>
            <w:ins w:id="778" w:author="wei ganchao" w:date="2022-01-13T18:16:00Z">
              <w:rPr>
                <w:rFonts w:ascii="Cambria Math" w:hAnsi="Cambria Math"/>
              </w:rPr>
              <m:t>=</m:t>
            </w:ins>
          </m:r>
          <m:f>
            <m:fPr>
              <m:ctrlPr>
                <w:ins w:id="779" w:author="wei ganchao" w:date="2022-01-13T18:16:00Z">
                  <w:rPr>
                    <w:rFonts w:ascii="Cambria Math" w:hAnsi="Cambria Math"/>
                    <w:i/>
                  </w:rPr>
                </w:ins>
              </m:ctrlPr>
            </m:fPr>
            <m:num>
              <m:sSup>
                <m:sSupPr>
                  <m:ctrlPr>
                    <w:ins w:id="780" w:author="wei ganchao" w:date="2022-01-13T18:16:00Z">
                      <w:rPr>
                        <w:rFonts w:ascii="Cambria Math" w:hAnsi="Cambria Math"/>
                        <w:i/>
                      </w:rPr>
                    </w:ins>
                  </m:ctrlPr>
                </m:sSupPr>
                <m:e>
                  <m:r>
                    <w:ins w:id="781" w:author="wei ganchao" w:date="2022-01-13T18:16:00Z">
                      <w:rPr>
                        <w:rFonts w:ascii="Cambria Math" w:hAnsi="Cambria Math"/>
                      </w:rPr>
                      <m:t>∂</m:t>
                    </w:ins>
                  </m:r>
                </m:e>
                <m:sup>
                  <m:r>
                    <w:ins w:id="782" w:author="wei ganchao" w:date="2022-01-13T18:16:00Z">
                      <w:rPr>
                        <w:rFonts w:ascii="Cambria Math" w:hAnsi="Cambria Math"/>
                      </w:rPr>
                      <m:t>2</m:t>
                    </w:ins>
                  </m:r>
                </m:sup>
              </m:sSup>
              <m:func>
                <m:funcPr>
                  <m:ctrlPr>
                    <w:ins w:id="783" w:author="wei ganchao" w:date="2022-01-13T18:16:00Z">
                      <w:rPr>
                        <w:rFonts w:ascii="Cambria Math" w:hAnsi="Cambria Math"/>
                        <w:i/>
                        <w:iCs/>
                      </w:rPr>
                    </w:ins>
                  </m:ctrlPr>
                </m:funcPr>
                <m:fName>
                  <m:r>
                    <w:ins w:id="784" w:author="wei ganchao" w:date="2022-01-13T18:16:00Z">
                      <m:rPr>
                        <m:sty m:val="p"/>
                      </m:rPr>
                      <w:rPr>
                        <w:rFonts w:ascii="Cambria Math" w:hAnsi="Cambria Math"/>
                      </w:rPr>
                      <m:t>log</m:t>
                    </w:ins>
                  </m:r>
                </m:fName>
                <m:e>
                  <m:sSub>
                    <m:sSubPr>
                      <m:ctrlPr>
                        <w:ins w:id="785" w:author="wei ganchao" w:date="2022-01-13T18:16:00Z">
                          <w:rPr>
                            <w:rFonts w:ascii="Cambria Math" w:hAnsi="Cambria Math"/>
                            <w:i/>
                            <w:iCs/>
                          </w:rPr>
                        </w:ins>
                      </m:ctrlPr>
                    </m:sSubPr>
                    <m:e>
                      <m:r>
                        <w:ins w:id="786" w:author="wei ganchao" w:date="2022-01-13T18:16:00Z">
                          <w:rPr>
                            <w:rFonts w:ascii="Cambria Math" w:hAnsi="Cambria Math"/>
                          </w:rPr>
                          <m:t>Z</m:t>
                        </w:ins>
                      </m:r>
                    </m:e>
                    <m:sub>
                      <m:r>
                        <w:ins w:id="787" w:author="wei ganchao" w:date="2022-01-13T18:16:00Z">
                          <w:rPr>
                            <w:rFonts w:ascii="Cambria Math" w:hAnsi="Cambria Math"/>
                          </w:rPr>
                          <m:t>it</m:t>
                        </w:ins>
                      </m:r>
                    </m:sub>
                  </m:sSub>
                </m:e>
              </m:func>
            </m:num>
            <m:den>
              <m:r>
                <w:ins w:id="788" w:author="wei ganchao" w:date="2022-01-13T18:16:00Z">
                  <w:rPr>
                    <w:rFonts w:ascii="Cambria Math" w:hAnsi="Cambria Math"/>
                  </w:rPr>
                  <m:t>∂</m:t>
                </w:ins>
              </m:r>
              <m:func>
                <m:funcPr>
                  <m:ctrlPr>
                    <w:ins w:id="789" w:author="wei ganchao" w:date="2022-01-13T18:16:00Z">
                      <w:rPr>
                        <w:rFonts w:ascii="Cambria Math" w:hAnsi="Cambria Math"/>
                        <w:i/>
                      </w:rPr>
                    </w:ins>
                  </m:ctrlPr>
                </m:funcPr>
                <m:fName>
                  <m:r>
                    <w:ins w:id="790" w:author="wei ganchao" w:date="2022-01-13T18:16:00Z">
                      <m:rPr>
                        <m:sty m:val="p"/>
                      </m:rPr>
                      <w:rPr>
                        <w:rFonts w:ascii="Cambria Math" w:hAnsi="Cambria Math"/>
                      </w:rPr>
                      <m:t>log</m:t>
                    </w:ins>
                  </m:r>
                </m:fName>
                <m:e>
                  <m:sSub>
                    <m:sSubPr>
                      <m:ctrlPr>
                        <w:ins w:id="791" w:author="wei ganchao" w:date="2022-01-13T18:16:00Z">
                          <w:rPr>
                            <w:rFonts w:ascii="Cambria Math" w:hAnsi="Cambria Math"/>
                            <w:i/>
                          </w:rPr>
                        </w:ins>
                      </m:ctrlPr>
                    </m:sSubPr>
                    <m:e>
                      <m:r>
                        <w:ins w:id="792" w:author="wei ganchao" w:date="2022-01-13T18:16:00Z">
                          <w:rPr>
                            <w:rFonts w:ascii="Cambria Math" w:hAnsi="Cambria Math"/>
                          </w:rPr>
                          <m:t>λ</m:t>
                        </w:ins>
                      </m:r>
                    </m:e>
                    <m:sub>
                      <m:r>
                        <w:ins w:id="793" w:author="wei ganchao" w:date="2022-01-13T18:16:00Z">
                          <w:rPr>
                            <w:rFonts w:ascii="Cambria Math" w:hAnsi="Cambria Math"/>
                          </w:rPr>
                          <m:t>it</m:t>
                        </w:ins>
                      </m:r>
                    </m:sub>
                  </m:sSub>
                </m:e>
              </m:func>
              <m:r>
                <w:ins w:id="794" w:author="wei ganchao" w:date="2022-01-13T18:16:00Z">
                  <w:rPr>
                    <w:rFonts w:ascii="Cambria Math" w:hAnsi="Cambria Math"/>
                  </w:rPr>
                  <m:t>∂</m:t>
                </w:ins>
              </m:r>
              <m:sSub>
                <m:sSubPr>
                  <m:ctrlPr>
                    <w:ins w:id="795" w:author="wei ganchao" w:date="2022-01-13T18:16:00Z">
                      <w:rPr>
                        <w:rFonts w:ascii="Cambria Math" w:hAnsi="Cambria Math"/>
                        <w:i/>
                      </w:rPr>
                    </w:ins>
                  </m:ctrlPr>
                </m:sSubPr>
                <m:e>
                  <m:r>
                    <w:ins w:id="796" w:author="wei ganchao" w:date="2022-01-13T18:16:00Z">
                      <w:rPr>
                        <w:rFonts w:ascii="Cambria Math" w:hAnsi="Cambria Math"/>
                      </w:rPr>
                      <m:t>ν</m:t>
                    </w:ins>
                  </m:r>
                </m:e>
                <m:sub>
                  <m:r>
                    <w:ins w:id="797" w:author="wei ganchao" w:date="2022-01-13T18:16:00Z">
                      <w:rPr>
                        <w:rFonts w:ascii="Cambria Math" w:hAnsi="Cambria Math"/>
                      </w:rPr>
                      <m:t>it</m:t>
                    </w:ins>
                  </m:r>
                </m:sub>
              </m:sSub>
            </m:den>
          </m:f>
          <m:r>
            <w:ins w:id="798" w:author="wei ganchao" w:date="2022-01-13T18:16:00Z">
              <w:rPr>
                <w:rFonts w:ascii="Cambria Math" w:hAnsi="Cambria Math"/>
              </w:rPr>
              <m:t>=-Cov(</m:t>
            </w:ins>
          </m:r>
          <m:sSub>
            <m:sSubPr>
              <m:ctrlPr>
                <w:ins w:id="799" w:author="wei ganchao" w:date="2022-01-13T18:16:00Z">
                  <w:rPr>
                    <w:rFonts w:ascii="Cambria Math" w:hAnsi="Cambria Math"/>
                    <w:i/>
                  </w:rPr>
                </w:ins>
              </m:ctrlPr>
            </m:sSubPr>
            <m:e>
              <m:r>
                <w:ins w:id="800" w:author="wei ganchao" w:date="2022-01-13T18:16:00Z">
                  <w:rPr>
                    <w:rFonts w:ascii="Cambria Math" w:hAnsi="Cambria Math"/>
                  </w:rPr>
                  <m:t>Y</m:t>
                </w:ins>
              </m:r>
            </m:e>
            <m:sub>
              <m:r>
                <w:ins w:id="801" w:author="wei ganchao" w:date="2022-01-13T18:16:00Z">
                  <w:rPr>
                    <w:rFonts w:ascii="Cambria Math" w:hAnsi="Cambria Math"/>
                  </w:rPr>
                  <m:t>it</m:t>
                </w:ins>
              </m:r>
            </m:sub>
          </m:sSub>
          <m:r>
            <w:ins w:id="802" w:author="wei ganchao" w:date="2022-01-13T18:16:00Z">
              <w:rPr>
                <w:rFonts w:ascii="Cambria Math" w:hAnsi="Cambria Math"/>
              </w:rPr>
              <m:t>,</m:t>
            </w:ins>
          </m:r>
          <m:func>
            <m:funcPr>
              <m:ctrlPr>
                <w:ins w:id="803" w:author="wei ganchao" w:date="2022-01-13T18:16:00Z">
                  <w:rPr>
                    <w:rFonts w:ascii="Cambria Math" w:hAnsi="Cambria Math"/>
                    <w:i/>
                  </w:rPr>
                </w:ins>
              </m:ctrlPr>
            </m:funcPr>
            <m:fName>
              <m:r>
                <w:ins w:id="804" w:author="wei ganchao" w:date="2022-01-13T18:16:00Z">
                  <m:rPr>
                    <m:sty m:val="p"/>
                  </m:rPr>
                  <w:rPr>
                    <w:rFonts w:ascii="Cambria Math" w:hAnsi="Cambria Math"/>
                  </w:rPr>
                  <m:t>log</m:t>
                </w:ins>
              </m:r>
            </m:fName>
            <m:e>
              <m:sSub>
                <m:sSubPr>
                  <m:ctrlPr>
                    <w:ins w:id="805" w:author="wei ganchao" w:date="2022-01-13T18:16:00Z">
                      <w:rPr>
                        <w:rFonts w:ascii="Cambria Math" w:hAnsi="Cambria Math"/>
                        <w:i/>
                      </w:rPr>
                    </w:ins>
                  </m:ctrlPr>
                </m:sSubPr>
                <m:e>
                  <m:r>
                    <w:ins w:id="806" w:author="wei ganchao" w:date="2022-01-13T18:16:00Z">
                      <w:rPr>
                        <w:rFonts w:ascii="Cambria Math" w:hAnsi="Cambria Math"/>
                      </w:rPr>
                      <m:t>Y</m:t>
                    </w:ins>
                  </m:r>
                </m:e>
                <m:sub>
                  <m:r>
                    <w:ins w:id="807" w:author="wei ganchao" w:date="2022-01-13T18:16:00Z">
                      <w:rPr>
                        <w:rFonts w:ascii="Cambria Math" w:hAnsi="Cambria Math"/>
                      </w:rPr>
                      <m:t>it</m:t>
                    </w:ins>
                  </m:r>
                </m:sub>
              </m:sSub>
              <m:r>
                <w:ins w:id="808" w:author="wei ganchao" w:date="2022-01-13T18:16:00Z">
                  <w:rPr>
                    <w:rFonts w:ascii="Cambria Math" w:hAnsi="Cambria Math"/>
                  </w:rPr>
                  <m:t>!</m:t>
                </w:ins>
              </m:r>
            </m:e>
          </m:func>
          <m:r>
            <w:ins w:id="809" w:author="wei ganchao" w:date="2022-01-13T18:16:00Z">
              <w:rPr>
                <w:rFonts w:ascii="Cambria Math" w:hAnsi="Cambria Math"/>
              </w:rPr>
              <m:t xml:space="preserve">) </m:t>
            </w:ins>
          </m:r>
        </m:oMath>
      </m:oMathPara>
    </w:p>
    <w:p w14:paraId="4B06D701" w14:textId="77777777" w:rsidR="00FF27D1" w:rsidRDefault="00FF27D1" w:rsidP="00FF27D1">
      <w:pPr>
        <w:rPr>
          <w:ins w:id="810" w:author="wei ganchao" w:date="2022-01-13T18:16:00Z"/>
        </w:rPr>
      </w:pPr>
    </w:p>
    <w:p w14:paraId="56E7617C" w14:textId="1DF48675" w:rsidR="00FF27D1" w:rsidRDefault="00FF27D1" w:rsidP="00FF27D1">
      <w:pPr>
        <w:rPr>
          <w:ins w:id="811" w:author="wei ganchao" w:date="2022-01-13T18:16:00Z"/>
        </w:rPr>
      </w:pPr>
      <w:ins w:id="812" w:author="wei ganchao" w:date="2022-01-13T18:16:00Z">
        <w:r>
          <w:t xml:space="preserve">We can calculate the moments as in the first section of the appendix, or we can use a simpler approximation </w:t>
        </w:r>
      </w:ins>
      <m:oMath>
        <m:r>
          <w:ins w:id="813" w:author="wei ganchao" w:date="2022-01-13T18:16:00Z">
            <w:rPr>
              <w:rFonts w:ascii="Cambria Math" w:hAnsi="Cambria Math"/>
            </w:rPr>
            <m:t>E</m:t>
          </w:ins>
        </m:r>
        <m:d>
          <m:dPr>
            <m:ctrlPr>
              <w:ins w:id="814" w:author="wei ganchao" w:date="2022-01-13T18:16:00Z">
                <w:rPr>
                  <w:rFonts w:ascii="Cambria Math" w:hAnsi="Cambria Math"/>
                  <w:i/>
                </w:rPr>
              </w:ins>
            </m:ctrlPr>
          </m:dPr>
          <m:e>
            <m:r>
              <w:ins w:id="815" w:author="wei ganchao" w:date="2022-01-13T18:16:00Z">
                <w:rPr>
                  <w:rFonts w:ascii="Cambria Math" w:hAnsi="Cambria Math"/>
                </w:rPr>
                <m:t>Y</m:t>
              </w:ins>
            </m:r>
          </m:e>
        </m:d>
        <m:r>
          <w:ins w:id="816" w:author="wei ganchao" w:date="2022-01-13T18:16:00Z">
            <w:rPr>
              <w:rFonts w:ascii="Cambria Math" w:hAnsi="Cambria Math"/>
            </w:rPr>
            <m:t>≈</m:t>
          </w:ins>
        </m:r>
        <m:sSup>
          <m:sSupPr>
            <m:ctrlPr>
              <w:ins w:id="817" w:author="wei ganchao" w:date="2022-01-13T18:16:00Z">
                <w:rPr>
                  <w:rFonts w:ascii="Cambria Math" w:hAnsi="Cambria Math"/>
                  <w:i/>
                </w:rPr>
              </w:ins>
            </m:ctrlPr>
          </m:sSupPr>
          <m:e>
            <m:r>
              <w:ins w:id="818" w:author="wei ganchao" w:date="2022-01-13T18:16:00Z">
                <w:rPr>
                  <w:rFonts w:ascii="Cambria Math" w:hAnsi="Cambria Math"/>
                </w:rPr>
                <m:t>λ</m:t>
              </w:ins>
            </m:r>
          </m:e>
          <m:sup>
            <m:r>
              <w:ins w:id="819" w:author="wei ganchao" w:date="2022-01-13T18:16:00Z">
                <w:rPr>
                  <w:rFonts w:ascii="Cambria Math" w:hAnsi="Cambria Math"/>
                </w:rPr>
                <m:t>1/ν</m:t>
              </w:ins>
            </m:r>
          </m:sup>
        </m:sSup>
        <m:r>
          <w:ins w:id="820" w:author="wei ganchao" w:date="2022-01-13T18:16:00Z">
            <w:rPr>
              <w:rFonts w:ascii="Cambria Math" w:hAnsi="Cambria Math"/>
            </w:rPr>
            <m:t>-</m:t>
          </w:ins>
        </m:r>
        <m:f>
          <m:fPr>
            <m:ctrlPr>
              <w:ins w:id="821" w:author="wei ganchao" w:date="2022-01-13T18:16:00Z">
                <w:rPr>
                  <w:rFonts w:ascii="Cambria Math" w:hAnsi="Cambria Math"/>
                  <w:i/>
                </w:rPr>
              </w:ins>
            </m:ctrlPr>
          </m:fPr>
          <m:num>
            <m:r>
              <w:ins w:id="822" w:author="wei ganchao" w:date="2022-01-13T18:16:00Z">
                <w:rPr>
                  <w:rFonts w:ascii="Cambria Math" w:hAnsi="Cambria Math"/>
                </w:rPr>
                <m:t>ν-1</m:t>
              </w:ins>
            </m:r>
          </m:num>
          <m:den>
            <m:r>
              <w:ins w:id="823" w:author="wei ganchao" w:date="2022-01-13T18:16:00Z">
                <w:rPr>
                  <w:rFonts w:ascii="Cambria Math" w:hAnsi="Cambria Math"/>
                </w:rPr>
                <m:t>2ν</m:t>
              </w:ins>
            </m:r>
          </m:den>
        </m:f>
      </m:oMath>
      <w:ins w:id="824" w:author="wei ganchao" w:date="2022-01-13T18:16:00Z">
        <w:r>
          <w:t xml:space="preserve"> when </w:t>
        </w:r>
      </w:ins>
      <m:oMath>
        <m:r>
          <w:ins w:id="825" w:author="wei ganchao" w:date="2022-01-13T18:16:00Z">
            <w:rPr>
              <w:rFonts w:ascii="Cambria Math" w:hAnsi="Cambria Math"/>
            </w:rPr>
            <m:t>ν≤1</m:t>
          </w:ins>
        </m:r>
      </m:oMath>
      <w:ins w:id="826" w:author="wei ganchao" w:date="2022-01-13T18:16:00Z">
        <w:r>
          <w:t xml:space="preserve"> or </w:t>
        </w:r>
      </w:ins>
      <m:oMath>
        <m:r>
          <w:ins w:id="827" w:author="wei ganchao" w:date="2022-01-13T18:16:00Z">
            <w:rPr>
              <w:rFonts w:ascii="Cambria Math" w:hAnsi="Cambria Math"/>
            </w:rPr>
            <m:t>λ&gt;</m:t>
          </w:ins>
        </m:r>
        <m:sSup>
          <m:sSupPr>
            <m:ctrlPr>
              <w:ins w:id="828" w:author="wei ganchao" w:date="2022-01-13T18:16:00Z">
                <w:rPr>
                  <w:rFonts w:ascii="Cambria Math" w:hAnsi="Cambria Math"/>
                  <w:i/>
                </w:rPr>
              </w:ins>
            </m:ctrlPr>
          </m:sSupPr>
          <m:e>
            <m:r>
              <w:ins w:id="829" w:author="wei ganchao" w:date="2022-01-13T18:16:00Z">
                <w:rPr>
                  <w:rFonts w:ascii="Cambria Math" w:hAnsi="Cambria Math"/>
                </w:rPr>
                <m:t>10</m:t>
              </w:ins>
            </m:r>
          </m:e>
          <m:sup>
            <m:r>
              <w:ins w:id="830" w:author="wei ganchao" w:date="2022-01-13T18:16:00Z">
                <w:rPr>
                  <w:rFonts w:ascii="Cambria Math" w:hAnsi="Cambria Math"/>
                </w:rPr>
                <m:t>ν</m:t>
              </w:ins>
            </m:r>
          </m:sup>
        </m:sSup>
      </m:oMath>
      <w:ins w:id="831" w:author="wei ganchao" w:date="2022-01-13T18:16:00Z">
        <w:r>
          <w:t xml:space="preserve">. Then </w:t>
        </w:r>
      </w:ins>
      <m:oMath>
        <m:f>
          <m:fPr>
            <m:ctrlPr>
              <w:ins w:id="832" w:author="wei ganchao" w:date="2022-01-13T18:16:00Z">
                <w:rPr>
                  <w:rFonts w:ascii="Cambria Math" w:hAnsi="Cambria Math"/>
                  <w:i/>
                </w:rPr>
              </w:ins>
            </m:ctrlPr>
          </m:fPr>
          <m:num>
            <m:r>
              <w:ins w:id="833" w:author="wei ganchao" w:date="2022-01-13T18:16:00Z">
                <w:rPr>
                  <w:rFonts w:ascii="Cambria Math" w:hAnsi="Cambria Math"/>
                </w:rPr>
                <m:t>∂</m:t>
              </w:ins>
            </m:r>
            <m:sSub>
              <m:sSubPr>
                <m:ctrlPr>
                  <w:ins w:id="834" w:author="wei ganchao" w:date="2022-01-13T18:16:00Z">
                    <w:rPr>
                      <w:rFonts w:ascii="Cambria Math" w:hAnsi="Cambria Math"/>
                      <w:i/>
                    </w:rPr>
                  </w:ins>
                </m:ctrlPr>
              </m:sSubPr>
              <m:e>
                <m:r>
                  <w:ins w:id="835" w:author="wei ganchao" w:date="2022-01-13T18:16:00Z">
                    <w:rPr>
                      <w:rFonts w:ascii="Cambria Math" w:hAnsi="Cambria Math"/>
                    </w:rPr>
                    <m:t>δ</m:t>
                  </w:ins>
                </m:r>
              </m:e>
              <m:sub>
                <m:r>
                  <w:ins w:id="836" w:author="wei ganchao" w:date="2022-01-13T18:16:00Z">
                    <w:rPr>
                      <w:rFonts w:ascii="Cambria Math" w:hAnsi="Cambria Math"/>
                    </w:rPr>
                    <m:t>it</m:t>
                  </w:ins>
                </m:r>
              </m:sub>
            </m:sSub>
          </m:num>
          <m:den>
            <m:r>
              <w:ins w:id="837" w:author="wei ganchao" w:date="2022-01-13T18:16:00Z">
                <w:rPr>
                  <w:rFonts w:ascii="Cambria Math" w:hAnsi="Cambria Math"/>
                </w:rPr>
                <m:t>∂</m:t>
              </w:ins>
            </m:r>
            <m:sSub>
              <m:sSubPr>
                <m:ctrlPr>
                  <w:ins w:id="838" w:author="wei ganchao" w:date="2022-01-13T18:16:00Z">
                    <w:rPr>
                      <w:rFonts w:ascii="Cambria Math" w:hAnsi="Cambria Math"/>
                      <w:i/>
                    </w:rPr>
                  </w:ins>
                </m:ctrlPr>
              </m:sSubPr>
              <m:e>
                <m:r>
                  <w:ins w:id="839" w:author="wei ganchao" w:date="2022-01-13T18:16:00Z">
                    <w:rPr>
                      <w:rFonts w:ascii="Cambria Math" w:hAnsi="Cambria Math"/>
                    </w:rPr>
                    <m:t>λ</m:t>
                  </w:ins>
                </m:r>
              </m:e>
              <m:sub>
                <m:r>
                  <w:ins w:id="840" w:author="wei ganchao" w:date="2022-01-13T18:16:00Z">
                    <w:rPr>
                      <w:rFonts w:ascii="Cambria Math" w:hAnsi="Cambria Math"/>
                    </w:rPr>
                    <m:t>it</m:t>
                  </w:ins>
                </m:r>
              </m:sub>
            </m:sSub>
          </m:den>
        </m:f>
        <m:r>
          <w:ins w:id="841" w:author="wei ganchao" w:date="2022-01-13T18:16:00Z">
            <w:rPr>
              <w:rFonts w:ascii="Cambria Math" w:hAnsi="Cambria Math"/>
            </w:rPr>
            <m:t>≈</m:t>
          </w:ins>
        </m:r>
        <m:f>
          <m:fPr>
            <m:ctrlPr>
              <w:ins w:id="842" w:author="wei ganchao" w:date="2022-01-13T18:16:00Z">
                <w:rPr>
                  <w:rFonts w:ascii="Cambria Math" w:hAnsi="Cambria Math"/>
                  <w:i/>
                </w:rPr>
              </w:ins>
            </m:ctrlPr>
          </m:fPr>
          <m:num>
            <m:r>
              <w:ins w:id="843" w:author="wei ganchao" w:date="2022-01-13T18:16:00Z">
                <w:rPr>
                  <w:rFonts w:ascii="Cambria Math" w:hAnsi="Cambria Math"/>
                </w:rPr>
                <m:t>1</m:t>
              </w:ins>
            </m:r>
          </m:num>
          <m:den>
            <m:sSub>
              <m:sSubPr>
                <m:ctrlPr>
                  <w:ins w:id="844" w:author="wei ganchao" w:date="2022-01-13T18:16:00Z">
                    <w:rPr>
                      <w:rFonts w:ascii="Cambria Math" w:hAnsi="Cambria Math"/>
                      <w:i/>
                    </w:rPr>
                  </w:ins>
                </m:ctrlPr>
              </m:sSubPr>
              <m:e>
                <m:r>
                  <w:ins w:id="845" w:author="wei ganchao" w:date="2022-01-13T18:16:00Z">
                    <w:rPr>
                      <w:rFonts w:ascii="Cambria Math" w:hAnsi="Cambria Math"/>
                    </w:rPr>
                    <m:t>ν</m:t>
                  </w:ins>
                </m:r>
              </m:e>
              <m:sub>
                <m:r>
                  <w:ins w:id="846" w:author="wei ganchao" w:date="2022-01-13T18:16:00Z">
                    <w:rPr>
                      <w:rFonts w:ascii="Cambria Math" w:hAnsi="Cambria Math"/>
                    </w:rPr>
                    <m:t>it</m:t>
                  </w:ins>
                </m:r>
              </m:sub>
            </m:sSub>
          </m:den>
        </m:f>
        <m:sSubSup>
          <m:sSubSupPr>
            <m:ctrlPr>
              <w:ins w:id="847" w:author="wei ganchao" w:date="2022-01-13T18:16:00Z">
                <w:rPr>
                  <w:rFonts w:ascii="Cambria Math" w:hAnsi="Cambria Math"/>
                  <w:i/>
                </w:rPr>
              </w:ins>
            </m:ctrlPr>
          </m:sSubSupPr>
          <m:e>
            <m:r>
              <w:ins w:id="848" w:author="wei ganchao" w:date="2022-01-13T18:16:00Z">
                <w:rPr>
                  <w:rFonts w:ascii="Cambria Math" w:hAnsi="Cambria Math"/>
                </w:rPr>
                <m:t>λ</m:t>
              </w:ins>
            </m:r>
          </m:e>
          <m:sub>
            <m:r>
              <w:ins w:id="849" w:author="wei ganchao" w:date="2022-01-13T18:16:00Z">
                <w:rPr>
                  <w:rFonts w:ascii="Cambria Math" w:hAnsi="Cambria Math"/>
                </w:rPr>
                <m:t>it</m:t>
              </w:ins>
            </m:r>
          </m:sub>
          <m:sup>
            <m:r>
              <w:ins w:id="850" w:author="wei ganchao" w:date="2022-01-13T18:16:00Z">
                <w:rPr>
                  <w:rFonts w:ascii="Cambria Math" w:hAnsi="Cambria Math"/>
                </w:rPr>
                <m:t>1/</m:t>
              </w:ins>
            </m:r>
            <m:sSub>
              <m:sSubPr>
                <m:ctrlPr>
                  <w:ins w:id="851" w:author="wei ganchao" w:date="2022-01-13T18:16:00Z">
                    <w:rPr>
                      <w:rFonts w:ascii="Cambria Math" w:hAnsi="Cambria Math"/>
                      <w:i/>
                    </w:rPr>
                  </w:ins>
                </m:ctrlPr>
              </m:sSubPr>
              <m:e>
                <m:r>
                  <w:ins w:id="852" w:author="wei ganchao" w:date="2022-01-13T18:16:00Z">
                    <w:rPr>
                      <w:rFonts w:ascii="Cambria Math" w:hAnsi="Cambria Math"/>
                    </w:rPr>
                    <m:t>ν</m:t>
                  </w:ins>
                </m:r>
              </m:e>
              <m:sub>
                <m:r>
                  <w:ins w:id="853" w:author="wei ganchao" w:date="2022-01-13T18:16:00Z">
                    <w:rPr>
                      <w:rFonts w:ascii="Cambria Math" w:hAnsi="Cambria Math"/>
                    </w:rPr>
                    <m:t>it</m:t>
                  </w:ins>
                </m:r>
              </m:sub>
            </m:sSub>
            <m:r>
              <w:ins w:id="854" w:author="wei ganchao" w:date="2022-01-13T18:16:00Z">
                <w:rPr>
                  <w:rFonts w:ascii="Cambria Math" w:hAnsi="Cambria Math"/>
                </w:rPr>
                <m:t>-1</m:t>
              </w:ins>
            </m:r>
          </m:sup>
        </m:sSubSup>
      </m:oMath>
      <w:ins w:id="855" w:author="wei ganchao" w:date="2022-01-13T18:16:00Z">
        <w:r>
          <w:t xml:space="preserve"> and </w:t>
        </w:r>
      </w:ins>
      <m:oMath>
        <m:f>
          <m:fPr>
            <m:ctrlPr>
              <w:ins w:id="856" w:author="wei ganchao" w:date="2022-01-13T18:16:00Z">
                <w:rPr>
                  <w:rFonts w:ascii="Cambria Math" w:hAnsi="Cambria Math"/>
                  <w:i/>
                </w:rPr>
              </w:ins>
            </m:ctrlPr>
          </m:fPr>
          <m:num>
            <m:r>
              <w:ins w:id="857" w:author="wei ganchao" w:date="2022-01-13T18:16:00Z">
                <w:rPr>
                  <w:rFonts w:ascii="Cambria Math" w:hAnsi="Cambria Math"/>
                </w:rPr>
                <m:t>∂</m:t>
              </w:ins>
            </m:r>
            <m:sSub>
              <m:sSubPr>
                <m:ctrlPr>
                  <w:ins w:id="858" w:author="wei ganchao" w:date="2022-01-13T18:16:00Z">
                    <w:rPr>
                      <w:rFonts w:ascii="Cambria Math" w:hAnsi="Cambria Math"/>
                      <w:i/>
                    </w:rPr>
                  </w:ins>
                </m:ctrlPr>
              </m:sSubPr>
              <m:e>
                <m:r>
                  <w:ins w:id="859" w:author="wei ganchao" w:date="2022-01-13T18:16:00Z">
                    <w:rPr>
                      <w:rFonts w:ascii="Cambria Math" w:hAnsi="Cambria Math"/>
                    </w:rPr>
                    <m:t>δ</m:t>
                  </w:ins>
                </m:r>
              </m:e>
              <m:sub>
                <m:r>
                  <w:ins w:id="860" w:author="wei ganchao" w:date="2022-01-13T18:16:00Z">
                    <w:rPr>
                      <w:rFonts w:ascii="Cambria Math" w:hAnsi="Cambria Math"/>
                    </w:rPr>
                    <m:t>it</m:t>
                  </w:ins>
                </m:r>
              </m:sub>
            </m:sSub>
          </m:num>
          <m:den>
            <m:r>
              <w:ins w:id="861" w:author="wei ganchao" w:date="2022-01-13T18:16:00Z">
                <w:rPr>
                  <w:rFonts w:ascii="Cambria Math" w:hAnsi="Cambria Math"/>
                </w:rPr>
                <m:t>∂</m:t>
              </w:ins>
            </m:r>
            <m:sSub>
              <m:sSubPr>
                <m:ctrlPr>
                  <w:ins w:id="862" w:author="wei ganchao" w:date="2022-01-13T18:16:00Z">
                    <w:rPr>
                      <w:rFonts w:ascii="Cambria Math" w:hAnsi="Cambria Math"/>
                      <w:i/>
                    </w:rPr>
                  </w:ins>
                </m:ctrlPr>
              </m:sSubPr>
              <m:e>
                <m:r>
                  <w:ins w:id="863" w:author="wei ganchao" w:date="2022-01-13T18:16:00Z">
                    <w:rPr>
                      <w:rFonts w:ascii="Cambria Math" w:hAnsi="Cambria Math"/>
                    </w:rPr>
                    <m:t>ν</m:t>
                  </w:ins>
                </m:r>
              </m:e>
              <m:sub>
                <m:r>
                  <w:ins w:id="864" w:author="wei ganchao" w:date="2022-01-13T18:16:00Z">
                    <w:rPr>
                      <w:rFonts w:ascii="Cambria Math" w:hAnsi="Cambria Math"/>
                    </w:rPr>
                    <m:t>it</m:t>
                  </w:ins>
                </m:r>
              </m:sub>
            </m:sSub>
          </m:den>
        </m:f>
        <m:r>
          <w:ins w:id="865" w:author="wei ganchao" w:date="2022-01-13T18:16:00Z">
            <w:rPr>
              <w:rFonts w:ascii="Cambria Math" w:hAnsi="Cambria Math"/>
            </w:rPr>
            <m:t>≈-</m:t>
          </w:ins>
        </m:r>
        <m:f>
          <m:fPr>
            <m:ctrlPr>
              <w:ins w:id="866" w:author="wei ganchao" w:date="2022-01-13T18:16:00Z">
                <w:rPr>
                  <w:rFonts w:ascii="Cambria Math" w:hAnsi="Cambria Math"/>
                  <w:i/>
                </w:rPr>
              </w:ins>
            </m:ctrlPr>
          </m:fPr>
          <m:num>
            <m:sSubSup>
              <m:sSubSupPr>
                <m:ctrlPr>
                  <w:ins w:id="867" w:author="wei ganchao" w:date="2022-01-13T18:16:00Z">
                    <w:rPr>
                      <w:rFonts w:ascii="Cambria Math" w:hAnsi="Cambria Math"/>
                      <w:i/>
                    </w:rPr>
                  </w:ins>
                </m:ctrlPr>
              </m:sSubSupPr>
              <m:e>
                <m:r>
                  <w:ins w:id="868" w:author="wei ganchao" w:date="2022-01-13T18:16:00Z">
                    <w:rPr>
                      <w:rFonts w:ascii="Cambria Math" w:hAnsi="Cambria Math"/>
                    </w:rPr>
                    <m:t>λ</m:t>
                  </w:ins>
                </m:r>
              </m:e>
              <m:sub>
                <m:r>
                  <w:ins w:id="869" w:author="wei ganchao" w:date="2022-01-13T18:16:00Z">
                    <w:rPr>
                      <w:rFonts w:ascii="Cambria Math" w:hAnsi="Cambria Math"/>
                    </w:rPr>
                    <m:t>it</m:t>
                  </w:ins>
                </m:r>
              </m:sub>
              <m:sup>
                <m:r>
                  <w:ins w:id="870" w:author="wei ganchao" w:date="2022-01-13T18:16:00Z">
                    <w:rPr>
                      <w:rFonts w:ascii="Cambria Math" w:hAnsi="Cambria Math"/>
                    </w:rPr>
                    <m:t>1/</m:t>
                  </w:ins>
                </m:r>
                <m:sSub>
                  <m:sSubPr>
                    <m:ctrlPr>
                      <w:ins w:id="871" w:author="wei ganchao" w:date="2022-01-13T18:16:00Z">
                        <w:rPr>
                          <w:rFonts w:ascii="Cambria Math" w:hAnsi="Cambria Math"/>
                          <w:i/>
                        </w:rPr>
                      </w:ins>
                    </m:ctrlPr>
                  </m:sSubPr>
                  <m:e>
                    <m:r>
                      <w:ins w:id="872" w:author="wei ganchao" w:date="2022-01-13T18:16:00Z">
                        <w:rPr>
                          <w:rFonts w:ascii="Cambria Math" w:hAnsi="Cambria Math"/>
                        </w:rPr>
                        <m:t>ν</m:t>
                      </w:ins>
                    </m:r>
                  </m:e>
                  <m:sub>
                    <m:r>
                      <w:ins w:id="873" w:author="wei ganchao" w:date="2022-01-13T18:16:00Z">
                        <w:rPr>
                          <w:rFonts w:ascii="Cambria Math" w:hAnsi="Cambria Math"/>
                        </w:rPr>
                        <m:t>it</m:t>
                      </w:ins>
                    </m:r>
                  </m:sub>
                </m:sSub>
              </m:sup>
            </m:sSubSup>
            <m:func>
              <m:funcPr>
                <m:ctrlPr>
                  <w:ins w:id="874" w:author="wei ganchao" w:date="2022-01-13T18:16:00Z">
                    <w:rPr>
                      <w:rFonts w:ascii="Cambria Math" w:hAnsi="Cambria Math"/>
                      <w:i/>
                    </w:rPr>
                  </w:ins>
                </m:ctrlPr>
              </m:funcPr>
              <m:fName>
                <m:r>
                  <w:ins w:id="875" w:author="wei ganchao" w:date="2022-01-13T18:16:00Z">
                    <m:rPr>
                      <m:sty m:val="p"/>
                    </m:rPr>
                    <w:rPr>
                      <w:rFonts w:ascii="Cambria Math" w:hAnsi="Cambria Math"/>
                    </w:rPr>
                    <m:t>log</m:t>
                  </w:ins>
                </m:r>
              </m:fName>
              <m:e>
                <m:sSub>
                  <m:sSubPr>
                    <m:ctrlPr>
                      <w:ins w:id="876" w:author="wei ganchao" w:date="2022-01-13T18:16:00Z">
                        <w:rPr>
                          <w:rFonts w:ascii="Cambria Math" w:hAnsi="Cambria Math"/>
                          <w:i/>
                        </w:rPr>
                      </w:ins>
                    </m:ctrlPr>
                  </m:sSubPr>
                  <m:e>
                    <m:r>
                      <w:ins w:id="877" w:author="wei ganchao" w:date="2022-01-13T18:16:00Z">
                        <w:rPr>
                          <w:rFonts w:ascii="Cambria Math" w:hAnsi="Cambria Math"/>
                        </w:rPr>
                        <m:t>λ</m:t>
                      </w:ins>
                    </m:r>
                  </m:e>
                  <m:sub>
                    <m:r>
                      <w:ins w:id="878" w:author="wei ganchao" w:date="2022-01-13T18:16:00Z">
                        <w:rPr>
                          <w:rFonts w:ascii="Cambria Math" w:hAnsi="Cambria Math"/>
                        </w:rPr>
                        <m:t>it</m:t>
                      </w:ins>
                    </m:r>
                  </m:sub>
                </m:sSub>
              </m:e>
            </m:func>
          </m:num>
          <m:den>
            <m:sSubSup>
              <m:sSubSupPr>
                <m:ctrlPr>
                  <w:ins w:id="879" w:author="wei ganchao" w:date="2022-01-13T18:16:00Z">
                    <w:rPr>
                      <w:rFonts w:ascii="Cambria Math" w:hAnsi="Cambria Math"/>
                      <w:i/>
                    </w:rPr>
                  </w:ins>
                </m:ctrlPr>
              </m:sSubSupPr>
              <m:e>
                <m:r>
                  <w:ins w:id="880" w:author="wei ganchao" w:date="2022-01-13T18:16:00Z">
                    <w:rPr>
                      <w:rFonts w:ascii="Cambria Math" w:hAnsi="Cambria Math"/>
                    </w:rPr>
                    <m:t>ν</m:t>
                  </w:ins>
                </m:r>
              </m:e>
              <m:sub>
                <m:r>
                  <w:ins w:id="881" w:author="wei ganchao" w:date="2022-01-13T18:16:00Z">
                    <w:rPr>
                      <w:rFonts w:ascii="Cambria Math" w:hAnsi="Cambria Math"/>
                    </w:rPr>
                    <m:t>it</m:t>
                  </w:ins>
                </m:r>
              </m:sub>
              <m:sup>
                <m:r>
                  <w:ins w:id="882" w:author="wei ganchao" w:date="2022-01-13T18:16:00Z">
                    <w:rPr>
                      <w:rFonts w:ascii="Cambria Math" w:hAnsi="Cambria Math"/>
                    </w:rPr>
                    <m:t>2</m:t>
                  </w:ins>
                </m:r>
              </m:sup>
            </m:sSubSup>
          </m:den>
        </m:f>
        <m:r>
          <w:ins w:id="883" w:author="wei ganchao" w:date="2022-01-13T18:16:00Z">
            <w:rPr>
              <w:rFonts w:ascii="Cambria Math" w:hAnsi="Cambria Math"/>
            </w:rPr>
            <m:t>-</m:t>
          </w:ins>
        </m:r>
        <m:f>
          <m:fPr>
            <m:ctrlPr>
              <w:ins w:id="884" w:author="wei ganchao" w:date="2022-01-13T18:16:00Z">
                <w:rPr>
                  <w:rFonts w:ascii="Cambria Math" w:hAnsi="Cambria Math"/>
                  <w:i/>
                </w:rPr>
              </w:ins>
            </m:ctrlPr>
          </m:fPr>
          <m:num>
            <m:r>
              <w:ins w:id="885" w:author="wei ganchao" w:date="2022-01-13T18:16:00Z">
                <w:rPr>
                  <w:rFonts w:ascii="Cambria Math" w:hAnsi="Cambria Math"/>
                </w:rPr>
                <m:t>1</m:t>
              </w:ins>
            </m:r>
          </m:num>
          <m:den>
            <m:r>
              <w:ins w:id="886" w:author="wei ganchao" w:date="2022-01-13T18:16:00Z">
                <w:rPr>
                  <w:rFonts w:ascii="Cambria Math" w:hAnsi="Cambria Math"/>
                </w:rPr>
                <m:t>2</m:t>
              </w:ins>
            </m:r>
            <m:sSubSup>
              <m:sSubSupPr>
                <m:ctrlPr>
                  <w:ins w:id="887" w:author="wei ganchao" w:date="2022-01-13T18:16:00Z">
                    <w:rPr>
                      <w:rFonts w:ascii="Cambria Math" w:hAnsi="Cambria Math"/>
                      <w:i/>
                    </w:rPr>
                  </w:ins>
                </m:ctrlPr>
              </m:sSubSupPr>
              <m:e>
                <m:r>
                  <w:ins w:id="888" w:author="wei ganchao" w:date="2022-01-13T18:16:00Z">
                    <w:rPr>
                      <w:rFonts w:ascii="Cambria Math" w:hAnsi="Cambria Math"/>
                    </w:rPr>
                    <m:t>ν</m:t>
                  </w:ins>
                </m:r>
              </m:e>
              <m:sub>
                <m:r>
                  <w:ins w:id="889" w:author="wei ganchao" w:date="2022-01-13T18:16:00Z">
                    <w:rPr>
                      <w:rFonts w:ascii="Cambria Math" w:hAnsi="Cambria Math"/>
                    </w:rPr>
                    <m:t>it</m:t>
                  </w:ins>
                </m:r>
              </m:sub>
              <m:sup>
                <m:r>
                  <w:ins w:id="890" w:author="wei ganchao" w:date="2022-01-13T18:16:00Z">
                    <w:rPr>
                      <w:rFonts w:ascii="Cambria Math" w:hAnsi="Cambria Math"/>
                    </w:rPr>
                    <m:t>2</m:t>
                  </w:ins>
                </m:r>
              </m:sup>
            </m:sSubSup>
          </m:den>
        </m:f>
      </m:oMath>
      <w:ins w:id="891" w:author="wei ganchao" w:date="2022-01-13T18:16:00Z">
        <w:r>
          <w:t>.</w:t>
        </w:r>
      </w:ins>
    </w:p>
    <w:p w14:paraId="5924431F" w14:textId="05397AD0" w:rsidR="00FF27D1" w:rsidRDefault="00FF27D1" w:rsidP="00FF27D1">
      <w:pPr>
        <w:rPr>
          <w:ins w:id="892" w:author="wei ganchao" w:date="2022-01-13T18:16:00Z"/>
        </w:rPr>
      </w:pPr>
    </w:p>
    <w:p w14:paraId="5FE15600" w14:textId="77777777" w:rsidR="00FF27D1" w:rsidRPr="00FF27D1" w:rsidRDefault="00FF27D1">
      <w:pPr>
        <w:pPrChange w:id="893" w:author="wei ganchao" w:date="2022-01-13T18:16:00Z">
          <w:pPr>
            <w:pStyle w:val="Heading1"/>
          </w:pPr>
        </w:pPrChange>
      </w:pPr>
    </w:p>
    <w:p w14:paraId="2D40B668" w14:textId="50815E21" w:rsidR="00D3079B" w:rsidRDefault="005713EA" w:rsidP="00AC455B">
      <w:pPr>
        <w:pStyle w:val="Heading2"/>
      </w:pPr>
      <w:ins w:id="894" w:author="wei ganchao" w:date="2022-01-13T18:24:00Z">
        <w:r w:rsidRPr="005713EA">
          <w:t>Moments approximation for Conway-Maxwell Poisson distribution</w:t>
        </w:r>
      </w:ins>
      <w:del w:id="895" w:author="wei ganchao" w:date="2022-01-13T18:24:00Z">
        <w:r w:rsidR="00122A3F" w:rsidDel="005713EA">
          <w:delText>A</w:delText>
        </w:r>
        <w:r w:rsidR="00DF0933" w:rsidDel="005713EA">
          <w:delText>pproximation</w:delText>
        </w:r>
        <w:r w:rsidR="00122A3F" w:rsidDel="005713EA">
          <w:delText xml:space="preserve"> of moments</w:delText>
        </w:r>
        <w:r w:rsidR="00DF0933" w:rsidDel="005713EA">
          <w:delText xml:space="preserve"> for Conway-Maxwell Poisson distribution</w:delText>
        </w:r>
      </w:del>
    </w:p>
    <w:p w14:paraId="171500ED" w14:textId="1376E6C7" w:rsidR="00122A3F" w:rsidRDefault="005713EA" w:rsidP="00D3079B">
      <w:pPr>
        <w:rPr>
          <w:ins w:id="896" w:author="wei ganchao" w:date="2022-01-13T18:25:00Z"/>
        </w:rPr>
      </w:pPr>
      <w:ins w:id="897" w:author="wei ganchao" w:date="2022-01-13T18:25:00Z">
        <w:r w:rsidRPr="005713EA">
          <w:t>To estimate the state-vector for the dynamic CMP model, we need to</w:t>
        </w:r>
      </w:ins>
      <w:ins w:id="898" w:author="wei ganchao" w:date="2022-01-13T18:39:00Z">
        <w:r w:rsidR="00A07841">
          <w:t xml:space="preserve"> find</w:t>
        </w:r>
      </w:ins>
      <w:ins w:id="899" w:author="wei ganchao" w:date="2022-01-13T18:25:00Z">
        <w:r w:rsidRPr="005713EA">
          <w:t xml:space="preserve"> first and second moments for</w:t>
        </w:r>
        <w:r>
          <w:t xml:space="preserve"> </w:t>
        </w:r>
      </w:ins>
      <m:oMath>
        <m:r>
          <w:ins w:id="900" w:author="wei ganchao" w:date="2022-01-13T18:25:00Z">
            <w:rPr>
              <w:rFonts w:ascii="Cambria Math" w:hAnsi="Cambria Math"/>
            </w:rPr>
            <m:t>Y</m:t>
          </w:ins>
        </m:r>
      </m:oMath>
      <w:ins w:id="901" w:author="wei ganchao" w:date="2022-01-13T18:25:00Z">
        <w:r>
          <w:t xml:space="preserve"> and </w:t>
        </w:r>
      </w:ins>
      <m:oMath>
        <m:func>
          <m:funcPr>
            <m:ctrlPr>
              <w:rPr>
                <w:rFonts w:ascii="Cambria Math" w:hAnsi="Cambria Math"/>
                <w:i/>
              </w:rPr>
            </m:ctrlPr>
          </m:funcPr>
          <m:fName>
            <m:r>
              <m:rPr>
                <m:sty m:val="p"/>
              </m:rPr>
              <w:rPr>
                <w:rFonts w:ascii="Cambria Math" w:hAnsi="Cambria Math"/>
              </w:rPr>
              <m:t>log</m:t>
            </m:r>
          </m:fName>
          <m:e>
            <m:r>
              <w:ins w:id="902" w:author="wei ganchao" w:date="2022-01-13T18:25:00Z">
                <w:rPr>
                  <w:rFonts w:ascii="Cambria Math" w:hAnsi="Cambria Math"/>
                </w:rPr>
                <m:t>Y!</m:t>
              </w:ins>
            </m:r>
          </m:e>
        </m:func>
      </m:oMath>
      <w:ins w:id="903" w:author="wei ganchao" w:date="2022-01-13T18:25:00Z">
        <w:r>
          <w:t xml:space="preserve">. For </w:t>
        </w:r>
      </w:ins>
      <m:oMath>
        <m:r>
          <w:ins w:id="904" w:author="wei ganchao" w:date="2022-01-13T18:25:00Z">
            <w:rPr>
              <w:rFonts w:ascii="Cambria Math" w:hAnsi="Cambria Math"/>
            </w:rPr>
            <m:t>Y∼CMP(λ,ν)</m:t>
          </w:ins>
        </m:r>
      </m:oMath>
      <w:ins w:id="905" w:author="wei ganchao" w:date="2022-01-13T18:25:00Z">
        <w:r>
          <w:t>,</w:t>
        </w:r>
      </w:ins>
    </w:p>
    <w:p w14:paraId="400F8431" w14:textId="10E58C89" w:rsidR="005713EA" w:rsidRDefault="005713EA" w:rsidP="00D3079B">
      <w:pPr>
        <w:rPr>
          <w:ins w:id="906" w:author="wei ganchao" w:date="2022-01-13T18:25:00Z"/>
        </w:rPr>
      </w:pPr>
      <m:oMathPara>
        <m:oMath>
          <m:r>
            <w:ins w:id="907" w:author="wei ganchao" w:date="2022-01-13T18:26:00Z">
              <w:rPr>
                <w:rFonts w:ascii="Cambria Math" w:hAnsi="Cambria Math"/>
              </w:rPr>
              <w:lastRenderedPageBreak/>
              <m:t>Z</m:t>
            </w:ins>
          </m:r>
          <m:d>
            <m:dPr>
              <m:ctrlPr>
                <w:ins w:id="908" w:author="wei ganchao" w:date="2022-01-13T18:26:00Z">
                  <w:rPr>
                    <w:rFonts w:ascii="Cambria Math" w:hAnsi="Cambria Math"/>
                    <w:i/>
                  </w:rPr>
                </w:ins>
              </m:ctrlPr>
            </m:dPr>
            <m:e>
              <m:r>
                <w:ins w:id="909" w:author="wei ganchao" w:date="2022-01-13T18:26:00Z">
                  <w:rPr>
                    <w:rFonts w:ascii="Cambria Math" w:hAnsi="Cambria Math"/>
                  </w:rPr>
                  <m:t>λ,ν</m:t>
                </w:ins>
              </m:r>
            </m:e>
          </m:d>
          <m:r>
            <w:ins w:id="910" w:author="wei ganchao" w:date="2022-01-13T18:26:00Z">
              <w:rPr>
                <w:rFonts w:ascii="Cambria Math" w:hAnsi="Cambria Math"/>
              </w:rPr>
              <m:t>=</m:t>
            </w:ins>
          </m:r>
          <m:nary>
            <m:naryPr>
              <m:chr m:val="∑"/>
              <m:limLoc m:val="undOvr"/>
              <m:ctrlPr>
                <w:ins w:id="911" w:author="wei ganchao" w:date="2022-01-13T18:26:00Z">
                  <w:rPr>
                    <w:rFonts w:ascii="Cambria Math" w:hAnsi="Cambria Math"/>
                    <w:i/>
                  </w:rPr>
                </w:ins>
              </m:ctrlPr>
            </m:naryPr>
            <m:sub>
              <m:r>
                <w:ins w:id="912" w:author="wei ganchao" w:date="2022-01-13T18:26:00Z">
                  <w:rPr>
                    <w:rFonts w:ascii="Cambria Math" w:hAnsi="Cambria Math"/>
                  </w:rPr>
                  <m:t>k=0</m:t>
                </w:ins>
              </m:r>
            </m:sub>
            <m:sup>
              <m:r>
                <w:ins w:id="913" w:author="wei ganchao" w:date="2022-01-13T18:26:00Z">
                  <w:rPr>
                    <w:rFonts w:ascii="Cambria Math" w:hAnsi="Cambria Math"/>
                  </w:rPr>
                  <m:t>∞</m:t>
                </w:ins>
              </m:r>
            </m:sup>
            <m:e>
              <m:f>
                <m:fPr>
                  <m:ctrlPr>
                    <w:ins w:id="914" w:author="wei ganchao" w:date="2022-01-13T18:26:00Z">
                      <w:rPr>
                        <w:rFonts w:ascii="Cambria Math" w:hAnsi="Cambria Math"/>
                        <w:i/>
                      </w:rPr>
                    </w:ins>
                  </m:ctrlPr>
                </m:fPr>
                <m:num>
                  <m:sSup>
                    <m:sSupPr>
                      <m:ctrlPr>
                        <w:ins w:id="915" w:author="wei ganchao" w:date="2022-01-13T18:26:00Z">
                          <w:rPr>
                            <w:rFonts w:ascii="Cambria Math" w:hAnsi="Cambria Math"/>
                            <w:i/>
                          </w:rPr>
                        </w:ins>
                      </m:ctrlPr>
                    </m:sSupPr>
                    <m:e>
                      <m:r>
                        <w:ins w:id="916" w:author="wei ganchao" w:date="2022-01-13T18:26:00Z">
                          <w:rPr>
                            <w:rFonts w:ascii="Cambria Math" w:hAnsi="Cambria Math"/>
                          </w:rPr>
                          <m:t>λ</m:t>
                        </w:ins>
                      </m:r>
                    </m:e>
                    <m:sup>
                      <m:r>
                        <w:ins w:id="917" w:author="wei ganchao" w:date="2022-01-13T18:26:00Z">
                          <w:rPr>
                            <w:rFonts w:ascii="Cambria Math" w:hAnsi="Cambria Math"/>
                          </w:rPr>
                          <m:t>k</m:t>
                        </w:ins>
                      </m:r>
                    </m:sup>
                  </m:sSup>
                </m:num>
                <m:den>
                  <m:sSup>
                    <m:sSupPr>
                      <m:ctrlPr>
                        <w:ins w:id="918" w:author="wei ganchao" w:date="2022-01-13T18:26:00Z">
                          <w:rPr>
                            <w:rFonts w:ascii="Cambria Math" w:hAnsi="Cambria Math"/>
                            <w:i/>
                          </w:rPr>
                        </w:ins>
                      </m:ctrlPr>
                    </m:sSupPr>
                    <m:e>
                      <m:d>
                        <m:dPr>
                          <m:ctrlPr>
                            <w:ins w:id="919" w:author="wei ganchao" w:date="2022-01-13T18:26:00Z">
                              <w:rPr>
                                <w:rFonts w:ascii="Cambria Math" w:hAnsi="Cambria Math"/>
                                <w:i/>
                              </w:rPr>
                            </w:ins>
                          </m:ctrlPr>
                        </m:dPr>
                        <m:e>
                          <m:r>
                            <w:ins w:id="920" w:author="wei ganchao" w:date="2022-01-13T18:26:00Z">
                              <w:rPr>
                                <w:rFonts w:ascii="Cambria Math" w:hAnsi="Cambria Math"/>
                              </w:rPr>
                              <m:t>k!</m:t>
                            </w:ins>
                          </m:r>
                        </m:e>
                      </m:d>
                    </m:e>
                    <m:sup>
                      <m:r>
                        <w:ins w:id="921" w:author="wei ganchao" w:date="2022-01-13T18:26:00Z">
                          <w:rPr>
                            <w:rFonts w:ascii="Cambria Math" w:hAnsi="Cambria Math"/>
                          </w:rPr>
                          <m:t>ν</m:t>
                        </w:ins>
                      </m:r>
                    </m:sup>
                  </m:sSup>
                </m:den>
              </m:f>
            </m:e>
          </m:nary>
          <m:r>
            <w:ins w:id="922" w:author="wei ganchao" w:date="2022-01-13T18:26:00Z">
              <w:rPr>
                <w:rFonts w:ascii="Cambria Math" w:hAnsi="Cambria Math"/>
              </w:rPr>
              <m:t xml:space="preserve"> </m:t>
            </w:ins>
          </m:r>
          <m:r>
            <w:ins w:id="923" w:author="wei ganchao" w:date="2022-01-13T18:26:00Z">
              <m:rPr>
                <m:sty m:val="p"/>
              </m:rPr>
              <w:rPr>
                <w:rFonts w:ascii="Cambria Math" w:hAnsi="Cambria Math"/>
              </w:rPr>
              <w:br/>
            </w:ins>
          </m:r>
        </m:oMath>
        <m:oMath>
          <m:r>
            <w:ins w:id="924" w:author="wei ganchao" w:date="2022-01-13T18:26:00Z">
              <w:rPr>
                <w:rFonts w:ascii="Cambria Math" w:hAnsi="Cambria Math"/>
              </w:rPr>
              <m:t>E</m:t>
            </w:ins>
          </m:r>
          <m:d>
            <m:dPr>
              <m:ctrlPr>
                <w:ins w:id="925" w:author="wei ganchao" w:date="2022-01-13T18:26:00Z">
                  <w:rPr>
                    <w:rFonts w:ascii="Cambria Math" w:hAnsi="Cambria Math"/>
                    <w:i/>
                  </w:rPr>
                </w:ins>
              </m:ctrlPr>
            </m:dPr>
            <m:e>
              <m:r>
                <w:ins w:id="926" w:author="wei ganchao" w:date="2022-01-13T18:26:00Z">
                  <w:rPr>
                    <w:rFonts w:ascii="Cambria Math" w:hAnsi="Cambria Math"/>
                  </w:rPr>
                  <m:t>Y</m:t>
                </w:ins>
              </m:r>
            </m:e>
          </m:d>
          <m:r>
            <w:ins w:id="927" w:author="wei ganchao" w:date="2022-01-13T18:26:00Z">
              <w:rPr>
                <w:rFonts w:ascii="Cambria Math" w:hAnsi="Cambria Math"/>
              </w:rPr>
              <m:t>=</m:t>
            </w:ins>
          </m:r>
          <m:f>
            <m:fPr>
              <m:ctrlPr>
                <w:ins w:id="928" w:author="wei ganchao" w:date="2022-01-13T18:27:00Z">
                  <w:rPr>
                    <w:rFonts w:ascii="Cambria Math" w:hAnsi="Cambria Math"/>
                    <w:i/>
                  </w:rPr>
                </w:ins>
              </m:ctrlPr>
            </m:fPr>
            <m:num>
              <m:r>
                <w:ins w:id="929" w:author="wei ganchao" w:date="2022-01-13T18:26:00Z">
                  <w:rPr>
                    <w:rFonts w:ascii="Cambria Math" w:hAnsi="Cambria Math"/>
                  </w:rPr>
                  <m:t>∂</m:t>
                </w:ins>
              </m:r>
              <m:func>
                <m:funcPr>
                  <m:ctrlPr>
                    <w:rPr>
                      <w:rFonts w:ascii="Cambria Math" w:hAnsi="Cambria Math"/>
                      <w:i/>
                    </w:rPr>
                  </m:ctrlPr>
                </m:funcPr>
                <m:fName>
                  <m:r>
                    <m:rPr>
                      <m:sty m:val="p"/>
                    </m:rPr>
                    <w:rPr>
                      <w:rFonts w:ascii="Cambria Math" w:hAnsi="Cambria Math"/>
                    </w:rPr>
                    <m:t>log</m:t>
                  </m:r>
                </m:fName>
                <m:e>
                  <m:r>
                    <w:ins w:id="930" w:author="wei ganchao" w:date="2022-01-13T18:27:00Z">
                      <w:rPr>
                        <w:rFonts w:ascii="Cambria Math" w:hAnsi="Cambria Math"/>
                      </w:rPr>
                      <m:t>Z</m:t>
                    </w:ins>
                  </m:r>
                </m:e>
              </m:func>
            </m:num>
            <m:den>
              <m:r>
                <w:ins w:id="931" w:author="wei ganchao" w:date="2022-01-13T18:27:00Z">
                  <w:rPr>
                    <w:rFonts w:ascii="Cambria Math" w:hAnsi="Cambria Math"/>
                  </w:rPr>
                  <m:t>∂</m:t>
                </w:ins>
              </m:r>
              <m:func>
                <m:funcPr>
                  <m:ctrlPr>
                    <w:ins w:id="932" w:author="wei ganchao" w:date="2022-01-13T18:27:00Z">
                      <w:rPr>
                        <w:rFonts w:ascii="Cambria Math" w:hAnsi="Cambria Math"/>
                        <w:i/>
                      </w:rPr>
                    </w:ins>
                  </m:ctrlPr>
                </m:funcPr>
                <m:fName>
                  <m:r>
                    <w:ins w:id="933" w:author="wei ganchao" w:date="2022-01-13T18:27:00Z">
                      <m:rPr>
                        <m:sty m:val="p"/>
                      </m:rPr>
                      <w:rPr>
                        <w:rFonts w:ascii="Cambria Math" w:hAnsi="Cambria Math"/>
                      </w:rPr>
                      <m:t>log</m:t>
                    </w:ins>
                  </m:r>
                </m:fName>
                <m:e>
                  <m:r>
                    <w:ins w:id="934" w:author="wei ganchao" w:date="2022-01-13T18:27:00Z">
                      <w:rPr>
                        <w:rFonts w:ascii="Cambria Math" w:hAnsi="Cambria Math"/>
                      </w:rPr>
                      <m:t>λ</m:t>
                    </w:ins>
                  </m:r>
                </m:e>
              </m:func>
            </m:den>
          </m:f>
          <m:r>
            <w:ins w:id="935" w:author="wei ganchao" w:date="2022-01-13T18:27:00Z">
              <w:rPr>
                <w:rFonts w:ascii="Cambria Math" w:hAnsi="Cambria Math"/>
              </w:rPr>
              <m:t>=</m:t>
            </w:ins>
          </m:r>
          <m:f>
            <m:fPr>
              <m:ctrlPr>
                <w:ins w:id="936" w:author="wei ganchao" w:date="2022-01-13T18:27:00Z">
                  <w:rPr>
                    <w:rFonts w:ascii="Cambria Math" w:hAnsi="Cambria Math"/>
                    <w:i/>
                  </w:rPr>
                </w:ins>
              </m:ctrlPr>
            </m:fPr>
            <m:num>
              <m:r>
                <w:ins w:id="937" w:author="wei ganchao" w:date="2022-01-13T18:27:00Z">
                  <w:rPr>
                    <w:rFonts w:ascii="Cambria Math" w:hAnsi="Cambria Math"/>
                  </w:rPr>
                  <m:t>1</m:t>
                </w:ins>
              </m:r>
            </m:num>
            <m:den>
              <m:r>
                <w:ins w:id="938" w:author="wei ganchao" w:date="2022-01-13T18:27:00Z">
                  <w:rPr>
                    <w:rFonts w:ascii="Cambria Math" w:hAnsi="Cambria Math"/>
                  </w:rPr>
                  <m:t>Z</m:t>
                </w:ins>
              </m:r>
            </m:den>
          </m:f>
          <m:nary>
            <m:naryPr>
              <m:chr m:val="∑"/>
              <m:limLoc m:val="undOvr"/>
              <m:ctrlPr>
                <w:ins w:id="939" w:author="wei ganchao" w:date="2022-01-13T18:27:00Z">
                  <w:rPr>
                    <w:rFonts w:ascii="Cambria Math" w:hAnsi="Cambria Math"/>
                    <w:i/>
                  </w:rPr>
                </w:ins>
              </m:ctrlPr>
            </m:naryPr>
            <m:sub>
              <m:r>
                <w:ins w:id="940" w:author="wei ganchao" w:date="2022-01-13T18:27:00Z">
                  <w:rPr>
                    <w:rFonts w:ascii="Cambria Math" w:hAnsi="Cambria Math"/>
                  </w:rPr>
                  <m:t>k=0</m:t>
                </w:ins>
              </m:r>
            </m:sub>
            <m:sup>
              <m:r>
                <w:ins w:id="941" w:author="wei ganchao" w:date="2022-01-13T18:27:00Z">
                  <w:rPr>
                    <w:rFonts w:ascii="Cambria Math" w:hAnsi="Cambria Math"/>
                  </w:rPr>
                  <m:t>∞</m:t>
                </w:ins>
              </m:r>
            </m:sup>
            <m:e>
              <m:f>
                <m:fPr>
                  <m:ctrlPr>
                    <w:ins w:id="942" w:author="wei ganchao" w:date="2022-01-13T18:27:00Z">
                      <w:rPr>
                        <w:rFonts w:ascii="Cambria Math" w:hAnsi="Cambria Math"/>
                        <w:i/>
                      </w:rPr>
                    </w:ins>
                  </m:ctrlPr>
                </m:fPr>
                <m:num>
                  <m:r>
                    <w:ins w:id="943" w:author="wei ganchao" w:date="2022-01-13T18:27:00Z">
                      <w:rPr>
                        <w:rFonts w:ascii="Cambria Math" w:hAnsi="Cambria Math"/>
                      </w:rPr>
                      <m:t>k</m:t>
                    </w:ins>
                  </m:r>
                  <m:sSup>
                    <m:sSupPr>
                      <m:ctrlPr>
                        <w:ins w:id="944" w:author="wei ganchao" w:date="2022-01-13T18:27:00Z">
                          <w:rPr>
                            <w:rFonts w:ascii="Cambria Math" w:hAnsi="Cambria Math"/>
                            <w:i/>
                          </w:rPr>
                        </w:ins>
                      </m:ctrlPr>
                    </m:sSupPr>
                    <m:e>
                      <m:r>
                        <w:ins w:id="945" w:author="wei ganchao" w:date="2022-01-13T18:27:00Z">
                          <w:rPr>
                            <w:rFonts w:ascii="Cambria Math" w:hAnsi="Cambria Math"/>
                          </w:rPr>
                          <m:t>λ</m:t>
                        </w:ins>
                      </m:r>
                    </m:e>
                    <m:sup>
                      <m:r>
                        <w:ins w:id="946" w:author="wei ganchao" w:date="2022-01-13T18:27:00Z">
                          <w:rPr>
                            <w:rFonts w:ascii="Cambria Math" w:hAnsi="Cambria Math"/>
                          </w:rPr>
                          <m:t>k</m:t>
                        </w:ins>
                      </m:r>
                    </m:sup>
                  </m:sSup>
                </m:num>
                <m:den>
                  <m:sSup>
                    <m:sSupPr>
                      <m:ctrlPr>
                        <w:ins w:id="947" w:author="wei ganchao" w:date="2022-01-13T18:27:00Z">
                          <w:rPr>
                            <w:rFonts w:ascii="Cambria Math" w:hAnsi="Cambria Math"/>
                            <w:i/>
                          </w:rPr>
                        </w:ins>
                      </m:ctrlPr>
                    </m:sSupPr>
                    <m:e>
                      <m:d>
                        <m:dPr>
                          <m:ctrlPr>
                            <w:ins w:id="948" w:author="wei ganchao" w:date="2022-01-13T18:27:00Z">
                              <w:rPr>
                                <w:rFonts w:ascii="Cambria Math" w:hAnsi="Cambria Math"/>
                                <w:i/>
                              </w:rPr>
                            </w:ins>
                          </m:ctrlPr>
                        </m:dPr>
                        <m:e>
                          <m:r>
                            <w:ins w:id="949" w:author="wei ganchao" w:date="2022-01-13T18:27:00Z">
                              <w:rPr>
                                <w:rFonts w:ascii="Cambria Math" w:hAnsi="Cambria Math"/>
                              </w:rPr>
                              <m:t>k!</m:t>
                            </w:ins>
                          </m:r>
                        </m:e>
                      </m:d>
                    </m:e>
                    <m:sup>
                      <m:r>
                        <w:ins w:id="950" w:author="wei ganchao" w:date="2022-01-13T18:27:00Z">
                          <w:rPr>
                            <w:rFonts w:ascii="Cambria Math" w:hAnsi="Cambria Math"/>
                          </w:rPr>
                          <m:t>ν</m:t>
                        </w:ins>
                      </m:r>
                    </m:sup>
                  </m:sSup>
                </m:den>
              </m:f>
            </m:e>
          </m:nary>
          <m:r>
            <w:ins w:id="951" w:author="wei ganchao" w:date="2022-01-13T18:27:00Z">
              <m:rPr>
                <m:sty m:val="p"/>
              </m:rPr>
              <w:rPr>
                <w:rFonts w:ascii="Cambria Math" w:hAnsi="Cambria Math"/>
              </w:rPr>
              <w:br/>
            </w:ins>
          </m:r>
        </m:oMath>
        <m:oMath>
          <m:r>
            <w:ins w:id="952" w:author="wei ganchao" w:date="2022-01-13T18:27:00Z">
              <w:rPr>
                <w:rFonts w:ascii="Cambria Math" w:hAnsi="Cambria Math"/>
              </w:rPr>
              <m:t>Var</m:t>
            </w:ins>
          </m:r>
          <m:d>
            <m:dPr>
              <m:ctrlPr>
                <w:ins w:id="953" w:author="wei ganchao" w:date="2022-01-13T18:27:00Z">
                  <w:rPr>
                    <w:rFonts w:ascii="Cambria Math" w:hAnsi="Cambria Math"/>
                    <w:i/>
                  </w:rPr>
                </w:ins>
              </m:ctrlPr>
            </m:dPr>
            <m:e>
              <m:r>
                <w:ins w:id="954" w:author="wei ganchao" w:date="2022-01-13T18:27:00Z">
                  <w:rPr>
                    <w:rFonts w:ascii="Cambria Math" w:hAnsi="Cambria Math"/>
                  </w:rPr>
                  <m:t>Y</m:t>
                </w:ins>
              </m:r>
            </m:e>
          </m:d>
          <m:r>
            <w:ins w:id="955" w:author="wei ganchao" w:date="2022-01-13T18:27:00Z">
              <w:rPr>
                <w:rFonts w:ascii="Cambria Math" w:hAnsi="Cambria Math"/>
              </w:rPr>
              <m:t>=</m:t>
            </w:ins>
          </m:r>
          <m:f>
            <m:fPr>
              <m:ctrlPr>
                <w:ins w:id="956" w:author="wei ganchao" w:date="2022-01-13T18:27:00Z">
                  <w:rPr>
                    <w:rFonts w:ascii="Cambria Math" w:hAnsi="Cambria Math"/>
                    <w:i/>
                  </w:rPr>
                </w:ins>
              </m:ctrlPr>
            </m:fPr>
            <m:num>
              <m:sSup>
                <m:sSupPr>
                  <m:ctrlPr>
                    <w:ins w:id="957" w:author="wei ganchao" w:date="2022-01-13T18:27:00Z">
                      <w:rPr>
                        <w:rFonts w:ascii="Cambria Math" w:hAnsi="Cambria Math"/>
                        <w:i/>
                      </w:rPr>
                    </w:ins>
                  </m:ctrlPr>
                </m:sSupPr>
                <m:e>
                  <m:r>
                    <w:ins w:id="958" w:author="wei ganchao" w:date="2022-01-13T18:27:00Z">
                      <w:rPr>
                        <w:rFonts w:ascii="Cambria Math" w:hAnsi="Cambria Math"/>
                      </w:rPr>
                      <m:t>∂</m:t>
                    </w:ins>
                  </m:r>
                </m:e>
                <m:sup>
                  <m:r>
                    <w:ins w:id="959" w:author="wei ganchao" w:date="2022-01-13T18:27:00Z">
                      <w:rPr>
                        <w:rFonts w:ascii="Cambria Math" w:hAnsi="Cambria Math"/>
                      </w:rPr>
                      <m:t>2</m:t>
                    </w:ins>
                  </m:r>
                </m:sup>
              </m:sSup>
              <m:func>
                <m:funcPr>
                  <m:ctrlPr>
                    <w:ins w:id="960" w:author="wei ganchao" w:date="2022-01-13T18:27:00Z">
                      <w:rPr>
                        <w:rFonts w:ascii="Cambria Math" w:hAnsi="Cambria Math"/>
                        <w:i/>
                      </w:rPr>
                    </w:ins>
                  </m:ctrlPr>
                </m:funcPr>
                <m:fName>
                  <m:r>
                    <w:ins w:id="961" w:author="wei ganchao" w:date="2022-01-13T18:27:00Z">
                      <m:rPr>
                        <m:sty m:val="p"/>
                      </m:rPr>
                      <w:rPr>
                        <w:rFonts w:ascii="Cambria Math" w:hAnsi="Cambria Math"/>
                      </w:rPr>
                      <m:t>log</m:t>
                    </w:ins>
                  </m:r>
                </m:fName>
                <m:e>
                  <m:r>
                    <w:ins w:id="962" w:author="wei ganchao" w:date="2022-01-13T18:27:00Z">
                      <w:rPr>
                        <w:rFonts w:ascii="Cambria Math" w:hAnsi="Cambria Math"/>
                      </w:rPr>
                      <m:t>Z</m:t>
                    </w:ins>
                  </m:r>
                </m:e>
              </m:func>
            </m:num>
            <m:den>
              <m:r>
                <w:ins w:id="963" w:author="wei ganchao" w:date="2022-01-13T18:27:00Z">
                  <w:rPr>
                    <w:rFonts w:ascii="Cambria Math" w:hAnsi="Cambria Math"/>
                  </w:rPr>
                  <m:t>∂</m:t>
                </w:ins>
              </m:r>
              <m:sSup>
                <m:sSupPr>
                  <m:ctrlPr>
                    <w:ins w:id="964" w:author="wei ganchao" w:date="2022-01-13T18:28:00Z">
                      <w:rPr>
                        <w:rFonts w:ascii="Cambria Math" w:hAnsi="Cambria Math"/>
                        <w:i/>
                      </w:rPr>
                    </w:ins>
                  </m:ctrlPr>
                </m:sSupPr>
                <m:e>
                  <m:d>
                    <m:dPr>
                      <m:ctrlPr>
                        <w:ins w:id="965" w:author="wei ganchao" w:date="2022-01-13T18:28:00Z">
                          <w:rPr>
                            <w:rFonts w:ascii="Cambria Math" w:hAnsi="Cambria Math"/>
                            <w:i/>
                          </w:rPr>
                        </w:ins>
                      </m:ctrlPr>
                    </m:dPr>
                    <m:e>
                      <m:func>
                        <m:funcPr>
                          <m:ctrlPr>
                            <w:ins w:id="966" w:author="wei ganchao" w:date="2022-01-13T18:27:00Z">
                              <w:rPr>
                                <w:rFonts w:ascii="Cambria Math" w:hAnsi="Cambria Math"/>
                                <w:i/>
                              </w:rPr>
                            </w:ins>
                          </m:ctrlPr>
                        </m:funcPr>
                        <m:fName>
                          <m:r>
                            <w:ins w:id="967" w:author="wei ganchao" w:date="2022-01-13T18:27:00Z">
                              <m:rPr>
                                <m:sty m:val="p"/>
                              </m:rPr>
                              <w:rPr>
                                <w:rFonts w:ascii="Cambria Math" w:hAnsi="Cambria Math"/>
                              </w:rPr>
                              <m:t>log</m:t>
                            </w:ins>
                          </m:r>
                        </m:fName>
                        <m:e>
                          <m:r>
                            <w:ins w:id="968" w:author="wei ganchao" w:date="2022-01-13T18:27:00Z">
                              <w:rPr>
                                <w:rFonts w:ascii="Cambria Math" w:hAnsi="Cambria Math"/>
                              </w:rPr>
                              <m:t>λ</m:t>
                            </w:ins>
                          </m:r>
                        </m:e>
                      </m:func>
                    </m:e>
                  </m:d>
                </m:e>
                <m:sup>
                  <m:r>
                    <w:ins w:id="969" w:author="wei ganchao" w:date="2022-01-13T18:28:00Z">
                      <w:rPr>
                        <w:rFonts w:ascii="Cambria Math" w:hAnsi="Cambria Math"/>
                      </w:rPr>
                      <m:t>2</m:t>
                    </w:ins>
                  </m:r>
                </m:sup>
              </m:sSup>
            </m:den>
          </m:f>
          <m:r>
            <w:ins w:id="970" w:author="wei ganchao" w:date="2022-01-13T18:28:00Z">
              <w:rPr>
                <w:rFonts w:ascii="Cambria Math" w:hAnsi="Cambria Math"/>
              </w:rPr>
              <m:t>=</m:t>
            </w:ins>
          </m:r>
          <m:f>
            <m:fPr>
              <m:ctrlPr>
                <w:ins w:id="971" w:author="wei ganchao" w:date="2022-01-13T18:28:00Z">
                  <w:rPr>
                    <w:rFonts w:ascii="Cambria Math" w:hAnsi="Cambria Math"/>
                    <w:i/>
                  </w:rPr>
                </w:ins>
              </m:ctrlPr>
            </m:fPr>
            <m:num>
              <m:r>
                <w:ins w:id="972" w:author="wei ganchao" w:date="2022-01-13T18:28:00Z">
                  <w:rPr>
                    <w:rFonts w:ascii="Cambria Math" w:hAnsi="Cambria Math"/>
                  </w:rPr>
                  <m:t>1</m:t>
                </w:ins>
              </m:r>
            </m:num>
            <m:den>
              <m:r>
                <w:ins w:id="973" w:author="wei ganchao" w:date="2022-01-13T18:28:00Z">
                  <w:rPr>
                    <w:rFonts w:ascii="Cambria Math" w:hAnsi="Cambria Math"/>
                  </w:rPr>
                  <m:t>Z</m:t>
                </w:ins>
              </m:r>
            </m:den>
          </m:f>
          <m:nary>
            <m:naryPr>
              <m:chr m:val="∑"/>
              <m:limLoc m:val="undOvr"/>
              <m:ctrlPr>
                <w:ins w:id="974" w:author="wei ganchao" w:date="2022-01-13T18:28:00Z">
                  <w:rPr>
                    <w:rFonts w:ascii="Cambria Math" w:hAnsi="Cambria Math"/>
                    <w:i/>
                  </w:rPr>
                </w:ins>
              </m:ctrlPr>
            </m:naryPr>
            <m:sub>
              <m:r>
                <w:ins w:id="975" w:author="wei ganchao" w:date="2022-01-13T18:28:00Z">
                  <w:rPr>
                    <w:rFonts w:ascii="Cambria Math" w:hAnsi="Cambria Math"/>
                  </w:rPr>
                  <m:t>k=0</m:t>
                </w:ins>
              </m:r>
            </m:sub>
            <m:sup>
              <m:r>
                <w:ins w:id="976" w:author="wei ganchao" w:date="2022-01-13T18:28:00Z">
                  <w:rPr>
                    <w:rFonts w:ascii="Cambria Math" w:hAnsi="Cambria Math"/>
                  </w:rPr>
                  <m:t>∞</m:t>
                </w:ins>
              </m:r>
            </m:sup>
            <m:e>
              <m:f>
                <m:fPr>
                  <m:ctrlPr>
                    <w:ins w:id="977" w:author="wei ganchao" w:date="2022-01-13T18:28:00Z">
                      <w:rPr>
                        <w:rFonts w:ascii="Cambria Math" w:hAnsi="Cambria Math"/>
                        <w:i/>
                      </w:rPr>
                    </w:ins>
                  </m:ctrlPr>
                </m:fPr>
                <m:num>
                  <m:sSup>
                    <m:sSupPr>
                      <m:ctrlPr>
                        <w:ins w:id="978" w:author="wei ganchao" w:date="2022-01-13T18:28:00Z">
                          <w:rPr>
                            <w:rFonts w:ascii="Cambria Math" w:hAnsi="Cambria Math"/>
                            <w:i/>
                          </w:rPr>
                        </w:ins>
                      </m:ctrlPr>
                    </m:sSupPr>
                    <m:e>
                      <m:r>
                        <w:ins w:id="979" w:author="wei ganchao" w:date="2022-01-13T18:28:00Z">
                          <w:rPr>
                            <w:rFonts w:ascii="Cambria Math" w:hAnsi="Cambria Math"/>
                          </w:rPr>
                          <m:t>k</m:t>
                        </w:ins>
                      </m:r>
                    </m:e>
                    <m:sup>
                      <m:r>
                        <w:ins w:id="980" w:author="wei ganchao" w:date="2022-01-13T18:28:00Z">
                          <w:rPr>
                            <w:rFonts w:ascii="Cambria Math" w:hAnsi="Cambria Math"/>
                          </w:rPr>
                          <m:t>2</m:t>
                        </w:ins>
                      </m:r>
                    </m:sup>
                  </m:sSup>
                  <m:sSup>
                    <m:sSupPr>
                      <m:ctrlPr>
                        <w:ins w:id="981" w:author="wei ganchao" w:date="2022-01-13T18:28:00Z">
                          <w:rPr>
                            <w:rFonts w:ascii="Cambria Math" w:hAnsi="Cambria Math"/>
                            <w:i/>
                          </w:rPr>
                        </w:ins>
                      </m:ctrlPr>
                    </m:sSupPr>
                    <m:e>
                      <m:r>
                        <w:ins w:id="982" w:author="wei ganchao" w:date="2022-01-13T18:28:00Z">
                          <w:rPr>
                            <w:rFonts w:ascii="Cambria Math" w:hAnsi="Cambria Math"/>
                          </w:rPr>
                          <m:t>λ</m:t>
                        </w:ins>
                      </m:r>
                    </m:e>
                    <m:sup>
                      <m:r>
                        <w:ins w:id="983" w:author="wei ganchao" w:date="2022-01-13T18:28:00Z">
                          <w:rPr>
                            <w:rFonts w:ascii="Cambria Math" w:hAnsi="Cambria Math"/>
                          </w:rPr>
                          <m:t>k</m:t>
                        </w:ins>
                      </m:r>
                    </m:sup>
                  </m:sSup>
                </m:num>
                <m:den>
                  <m:sSup>
                    <m:sSupPr>
                      <m:ctrlPr>
                        <w:ins w:id="984" w:author="wei ganchao" w:date="2022-01-13T18:28:00Z">
                          <w:rPr>
                            <w:rFonts w:ascii="Cambria Math" w:hAnsi="Cambria Math"/>
                            <w:i/>
                          </w:rPr>
                        </w:ins>
                      </m:ctrlPr>
                    </m:sSupPr>
                    <m:e>
                      <m:d>
                        <m:dPr>
                          <m:ctrlPr>
                            <w:ins w:id="985" w:author="wei ganchao" w:date="2022-01-13T18:28:00Z">
                              <w:rPr>
                                <w:rFonts w:ascii="Cambria Math" w:hAnsi="Cambria Math"/>
                                <w:i/>
                              </w:rPr>
                            </w:ins>
                          </m:ctrlPr>
                        </m:dPr>
                        <m:e>
                          <m:r>
                            <w:ins w:id="986" w:author="wei ganchao" w:date="2022-01-13T18:28:00Z">
                              <w:rPr>
                                <w:rFonts w:ascii="Cambria Math" w:hAnsi="Cambria Math"/>
                              </w:rPr>
                              <m:t>k!</m:t>
                            </w:ins>
                          </m:r>
                        </m:e>
                      </m:d>
                    </m:e>
                    <m:sup>
                      <m:r>
                        <w:ins w:id="987" w:author="wei ganchao" w:date="2022-01-13T18:28:00Z">
                          <w:rPr>
                            <w:rFonts w:ascii="Cambria Math" w:hAnsi="Cambria Math"/>
                          </w:rPr>
                          <m:t>ν</m:t>
                        </w:ins>
                      </m:r>
                    </m:sup>
                  </m:sSup>
                </m:den>
              </m:f>
            </m:e>
          </m:nary>
          <m:r>
            <w:ins w:id="988" w:author="wei ganchao" w:date="2022-01-13T18:28:00Z">
              <w:rPr>
                <w:rFonts w:ascii="Cambria Math" w:hAnsi="Cambria Math"/>
              </w:rPr>
              <m:t>-</m:t>
            </w:ins>
          </m:r>
          <m:sSup>
            <m:sSupPr>
              <m:ctrlPr>
                <w:ins w:id="989" w:author="wei ganchao" w:date="2022-01-13T18:28:00Z">
                  <w:rPr>
                    <w:rFonts w:ascii="Cambria Math" w:hAnsi="Cambria Math"/>
                    <w:i/>
                  </w:rPr>
                </w:ins>
              </m:ctrlPr>
            </m:sSupPr>
            <m:e>
              <m:r>
                <w:ins w:id="990" w:author="wei ganchao" w:date="2022-01-13T18:28:00Z">
                  <w:rPr>
                    <w:rFonts w:ascii="Cambria Math" w:hAnsi="Cambria Math"/>
                  </w:rPr>
                  <m:t>E</m:t>
                </w:ins>
              </m:r>
            </m:e>
            <m:sup>
              <m:r>
                <w:ins w:id="991" w:author="wei ganchao" w:date="2022-01-13T18:28:00Z">
                  <w:rPr>
                    <w:rFonts w:ascii="Cambria Math" w:hAnsi="Cambria Math"/>
                  </w:rPr>
                  <m:t>2</m:t>
                </w:ins>
              </m:r>
            </m:sup>
          </m:sSup>
          <m:d>
            <m:dPr>
              <m:ctrlPr>
                <w:ins w:id="992" w:author="wei ganchao" w:date="2022-01-13T18:28:00Z">
                  <w:rPr>
                    <w:rFonts w:ascii="Cambria Math" w:hAnsi="Cambria Math"/>
                    <w:i/>
                  </w:rPr>
                </w:ins>
              </m:ctrlPr>
            </m:dPr>
            <m:e>
              <m:r>
                <w:ins w:id="993" w:author="wei ganchao" w:date="2022-01-13T18:28:00Z">
                  <w:rPr>
                    <w:rFonts w:ascii="Cambria Math" w:hAnsi="Cambria Math"/>
                  </w:rPr>
                  <m:t>Y</m:t>
                </w:ins>
              </m:r>
            </m:e>
          </m:d>
          <m:r>
            <w:ins w:id="994" w:author="wei ganchao" w:date="2022-01-13T18:28:00Z">
              <m:rPr>
                <m:sty m:val="p"/>
              </m:rPr>
              <w:rPr>
                <w:rFonts w:ascii="Cambria Math" w:hAnsi="Cambria Math"/>
              </w:rPr>
              <w:br/>
            </w:ins>
          </m:r>
        </m:oMath>
        <m:oMath>
          <m:r>
            <w:ins w:id="995" w:author="wei ganchao" w:date="2022-01-13T18:28:00Z">
              <w:rPr>
                <w:rFonts w:ascii="Cambria Math" w:hAnsi="Cambria Math"/>
              </w:rPr>
              <m:t>E</m:t>
            </w:ins>
          </m:r>
          <m:d>
            <m:dPr>
              <m:ctrlPr>
                <w:ins w:id="996" w:author="wei ganchao" w:date="2022-01-13T18:28: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997" w:author="wei ganchao" w:date="2022-01-13T18:28:00Z">
                      <w:rPr>
                        <w:rFonts w:ascii="Cambria Math" w:hAnsi="Cambria Math"/>
                      </w:rPr>
                      <m:t>Y!</m:t>
                    </w:ins>
                  </m:r>
                </m:e>
              </m:func>
            </m:e>
          </m:d>
          <m:r>
            <w:ins w:id="998" w:author="wei ganchao" w:date="2022-01-13T18:28:00Z">
              <w:rPr>
                <w:rFonts w:ascii="Cambria Math" w:hAnsi="Cambria Math"/>
              </w:rPr>
              <m:t>=-</m:t>
            </w:ins>
          </m:r>
          <m:f>
            <m:fPr>
              <m:ctrlPr>
                <w:ins w:id="999" w:author="wei ganchao" w:date="2022-01-13T18:28:00Z">
                  <w:rPr>
                    <w:rFonts w:ascii="Cambria Math" w:hAnsi="Cambria Math"/>
                    <w:i/>
                  </w:rPr>
                </w:ins>
              </m:ctrlPr>
            </m:fPr>
            <m:num>
              <m:r>
                <w:ins w:id="1000" w:author="wei ganchao" w:date="2022-01-13T18:28:00Z">
                  <w:rPr>
                    <w:rFonts w:ascii="Cambria Math" w:hAnsi="Cambria Math"/>
                  </w:rPr>
                  <m:t>∂</m:t>
                </w:ins>
              </m:r>
              <m:func>
                <m:funcPr>
                  <m:ctrlPr>
                    <w:ins w:id="1001" w:author="wei ganchao" w:date="2022-01-13T18:28:00Z">
                      <w:rPr>
                        <w:rFonts w:ascii="Cambria Math" w:hAnsi="Cambria Math"/>
                        <w:i/>
                      </w:rPr>
                    </w:ins>
                  </m:ctrlPr>
                </m:funcPr>
                <m:fName>
                  <m:r>
                    <w:ins w:id="1002" w:author="wei ganchao" w:date="2022-01-13T18:28:00Z">
                      <m:rPr>
                        <m:sty m:val="p"/>
                      </m:rPr>
                      <w:rPr>
                        <w:rFonts w:ascii="Cambria Math" w:hAnsi="Cambria Math"/>
                      </w:rPr>
                      <m:t>log</m:t>
                    </w:ins>
                  </m:r>
                </m:fName>
                <m:e>
                  <m:r>
                    <w:ins w:id="1003" w:author="wei ganchao" w:date="2022-01-13T18:28:00Z">
                      <w:rPr>
                        <w:rFonts w:ascii="Cambria Math" w:hAnsi="Cambria Math"/>
                      </w:rPr>
                      <m:t>Z</m:t>
                    </w:ins>
                  </m:r>
                </m:e>
              </m:func>
            </m:num>
            <m:den>
              <m:r>
                <w:ins w:id="1004" w:author="wei ganchao" w:date="2022-01-13T18:28:00Z">
                  <w:rPr>
                    <w:rFonts w:ascii="Cambria Math" w:hAnsi="Cambria Math"/>
                  </w:rPr>
                  <m:t>∂ν</m:t>
                </w:ins>
              </m:r>
            </m:den>
          </m:f>
          <m:r>
            <w:ins w:id="1005" w:author="wei ganchao" w:date="2022-01-13T18:28:00Z">
              <w:rPr>
                <w:rFonts w:ascii="Cambria Math" w:hAnsi="Cambria Math"/>
              </w:rPr>
              <m:t>=</m:t>
            </w:ins>
          </m:r>
          <m:f>
            <m:fPr>
              <m:ctrlPr>
                <w:ins w:id="1006" w:author="wei ganchao" w:date="2022-01-13T18:29:00Z">
                  <w:rPr>
                    <w:rFonts w:ascii="Cambria Math" w:hAnsi="Cambria Math"/>
                    <w:i/>
                  </w:rPr>
                </w:ins>
              </m:ctrlPr>
            </m:fPr>
            <m:num>
              <m:r>
                <w:ins w:id="1007" w:author="wei ganchao" w:date="2022-01-13T18:29:00Z">
                  <w:rPr>
                    <w:rFonts w:ascii="Cambria Math" w:hAnsi="Cambria Math"/>
                  </w:rPr>
                  <m:t>1</m:t>
                </w:ins>
              </m:r>
            </m:num>
            <m:den>
              <m:r>
                <w:ins w:id="1008" w:author="wei ganchao" w:date="2022-01-13T18:29:00Z">
                  <w:rPr>
                    <w:rFonts w:ascii="Cambria Math" w:hAnsi="Cambria Math"/>
                  </w:rPr>
                  <m:t>Z</m:t>
                </w:ins>
              </m:r>
            </m:den>
          </m:f>
          <m:nary>
            <m:naryPr>
              <m:chr m:val="∑"/>
              <m:limLoc m:val="undOvr"/>
              <m:ctrlPr>
                <w:ins w:id="1009" w:author="wei ganchao" w:date="2022-01-13T18:29:00Z">
                  <w:rPr>
                    <w:rFonts w:ascii="Cambria Math" w:hAnsi="Cambria Math"/>
                    <w:i/>
                  </w:rPr>
                </w:ins>
              </m:ctrlPr>
            </m:naryPr>
            <m:sub>
              <m:r>
                <w:ins w:id="1010" w:author="wei ganchao" w:date="2022-01-13T18:29:00Z">
                  <w:rPr>
                    <w:rFonts w:ascii="Cambria Math" w:hAnsi="Cambria Math"/>
                  </w:rPr>
                  <m:t>k=0</m:t>
                </w:ins>
              </m:r>
            </m:sub>
            <m:sup>
              <m:r>
                <w:ins w:id="1011" w:author="wei ganchao" w:date="2022-01-13T18:29:00Z">
                  <w:rPr>
                    <w:rFonts w:ascii="Cambria Math" w:hAnsi="Cambria Math"/>
                  </w:rPr>
                  <m:t>∞</m:t>
                </w:ins>
              </m:r>
            </m:sup>
            <m:e>
              <m:f>
                <m:fPr>
                  <m:ctrlPr>
                    <w:ins w:id="1012" w:author="wei ganchao" w:date="2022-01-13T18:29:00Z">
                      <w:rPr>
                        <w:rFonts w:ascii="Cambria Math" w:hAnsi="Cambria Math"/>
                        <w:i/>
                      </w:rPr>
                    </w:ins>
                  </m:ctrlPr>
                </m:fPr>
                <m:num>
                  <m:d>
                    <m:dPr>
                      <m:ctrlPr>
                        <w:ins w:id="1013" w:author="wei ganchao" w:date="2022-01-13T18:29: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14" w:author="wei ganchao" w:date="2022-01-13T18:29:00Z">
                              <w:rPr>
                                <w:rFonts w:ascii="Cambria Math" w:hAnsi="Cambria Math"/>
                              </w:rPr>
                              <m:t>k!</m:t>
                            </w:ins>
                          </m:r>
                        </m:e>
                      </m:func>
                    </m:e>
                  </m:d>
                  <m:sSup>
                    <m:sSupPr>
                      <m:ctrlPr>
                        <w:ins w:id="1015" w:author="wei ganchao" w:date="2022-01-13T18:29:00Z">
                          <w:rPr>
                            <w:rFonts w:ascii="Cambria Math" w:hAnsi="Cambria Math"/>
                            <w:i/>
                          </w:rPr>
                        </w:ins>
                      </m:ctrlPr>
                    </m:sSupPr>
                    <m:e>
                      <m:r>
                        <w:ins w:id="1016" w:author="wei ganchao" w:date="2022-01-13T18:29:00Z">
                          <w:rPr>
                            <w:rFonts w:ascii="Cambria Math" w:hAnsi="Cambria Math"/>
                          </w:rPr>
                          <m:t>λ</m:t>
                        </w:ins>
                      </m:r>
                    </m:e>
                    <m:sup>
                      <m:r>
                        <w:ins w:id="1017" w:author="wei ganchao" w:date="2022-01-13T18:29:00Z">
                          <w:rPr>
                            <w:rFonts w:ascii="Cambria Math" w:hAnsi="Cambria Math"/>
                          </w:rPr>
                          <m:t>k</m:t>
                        </w:ins>
                      </m:r>
                    </m:sup>
                  </m:sSup>
                </m:num>
                <m:den>
                  <m:sSup>
                    <m:sSupPr>
                      <m:ctrlPr>
                        <w:ins w:id="1018" w:author="wei ganchao" w:date="2022-01-13T18:29:00Z">
                          <w:rPr>
                            <w:rFonts w:ascii="Cambria Math" w:hAnsi="Cambria Math"/>
                            <w:i/>
                          </w:rPr>
                        </w:ins>
                      </m:ctrlPr>
                    </m:sSupPr>
                    <m:e>
                      <m:d>
                        <m:dPr>
                          <m:ctrlPr>
                            <w:ins w:id="1019" w:author="wei ganchao" w:date="2022-01-13T18:29:00Z">
                              <w:rPr>
                                <w:rFonts w:ascii="Cambria Math" w:hAnsi="Cambria Math"/>
                                <w:i/>
                              </w:rPr>
                            </w:ins>
                          </m:ctrlPr>
                        </m:dPr>
                        <m:e>
                          <m:r>
                            <w:ins w:id="1020" w:author="wei ganchao" w:date="2022-01-13T18:29:00Z">
                              <w:rPr>
                                <w:rFonts w:ascii="Cambria Math" w:hAnsi="Cambria Math"/>
                              </w:rPr>
                              <m:t>k!</m:t>
                            </w:ins>
                          </m:r>
                        </m:e>
                      </m:d>
                    </m:e>
                    <m:sup>
                      <m:r>
                        <w:ins w:id="1021" w:author="wei ganchao" w:date="2022-01-13T18:29:00Z">
                          <w:rPr>
                            <w:rFonts w:ascii="Cambria Math" w:hAnsi="Cambria Math"/>
                          </w:rPr>
                          <m:t>ν</m:t>
                        </w:ins>
                      </m:r>
                    </m:sup>
                  </m:sSup>
                </m:den>
              </m:f>
            </m:e>
          </m:nary>
          <m:r>
            <w:ins w:id="1022" w:author="wei ganchao" w:date="2022-01-13T18:27:00Z">
              <w:rPr>
                <w:rFonts w:ascii="Cambria Math" w:hAnsi="Cambria Math"/>
              </w:rPr>
              <m:t xml:space="preserve"> </m:t>
            </w:ins>
          </m:r>
          <m:r>
            <w:ins w:id="1023" w:author="wei ganchao" w:date="2022-01-13T18:31:00Z">
              <m:rPr>
                <m:sty m:val="p"/>
              </m:rPr>
              <w:rPr>
                <w:rFonts w:ascii="Cambria Math" w:hAnsi="Cambria Math"/>
              </w:rPr>
              <w:br/>
            </w:ins>
          </m:r>
        </m:oMath>
        <m:oMath>
          <m:r>
            <w:ins w:id="1024" w:author="wei ganchao" w:date="2022-01-13T18:31:00Z">
              <w:rPr>
                <w:rFonts w:ascii="Cambria Math" w:hAnsi="Cambria Math"/>
              </w:rPr>
              <m:t>Var</m:t>
            </w:ins>
          </m:r>
          <m:d>
            <m:dPr>
              <m:ctrlPr>
                <w:ins w:id="1025" w:author="wei ganchao" w:date="2022-01-13T18:31: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26" w:author="wei ganchao" w:date="2022-01-13T18:31:00Z">
                      <w:rPr>
                        <w:rFonts w:ascii="Cambria Math" w:hAnsi="Cambria Math"/>
                      </w:rPr>
                      <m:t>Y!</m:t>
                    </w:ins>
                  </m:r>
                </m:e>
              </m:func>
            </m:e>
          </m:d>
          <m:r>
            <w:ins w:id="1027" w:author="wei ganchao" w:date="2022-01-13T18:32:00Z">
              <w:rPr>
                <w:rFonts w:ascii="Cambria Math" w:hAnsi="Cambria Math"/>
              </w:rPr>
              <m:t>=</m:t>
            </w:ins>
          </m:r>
          <m:f>
            <m:fPr>
              <m:ctrlPr>
                <w:ins w:id="1028" w:author="wei ganchao" w:date="2022-01-13T18:32:00Z">
                  <w:rPr>
                    <w:rFonts w:ascii="Cambria Math" w:hAnsi="Cambria Math"/>
                    <w:i/>
                  </w:rPr>
                </w:ins>
              </m:ctrlPr>
            </m:fPr>
            <m:num>
              <m:sSup>
                <m:sSupPr>
                  <m:ctrlPr>
                    <w:ins w:id="1029" w:author="wei ganchao" w:date="2022-01-13T18:32:00Z">
                      <w:rPr>
                        <w:rFonts w:ascii="Cambria Math" w:hAnsi="Cambria Math"/>
                        <w:i/>
                      </w:rPr>
                    </w:ins>
                  </m:ctrlPr>
                </m:sSupPr>
                <m:e>
                  <m:r>
                    <w:ins w:id="1030" w:author="wei ganchao" w:date="2022-01-13T18:32:00Z">
                      <w:rPr>
                        <w:rFonts w:ascii="Cambria Math" w:hAnsi="Cambria Math"/>
                      </w:rPr>
                      <m:t>∂</m:t>
                    </w:ins>
                  </m:r>
                </m:e>
                <m:sup>
                  <m:r>
                    <w:ins w:id="1031" w:author="wei ganchao" w:date="2022-01-13T18:32:00Z">
                      <w:rPr>
                        <w:rFonts w:ascii="Cambria Math" w:hAnsi="Cambria Math"/>
                      </w:rPr>
                      <m:t>2</m:t>
                    </w:ins>
                  </m:r>
                </m:sup>
              </m:sSup>
              <m:func>
                <m:funcPr>
                  <m:ctrlPr>
                    <w:ins w:id="1032" w:author="wei ganchao" w:date="2022-01-13T18:32:00Z">
                      <w:rPr>
                        <w:rFonts w:ascii="Cambria Math" w:hAnsi="Cambria Math"/>
                        <w:i/>
                      </w:rPr>
                    </w:ins>
                  </m:ctrlPr>
                </m:funcPr>
                <m:fName>
                  <m:r>
                    <w:ins w:id="1033" w:author="wei ganchao" w:date="2022-01-13T18:32:00Z">
                      <m:rPr>
                        <m:sty m:val="p"/>
                      </m:rPr>
                      <w:rPr>
                        <w:rFonts w:ascii="Cambria Math" w:hAnsi="Cambria Math"/>
                      </w:rPr>
                      <m:t>log</m:t>
                    </w:ins>
                  </m:r>
                </m:fName>
                <m:e>
                  <m:r>
                    <w:ins w:id="1034" w:author="wei ganchao" w:date="2022-01-13T18:32:00Z">
                      <w:rPr>
                        <w:rFonts w:ascii="Cambria Math" w:hAnsi="Cambria Math"/>
                      </w:rPr>
                      <m:t>Z</m:t>
                    </w:ins>
                  </m:r>
                </m:e>
              </m:func>
            </m:num>
            <m:den>
              <m:r>
                <w:ins w:id="1035" w:author="wei ganchao" w:date="2022-01-13T18:32:00Z">
                  <w:rPr>
                    <w:rFonts w:ascii="Cambria Math" w:hAnsi="Cambria Math"/>
                  </w:rPr>
                  <m:t>∂</m:t>
                </w:ins>
              </m:r>
              <m:sSup>
                <m:sSupPr>
                  <m:ctrlPr>
                    <w:ins w:id="1036" w:author="wei ganchao" w:date="2022-01-13T18:32:00Z">
                      <w:rPr>
                        <w:rFonts w:ascii="Cambria Math" w:hAnsi="Cambria Math"/>
                        <w:i/>
                      </w:rPr>
                    </w:ins>
                  </m:ctrlPr>
                </m:sSupPr>
                <m:e>
                  <m:r>
                    <w:ins w:id="1037" w:author="wei ganchao" w:date="2022-01-13T18:32:00Z">
                      <w:rPr>
                        <w:rFonts w:ascii="Cambria Math" w:hAnsi="Cambria Math"/>
                      </w:rPr>
                      <m:t>ν</m:t>
                    </w:ins>
                  </m:r>
                </m:e>
                <m:sup>
                  <m:r>
                    <w:ins w:id="1038" w:author="wei ganchao" w:date="2022-01-13T18:32:00Z">
                      <w:rPr>
                        <w:rFonts w:ascii="Cambria Math" w:hAnsi="Cambria Math"/>
                      </w:rPr>
                      <m:t>2</m:t>
                    </w:ins>
                  </m:r>
                </m:sup>
              </m:sSup>
            </m:den>
          </m:f>
          <m:r>
            <w:ins w:id="1039" w:author="wei ganchao" w:date="2022-01-13T18:32:00Z">
              <w:rPr>
                <w:rFonts w:ascii="Cambria Math" w:hAnsi="Cambria Math"/>
              </w:rPr>
              <m:t>=</m:t>
            </w:ins>
          </m:r>
          <m:f>
            <m:fPr>
              <m:ctrlPr>
                <w:ins w:id="1040" w:author="wei ganchao" w:date="2022-01-13T18:32:00Z">
                  <w:rPr>
                    <w:rFonts w:ascii="Cambria Math" w:hAnsi="Cambria Math"/>
                    <w:i/>
                  </w:rPr>
                </w:ins>
              </m:ctrlPr>
            </m:fPr>
            <m:num>
              <m:r>
                <w:ins w:id="1041" w:author="wei ganchao" w:date="2022-01-13T18:32:00Z">
                  <w:rPr>
                    <w:rFonts w:ascii="Cambria Math" w:hAnsi="Cambria Math"/>
                  </w:rPr>
                  <m:t>1</m:t>
                </w:ins>
              </m:r>
            </m:num>
            <m:den>
              <m:r>
                <w:ins w:id="1042" w:author="wei ganchao" w:date="2022-01-13T18:32:00Z">
                  <w:rPr>
                    <w:rFonts w:ascii="Cambria Math" w:hAnsi="Cambria Math"/>
                  </w:rPr>
                  <m:t>Z</m:t>
                </w:ins>
              </m:r>
            </m:den>
          </m:f>
          <m:nary>
            <m:naryPr>
              <m:chr m:val="∑"/>
              <m:limLoc m:val="undOvr"/>
              <m:ctrlPr>
                <w:ins w:id="1043" w:author="wei ganchao" w:date="2022-01-13T18:32:00Z">
                  <w:rPr>
                    <w:rFonts w:ascii="Cambria Math" w:hAnsi="Cambria Math"/>
                    <w:i/>
                  </w:rPr>
                </w:ins>
              </m:ctrlPr>
            </m:naryPr>
            <m:sub>
              <m:r>
                <w:ins w:id="1044" w:author="wei ganchao" w:date="2022-01-13T18:32:00Z">
                  <w:rPr>
                    <w:rFonts w:ascii="Cambria Math" w:hAnsi="Cambria Math"/>
                  </w:rPr>
                  <m:t>k=0</m:t>
                </w:ins>
              </m:r>
            </m:sub>
            <m:sup>
              <m:r>
                <w:ins w:id="1045" w:author="wei ganchao" w:date="2022-01-13T18:32:00Z">
                  <w:rPr>
                    <w:rFonts w:ascii="Cambria Math" w:hAnsi="Cambria Math"/>
                  </w:rPr>
                  <m:t>∞</m:t>
                </w:ins>
              </m:r>
            </m:sup>
            <m:e>
              <m:f>
                <m:fPr>
                  <m:ctrlPr>
                    <w:ins w:id="1046" w:author="wei ganchao" w:date="2022-01-13T18:32:00Z">
                      <w:rPr>
                        <w:rFonts w:ascii="Cambria Math" w:hAnsi="Cambria Math"/>
                        <w:i/>
                      </w:rPr>
                    </w:ins>
                  </m:ctrlPr>
                </m:fPr>
                <m:num>
                  <m:sSup>
                    <m:sSupPr>
                      <m:ctrlPr>
                        <w:ins w:id="1047" w:author="wei ganchao" w:date="2022-01-13T18:32:00Z">
                          <w:rPr>
                            <w:rFonts w:ascii="Cambria Math" w:hAnsi="Cambria Math"/>
                            <w:i/>
                          </w:rPr>
                        </w:ins>
                      </m:ctrlPr>
                    </m:sSupPr>
                    <m:e>
                      <m:d>
                        <m:dPr>
                          <m:ctrlPr>
                            <w:ins w:id="1048" w:author="wei ganchao" w:date="2022-01-13T18:32:00Z">
                              <w:rPr>
                                <w:rFonts w:ascii="Cambria Math" w:hAnsi="Cambria Math"/>
                                <w:i/>
                              </w:rPr>
                            </w:ins>
                          </m:ctrlPr>
                        </m:dPr>
                        <m:e>
                          <m:func>
                            <m:funcPr>
                              <m:ctrlPr>
                                <w:ins w:id="1049" w:author="wei ganchao" w:date="2022-01-13T18:32:00Z">
                                  <w:rPr>
                                    <w:rFonts w:ascii="Cambria Math" w:hAnsi="Cambria Math"/>
                                    <w:i/>
                                  </w:rPr>
                                </w:ins>
                              </m:ctrlPr>
                            </m:funcPr>
                            <m:fName>
                              <m:r>
                                <w:ins w:id="1050" w:author="wei ganchao" w:date="2022-01-13T18:32:00Z">
                                  <m:rPr>
                                    <m:sty m:val="p"/>
                                  </m:rPr>
                                  <w:rPr>
                                    <w:rFonts w:ascii="Cambria Math" w:hAnsi="Cambria Math"/>
                                  </w:rPr>
                                  <m:t>log</m:t>
                                </w:ins>
                              </m:r>
                            </m:fName>
                            <m:e>
                              <m:r>
                                <w:ins w:id="1051" w:author="wei ganchao" w:date="2022-01-13T18:32:00Z">
                                  <w:rPr>
                                    <w:rFonts w:ascii="Cambria Math" w:hAnsi="Cambria Math"/>
                                  </w:rPr>
                                  <m:t>k!</m:t>
                                </w:ins>
                              </m:r>
                            </m:e>
                          </m:func>
                        </m:e>
                      </m:d>
                    </m:e>
                    <m:sup>
                      <m:r>
                        <w:ins w:id="1052" w:author="wei ganchao" w:date="2022-01-13T18:32:00Z">
                          <w:rPr>
                            <w:rFonts w:ascii="Cambria Math" w:hAnsi="Cambria Math"/>
                          </w:rPr>
                          <m:t>2</m:t>
                        </w:ins>
                      </m:r>
                    </m:sup>
                  </m:sSup>
                  <m:sSup>
                    <m:sSupPr>
                      <m:ctrlPr>
                        <w:ins w:id="1053" w:author="wei ganchao" w:date="2022-01-13T18:32:00Z">
                          <w:rPr>
                            <w:rFonts w:ascii="Cambria Math" w:hAnsi="Cambria Math"/>
                            <w:i/>
                          </w:rPr>
                        </w:ins>
                      </m:ctrlPr>
                    </m:sSupPr>
                    <m:e>
                      <m:r>
                        <w:ins w:id="1054" w:author="wei ganchao" w:date="2022-01-13T18:32:00Z">
                          <w:rPr>
                            <w:rFonts w:ascii="Cambria Math" w:hAnsi="Cambria Math"/>
                          </w:rPr>
                          <m:t>λ</m:t>
                        </w:ins>
                      </m:r>
                    </m:e>
                    <m:sup>
                      <m:r>
                        <w:ins w:id="1055" w:author="wei ganchao" w:date="2022-01-13T18:32:00Z">
                          <w:rPr>
                            <w:rFonts w:ascii="Cambria Math" w:hAnsi="Cambria Math"/>
                          </w:rPr>
                          <m:t>k</m:t>
                        </w:ins>
                      </m:r>
                    </m:sup>
                  </m:sSup>
                </m:num>
                <m:den>
                  <m:sSup>
                    <m:sSupPr>
                      <m:ctrlPr>
                        <w:ins w:id="1056" w:author="wei ganchao" w:date="2022-01-13T18:32:00Z">
                          <w:rPr>
                            <w:rFonts w:ascii="Cambria Math" w:hAnsi="Cambria Math"/>
                            <w:i/>
                          </w:rPr>
                        </w:ins>
                      </m:ctrlPr>
                    </m:sSupPr>
                    <m:e>
                      <m:d>
                        <m:dPr>
                          <m:ctrlPr>
                            <w:ins w:id="1057" w:author="wei ganchao" w:date="2022-01-13T18:32:00Z">
                              <w:rPr>
                                <w:rFonts w:ascii="Cambria Math" w:hAnsi="Cambria Math"/>
                                <w:i/>
                              </w:rPr>
                            </w:ins>
                          </m:ctrlPr>
                        </m:dPr>
                        <m:e>
                          <m:r>
                            <w:ins w:id="1058" w:author="wei ganchao" w:date="2022-01-13T18:32:00Z">
                              <w:rPr>
                                <w:rFonts w:ascii="Cambria Math" w:hAnsi="Cambria Math"/>
                              </w:rPr>
                              <m:t>k!</m:t>
                            </w:ins>
                          </m:r>
                        </m:e>
                      </m:d>
                    </m:e>
                    <m:sup>
                      <m:r>
                        <w:ins w:id="1059" w:author="wei ganchao" w:date="2022-01-13T18:32:00Z">
                          <w:rPr>
                            <w:rFonts w:ascii="Cambria Math" w:hAnsi="Cambria Math"/>
                          </w:rPr>
                          <m:t>ν</m:t>
                        </w:ins>
                      </m:r>
                    </m:sup>
                  </m:sSup>
                </m:den>
              </m:f>
            </m:e>
          </m:nary>
          <m:r>
            <w:ins w:id="1060" w:author="wei ganchao" w:date="2022-01-13T18:32:00Z">
              <w:rPr>
                <w:rFonts w:ascii="Cambria Math" w:hAnsi="Cambria Math"/>
              </w:rPr>
              <m:t>-</m:t>
            </w:ins>
          </m:r>
          <m:sSup>
            <m:sSupPr>
              <m:ctrlPr>
                <w:ins w:id="1061" w:author="wei ganchao" w:date="2022-01-13T18:32:00Z">
                  <w:rPr>
                    <w:rFonts w:ascii="Cambria Math" w:hAnsi="Cambria Math"/>
                    <w:i/>
                  </w:rPr>
                </w:ins>
              </m:ctrlPr>
            </m:sSupPr>
            <m:e>
              <m:r>
                <w:ins w:id="1062" w:author="wei ganchao" w:date="2022-01-13T18:32:00Z">
                  <w:rPr>
                    <w:rFonts w:ascii="Cambria Math" w:hAnsi="Cambria Math"/>
                  </w:rPr>
                  <m:t>E</m:t>
                </w:ins>
              </m:r>
            </m:e>
            <m:sup>
              <m:r>
                <w:ins w:id="1063" w:author="wei ganchao" w:date="2022-01-13T18:32:00Z">
                  <w:rPr>
                    <w:rFonts w:ascii="Cambria Math" w:hAnsi="Cambria Math"/>
                  </w:rPr>
                  <m:t>2</m:t>
                </w:ins>
              </m:r>
            </m:sup>
          </m:sSup>
          <m:d>
            <m:dPr>
              <m:ctrlPr>
                <w:ins w:id="1064" w:author="wei ganchao" w:date="2022-01-13T18:32: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65" w:author="wei ganchao" w:date="2022-01-13T18:32:00Z">
                      <w:rPr>
                        <w:rFonts w:ascii="Cambria Math" w:hAnsi="Cambria Math"/>
                      </w:rPr>
                      <m:t>Y!</m:t>
                    </w:ins>
                  </m:r>
                </m:e>
              </m:func>
            </m:e>
          </m:d>
          <m:r>
            <w:ins w:id="1066" w:author="wei ganchao" w:date="2022-01-13T18:32:00Z">
              <m:rPr>
                <m:sty m:val="p"/>
              </m:rPr>
              <w:rPr>
                <w:rFonts w:ascii="Cambria Math" w:hAnsi="Cambria Math"/>
              </w:rPr>
              <w:br/>
            </w:ins>
          </m:r>
        </m:oMath>
        <m:oMath>
          <m:r>
            <w:ins w:id="1067" w:author="wei ganchao" w:date="2022-01-13T18:32:00Z">
              <w:rPr>
                <w:rFonts w:ascii="Cambria Math" w:hAnsi="Cambria Math"/>
              </w:rPr>
              <m:t>Cov</m:t>
            </w:ins>
          </m:r>
          <m:d>
            <m:dPr>
              <m:ctrlPr>
                <w:ins w:id="1068" w:author="wei ganchao" w:date="2022-01-13T18:32:00Z">
                  <w:rPr>
                    <w:rFonts w:ascii="Cambria Math" w:hAnsi="Cambria Math"/>
                    <w:i/>
                  </w:rPr>
                </w:ins>
              </m:ctrlPr>
            </m:dPr>
            <m:e>
              <m:r>
                <w:ins w:id="1069" w:author="wei ganchao" w:date="2022-01-13T18:32:00Z">
                  <w:rPr>
                    <w:rFonts w:ascii="Cambria Math" w:hAnsi="Cambria Math"/>
                  </w:rPr>
                  <m:t>Y,</m:t>
                </w:ins>
              </m:r>
              <m:func>
                <m:funcPr>
                  <m:ctrlPr>
                    <w:rPr>
                      <w:rFonts w:ascii="Cambria Math" w:hAnsi="Cambria Math"/>
                      <w:i/>
                    </w:rPr>
                  </m:ctrlPr>
                </m:funcPr>
                <m:fName>
                  <m:r>
                    <m:rPr>
                      <m:sty m:val="p"/>
                    </m:rPr>
                    <w:rPr>
                      <w:rFonts w:ascii="Cambria Math" w:hAnsi="Cambria Math"/>
                    </w:rPr>
                    <m:t>log</m:t>
                  </m:r>
                </m:fName>
                <m:e>
                  <m:r>
                    <w:ins w:id="1070" w:author="wei ganchao" w:date="2022-01-13T18:32:00Z">
                      <w:rPr>
                        <w:rFonts w:ascii="Cambria Math" w:hAnsi="Cambria Math"/>
                      </w:rPr>
                      <m:t>Y!</m:t>
                    </w:ins>
                  </m:r>
                </m:e>
              </m:func>
            </m:e>
          </m:d>
          <m:r>
            <w:ins w:id="1071" w:author="wei ganchao" w:date="2022-01-13T18:33:00Z">
              <w:rPr>
                <w:rFonts w:ascii="Cambria Math" w:hAnsi="Cambria Math"/>
              </w:rPr>
              <m:t>=-</m:t>
            </w:ins>
          </m:r>
          <m:f>
            <m:fPr>
              <m:ctrlPr>
                <w:ins w:id="1072" w:author="wei ganchao" w:date="2022-01-13T18:33:00Z">
                  <w:rPr>
                    <w:rFonts w:ascii="Cambria Math" w:hAnsi="Cambria Math"/>
                    <w:i/>
                  </w:rPr>
                </w:ins>
              </m:ctrlPr>
            </m:fPr>
            <m:num>
              <m:sSup>
                <m:sSupPr>
                  <m:ctrlPr>
                    <w:ins w:id="1073" w:author="wei ganchao" w:date="2022-01-13T18:33:00Z">
                      <w:rPr>
                        <w:rFonts w:ascii="Cambria Math" w:hAnsi="Cambria Math"/>
                        <w:i/>
                      </w:rPr>
                    </w:ins>
                  </m:ctrlPr>
                </m:sSupPr>
                <m:e>
                  <m:r>
                    <w:ins w:id="1074" w:author="wei ganchao" w:date="2022-01-13T18:33:00Z">
                      <w:rPr>
                        <w:rFonts w:ascii="Cambria Math" w:hAnsi="Cambria Math"/>
                      </w:rPr>
                      <m:t>∂</m:t>
                    </w:ins>
                  </m:r>
                </m:e>
                <m:sup>
                  <m:r>
                    <w:ins w:id="1075" w:author="wei ganchao" w:date="2022-01-13T18:33:00Z">
                      <w:rPr>
                        <w:rFonts w:ascii="Cambria Math" w:hAnsi="Cambria Math"/>
                      </w:rPr>
                      <m:t>2</m:t>
                    </w:ins>
                  </m:r>
                </m:sup>
              </m:sSup>
              <m:func>
                <m:funcPr>
                  <m:ctrlPr>
                    <w:ins w:id="1076" w:author="wei ganchao" w:date="2022-01-13T18:33:00Z">
                      <w:rPr>
                        <w:rFonts w:ascii="Cambria Math" w:hAnsi="Cambria Math"/>
                        <w:i/>
                      </w:rPr>
                    </w:ins>
                  </m:ctrlPr>
                </m:funcPr>
                <m:fName>
                  <m:r>
                    <w:ins w:id="1077" w:author="wei ganchao" w:date="2022-01-13T18:33:00Z">
                      <m:rPr>
                        <m:sty m:val="p"/>
                      </m:rPr>
                      <w:rPr>
                        <w:rFonts w:ascii="Cambria Math" w:hAnsi="Cambria Math"/>
                      </w:rPr>
                      <m:t>log</m:t>
                    </w:ins>
                  </m:r>
                </m:fName>
                <m:e>
                  <m:r>
                    <w:ins w:id="1078" w:author="wei ganchao" w:date="2022-01-13T18:33:00Z">
                      <w:rPr>
                        <w:rFonts w:ascii="Cambria Math" w:hAnsi="Cambria Math"/>
                      </w:rPr>
                      <m:t>Z</m:t>
                    </w:ins>
                  </m:r>
                </m:e>
              </m:func>
            </m:num>
            <m:den>
              <m:r>
                <w:ins w:id="1079" w:author="wei ganchao" w:date="2022-01-13T18:33:00Z">
                  <w:rPr>
                    <w:rFonts w:ascii="Cambria Math" w:hAnsi="Cambria Math"/>
                  </w:rPr>
                  <m:t>∂</m:t>
                </w:ins>
              </m:r>
              <m:func>
                <m:funcPr>
                  <m:ctrlPr>
                    <w:ins w:id="1080" w:author="wei ganchao" w:date="2022-01-13T18:33:00Z">
                      <w:rPr>
                        <w:rFonts w:ascii="Cambria Math" w:hAnsi="Cambria Math"/>
                        <w:i/>
                      </w:rPr>
                    </w:ins>
                  </m:ctrlPr>
                </m:funcPr>
                <m:fName>
                  <m:r>
                    <w:ins w:id="1081" w:author="wei ganchao" w:date="2022-01-13T18:33:00Z">
                      <m:rPr>
                        <m:sty m:val="p"/>
                      </m:rPr>
                      <w:rPr>
                        <w:rFonts w:ascii="Cambria Math" w:hAnsi="Cambria Math"/>
                      </w:rPr>
                      <m:t>log</m:t>
                    </w:ins>
                  </m:r>
                </m:fName>
                <m:e>
                  <m:r>
                    <w:ins w:id="1082" w:author="wei ganchao" w:date="2022-01-13T18:33:00Z">
                      <w:rPr>
                        <w:rFonts w:ascii="Cambria Math" w:hAnsi="Cambria Math"/>
                      </w:rPr>
                      <m:t>λ</m:t>
                    </w:ins>
                  </m:r>
                </m:e>
              </m:func>
              <m:r>
                <w:ins w:id="1083" w:author="wei ganchao" w:date="2022-01-13T18:33:00Z">
                  <w:rPr>
                    <w:rFonts w:ascii="Cambria Math" w:hAnsi="Cambria Math"/>
                  </w:rPr>
                  <m:t>∂ν</m:t>
                </w:ins>
              </m:r>
            </m:den>
          </m:f>
          <m:r>
            <w:ins w:id="1084" w:author="wei ganchao" w:date="2022-01-13T18:33:00Z">
              <w:rPr>
                <w:rFonts w:ascii="Cambria Math" w:hAnsi="Cambria Math"/>
              </w:rPr>
              <m:t>=</m:t>
            </w:ins>
          </m:r>
          <m:f>
            <m:fPr>
              <m:ctrlPr>
                <w:ins w:id="1085" w:author="wei ganchao" w:date="2022-01-13T18:33:00Z">
                  <w:rPr>
                    <w:rFonts w:ascii="Cambria Math" w:hAnsi="Cambria Math"/>
                    <w:i/>
                  </w:rPr>
                </w:ins>
              </m:ctrlPr>
            </m:fPr>
            <m:num>
              <m:r>
                <w:ins w:id="1086" w:author="wei ganchao" w:date="2022-01-13T18:33:00Z">
                  <w:rPr>
                    <w:rFonts w:ascii="Cambria Math" w:hAnsi="Cambria Math"/>
                  </w:rPr>
                  <m:t>1</m:t>
                </w:ins>
              </m:r>
            </m:num>
            <m:den>
              <m:r>
                <w:ins w:id="1087" w:author="wei ganchao" w:date="2022-01-13T18:33:00Z">
                  <w:rPr>
                    <w:rFonts w:ascii="Cambria Math" w:hAnsi="Cambria Math"/>
                  </w:rPr>
                  <m:t>Z</m:t>
                </w:ins>
              </m:r>
            </m:den>
          </m:f>
          <m:nary>
            <m:naryPr>
              <m:chr m:val="∑"/>
              <m:limLoc m:val="undOvr"/>
              <m:ctrlPr>
                <w:ins w:id="1088" w:author="wei ganchao" w:date="2022-01-13T18:33:00Z">
                  <w:rPr>
                    <w:rFonts w:ascii="Cambria Math" w:hAnsi="Cambria Math"/>
                    <w:i/>
                  </w:rPr>
                </w:ins>
              </m:ctrlPr>
            </m:naryPr>
            <m:sub>
              <m:r>
                <w:ins w:id="1089" w:author="wei ganchao" w:date="2022-01-13T18:33:00Z">
                  <w:rPr>
                    <w:rFonts w:ascii="Cambria Math" w:hAnsi="Cambria Math"/>
                  </w:rPr>
                  <m:t>k=0</m:t>
                </w:ins>
              </m:r>
            </m:sub>
            <m:sup>
              <m:r>
                <w:ins w:id="1090" w:author="wei ganchao" w:date="2022-01-13T18:33:00Z">
                  <w:rPr>
                    <w:rFonts w:ascii="Cambria Math" w:hAnsi="Cambria Math"/>
                  </w:rPr>
                  <m:t>∞</m:t>
                </w:ins>
              </m:r>
            </m:sup>
            <m:e>
              <m:f>
                <m:fPr>
                  <m:ctrlPr>
                    <w:ins w:id="1091" w:author="wei ganchao" w:date="2022-01-13T18:33:00Z">
                      <w:rPr>
                        <w:rFonts w:ascii="Cambria Math" w:hAnsi="Cambria Math"/>
                        <w:i/>
                      </w:rPr>
                    </w:ins>
                  </m:ctrlPr>
                </m:fPr>
                <m:num>
                  <m:d>
                    <m:dPr>
                      <m:ctrlPr>
                        <w:ins w:id="1092" w:author="wei ganchao" w:date="2022-01-13T18:33:00Z">
                          <w:rPr>
                            <w:rFonts w:ascii="Cambria Math" w:hAnsi="Cambria Math"/>
                            <w:i/>
                          </w:rPr>
                        </w:ins>
                      </m:ctrlPr>
                    </m:dPr>
                    <m:e>
                      <m:func>
                        <m:funcPr>
                          <m:ctrlPr>
                            <w:ins w:id="1093" w:author="wei ganchao" w:date="2022-01-13T18:33:00Z">
                              <w:rPr>
                                <w:rFonts w:ascii="Cambria Math" w:hAnsi="Cambria Math"/>
                                <w:i/>
                              </w:rPr>
                            </w:ins>
                          </m:ctrlPr>
                        </m:funcPr>
                        <m:fName>
                          <m:r>
                            <w:ins w:id="1094" w:author="wei ganchao" w:date="2022-01-13T18:33:00Z">
                              <m:rPr>
                                <m:sty m:val="p"/>
                              </m:rPr>
                              <w:rPr>
                                <w:rFonts w:ascii="Cambria Math" w:hAnsi="Cambria Math"/>
                              </w:rPr>
                              <m:t>log</m:t>
                            </w:ins>
                          </m:r>
                        </m:fName>
                        <m:e>
                          <m:r>
                            <w:ins w:id="1095" w:author="wei ganchao" w:date="2022-01-13T18:33:00Z">
                              <w:rPr>
                                <w:rFonts w:ascii="Cambria Math" w:hAnsi="Cambria Math"/>
                              </w:rPr>
                              <m:t>k!</m:t>
                            </w:ins>
                          </m:r>
                        </m:e>
                      </m:func>
                    </m:e>
                  </m:d>
                  <m:r>
                    <w:ins w:id="1096" w:author="wei ganchao" w:date="2022-01-13T18:33:00Z">
                      <w:rPr>
                        <w:rFonts w:ascii="Cambria Math" w:hAnsi="Cambria Math"/>
                      </w:rPr>
                      <m:t>k</m:t>
                    </w:ins>
                  </m:r>
                  <m:sSup>
                    <m:sSupPr>
                      <m:ctrlPr>
                        <w:ins w:id="1097" w:author="wei ganchao" w:date="2022-01-13T18:33:00Z">
                          <w:rPr>
                            <w:rFonts w:ascii="Cambria Math" w:hAnsi="Cambria Math"/>
                            <w:i/>
                          </w:rPr>
                        </w:ins>
                      </m:ctrlPr>
                    </m:sSupPr>
                    <m:e>
                      <m:r>
                        <w:ins w:id="1098" w:author="wei ganchao" w:date="2022-01-13T18:33:00Z">
                          <w:rPr>
                            <w:rFonts w:ascii="Cambria Math" w:hAnsi="Cambria Math"/>
                          </w:rPr>
                          <m:t>λ</m:t>
                        </w:ins>
                      </m:r>
                    </m:e>
                    <m:sup>
                      <m:r>
                        <w:ins w:id="1099" w:author="wei ganchao" w:date="2022-01-13T18:33:00Z">
                          <w:rPr>
                            <w:rFonts w:ascii="Cambria Math" w:hAnsi="Cambria Math"/>
                          </w:rPr>
                          <m:t>k</m:t>
                        </w:ins>
                      </m:r>
                    </m:sup>
                  </m:sSup>
                </m:num>
                <m:den>
                  <m:sSup>
                    <m:sSupPr>
                      <m:ctrlPr>
                        <w:ins w:id="1100" w:author="wei ganchao" w:date="2022-01-13T18:33:00Z">
                          <w:rPr>
                            <w:rFonts w:ascii="Cambria Math" w:hAnsi="Cambria Math"/>
                            <w:i/>
                          </w:rPr>
                        </w:ins>
                      </m:ctrlPr>
                    </m:sSupPr>
                    <m:e>
                      <m:d>
                        <m:dPr>
                          <m:ctrlPr>
                            <w:ins w:id="1101" w:author="wei ganchao" w:date="2022-01-13T18:33:00Z">
                              <w:rPr>
                                <w:rFonts w:ascii="Cambria Math" w:hAnsi="Cambria Math"/>
                                <w:i/>
                              </w:rPr>
                            </w:ins>
                          </m:ctrlPr>
                        </m:dPr>
                        <m:e>
                          <m:r>
                            <w:ins w:id="1102" w:author="wei ganchao" w:date="2022-01-13T18:33:00Z">
                              <w:rPr>
                                <w:rFonts w:ascii="Cambria Math" w:hAnsi="Cambria Math"/>
                              </w:rPr>
                              <m:t>k!</m:t>
                            </w:ins>
                          </m:r>
                        </m:e>
                      </m:d>
                    </m:e>
                    <m:sup>
                      <m:r>
                        <w:ins w:id="1103" w:author="wei ganchao" w:date="2022-01-13T18:33:00Z">
                          <w:rPr>
                            <w:rFonts w:ascii="Cambria Math" w:hAnsi="Cambria Math"/>
                          </w:rPr>
                          <m:t>ν</m:t>
                        </w:ins>
                      </m:r>
                    </m:sup>
                  </m:sSup>
                </m:den>
              </m:f>
            </m:e>
          </m:nary>
          <m:r>
            <w:ins w:id="1104" w:author="wei ganchao" w:date="2022-01-13T18:33:00Z">
              <w:rPr>
                <w:rFonts w:ascii="Cambria Math" w:hAnsi="Cambria Math"/>
              </w:rPr>
              <m:t>-E(</m:t>
            </w:ins>
          </m:r>
          <m:func>
            <m:funcPr>
              <m:ctrlPr>
                <w:rPr>
                  <w:rFonts w:ascii="Cambria Math" w:hAnsi="Cambria Math"/>
                  <w:i/>
                </w:rPr>
              </m:ctrlPr>
            </m:funcPr>
            <m:fName>
              <m:r>
                <m:rPr>
                  <m:sty m:val="p"/>
                </m:rPr>
                <w:rPr>
                  <w:rFonts w:ascii="Cambria Math" w:hAnsi="Cambria Math"/>
                </w:rPr>
                <m:t>log</m:t>
              </m:r>
            </m:fName>
            <m:e>
              <m:r>
                <w:ins w:id="1105" w:author="wei ganchao" w:date="2022-01-13T18:33:00Z">
                  <w:rPr>
                    <w:rFonts w:ascii="Cambria Math" w:hAnsi="Cambria Math"/>
                  </w:rPr>
                  <m:t>Y!</m:t>
                </w:ins>
              </m:r>
            </m:e>
          </m:func>
          <m:r>
            <w:ins w:id="1106" w:author="wei ganchao" w:date="2022-01-13T18:33:00Z">
              <w:rPr>
                <w:rFonts w:ascii="Cambria Math" w:hAnsi="Cambria Math"/>
              </w:rPr>
              <m:t>)E(</m:t>
            </w:ins>
          </m:r>
          <m:r>
            <w:ins w:id="1107" w:author="wei ganchao" w:date="2022-01-13T18:34:00Z">
              <w:rPr>
                <w:rFonts w:ascii="Cambria Math" w:hAnsi="Cambria Math"/>
              </w:rPr>
              <m:t>Y</m:t>
            </w:ins>
          </m:r>
          <m:r>
            <w:ins w:id="1108" w:author="wei ganchao" w:date="2022-01-13T18:33:00Z">
              <w:rPr>
                <w:rFonts w:ascii="Cambria Math" w:hAnsi="Cambria Math"/>
              </w:rPr>
              <m:t>)</m:t>
            </w:ins>
          </m:r>
        </m:oMath>
      </m:oMathPara>
    </w:p>
    <w:p w14:paraId="7AA8C98D" w14:textId="14C9AD63" w:rsidR="005713EA" w:rsidRDefault="00940C2D" w:rsidP="00D3079B">
      <w:pPr>
        <w:rPr>
          <w:ins w:id="1109" w:author="wei ganchao" w:date="2022-01-13T18:34:00Z"/>
        </w:rPr>
      </w:pPr>
      <w:ins w:id="1110" w:author="wei ganchao" w:date="2022-01-13T18:34:00Z">
        <w:r w:rsidRPr="00940C2D">
          <w:t>Generally, these moments can be calculated by truncated summation.</w:t>
        </w:r>
      </w:ins>
    </w:p>
    <w:p w14:paraId="6164A816" w14:textId="51F3C7BE" w:rsidR="00940C2D" w:rsidRDefault="00940C2D" w:rsidP="00D3079B">
      <w:pPr>
        <w:rPr>
          <w:ins w:id="1111" w:author="wei ganchao" w:date="2022-01-13T18:34:00Z"/>
        </w:rPr>
      </w:pPr>
    </w:p>
    <w:p w14:paraId="0ECD25A8" w14:textId="626E9B01" w:rsidR="00940C2D" w:rsidDel="00940C2D" w:rsidRDefault="00940C2D">
      <w:pPr>
        <w:rPr>
          <w:del w:id="1112" w:author="wei ganchao" w:date="2022-01-13T18:34:00Z"/>
        </w:rPr>
      </w:pPr>
      <w:ins w:id="1113" w:author="wei ganchao" w:date="2022-01-13T18:34:00Z">
        <w:r>
          <w:t xml:space="preserve">However, when </w:t>
        </w:r>
      </w:ins>
      <m:oMath>
        <m:r>
          <w:ins w:id="1114" w:author="wei ganchao" w:date="2022-01-13T18:34:00Z">
            <w:rPr>
              <w:rFonts w:ascii="Cambria Math" w:hAnsi="Cambria Math"/>
            </w:rPr>
            <m:t>λ≥2</m:t>
          </w:ins>
        </m:r>
      </m:oMath>
      <w:ins w:id="1115" w:author="wei ganchao" w:date="2022-01-13T18:34:00Z">
        <w:r>
          <w:t xml:space="preserve"> and </w:t>
        </w:r>
      </w:ins>
      <m:oMath>
        <m:r>
          <w:ins w:id="1116" w:author="wei ganchao" w:date="2022-01-13T18:34:00Z">
            <w:rPr>
              <w:rFonts w:ascii="Cambria Math" w:hAnsi="Cambria Math"/>
            </w:rPr>
            <m:t>ν≤1</m:t>
          </w:ins>
        </m:r>
      </m:oMath>
      <w:ins w:id="1117" w:author="wei ganchao" w:date="2022-01-13T18:34:00Z">
        <w:r>
          <w:t xml:space="preserve">, </w:t>
        </w:r>
        <w:r w:rsidRPr="00940C2D">
          <w:t>we need many steps for accurate approximation. In this case, we make use of a previous asymptotic results for efficient calculation.</w:t>
        </w:r>
        <w:r>
          <w:t xml:space="preserve"> Let</w:t>
        </w:r>
      </w:ins>
    </w:p>
    <w:p w14:paraId="6C13915D" w14:textId="06626A79" w:rsidR="00DF0933" w:rsidRDefault="00122A3F" w:rsidP="00940C2D">
      <w:del w:id="1118" w:author="wei ganchao" w:date="2022-01-13T18:34:00Z">
        <w:r w:rsidDel="00940C2D">
          <w:delText xml:space="preserve">In order to efficiently estimate the state-vector for the dynamical CMP model, we </w:delText>
        </w:r>
        <w:r w:rsidR="00480942" w:rsidDel="00940C2D">
          <w:delText>make use of a previous</w:delText>
        </w:r>
        <w:r w:rsidDel="00940C2D">
          <w:delText xml:space="preserve"> </w:delText>
        </w:r>
        <w:r w:rsidR="00480942" w:rsidDel="00940C2D">
          <w:delText>for the</w:delText>
        </w:r>
        <w:r w:rsidDel="00940C2D">
          <w:delText xml:space="preserve"> </w:delText>
        </w:r>
        <w:r w:rsidR="00480942" w:rsidDel="00940C2D">
          <w:delText xml:space="preserve">pmf . </w:delText>
        </w:r>
        <w:r w:rsidR="00DF0933" w:rsidDel="00940C2D">
          <w:delText xml:space="preserve">Assume </w:delText>
        </w:r>
      </w:del>
      <m:oMath>
        <m:r>
          <w:del w:id="1119" w:author="wei ganchao" w:date="2022-01-13T18:34:00Z">
            <w:rPr>
              <w:rFonts w:ascii="Cambria Math" w:hAnsi="Cambria Math"/>
            </w:rPr>
            <m:t>λ≥2</m:t>
          </w:del>
        </m:r>
      </m:oMath>
      <w:del w:id="1120" w:author="wei ganchao" w:date="2022-01-13T18:34:00Z">
        <w:r w:rsidR="00DF0933" w:rsidDel="00940C2D">
          <w:delText xml:space="preserve"> and </w:delText>
        </w:r>
      </w:del>
      <m:oMath>
        <m:r>
          <w:del w:id="1121" w:author="wei ganchao" w:date="2022-01-13T18:34:00Z">
            <w:rPr>
              <w:rFonts w:ascii="Cambria Math" w:hAnsi="Cambria Math"/>
            </w:rPr>
            <m:t>ν≤1</m:t>
          </w:del>
        </m:r>
      </m:oMath>
      <w:del w:id="1122" w:author="wei ganchao" w:date="2022-01-13T18:34:00Z">
        <w:r w:rsidR="00DF0933" w:rsidDel="00940C2D">
          <w:delText>, let</w:delText>
        </w:r>
      </w:del>
      <w:r w:rsidR="00DF0933">
        <w:t xml:space="preserve">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w:t>
      </w:r>
      <w:proofErr w:type="gramStart"/>
      <w:r w:rsidR="00B20572" w:rsidRPr="009668AF">
        <w:rPr>
          <w:color w:val="FF0000"/>
        </w:rPr>
        <w:t>reference,</w:t>
      </w:r>
      <w:proofErr w:type="gramEnd"/>
      <w:r w:rsidR="00B20572" w:rsidRPr="009668AF">
        <w:rPr>
          <w:color w:val="FF0000"/>
        </w:rPr>
        <w:t xml:space="preserv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w:lastRenderedPageBreak/>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31C1EA9B" w:rsidR="00480942" w:rsidDel="00940C2D" w:rsidRDefault="00480942" w:rsidP="00D3079B">
      <w:pPr>
        <w:rPr>
          <w:del w:id="1123" w:author="wei ganchao" w:date="2022-01-13T18:35:00Z"/>
        </w:rPr>
      </w:pPr>
      <w:del w:id="1124" w:author="wei ganchao" w:date="2022-01-13T18:35:00Z">
        <w:r w:rsidDel="00940C2D">
          <w:delText>Here we use this approximation when … and use a truncated summation otherwise.</w:delText>
        </w:r>
      </w:del>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583EA204" w14:textId="77777777" w:rsidR="00940C2D" w:rsidRDefault="00940C2D" w:rsidP="00D3079B">
      <w:pPr>
        <w:rPr>
          <w:ins w:id="1125" w:author="wei ganchao" w:date="2022-01-13T18:35:00Z"/>
        </w:rPr>
      </w:pPr>
    </w:p>
    <w:p w14:paraId="605D57CE" w14:textId="72FC686A" w:rsidR="00AC455B" w:rsidRDefault="00AC455B" w:rsidP="00D3079B">
      <w:r>
        <w:t>The gradient</w:t>
      </w:r>
      <w:ins w:id="1126" w:author="wei ganchao" w:date="2022-01-13T18:35:00Z">
        <w:r w:rsidR="00940C2D">
          <w:t xml:space="preserve"> is</w:t>
        </w:r>
      </w:ins>
      <w:r>
        <w:t>:</w:t>
      </w:r>
    </w:p>
    <w:p w14:paraId="01A22906" w14:textId="5AA02C7B" w:rsidR="00AC455B" w:rsidRPr="00BF3887" w:rsidRDefault="007A602D"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3898133C" w:rsidR="00BF3887" w:rsidRPr="00E27AC5" w:rsidDel="00940C2D" w:rsidRDefault="00BF3887" w:rsidP="00BF3887">
      <w:pPr>
        <w:jc w:val="left"/>
        <w:rPr>
          <w:del w:id="1127" w:author="wei ganchao" w:date="2022-01-13T18:35:00Z"/>
        </w:rPr>
      </w:pPr>
      <w:del w:id="1128" w:author="wei ganchao" w:date="2022-01-13T18:35:00Z">
        <w:r w:rsidDel="00940C2D">
          <w:delText xml:space="preserve">, where </w:delText>
        </w:r>
      </w:del>
      <m:oMath>
        <m:r>
          <w:del w:id="1129" w:author="wei ganchao" w:date="2022-01-13T18:35:00Z">
            <w:rPr>
              <w:rFonts w:ascii="Cambria Math" w:hAnsi="Cambria Math"/>
            </w:rPr>
            <m:t>k=2,…,T-1</m:t>
          </w:del>
        </m:r>
      </m:oMath>
      <w:del w:id="1130" w:author="wei ganchao" w:date="2022-01-13T18:35:00Z">
        <w:r w:rsidDel="00940C2D">
          <w:delText xml:space="preserve">, </w:delText>
        </w:r>
      </w:del>
      <m:oMath>
        <m:sSub>
          <m:sSubPr>
            <m:ctrlPr>
              <w:del w:id="1131" w:author="wei ganchao" w:date="2022-01-13T18:35:00Z">
                <w:rPr>
                  <w:rFonts w:ascii="Cambria Math" w:hAnsi="Cambria Math"/>
                  <w:i/>
                </w:rPr>
              </w:del>
            </m:ctrlPr>
          </m:sSubPr>
          <m:e>
            <m:r>
              <w:del w:id="1132" w:author="wei ganchao" w:date="2022-01-13T18:35:00Z">
                <m:rPr>
                  <m:sty m:val="bi"/>
                </m:rPr>
                <w:rPr>
                  <w:rFonts w:ascii="Cambria Math" w:hAnsi="Cambria Math"/>
                </w:rPr>
                <m:t>X</m:t>
              </w:del>
            </m:r>
          </m:e>
          <m:sub>
            <m:r>
              <w:del w:id="1133" w:author="wei ganchao" w:date="2022-01-13T18:35:00Z">
                <w:rPr>
                  <w:rFonts w:ascii="Cambria Math" w:hAnsi="Cambria Math"/>
                </w:rPr>
                <m:t>t</m:t>
              </w:del>
            </m:r>
          </m:sub>
        </m:sSub>
        <m:r>
          <w:del w:id="1134" w:author="wei ganchao" w:date="2022-01-13T18:35:00Z">
            <w:rPr>
              <w:rFonts w:ascii="Cambria Math" w:hAnsi="Cambria Math"/>
            </w:rPr>
            <m:t>=</m:t>
          </w:del>
        </m:r>
        <m:sSup>
          <m:sSupPr>
            <m:ctrlPr>
              <w:del w:id="1135" w:author="wei ganchao" w:date="2022-01-13T18:35:00Z">
                <w:rPr>
                  <w:rFonts w:ascii="Cambria Math" w:hAnsi="Cambria Math"/>
                  <w:i/>
                </w:rPr>
              </w:del>
            </m:ctrlPr>
          </m:sSupPr>
          <m:e>
            <m:d>
              <m:dPr>
                <m:ctrlPr>
                  <w:del w:id="1136" w:author="wei ganchao" w:date="2022-01-13T18:35:00Z">
                    <w:rPr>
                      <w:rFonts w:ascii="Cambria Math" w:hAnsi="Cambria Math"/>
                      <w:i/>
                    </w:rPr>
                  </w:del>
                </m:ctrlPr>
              </m:dPr>
              <m:e>
                <m:sSub>
                  <m:sSubPr>
                    <m:ctrlPr>
                      <w:del w:id="1137" w:author="wei ganchao" w:date="2022-01-13T18:35:00Z">
                        <w:rPr>
                          <w:rFonts w:ascii="Cambria Math" w:hAnsi="Cambria Math"/>
                          <w:i/>
                        </w:rPr>
                      </w:del>
                    </m:ctrlPr>
                  </m:sSubPr>
                  <m:e>
                    <m:r>
                      <w:del w:id="1138" w:author="wei ganchao" w:date="2022-01-13T18:35:00Z">
                        <m:rPr>
                          <m:sty m:val="bi"/>
                        </m:rPr>
                        <w:rPr>
                          <w:rFonts w:ascii="Cambria Math" w:hAnsi="Cambria Math"/>
                        </w:rPr>
                        <m:t>x</m:t>
                      </w:del>
                    </m:r>
                  </m:e>
                  <m:sub>
                    <m:r>
                      <w:del w:id="1139" w:author="wei ganchao" w:date="2022-01-13T18:35:00Z">
                        <w:rPr>
                          <w:rFonts w:ascii="Cambria Math" w:hAnsi="Cambria Math"/>
                        </w:rPr>
                        <m:t>1t</m:t>
                      </w:del>
                    </m:r>
                  </m:sub>
                </m:sSub>
                <m:r>
                  <w:del w:id="1140" w:author="wei ganchao" w:date="2022-01-13T18:35:00Z">
                    <w:rPr>
                      <w:rFonts w:ascii="Cambria Math" w:hAnsi="Cambria Math"/>
                    </w:rPr>
                    <m:t>,…,</m:t>
                  </w:del>
                </m:r>
                <m:sSub>
                  <m:sSubPr>
                    <m:ctrlPr>
                      <w:del w:id="1141" w:author="wei ganchao" w:date="2022-01-13T18:35:00Z">
                        <w:rPr>
                          <w:rFonts w:ascii="Cambria Math" w:hAnsi="Cambria Math"/>
                          <w:i/>
                        </w:rPr>
                      </w:del>
                    </m:ctrlPr>
                  </m:sSubPr>
                  <m:e>
                    <m:r>
                      <w:del w:id="1142" w:author="wei ganchao" w:date="2022-01-13T18:35:00Z">
                        <m:rPr>
                          <m:sty m:val="bi"/>
                        </m:rPr>
                        <w:rPr>
                          <w:rFonts w:ascii="Cambria Math" w:hAnsi="Cambria Math"/>
                        </w:rPr>
                        <m:t>x</m:t>
                      </w:del>
                    </m:r>
                  </m:e>
                  <m:sub>
                    <m:r>
                      <w:del w:id="1143" w:author="wei ganchao" w:date="2022-01-13T18:35:00Z">
                        <w:rPr>
                          <w:rFonts w:ascii="Cambria Math" w:hAnsi="Cambria Math"/>
                        </w:rPr>
                        <m:t>nt</m:t>
                      </w:del>
                    </m:r>
                  </m:sub>
                </m:sSub>
              </m:e>
            </m:d>
          </m:e>
          <m:sup>
            <m:r>
              <w:del w:id="1144" w:author="wei ganchao" w:date="2022-01-13T18:35:00Z">
                <w:rPr>
                  <w:rFonts w:ascii="Cambria Math" w:hAnsi="Cambria Math"/>
                </w:rPr>
                <m:t>'</m:t>
              </w:del>
            </m:r>
          </m:sup>
        </m:sSup>
      </m:oMath>
      <w:del w:id="1145" w:author="wei ganchao" w:date="2022-01-13T18:35:00Z">
        <w:r w:rsidDel="00940C2D">
          <w:delText xml:space="preserve"> and </w:delText>
        </w:r>
      </w:del>
      <m:oMath>
        <m:sSub>
          <m:sSubPr>
            <m:ctrlPr>
              <w:del w:id="1146" w:author="wei ganchao" w:date="2022-01-13T18:35:00Z">
                <w:rPr>
                  <w:rFonts w:ascii="Cambria Math" w:hAnsi="Cambria Math"/>
                  <w:i/>
                </w:rPr>
              </w:del>
            </m:ctrlPr>
          </m:sSubPr>
          <m:e>
            <m:r>
              <w:del w:id="1147" w:author="wei ganchao" w:date="2022-01-13T18:35:00Z">
                <m:rPr>
                  <m:sty m:val="bi"/>
                </m:rPr>
                <w:rPr>
                  <w:rFonts w:ascii="Cambria Math" w:hAnsi="Cambria Math"/>
                </w:rPr>
                <m:t>G</m:t>
              </w:del>
            </m:r>
          </m:e>
          <m:sub>
            <m:r>
              <w:del w:id="1148" w:author="wei ganchao" w:date="2022-01-13T18:35:00Z">
                <w:rPr>
                  <w:rFonts w:ascii="Cambria Math" w:hAnsi="Cambria Math"/>
                </w:rPr>
                <m:t>t</m:t>
              </w:del>
            </m:r>
          </m:sub>
        </m:sSub>
        <m:r>
          <w:del w:id="1149" w:author="wei ganchao" w:date="2022-01-13T18:35:00Z">
            <w:rPr>
              <w:rFonts w:ascii="Cambria Math" w:hAnsi="Cambria Math"/>
            </w:rPr>
            <m:t>=</m:t>
          </w:del>
        </m:r>
        <m:sSup>
          <m:sSupPr>
            <m:ctrlPr>
              <w:del w:id="1150" w:author="wei ganchao" w:date="2022-01-13T18:35:00Z">
                <w:rPr>
                  <w:rFonts w:ascii="Cambria Math" w:hAnsi="Cambria Math"/>
                  <w:i/>
                </w:rPr>
              </w:del>
            </m:ctrlPr>
          </m:sSupPr>
          <m:e>
            <m:d>
              <m:dPr>
                <m:ctrlPr>
                  <w:del w:id="1151" w:author="wei ganchao" w:date="2022-01-13T18:35:00Z">
                    <w:rPr>
                      <w:rFonts w:ascii="Cambria Math" w:hAnsi="Cambria Math"/>
                      <w:i/>
                    </w:rPr>
                  </w:del>
                </m:ctrlPr>
              </m:dPr>
              <m:e>
                <m:sSub>
                  <m:sSubPr>
                    <m:ctrlPr>
                      <w:del w:id="1152" w:author="wei ganchao" w:date="2022-01-13T18:35:00Z">
                        <w:rPr>
                          <w:rFonts w:ascii="Cambria Math" w:hAnsi="Cambria Math"/>
                          <w:i/>
                        </w:rPr>
                      </w:del>
                    </m:ctrlPr>
                  </m:sSubPr>
                  <m:e>
                    <m:r>
                      <w:del w:id="1153" w:author="wei ganchao" w:date="2022-01-13T18:35:00Z">
                        <m:rPr>
                          <m:sty m:val="bi"/>
                        </m:rPr>
                        <w:rPr>
                          <w:rFonts w:ascii="Cambria Math" w:hAnsi="Cambria Math"/>
                        </w:rPr>
                        <m:t>g</m:t>
                      </w:del>
                    </m:r>
                  </m:e>
                  <m:sub>
                    <m:r>
                      <w:del w:id="1154" w:author="wei ganchao" w:date="2022-01-13T18:35:00Z">
                        <w:rPr>
                          <w:rFonts w:ascii="Cambria Math" w:hAnsi="Cambria Math"/>
                        </w:rPr>
                        <m:t>1t</m:t>
                      </w:del>
                    </m:r>
                  </m:sub>
                </m:sSub>
                <m:r>
                  <w:del w:id="1155" w:author="wei ganchao" w:date="2022-01-13T18:35:00Z">
                    <w:rPr>
                      <w:rFonts w:ascii="Cambria Math" w:hAnsi="Cambria Math"/>
                    </w:rPr>
                    <m:t>,…,</m:t>
                  </w:del>
                </m:r>
                <m:sSub>
                  <m:sSubPr>
                    <m:ctrlPr>
                      <w:del w:id="1156" w:author="wei ganchao" w:date="2022-01-13T18:35:00Z">
                        <w:rPr>
                          <w:rFonts w:ascii="Cambria Math" w:hAnsi="Cambria Math"/>
                          <w:i/>
                        </w:rPr>
                      </w:del>
                    </m:ctrlPr>
                  </m:sSubPr>
                  <m:e>
                    <m:r>
                      <w:del w:id="1157" w:author="wei ganchao" w:date="2022-01-13T18:35:00Z">
                        <m:rPr>
                          <m:sty m:val="bi"/>
                        </m:rPr>
                        <w:rPr>
                          <w:rFonts w:ascii="Cambria Math" w:hAnsi="Cambria Math"/>
                        </w:rPr>
                        <m:t>g</m:t>
                      </w:del>
                    </m:r>
                  </m:e>
                  <m:sub>
                    <m:r>
                      <w:del w:id="1158" w:author="wei ganchao" w:date="2022-01-13T18:35:00Z">
                        <w:rPr>
                          <w:rFonts w:ascii="Cambria Math" w:hAnsi="Cambria Math"/>
                        </w:rPr>
                        <m:t>nt</m:t>
                      </w:del>
                    </m:r>
                  </m:sub>
                </m:sSub>
              </m:e>
            </m:d>
          </m:e>
          <m:sup>
            <m:r>
              <w:del w:id="1159" w:author="wei ganchao" w:date="2022-01-13T18:35:00Z">
                <w:rPr>
                  <w:rFonts w:ascii="Cambria Math" w:hAnsi="Cambria Math"/>
                </w:rPr>
                <m:t>'</m:t>
              </w:del>
            </m:r>
          </m:sup>
        </m:sSup>
      </m:oMath>
      <w:del w:id="1160" w:author="wei ganchao" w:date="2022-01-13T18:35:00Z">
        <w:r w:rsidDel="00940C2D">
          <w:delText>.</w:delText>
        </w:r>
      </w:del>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4B24EFC3"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w:moveFromRangeStart w:id="1161" w:author="wei ganchao" w:date="2022-01-13T18:36:00Z" w:name="move92991394"/>
        <m:oMath>
          <m:f>
            <m:fPr>
              <m:ctrlPr>
                <w:rPr>
                  <w:rFonts w:ascii="Cambria Math" w:hAnsi="Cambria Math"/>
                  <w:i/>
                </w:rPr>
              </m:ctrlPr>
            </m:fPr>
            <m:num>
              <m:sSup>
                <m:sSupPr>
                  <m:ctrlPr>
                    <w:rPr>
                      <w:rFonts w:ascii="Cambria Math" w:hAnsi="Cambria Math"/>
                      <w:i/>
                    </w:rPr>
                  </m:ctrlPr>
                </m:sSupPr>
                <m:e>
                  <w:moveFrom w:id="1162" w:author="wei ganchao" w:date="2022-01-13T18:36:00Z">
                    <m:r>
                      <w:rPr>
                        <w:rFonts w:ascii="Cambria Math" w:hAnsi="Cambria Math"/>
                      </w:rPr>
                      <m:t>∂</m:t>
                    </m:r>
                  </w:moveFrom>
                </m:e>
                <m:sup>
                  <w:moveFrom w:id="1163" w:author="wei ganchao" w:date="2022-01-13T18:36:00Z">
                    <m:r>
                      <w:rPr>
                        <w:rFonts w:ascii="Cambria Math" w:hAnsi="Cambria Math"/>
                      </w:rPr>
                      <m:t>2</m:t>
                    </m:r>
                  </w:moveFrom>
                </m:sup>
              </m:sSup>
              <m:sSub>
                <m:sSubPr>
                  <m:ctrlPr>
                    <w:rPr>
                      <w:rFonts w:ascii="Cambria Math" w:hAnsi="Cambria Math"/>
                      <w:i/>
                    </w:rPr>
                  </m:ctrlPr>
                </m:sSubPr>
                <m:e>
                  <w:moveFrom w:id="1164" w:author="wei ganchao" w:date="2022-01-13T18:36:00Z">
                    <m:r>
                      <w:rPr>
                        <w:rFonts w:ascii="Cambria Math" w:hAnsi="Cambria Math"/>
                      </w:rPr>
                      <m:t>l</m:t>
                    </m:r>
                  </w:moveFrom>
                </m:e>
                <m:sub>
                  <w:moveFrom w:id="1165" w:author="wei ganchao" w:date="2022-01-13T18:36:00Z">
                    <m:r>
                      <w:rPr>
                        <w:rFonts w:ascii="Cambria Math" w:hAnsi="Cambria Math"/>
                      </w:rPr>
                      <m:t>t</m:t>
                    </m:r>
                  </w:moveFrom>
                </m:sub>
              </m:sSub>
            </m:num>
            <m:den>
              <w:moveFrom w:id="1166" w:author="wei ganchao" w:date="2022-01-13T18:36:00Z">
                <m:r>
                  <w:rPr>
                    <w:rFonts w:ascii="Cambria Math" w:hAnsi="Cambria Math"/>
                  </w:rPr>
                  <m:t>∂</m:t>
                </m:r>
              </w:moveFrom>
              <m:sSub>
                <m:sSubPr>
                  <m:ctrlPr>
                    <w:rPr>
                      <w:rFonts w:ascii="Cambria Math" w:hAnsi="Cambria Math"/>
                      <w:i/>
                    </w:rPr>
                  </m:ctrlPr>
                </m:sSubPr>
                <m:e>
                  <w:moveFrom w:id="1167" w:author="wei ganchao" w:date="2022-01-13T18:36:00Z">
                    <m:r>
                      <m:rPr>
                        <m:sty m:val="bi"/>
                      </m:rPr>
                      <w:rPr>
                        <w:rFonts w:ascii="Cambria Math" w:hAnsi="Cambria Math"/>
                      </w:rPr>
                      <m:t>θ</m:t>
                    </m:r>
                  </w:moveFrom>
                </m:e>
                <m:sub>
                  <w:moveFrom w:id="1168" w:author="wei ganchao" w:date="2022-01-13T18:36:00Z">
                    <m:r>
                      <w:rPr>
                        <w:rFonts w:ascii="Cambria Math" w:hAnsi="Cambria Math"/>
                      </w:rPr>
                      <m:t>t</m:t>
                    </m:r>
                  </w:moveFrom>
                </m:sub>
              </m:sSub>
              <w:moveFrom w:id="1169" w:author="wei ganchao" w:date="2022-01-13T18:36:00Z">
                <m:r>
                  <w:rPr>
                    <w:rFonts w:ascii="Cambria Math" w:hAnsi="Cambria Math"/>
                  </w:rPr>
                  <m:t>∂</m:t>
                </m:r>
              </w:moveFrom>
              <m:sSubSup>
                <m:sSubSupPr>
                  <m:ctrlPr>
                    <w:rPr>
                      <w:rFonts w:ascii="Cambria Math" w:hAnsi="Cambria Math"/>
                      <w:b/>
                      <w:bCs/>
                      <w:i/>
                    </w:rPr>
                  </m:ctrlPr>
                </m:sSubSupPr>
                <m:e>
                  <w:moveFrom w:id="1170" w:author="wei ganchao" w:date="2022-01-13T18:36:00Z">
                    <m:r>
                      <m:rPr>
                        <m:sty m:val="bi"/>
                      </m:rPr>
                      <w:rPr>
                        <w:rFonts w:ascii="Cambria Math" w:hAnsi="Cambria Math"/>
                      </w:rPr>
                      <m:t>θ</m:t>
                    </m:r>
                  </w:moveFrom>
                </m:e>
                <m:sub>
                  <w:moveFrom w:id="1171" w:author="wei ganchao" w:date="2022-01-13T18:36:00Z">
                    <m:r>
                      <w:rPr>
                        <w:rFonts w:ascii="Cambria Math" w:hAnsi="Cambria Math"/>
                      </w:rPr>
                      <m:t>t</m:t>
                    </m:r>
                  </w:moveFrom>
                  <m:ctrlPr>
                    <w:rPr>
                      <w:rFonts w:ascii="Cambria Math" w:hAnsi="Cambria Math"/>
                      <w:i/>
                    </w:rPr>
                  </m:ctrlPr>
                </m:sub>
                <m:sup>
                  <w:moveFrom w:id="1172" w:author="wei ganchao" w:date="2022-01-13T18:36:00Z">
                    <m:r>
                      <m:rPr>
                        <m:sty m:val="bi"/>
                      </m:rPr>
                      <w:rPr>
                        <w:rFonts w:ascii="Cambria Math" w:hAnsi="Cambria Math"/>
                      </w:rPr>
                      <m:t>'</m:t>
                    </m:r>
                  </w:moveFrom>
                </m:sup>
              </m:sSubSup>
            </m:den>
          </m:f>
          <w:moveFrom w:id="1173" w:author="wei ganchao" w:date="2022-01-13T18:36:00Z">
            <m:r>
              <w:rPr>
                <w:rFonts w:ascii="Cambria Math" w:hAnsi="Cambria Math"/>
              </w:rPr>
              <m:t>=-</m:t>
            </m:r>
          </w:moveFrom>
          <m:nary>
            <m:naryPr>
              <m:chr m:val="∑"/>
              <m:limLoc m:val="undOvr"/>
              <m:ctrlPr>
                <w:rPr>
                  <w:rFonts w:ascii="Cambria Math" w:hAnsi="Cambria Math"/>
                  <w:i/>
                </w:rPr>
              </m:ctrlPr>
            </m:naryPr>
            <m:sub>
              <w:moveFrom w:id="1174" w:author="wei ganchao" w:date="2022-01-13T18:36:00Z">
                <m:r>
                  <w:rPr>
                    <w:rFonts w:ascii="Cambria Math" w:hAnsi="Cambria Math"/>
                  </w:rPr>
                  <m:t>i=1</m:t>
                </m:r>
              </w:moveFrom>
            </m:sub>
            <m:sup>
              <w:moveFrom w:id="1175" w:author="wei ganchao" w:date="2022-01-13T18:36:00Z">
                <m:r>
                  <w:rPr>
                    <w:rFonts w:ascii="Cambria Math" w:hAnsi="Cambria Math"/>
                  </w:rPr>
                  <m:t>n</m:t>
                </m:r>
              </w:moveFrom>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From w:id="1176" w:author="wei ganchao" w:date="2022-01-13T18:36:00Z">
                              <m:r>
                                <m:rPr>
                                  <m:sty m:val="bi"/>
                                </m:rPr>
                                <w:rPr>
                                  <w:rFonts w:ascii="Cambria Math" w:hAnsi="Cambria Math"/>
                                </w:rPr>
                                <m:t>A</m:t>
                              </m:r>
                            </w:moveFrom>
                          </m:e>
                          <m:sub>
                            <w:moveFrom w:id="1177" w:author="wei ganchao" w:date="2022-01-13T18:36:00Z">
                              <m:r>
                                <w:rPr>
                                  <w:rFonts w:ascii="Cambria Math" w:hAnsi="Cambria Math"/>
                                </w:rPr>
                                <m:t>it</m:t>
                              </m:r>
                            </w:moveFrom>
                          </m:sub>
                        </m:sSub>
                      </m:e>
                      <m:e>
                        <m:sSub>
                          <m:sSubPr>
                            <m:ctrlPr>
                              <w:rPr>
                                <w:rFonts w:ascii="Cambria Math" w:hAnsi="Cambria Math"/>
                                <w:i/>
                              </w:rPr>
                            </m:ctrlPr>
                          </m:sSubPr>
                          <m:e>
                            <w:moveFrom w:id="1178" w:author="wei ganchao" w:date="2022-01-13T18:36:00Z">
                              <m:r>
                                <m:rPr>
                                  <m:sty m:val="bi"/>
                                </m:rPr>
                                <w:rPr>
                                  <w:rFonts w:ascii="Cambria Math" w:hAnsi="Cambria Math"/>
                                </w:rPr>
                                <m:t>B</m:t>
                              </m:r>
                            </w:moveFrom>
                          </m:e>
                          <m:sub>
                            <w:moveFrom w:id="1179" w:author="wei ganchao" w:date="2022-01-13T18:36:00Z">
                              <m:r>
                                <w:rPr>
                                  <w:rFonts w:ascii="Cambria Math" w:hAnsi="Cambria Math"/>
                                </w:rPr>
                                <m:t>it</m:t>
                              </m:r>
                            </w:moveFrom>
                          </m:sub>
                        </m:sSub>
                      </m:e>
                    </m:mr>
                    <m:mr>
                      <m:e>
                        <m:sSubSup>
                          <m:sSubSupPr>
                            <m:ctrlPr>
                              <w:rPr>
                                <w:rFonts w:ascii="Cambria Math" w:hAnsi="Cambria Math"/>
                                <w:i/>
                              </w:rPr>
                            </m:ctrlPr>
                          </m:sSubSupPr>
                          <m:e>
                            <w:moveFrom w:id="1180" w:author="wei ganchao" w:date="2022-01-13T18:36:00Z">
                              <m:r>
                                <m:rPr>
                                  <m:sty m:val="bi"/>
                                </m:rPr>
                                <w:rPr>
                                  <w:rFonts w:ascii="Cambria Math" w:hAnsi="Cambria Math"/>
                                </w:rPr>
                                <m:t>B</m:t>
                              </m:r>
                            </w:moveFrom>
                          </m:e>
                          <m:sub>
                            <w:moveFrom w:id="1181" w:author="wei ganchao" w:date="2022-01-13T18:36:00Z">
                              <m:r>
                                <w:rPr>
                                  <w:rFonts w:ascii="Cambria Math" w:hAnsi="Cambria Math"/>
                                </w:rPr>
                                <m:t>it</m:t>
                              </m:r>
                            </w:moveFrom>
                          </m:sub>
                          <m:sup>
                            <w:moveFrom w:id="1182" w:author="wei ganchao" w:date="2022-01-13T18:36:00Z">
                              <m:r>
                                <w:rPr>
                                  <w:rFonts w:ascii="Cambria Math" w:hAnsi="Cambria Math"/>
                                </w:rPr>
                                <m:t>'</m:t>
                              </m:r>
                            </w:moveFrom>
                          </m:sup>
                        </m:sSubSup>
                      </m:e>
                      <m:e>
                        <m:sSub>
                          <m:sSubPr>
                            <m:ctrlPr>
                              <w:rPr>
                                <w:rFonts w:ascii="Cambria Math" w:hAnsi="Cambria Math"/>
                                <w:i/>
                              </w:rPr>
                            </m:ctrlPr>
                          </m:sSubPr>
                          <m:e>
                            <w:moveFrom w:id="1183" w:author="wei ganchao" w:date="2022-01-13T18:36:00Z">
                              <m:r>
                                <m:rPr>
                                  <m:sty m:val="bi"/>
                                </m:rPr>
                                <w:rPr>
                                  <w:rFonts w:ascii="Cambria Math" w:hAnsi="Cambria Math"/>
                                </w:rPr>
                                <m:t>C</m:t>
                              </m:r>
                            </w:moveFrom>
                          </m:e>
                          <m:sub>
                            <w:moveFrom w:id="1184" w:author="wei ganchao" w:date="2022-01-13T18:36:00Z">
                              <m:r>
                                <w:rPr>
                                  <w:rFonts w:ascii="Cambria Math" w:hAnsi="Cambria Math"/>
                                </w:rPr>
                                <m:t>it</m:t>
                              </m:r>
                            </w:moveFrom>
                          </m:sub>
                        </m:sSub>
                      </m:e>
                    </m:mr>
                  </m:m>
                </m:e>
              </m:d>
            </m:e>
          </m:nary>
        </m:oMath>
      </m:oMathPara>
      <w:moveFromRangeEnd w:id="1161"/>
    </w:p>
    <w:p w14:paraId="4A8F9A73" w14:textId="6F49AF0A" w:rsidR="00BF3887" w:rsidRDefault="006614C7" w:rsidP="00D3079B">
      <w:pPr>
        <w:rPr>
          <w:ins w:id="1185" w:author="wei ganchao" w:date="2022-01-13T18:36:00Z"/>
        </w:rPr>
      </w:pPr>
      <w:r>
        <w:lastRenderedPageBreak/>
        <w:t xml:space="preserve">, </w:t>
      </w:r>
      <w:proofErr w:type="gramStart"/>
      <w:r>
        <w:t>where</w:t>
      </w:r>
      <w:proofErr w:type="gramEnd"/>
    </w:p>
    <w:p w14:paraId="78CCF8AF" w14:textId="0D69C8AA" w:rsidR="00940C2D" w:rsidRDefault="007A602D" w:rsidP="00D3079B">
      <w:moveTo w:id="1186" w:author="wei ganchao" w:date="2022-01-13T18:36:00Z">
        <w:moveToRangeStart w:id="1187" w:author="wei ganchao" w:date="2022-01-13T18:36:00Z" w:name="move92991394"/>
        <m:oMathPara>
          <m:oMath>
            <m:f>
              <m:fPr>
                <m:ctrlPr>
                  <w:rPr>
                    <w:rFonts w:ascii="Cambria Math" w:hAnsi="Cambria Math"/>
                    <w:i/>
                  </w:rPr>
                </m:ctrlPr>
              </m:fPr>
              <m:num>
                <m:sSup>
                  <m:sSupPr>
                    <m:ctrlPr>
                      <w:rPr>
                        <w:rFonts w:ascii="Cambria Math" w:hAnsi="Cambria Math"/>
                        <w:i/>
                      </w:rPr>
                    </m:ctrlPr>
                  </m:sSupPr>
                  <m:e>
                    <w:moveTo w:id="1188" w:author="wei ganchao" w:date="2022-01-13T18:36:00Z">
                      <m:r>
                        <w:rPr>
                          <w:rFonts w:ascii="Cambria Math" w:hAnsi="Cambria Math"/>
                        </w:rPr>
                        <m:t>∂</m:t>
                      </m:r>
                    </w:moveTo>
                  </m:e>
                  <m:sup>
                    <w:moveTo w:id="1189" w:author="wei ganchao" w:date="2022-01-13T18:36:00Z">
                      <m:r>
                        <w:rPr>
                          <w:rFonts w:ascii="Cambria Math" w:hAnsi="Cambria Math"/>
                        </w:rPr>
                        <m:t>2</m:t>
                      </m:r>
                    </w:moveTo>
                  </m:sup>
                </m:sSup>
                <m:sSub>
                  <m:sSubPr>
                    <m:ctrlPr>
                      <w:rPr>
                        <w:rFonts w:ascii="Cambria Math" w:hAnsi="Cambria Math"/>
                        <w:i/>
                      </w:rPr>
                    </m:ctrlPr>
                  </m:sSubPr>
                  <m:e>
                    <w:moveTo w:id="1190" w:author="wei ganchao" w:date="2022-01-13T18:36:00Z">
                      <m:r>
                        <w:rPr>
                          <w:rFonts w:ascii="Cambria Math" w:hAnsi="Cambria Math"/>
                        </w:rPr>
                        <m:t>l</m:t>
                      </m:r>
                    </w:moveTo>
                  </m:e>
                  <m:sub>
                    <w:moveTo w:id="1191" w:author="wei ganchao" w:date="2022-01-13T18:36:00Z">
                      <m:r>
                        <w:rPr>
                          <w:rFonts w:ascii="Cambria Math" w:hAnsi="Cambria Math"/>
                        </w:rPr>
                        <m:t>t</m:t>
                      </m:r>
                    </w:moveTo>
                  </m:sub>
                </m:sSub>
                <w:moveTo w:id="1192" w:author="wei ganchao" w:date="2022-01-13T18:36:00Z"/>
              </m:num>
              <m:den>
                <w:moveTo w:id="1193" w:author="wei ganchao" w:date="2022-01-13T18:36:00Z">
                  <m:r>
                    <w:rPr>
                      <w:rFonts w:ascii="Cambria Math" w:hAnsi="Cambria Math"/>
                    </w:rPr>
                    <m:t>∂</m:t>
                  </m:r>
                </w:moveTo>
                <m:sSub>
                  <m:sSubPr>
                    <m:ctrlPr>
                      <w:rPr>
                        <w:rFonts w:ascii="Cambria Math" w:hAnsi="Cambria Math"/>
                        <w:i/>
                      </w:rPr>
                    </m:ctrlPr>
                  </m:sSubPr>
                  <m:e>
                    <w:moveTo w:id="1194" w:author="wei ganchao" w:date="2022-01-13T18:36:00Z">
                      <m:r>
                        <m:rPr>
                          <m:sty m:val="bi"/>
                        </m:rPr>
                        <w:rPr>
                          <w:rFonts w:ascii="Cambria Math" w:hAnsi="Cambria Math"/>
                        </w:rPr>
                        <m:t>θ</m:t>
                      </m:r>
                    </w:moveTo>
                  </m:e>
                  <m:sub>
                    <w:moveTo w:id="1195" w:author="wei ganchao" w:date="2022-01-13T18:36:00Z">
                      <m:r>
                        <w:rPr>
                          <w:rFonts w:ascii="Cambria Math" w:hAnsi="Cambria Math"/>
                        </w:rPr>
                        <m:t>t</m:t>
                      </m:r>
                    </w:moveTo>
                  </m:sub>
                </m:sSub>
                <w:moveTo w:id="1196" w:author="wei ganchao" w:date="2022-01-13T18:36:00Z">
                  <m:r>
                    <w:rPr>
                      <w:rFonts w:ascii="Cambria Math" w:hAnsi="Cambria Math"/>
                    </w:rPr>
                    <m:t>∂</m:t>
                  </m:r>
                </w:moveTo>
                <m:sSubSup>
                  <m:sSubSupPr>
                    <m:ctrlPr>
                      <w:rPr>
                        <w:rFonts w:ascii="Cambria Math" w:hAnsi="Cambria Math"/>
                        <w:b/>
                        <w:bCs/>
                        <w:i/>
                      </w:rPr>
                    </m:ctrlPr>
                  </m:sSubSupPr>
                  <m:e>
                    <w:moveTo w:id="1197" w:author="wei ganchao" w:date="2022-01-13T18:36:00Z">
                      <m:r>
                        <m:rPr>
                          <m:sty m:val="bi"/>
                        </m:rPr>
                        <w:rPr>
                          <w:rFonts w:ascii="Cambria Math" w:hAnsi="Cambria Math"/>
                        </w:rPr>
                        <m:t>θ</m:t>
                      </m:r>
                    </w:moveTo>
                  </m:e>
                  <m:sub>
                    <w:moveTo w:id="1198" w:author="wei ganchao" w:date="2022-01-13T18:36:00Z">
                      <m:r>
                        <w:rPr>
                          <w:rFonts w:ascii="Cambria Math" w:hAnsi="Cambria Math"/>
                        </w:rPr>
                        <m:t>t</m:t>
                      </m:r>
                    </w:moveTo>
                    <m:ctrlPr>
                      <w:rPr>
                        <w:rFonts w:ascii="Cambria Math" w:hAnsi="Cambria Math"/>
                        <w:i/>
                      </w:rPr>
                    </m:ctrlPr>
                  </m:sub>
                  <m:sup>
                    <w:moveTo w:id="1199" w:author="wei ganchao" w:date="2022-01-13T18:36:00Z">
                      <m:r>
                        <m:rPr>
                          <m:sty m:val="bi"/>
                        </m:rPr>
                        <w:rPr>
                          <w:rFonts w:ascii="Cambria Math" w:hAnsi="Cambria Math"/>
                        </w:rPr>
                        <m:t>'</m:t>
                      </m:r>
                    </w:moveTo>
                  </m:sup>
                </m:sSubSup>
                <w:moveTo w:id="1200" w:author="wei ganchao" w:date="2022-01-13T18:36:00Z"/>
              </m:den>
            </m:f>
            <w:moveTo w:id="1201" w:author="wei ganchao" w:date="2022-01-13T18:36:00Z">
              <m:r>
                <w:rPr>
                  <w:rFonts w:ascii="Cambria Math" w:hAnsi="Cambria Math"/>
                </w:rPr>
                <m:t>=-</m:t>
              </m:r>
            </w:moveTo>
            <m:nary>
              <m:naryPr>
                <m:chr m:val="∑"/>
                <m:limLoc m:val="undOvr"/>
                <m:ctrlPr>
                  <w:rPr>
                    <w:rFonts w:ascii="Cambria Math" w:hAnsi="Cambria Math"/>
                    <w:i/>
                  </w:rPr>
                </m:ctrlPr>
              </m:naryPr>
              <m:sub>
                <w:moveTo w:id="1202" w:author="wei ganchao" w:date="2022-01-13T18:36:00Z">
                  <m:r>
                    <w:rPr>
                      <w:rFonts w:ascii="Cambria Math" w:hAnsi="Cambria Math"/>
                    </w:rPr>
                    <m:t>i=1</m:t>
                  </m:r>
                </w:moveTo>
              </m:sub>
              <m:sup>
                <w:moveTo w:id="1203" w:author="wei ganchao" w:date="2022-01-13T18:36:00Z">
                  <m:r>
                    <w:rPr>
                      <w:rFonts w:ascii="Cambria Math" w:hAnsi="Cambria Math"/>
                    </w:rPr>
                    <m:t>n</m:t>
                  </m:r>
                </w:moveTo>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To w:id="1204" w:author="wei ganchao" w:date="2022-01-13T18:36:00Z">
                                <m:r>
                                  <m:rPr>
                                    <m:sty m:val="bi"/>
                                  </m:rPr>
                                  <w:rPr>
                                    <w:rFonts w:ascii="Cambria Math" w:hAnsi="Cambria Math"/>
                                  </w:rPr>
                                  <m:t>A</m:t>
                                </m:r>
                              </w:moveTo>
                            </m:e>
                            <m:sub>
                              <w:moveTo w:id="1205" w:author="wei ganchao" w:date="2022-01-13T18:36:00Z">
                                <m:r>
                                  <w:rPr>
                                    <w:rFonts w:ascii="Cambria Math" w:hAnsi="Cambria Math"/>
                                  </w:rPr>
                                  <m:t>it</m:t>
                                </m:r>
                              </w:moveTo>
                            </m:sub>
                          </m:sSub>
                        </m:e>
                        <m:e>
                          <m:sSub>
                            <m:sSubPr>
                              <m:ctrlPr>
                                <w:rPr>
                                  <w:rFonts w:ascii="Cambria Math" w:hAnsi="Cambria Math"/>
                                  <w:i/>
                                </w:rPr>
                              </m:ctrlPr>
                            </m:sSubPr>
                            <m:e>
                              <w:moveTo w:id="1206" w:author="wei ganchao" w:date="2022-01-13T18:36:00Z">
                                <m:r>
                                  <m:rPr>
                                    <m:sty m:val="bi"/>
                                  </m:rPr>
                                  <w:rPr>
                                    <w:rFonts w:ascii="Cambria Math" w:hAnsi="Cambria Math"/>
                                  </w:rPr>
                                  <m:t>B</m:t>
                                </m:r>
                              </w:moveTo>
                            </m:e>
                            <m:sub>
                              <w:moveTo w:id="1207" w:author="wei ganchao" w:date="2022-01-13T18:36:00Z">
                                <m:r>
                                  <w:rPr>
                                    <w:rFonts w:ascii="Cambria Math" w:hAnsi="Cambria Math"/>
                                  </w:rPr>
                                  <m:t>it</m:t>
                                </m:r>
                              </w:moveTo>
                            </m:sub>
                          </m:sSub>
                        </m:e>
                      </m:mr>
                      <m:mr>
                        <m:e>
                          <m:sSubSup>
                            <m:sSubSupPr>
                              <m:ctrlPr>
                                <w:rPr>
                                  <w:rFonts w:ascii="Cambria Math" w:hAnsi="Cambria Math"/>
                                  <w:i/>
                                </w:rPr>
                              </m:ctrlPr>
                            </m:sSubSupPr>
                            <m:e>
                              <w:moveTo w:id="1208" w:author="wei ganchao" w:date="2022-01-13T18:36:00Z">
                                <m:r>
                                  <m:rPr>
                                    <m:sty m:val="bi"/>
                                  </m:rPr>
                                  <w:rPr>
                                    <w:rFonts w:ascii="Cambria Math" w:hAnsi="Cambria Math"/>
                                  </w:rPr>
                                  <m:t>B</m:t>
                                </m:r>
                              </w:moveTo>
                            </m:e>
                            <m:sub>
                              <w:moveTo w:id="1209" w:author="wei ganchao" w:date="2022-01-13T18:36:00Z">
                                <m:r>
                                  <w:rPr>
                                    <w:rFonts w:ascii="Cambria Math" w:hAnsi="Cambria Math"/>
                                  </w:rPr>
                                  <m:t>it</m:t>
                                </m:r>
                              </w:moveTo>
                            </m:sub>
                            <m:sup>
                              <w:moveTo w:id="1210" w:author="wei ganchao" w:date="2022-01-13T18:36:00Z">
                                <m:r>
                                  <w:rPr>
                                    <w:rFonts w:ascii="Cambria Math" w:hAnsi="Cambria Math"/>
                                  </w:rPr>
                                  <m:t>'</m:t>
                                </m:r>
                              </w:moveTo>
                            </m:sup>
                          </m:sSubSup>
                        </m:e>
                        <m:e>
                          <m:sSub>
                            <m:sSubPr>
                              <m:ctrlPr>
                                <w:rPr>
                                  <w:rFonts w:ascii="Cambria Math" w:hAnsi="Cambria Math"/>
                                  <w:i/>
                                </w:rPr>
                              </m:ctrlPr>
                            </m:sSubPr>
                            <m:e>
                              <w:moveTo w:id="1211" w:author="wei ganchao" w:date="2022-01-13T18:36:00Z">
                                <m:r>
                                  <m:rPr>
                                    <m:sty m:val="bi"/>
                                  </m:rPr>
                                  <w:rPr>
                                    <w:rFonts w:ascii="Cambria Math" w:hAnsi="Cambria Math"/>
                                  </w:rPr>
                                  <m:t>C</m:t>
                                </m:r>
                              </w:moveTo>
                            </m:e>
                            <m:sub>
                              <w:moveTo w:id="1212" w:author="wei ganchao" w:date="2022-01-13T18:36:00Z">
                                <m:r>
                                  <w:rPr>
                                    <w:rFonts w:ascii="Cambria Math" w:hAnsi="Cambria Math"/>
                                  </w:rPr>
                                  <m:t>it</m:t>
                                </m:r>
                              </w:moveTo>
                            </m:sub>
                          </m:sSub>
                        </m:e>
                      </m:mr>
                    </m:m>
                  </m:e>
                </m:d>
              </m:e>
            </m:nary>
          </m:oMath>
        </m:oMathPara>
        <w:moveToRangeEnd w:id="1187"/>
      </w:moveTo>
    </w:p>
    <w:p w14:paraId="3FA1783A" w14:textId="21A464DD" w:rsidR="006614C7" w:rsidRDefault="007A602D"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62DDBB00" w:rsidR="00ED7060" w:rsidRPr="00C63DA0" w:rsidRDefault="00ED7060">
      <w:pPr>
        <w:jc w:val="left"/>
        <w:rPr>
          <w:iCs/>
        </w:rPr>
        <w:pPrChange w:id="1213" w:author="wei ganchao" w:date="2022-01-13T18:36:00Z">
          <w:pPr/>
        </w:pPrChange>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del w:id="1214" w:author="wei ganchao" w:date="2022-01-13T18:36:00Z">
        <w:r w:rsidDel="004D3B38">
          <w:delText xml:space="preserve"> Because of the factorial, the “outliers” are common.</w:delText>
        </w:r>
      </w:del>
      <w:r w:rsidR="00C63DA0">
        <w:t xml:space="preserve"> To ensure the robustness, do </w:t>
      </w:r>
      <w:r w:rsidR="00480942">
        <w:t xml:space="preserve">Fisher </w:t>
      </w:r>
      <w:r w:rsidR="00C63DA0">
        <w:t>scoring, i.e. replac</w:t>
      </w:r>
      <w:r w:rsidR="00936F8F">
        <w:t>e</w:t>
      </w:r>
      <w:r w:rsidR="00C63DA0">
        <w:t xml:space="preserve"> the observed 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ins w:id="1215" w:author="wei ganchao" w:date="2022-01-13T18:36:00Z">
        <w:r w:rsidR="004D3B38">
          <w:t>,</w:t>
        </w:r>
      </w:ins>
      <w:del w:id="1216" w:author="wei ganchao" w:date="2022-01-13T18:36:00Z">
        <w:r w:rsidR="00C63DA0" w:rsidDel="004D3B38">
          <w:delText>,</w:delText>
        </w:r>
      </w:del>
      <w:r w:rsidR="00C63DA0">
        <w:t xml:space="preserve"> so that </w:t>
      </w:r>
      <w:del w:id="1217" w:author="wei ganchao" w:date="2022-01-13T18:36:00Z">
        <w:r w:rsidR="00C63DA0" w:rsidRPr="00C63DA0" w:rsidDel="004D3B38">
          <w:rPr>
            <w:rFonts w:ascii="Cambria Math" w:hAnsi="Cambria Math"/>
            <w:i/>
          </w:rPr>
          <w:br/>
        </w:r>
      </w:del>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4BEEF2BA" w:rsidR="00583AB8" w:rsidRPr="001D2909" w:rsidDel="00FF27D1" w:rsidRDefault="00583AB8">
      <w:pPr>
        <w:pStyle w:val="Heading2"/>
        <w:rPr>
          <w:del w:id="1218" w:author="wei ganchao" w:date="2022-01-13T18:16:00Z"/>
          <w:color w:val="auto"/>
        </w:rPr>
      </w:pPr>
      <w:del w:id="1219" w:author="wei ganchao" w:date="2022-01-13T18:16:00Z">
        <w:r w:rsidDel="00FF27D1">
          <w:rPr>
            <w:color w:val="auto"/>
          </w:rPr>
          <w:delText>Quantifying Uncertainties</w:delText>
        </w:r>
      </w:del>
    </w:p>
    <w:p w14:paraId="27D881DF" w14:textId="00E63763" w:rsidR="00F6320F" w:rsidDel="00FF27D1" w:rsidRDefault="00EE299E">
      <w:pPr>
        <w:keepNext/>
        <w:keepLines/>
        <w:spacing w:before="40"/>
        <w:outlineLvl w:val="1"/>
        <w:rPr>
          <w:del w:id="1220" w:author="wei ganchao" w:date="2022-01-13T18:16:00Z"/>
        </w:rPr>
        <w:pPrChange w:id="1221" w:author="wei ganchao" w:date="2022-01-13T18:16:00Z">
          <w:pPr/>
        </w:pPrChange>
      </w:pPr>
      <w:del w:id="1222" w:author="wei ganchao" w:date="2022-01-13T18:16:00Z">
        <w:r w:rsidDel="00FF27D1">
          <w:delText>After convergence, we have an approximation of the log-posterior</w:delText>
        </w:r>
        <w:r w:rsidR="00583AB8" w:rsidDel="00FF27D1">
          <w:delText xml:space="preserve"> </w:delText>
        </w:r>
      </w:del>
      <m:oMath>
        <m:r>
          <w:del w:id="1223" w:author="wei ganchao" w:date="2022-01-13T18:16:00Z">
            <w:rPr>
              <w:rFonts w:ascii="Cambria Math" w:hAnsi="Cambria Math"/>
            </w:rPr>
            <m:t>P</m:t>
          </w:del>
        </m:r>
        <m:d>
          <m:dPr>
            <m:ctrlPr>
              <w:del w:id="1224" w:author="wei ganchao" w:date="2022-01-13T18:16:00Z">
                <w:rPr>
                  <w:rFonts w:ascii="Cambria Math" w:hAnsi="Cambria Math"/>
                  <w:i/>
                </w:rPr>
              </w:del>
            </m:ctrlPr>
          </m:dPr>
          <m:e>
            <m:sSub>
              <m:sSubPr>
                <m:ctrlPr>
                  <w:del w:id="1225" w:author="wei ganchao" w:date="2022-01-13T18:16:00Z">
                    <w:rPr>
                      <w:rFonts w:ascii="Cambria Math" w:hAnsi="Cambria Math"/>
                      <w:i/>
                    </w:rPr>
                  </w:del>
                </m:ctrlPr>
              </m:sSubPr>
              <m:e>
                <m:r>
                  <w:del w:id="1226" w:author="wei ganchao" w:date="2022-01-13T18:16:00Z">
                    <m:rPr>
                      <m:sty m:val="bi"/>
                    </m:rPr>
                    <w:rPr>
                      <w:rFonts w:ascii="Cambria Math" w:hAnsi="Cambria Math"/>
                    </w:rPr>
                    <m:t>θ</m:t>
                  </w:del>
                </m:r>
              </m:e>
              <m:sub>
                <m:r>
                  <w:del w:id="1227" w:author="wei ganchao" w:date="2022-01-13T18:16:00Z">
                    <w:rPr>
                      <w:rFonts w:ascii="Cambria Math" w:hAnsi="Cambria Math"/>
                    </w:rPr>
                    <m:t>t</m:t>
                  </w:del>
                </m:r>
              </m:sub>
            </m:sSub>
          </m:e>
          <m:e>
            <m:r>
              <w:del w:id="1228" w:author="wei ganchao" w:date="2022-01-13T18:16:00Z">
                <m:rPr>
                  <m:sty m:val="bi"/>
                </m:rPr>
                <w:rPr>
                  <w:rFonts w:ascii="Cambria Math" w:hAnsi="Cambria Math"/>
                </w:rPr>
                <m:t>Y</m:t>
              </w:del>
            </m:r>
          </m:e>
        </m:d>
        <m:r>
          <w:del w:id="1229" w:author="wei ganchao" w:date="2022-01-13T18:16:00Z">
            <w:rPr>
              <w:rFonts w:ascii="Cambria Math" w:hAnsi="Cambria Math"/>
            </w:rPr>
            <m:t>≈N(</m:t>
          </w:del>
        </m:r>
        <m:sSub>
          <m:sSubPr>
            <m:ctrlPr>
              <w:del w:id="1230" w:author="wei ganchao" w:date="2022-01-13T18:16:00Z">
                <w:rPr>
                  <w:rFonts w:ascii="Cambria Math" w:hAnsi="Cambria Math"/>
                  <w:i/>
                </w:rPr>
              </w:del>
            </m:ctrlPr>
          </m:sSubPr>
          <m:e>
            <m:r>
              <w:del w:id="1231" w:author="wei ganchao" w:date="2022-01-13T18:16:00Z">
                <m:rPr>
                  <m:sty m:val="bi"/>
                </m:rPr>
                <w:rPr>
                  <w:rFonts w:ascii="Cambria Math" w:hAnsi="Cambria Math"/>
                </w:rPr>
                <m:t>θ</m:t>
              </w:del>
            </m:r>
          </m:e>
          <m:sub>
            <m:r>
              <w:del w:id="1232" w:author="wei ganchao" w:date="2022-01-13T18:16:00Z">
                <w:rPr>
                  <w:rFonts w:ascii="Cambria Math" w:hAnsi="Cambria Math"/>
                </w:rPr>
                <m:t>t</m:t>
              </w:del>
            </m:r>
          </m:sub>
        </m:sSub>
        <m:r>
          <w:del w:id="1233" w:author="wei ganchao" w:date="2022-01-13T18:16:00Z">
            <w:rPr>
              <w:rFonts w:ascii="Cambria Math" w:hAnsi="Cambria Math"/>
            </w:rPr>
            <m:t>|</m:t>
          </w:del>
        </m:r>
        <m:sSub>
          <m:sSubPr>
            <m:ctrlPr>
              <w:del w:id="1234" w:author="wei ganchao" w:date="2022-01-13T18:16:00Z">
                <w:rPr>
                  <w:rFonts w:ascii="Cambria Math" w:hAnsi="Cambria Math"/>
                  <w:i/>
                </w:rPr>
              </w:del>
            </m:ctrlPr>
          </m:sSubPr>
          <m:e>
            <m:r>
              <w:del w:id="1235" w:author="wei ganchao" w:date="2022-01-13T18:16:00Z">
                <m:rPr>
                  <m:sty m:val="bi"/>
                </m:rPr>
                <w:rPr>
                  <w:rFonts w:ascii="Cambria Math" w:hAnsi="Cambria Math"/>
                </w:rPr>
                <m:t>μ</m:t>
              </w:del>
            </m:r>
          </m:e>
          <m:sub>
            <m:r>
              <w:del w:id="1236" w:author="wei ganchao" w:date="2022-01-13T18:16:00Z">
                <w:rPr>
                  <w:rFonts w:ascii="Cambria Math" w:hAnsi="Cambria Math"/>
                </w:rPr>
                <m:t>t</m:t>
              </w:del>
            </m:r>
          </m:sub>
        </m:sSub>
        <m:r>
          <w:del w:id="1237" w:author="wei ganchao" w:date="2022-01-13T18:16:00Z">
            <w:rPr>
              <w:rFonts w:ascii="Cambria Math" w:hAnsi="Cambria Math"/>
            </w:rPr>
            <m:t>,</m:t>
          </w:del>
        </m:r>
        <m:sSub>
          <m:sSubPr>
            <m:ctrlPr>
              <w:del w:id="1238" w:author="wei ganchao" w:date="2022-01-13T18:16:00Z">
                <w:rPr>
                  <w:rFonts w:ascii="Cambria Math" w:hAnsi="Cambria Math"/>
                  <w:i/>
                </w:rPr>
              </w:del>
            </m:ctrlPr>
          </m:sSubPr>
          <m:e>
            <m:r>
              <w:del w:id="1239" w:author="wei ganchao" w:date="2022-01-13T18:16:00Z">
                <m:rPr>
                  <m:sty m:val="b"/>
                </m:rPr>
                <w:rPr>
                  <w:rFonts w:ascii="Cambria Math" w:hAnsi="Cambria Math"/>
                </w:rPr>
                <m:t>Σ</m:t>
              </w:del>
            </m:r>
          </m:e>
          <m:sub>
            <m:r>
              <w:del w:id="1240" w:author="wei ganchao" w:date="2022-01-13T18:16:00Z">
                <w:rPr>
                  <w:rFonts w:ascii="Cambria Math" w:hAnsi="Cambria Math"/>
                </w:rPr>
                <m:t>t</m:t>
              </w:del>
            </m:r>
          </m:sub>
        </m:sSub>
        <m:r>
          <w:del w:id="1241" w:author="wei ganchao" w:date="2022-01-13T18:16:00Z">
            <w:rPr>
              <w:rFonts w:ascii="Cambria Math" w:hAnsi="Cambria Math"/>
            </w:rPr>
            <m:t>)</m:t>
          </w:del>
        </m:r>
      </m:oMath>
      <w:del w:id="1242" w:author="wei ganchao" w:date="2022-01-13T18:16:00Z">
        <w:r w:rsidDel="00FF27D1">
          <w:delText xml:space="preserve">, and we can use this approximation to quantify the </w:delText>
        </w:r>
        <w:commentRangeStart w:id="1243"/>
        <w:r w:rsidDel="00FF27D1">
          <w:delText>state</w:delText>
        </w:r>
        <w:commentRangeEnd w:id="1243"/>
        <w:r w:rsidR="00A13D6F" w:rsidDel="00FF27D1">
          <w:rPr>
            <w:rStyle w:val="CommentReference"/>
          </w:rPr>
          <w:commentReference w:id="1243"/>
        </w:r>
        <w:r w:rsidDel="00FF27D1">
          <w:delText xml:space="preserve"> uncertainty as well as uncertainty about the </w:delText>
        </w:r>
        <w:r w:rsidR="00F6320F" w:rsidDel="00FF27D1">
          <w:delText xml:space="preserve">mean </w:delText>
        </w:r>
        <w:r w:rsidDel="00FF27D1">
          <w:delText>rate</w:delText>
        </w:r>
        <w:r w:rsidR="00F6320F" w:rsidDel="00FF27D1">
          <w:delText xml:space="preserve"> at each time</w:delText>
        </w:r>
        <w:r w:rsidR="00583AB8" w:rsidDel="00FF27D1">
          <w:delText>.</w:delText>
        </w:r>
        <w:r w:rsidR="009668AF" w:rsidDel="00FF27D1">
          <w:delText xml:space="preserve"> </w:delText>
        </w:r>
      </w:del>
    </w:p>
    <w:p w14:paraId="40BE12C0" w14:textId="2BC31E1A" w:rsidR="00A13D6F" w:rsidDel="00FF27D1" w:rsidRDefault="00F6320F">
      <w:pPr>
        <w:keepNext/>
        <w:keepLines/>
        <w:spacing w:before="40"/>
        <w:outlineLvl w:val="1"/>
        <w:rPr>
          <w:del w:id="1244" w:author="wei ganchao" w:date="2022-01-13T18:16:00Z"/>
          <w:bCs/>
        </w:rPr>
        <w:pPrChange w:id="1245" w:author="wei ganchao" w:date="2022-01-13T18:16:00Z">
          <w:pPr/>
        </w:pPrChange>
      </w:pPr>
      <w:del w:id="1246" w:author="wei ganchao" w:date="2022-01-13T18:16:00Z">
        <w:r w:rsidDel="00FF27D1">
          <w:delText>To find the uncertainty</w:delText>
        </w:r>
        <w:r w:rsidR="0050402A" w:rsidDel="00FF27D1">
          <w:delText xml:space="preserve"> in CMP parameters</w:delText>
        </w:r>
        <w:r w:rsidDel="00FF27D1">
          <w:delText>, l</w:delText>
        </w:r>
        <w:r w:rsidR="009668AF" w:rsidDel="00FF27D1">
          <w:delText xml:space="preserve">et </w:delText>
        </w:r>
      </w:del>
      <m:oMath>
        <m:sSub>
          <m:sSubPr>
            <m:ctrlPr>
              <w:del w:id="1247" w:author="wei ganchao" w:date="2022-01-13T18:16:00Z">
                <w:rPr>
                  <w:rFonts w:ascii="Cambria Math" w:hAnsi="Cambria Math"/>
                  <w:i/>
                </w:rPr>
              </w:del>
            </m:ctrlPr>
          </m:sSubPr>
          <m:e>
            <m:r>
              <w:del w:id="1248" w:author="wei ganchao" w:date="2022-01-13T18:16:00Z">
                <m:rPr>
                  <m:sty m:val="bi"/>
                </m:rPr>
                <w:rPr>
                  <w:rFonts w:ascii="Cambria Math" w:hAnsi="Cambria Math"/>
                </w:rPr>
                <m:t>Z</m:t>
              </w:del>
            </m:r>
          </m:e>
          <m:sub>
            <m:r>
              <w:del w:id="1249" w:author="wei ganchao" w:date="2022-01-13T18:16:00Z">
                <w:rPr>
                  <w:rFonts w:ascii="Cambria Math" w:hAnsi="Cambria Math"/>
                </w:rPr>
                <m:t>it</m:t>
              </w:del>
            </m:r>
          </m:sub>
        </m:sSub>
        <m:r>
          <w:del w:id="1250" w:author="wei ganchao" w:date="2022-01-13T18:16:00Z">
            <w:rPr>
              <w:rFonts w:ascii="Cambria Math" w:hAnsi="Cambria Math"/>
            </w:rPr>
            <m:t>=</m:t>
          </w:del>
        </m:r>
        <m:d>
          <m:dPr>
            <m:ctrlPr>
              <w:del w:id="1251" w:author="wei ganchao" w:date="2022-01-13T18:16:00Z">
                <w:rPr>
                  <w:rFonts w:ascii="Cambria Math" w:hAnsi="Cambria Math"/>
                  <w:i/>
                </w:rPr>
              </w:del>
            </m:ctrlPr>
          </m:dPr>
          <m:e>
            <m:m>
              <m:mPr>
                <m:mcs>
                  <m:mc>
                    <m:mcPr>
                      <m:count m:val="2"/>
                      <m:mcJc m:val="center"/>
                    </m:mcPr>
                  </m:mc>
                </m:mcs>
                <m:ctrlPr>
                  <w:del w:id="1252" w:author="wei ganchao" w:date="2022-01-13T18:16:00Z">
                    <w:rPr>
                      <w:rFonts w:ascii="Cambria Math" w:hAnsi="Cambria Math"/>
                      <w:i/>
                    </w:rPr>
                  </w:del>
                </m:ctrlPr>
              </m:mPr>
              <m:mr>
                <m:e>
                  <m:sSubSup>
                    <m:sSubSupPr>
                      <m:ctrlPr>
                        <w:del w:id="1253" w:author="wei ganchao" w:date="2022-01-13T18:16:00Z">
                          <w:rPr>
                            <w:rFonts w:ascii="Cambria Math" w:hAnsi="Cambria Math"/>
                            <w:i/>
                          </w:rPr>
                        </w:del>
                      </m:ctrlPr>
                    </m:sSubSupPr>
                    <m:e>
                      <m:r>
                        <w:del w:id="1254" w:author="wei ganchao" w:date="2022-01-13T18:16:00Z">
                          <m:rPr>
                            <m:sty m:val="bi"/>
                          </m:rPr>
                          <w:rPr>
                            <w:rFonts w:ascii="Cambria Math" w:hAnsi="Cambria Math"/>
                          </w:rPr>
                          <m:t>x</m:t>
                        </w:del>
                      </m:r>
                    </m:e>
                    <m:sub>
                      <m:r>
                        <w:del w:id="1255" w:author="wei ganchao" w:date="2022-01-13T18:16:00Z">
                          <w:rPr>
                            <w:rFonts w:ascii="Cambria Math" w:hAnsi="Cambria Math"/>
                          </w:rPr>
                          <m:t>it</m:t>
                        </w:del>
                      </m:r>
                    </m:sub>
                    <m:sup>
                      <m:r>
                        <w:del w:id="1256" w:author="wei ganchao" w:date="2022-01-13T18:16:00Z">
                          <w:rPr>
                            <w:rFonts w:ascii="Cambria Math" w:hAnsi="Cambria Math"/>
                          </w:rPr>
                          <m:t>'</m:t>
                        </w:del>
                      </m:r>
                    </m:sup>
                  </m:sSubSup>
                </m:e>
                <m:e>
                  <m:r>
                    <w:del w:id="1257" w:author="wei ganchao" w:date="2022-01-13T18:16:00Z">
                      <m:rPr>
                        <m:sty m:val="bi"/>
                      </m:rPr>
                      <w:rPr>
                        <w:rFonts w:ascii="Cambria Math" w:hAnsi="Cambria Math"/>
                      </w:rPr>
                      <m:t>0</m:t>
                    </w:del>
                  </m:r>
                </m:e>
              </m:mr>
              <m:mr>
                <m:e>
                  <m:r>
                    <w:del w:id="1258" w:author="wei ganchao" w:date="2022-01-13T18:16:00Z">
                      <m:rPr>
                        <m:sty m:val="bi"/>
                      </m:rPr>
                      <w:rPr>
                        <w:rFonts w:ascii="Cambria Math" w:hAnsi="Cambria Math"/>
                      </w:rPr>
                      <m:t>0</m:t>
                    </w:del>
                  </m:r>
                </m:e>
                <m:e>
                  <m:sSubSup>
                    <m:sSubSupPr>
                      <m:ctrlPr>
                        <w:del w:id="1259" w:author="wei ganchao" w:date="2022-01-13T18:16:00Z">
                          <w:rPr>
                            <w:rFonts w:ascii="Cambria Math" w:hAnsi="Cambria Math"/>
                            <w:i/>
                          </w:rPr>
                        </w:del>
                      </m:ctrlPr>
                    </m:sSubSupPr>
                    <m:e>
                      <m:r>
                        <w:del w:id="1260" w:author="wei ganchao" w:date="2022-01-13T18:16:00Z">
                          <m:rPr>
                            <m:sty m:val="bi"/>
                          </m:rPr>
                          <w:rPr>
                            <w:rFonts w:ascii="Cambria Math" w:hAnsi="Cambria Math"/>
                          </w:rPr>
                          <m:t>g</m:t>
                        </w:del>
                      </m:r>
                    </m:e>
                    <m:sub>
                      <m:r>
                        <w:del w:id="1261" w:author="wei ganchao" w:date="2022-01-13T18:16:00Z">
                          <w:rPr>
                            <w:rFonts w:ascii="Cambria Math" w:hAnsi="Cambria Math"/>
                          </w:rPr>
                          <m:t>it</m:t>
                        </w:del>
                      </m:r>
                    </m:sub>
                    <m:sup>
                      <m:r>
                        <w:del w:id="1262" w:author="wei ganchao" w:date="2022-01-13T18:16:00Z">
                          <w:rPr>
                            <w:rFonts w:ascii="Cambria Math" w:hAnsi="Cambria Math"/>
                          </w:rPr>
                          <m:t>'</m:t>
                        </w:del>
                      </m:r>
                    </m:sup>
                  </m:sSubSup>
                </m:e>
              </m:mr>
            </m:m>
          </m:e>
        </m:d>
      </m:oMath>
      <w:del w:id="1263" w:author="wei ganchao" w:date="2022-01-13T18:16:00Z">
        <w:r w:rsidR="009668AF" w:rsidDel="00FF27D1">
          <w:delText xml:space="preserve">, </w:delText>
        </w:r>
        <w:r w:rsidR="006D0686" w:rsidDel="00FF27D1">
          <w:delText>t</w:delText>
        </w:r>
        <w:r w:rsidR="00583AB8" w:rsidDel="00FF27D1">
          <w:delText xml:space="preserve">hen </w:delText>
        </w:r>
      </w:del>
      <m:oMath>
        <m:d>
          <m:dPr>
            <m:ctrlPr>
              <w:del w:id="1264" w:author="wei ganchao" w:date="2022-01-13T18:16:00Z">
                <w:rPr>
                  <w:rFonts w:ascii="Cambria Math" w:hAnsi="Cambria Math"/>
                  <w:i/>
                </w:rPr>
              </w:del>
            </m:ctrlPr>
          </m:dPr>
          <m:e>
            <m:m>
              <m:mPr>
                <m:mcs>
                  <m:mc>
                    <m:mcPr>
                      <m:count m:val="1"/>
                      <m:mcJc m:val="center"/>
                    </m:mcPr>
                  </m:mc>
                </m:mcs>
                <m:ctrlPr>
                  <w:del w:id="1265" w:author="wei ganchao" w:date="2022-01-13T18:16:00Z">
                    <w:rPr>
                      <w:rFonts w:ascii="Cambria Math" w:hAnsi="Cambria Math"/>
                      <w:i/>
                    </w:rPr>
                  </w:del>
                </m:ctrlPr>
              </m:mPr>
              <m:mr>
                <m:e>
                  <m:sSub>
                    <m:sSubPr>
                      <m:ctrlPr>
                        <w:del w:id="1266" w:author="wei ganchao" w:date="2022-01-13T18:16:00Z">
                          <w:rPr>
                            <w:rFonts w:ascii="Cambria Math" w:hAnsi="Cambria Math"/>
                            <w:i/>
                          </w:rPr>
                        </w:del>
                      </m:ctrlPr>
                    </m:sSubPr>
                    <m:e>
                      <m:r>
                        <w:del w:id="1267" w:author="wei ganchao" w:date="2022-01-13T18:16:00Z">
                          <w:rPr>
                            <w:rFonts w:ascii="Cambria Math" w:hAnsi="Cambria Math"/>
                          </w:rPr>
                          <m:t>λ</m:t>
                        </w:del>
                      </m:r>
                    </m:e>
                    <m:sub>
                      <m:r>
                        <w:del w:id="1268" w:author="wei ganchao" w:date="2022-01-13T18:16:00Z">
                          <w:rPr>
                            <w:rFonts w:ascii="Cambria Math" w:hAnsi="Cambria Math"/>
                          </w:rPr>
                          <m:t>it</m:t>
                        </w:del>
                      </m:r>
                    </m:sub>
                  </m:sSub>
                </m:e>
              </m:mr>
              <m:mr>
                <m:e>
                  <m:sSub>
                    <m:sSubPr>
                      <m:ctrlPr>
                        <w:del w:id="1269" w:author="wei ganchao" w:date="2022-01-13T18:16:00Z">
                          <w:rPr>
                            <w:rFonts w:ascii="Cambria Math" w:hAnsi="Cambria Math"/>
                            <w:i/>
                          </w:rPr>
                        </w:del>
                      </m:ctrlPr>
                    </m:sSubPr>
                    <m:e>
                      <m:r>
                        <w:del w:id="1270" w:author="wei ganchao" w:date="2022-01-13T18:16:00Z">
                          <w:rPr>
                            <w:rFonts w:ascii="Cambria Math" w:hAnsi="Cambria Math"/>
                          </w:rPr>
                          <m:t>ν</m:t>
                        </w:del>
                      </m:r>
                    </m:e>
                    <m:sub>
                      <m:r>
                        <w:del w:id="1271" w:author="wei ganchao" w:date="2022-01-13T18:16:00Z">
                          <w:rPr>
                            <w:rFonts w:ascii="Cambria Math" w:hAnsi="Cambria Math"/>
                          </w:rPr>
                          <m:t>it</m:t>
                        </w:del>
                      </m:r>
                    </m:sub>
                  </m:sSub>
                </m:e>
              </m:mr>
            </m:m>
          </m:e>
        </m:d>
        <m:r>
          <w:del w:id="1272" w:author="wei ganchao" w:date="2022-01-13T18:16:00Z">
            <w:rPr>
              <w:rFonts w:ascii="Cambria Math" w:hAnsi="Cambria Math"/>
            </w:rPr>
            <m:t xml:space="preserve"> =</m:t>
          </w:del>
        </m:r>
        <m:func>
          <m:funcPr>
            <m:ctrlPr>
              <w:del w:id="1273" w:author="wei ganchao" w:date="2022-01-13T18:16:00Z">
                <w:rPr>
                  <w:rFonts w:ascii="Cambria Math" w:hAnsi="Cambria Math"/>
                  <w:i/>
                </w:rPr>
              </w:del>
            </m:ctrlPr>
          </m:funcPr>
          <m:fName>
            <m:r>
              <w:del w:id="1274" w:author="wei ganchao" w:date="2022-01-13T18:16:00Z">
                <m:rPr>
                  <m:sty m:val="p"/>
                </m:rPr>
                <w:rPr>
                  <w:rFonts w:ascii="Cambria Math" w:hAnsi="Cambria Math"/>
                </w:rPr>
                <m:t>exp</m:t>
              </w:del>
            </m:r>
          </m:fName>
          <m:e>
            <m:r>
              <w:del w:id="1275" w:author="wei ganchao" w:date="2022-01-13T18:16:00Z">
                <w:rPr>
                  <w:rFonts w:ascii="Cambria Math" w:hAnsi="Cambria Math"/>
                </w:rPr>
                <m:t>(</m:t>
              </w:del>
            </m:r>
            <m:sSub>
              <m:sSubPr>
                <m:ctrlPr>
                  <w:del w:id="1276" w:author="wei ganchao" w:date="2022-01-13T18:16:00Z">
                    <w:rPr>
                      <w:rFonts w:ascii="Cambria Math" w:hAnsi="Cambria Math"/>
                      <w:i/>
                    </w:rPr>
                  </w:del>
                </m:ctrlPr>
              </m:sSubPr>
              <m:e>
                <m:r>
                  <w:del w:id="1277" w:author="wei ganchao" w:date="2022-01-13T18:16:00Z">
                    <m:rPr>
                      <m:sty m:val="bi"/>
                    </m:rPr>
                    <w:rPr>
                      <w:rFonts w:ascii="Cambria Math" w:hAnsi="Cambria Math"/>
                    </w:rPr>
                    <m:t>Z</m:t>
                  </w:del>
                </m:r>
              </m:e>
              <m:sub>
                <m:r>
                  <w:del w:id="1278" w:author="wei ganchao" w:date="2022-01-13T18:16:00Z">
                    <w:rPr>
                      <w:rFonts w:ascii="Cambria Math" w:hAnsi="Cambria Math"/>
                    </w:rPr>
                    <m:t>it</m:t>
                  </w:del>
                </m:r>
              </m:sub>
            </m:sSub>
            <m:sSub>
              <m:sSubPr>
                <m:ctrlPr>
                  <w:del w:id="1279" w:author="wei ganchao" w:date="2022-01-13T18:16:00Z">
                    <w:rPr>
                      <w:rFonts w:ascii="Cambria Math" w:hAnsi="Cambria Math"/>
                      <w:i/>
                    </w:rPr>
                  </w:del>
                </m:ctrlPr>
              </m:sSubPr>
              <m:e>
                <m:r>
                  <w:del w:id="1280" w:author="wei ganchao" w:date="2022-01-13T18:16:00Z">
                    <m:rPr>
                      <m:sty m:val="bi"/>
                    </m:rPr>
                    <w:rPr>
                      <w:rFonts w:ascii="Cambria Math" w:hAnsi="Cambria Math"/>
                    </w:rPr>
                    <m:t>θ</m:t>
                  </w:del>
                </m:r>
              </m:e>
              <m:sub>
                <m:r>
                  <w:del w:id="1281" w:author="wei ganchao" w:date="2022-01-13T18:16:00Z">
                    <w:rPr>
                      <w:rFonts w:ascii="Cambria Math" w:hAnsi="Cambria Math"/>
                    </w:rPr>
                    <m:t>t</m:t>
                  </w:del>
                </m:r>
              </m:sub>
            </m:sSub>
            <m:r>
              <w:del w:id="1282" w:author="wei ganchao" w:date="2022-01-13T18:16:00Z">
                <w:rPr>
                  <w:rFonts w:ascii="Cambria Math" w:hAnsi="Cambria Math"/>
                </w:rPr>
                <m:t>)</m:t>
              </w:del>
            </m:r>
          </m:e>
        </m:func>
        <m:r>
          <w:del w:id="1283" w:author="wei ganchao" w:date="2022-01-13T18:16:00Z">
            <w:rPr>
              <w:rFonts w:ascii="Cambria Math" w:hAnsi="Cambria Math"/>
            </w:rPr>
            <m:t>∼Lognorma</m:t>
          </w:del>
        </m:r>
        <m:sSub>
          <m:sSubPr>
            <m:ctrlPr>
              <w:del w:id="1284" w:author="wei ganchao" w:date="2022-01-13T18:16:00Z">
                <w:rPr>
                  <w:rFonts w:ascii="Cambria Math" w:hAnsi="Cambria Math"/>
                  <w:i/>
                </w:rPr>
              </w:del>
            </m:ctrlPr>
          </m:sSubPr>
          <m:e>
            <m:r>
              <w:del w:id="1285" w:author="wei ganchao" w:date="2022-01-13T18:16:00Z">
                <w:rPr>
                  <w:rFonts w:ascii="Cambria Math" w:hAnsi="Cambria Math"/>
                </w:rPr>
                <m:t>l</m:t>
              </w:del>
            </m:r>
          </m:e>
          <m:sub>
            <m:r>
              <w:del w:id="1286" w:author="wei ganchao" w:date="2022-01-13T18:16:00Z">
                <w:rPr>
                  <w:rFonts w:ascii="Cambria Math" w:hAnsi="Cambria Math"/>
                </w:rPr>
                <m:t>2</m:t>
              </w:del>
            </m:r>
          </m:sub>
        </m:sSub>
        <m:d>
          <m:dPr>
            <m:ctrlPr>
              <w:del w:id="1287" w:author="wei ganchao" w:date="2022-01-13T18:16:00Z">
                <w:rPr>
                  <w:rFonts w:ascii="Cambria Math" w:hAnsi="Cambria Math"/>
                  <w:i/>
                </w:rPr>
              </w:del>
            </m:ctrlPr>
          </m:dPr>
          <m:e>
            <m:sSub>
              <m:sSubPr>
                <m:ctrlPr>
                  <w:del w:id="1288" w:author="wei ganchao" w:date="2022-01-13T18:16:00Z">
                    <w:rPr>
                      <w:rFonts w:ascii="Cambria Math" w:hAnsi="Cambria Math"/>
                      <w:i/>
                    </w:rPr>
                  </w:del>
                </m:ctrlPr>
              </m:sSubPr>
              <m:e>
                <m:r>
                  <w:del w:id="1289" w:author="wei ganchao" w:date="2022-01-13T18:16:00Z">
                    <m:rPr>
                      <m:sty m:val="bi"/>
                    </m:rPr>
                    <w:rPr>
                      <w:rFonts w:ascii="Cambria Math" w:hAnsi="Cambria Math"/>
                    </w:rPr>
                    <m:t>Z</m:t>
                  </w:del>
                </m:r>
              </m:e>
              <m:sub>
                <m:r>
                  <w:del w:id="1290" w:author="wei ganchao" w:date="2022-01-13T18:16:00Z">
                    <w:rPr>
                      <w:rFonts w:ascii="Cambria Math" w:hAnsi="Cambria Math"/>
                    </w:rPr>
                    <m:t>it</m:t>
                  </w:del>
                </m:r>
              </m:sub>
            </m:sSub>
            <m:sSub>
              <m:sSubPr>
                <m:ctrlPr>
                  <w:del w:id="1291" w:author="wei ganchao" w:date="2022-01-13T18:16:00Z">
                    <w:rPr>
                      <w:rFonts w:ascii="Cambria Math" w:hAnsi="Cambria Math"/>
                      <w:i/>
                    </w:rPr>
                  </w:del>
                </m:ctrlPr>
              </m:sSubPr>
              <m:e>
                <m:r>
                  <w:del w:id="1292" w:author="wei ganchao" w:date="2022-01-13T18:16:00Z">
                    <m:rPr>
                      <m:sty m:val="bi"/>
                    </m:rPr>
                    <w:rPr>
                      <w:rFonts w:ascii="Cambria Math" w:hAnsi="Cambria Math"/>
                    </w:rPr>
                    <m:t>μ</m:t>
                  </w:del>
                </m:r>
              </m:e>
              <m:sub>
                <m:r>
                  <w:del w:id="1293" w:author="wei ganchao" w:date="2022-01-13T18:16:00Z">
                    <w:rPr>
                      <w:rFonts w:ascii="Cambria Math" w:hAnsi="Cambria Math"/>
                    </w:rPr>
                    <m:t>t</m:t>
                  </w:del>
                </m:r>
              </m:sub>
            </m:sSub>
            <m:r>
              <w:del w:id="1294" w:author="wei ganchao" w:date="2022-01-13T18:16:00Z">
                <w:rPr>
                  <w:rFonts w:ascii="Cambria Math" w:hAnsi="Cambria Math"/>
                </w:rPr>
                <m:t>,</m:t>
              </w:del>
            </m:r>
            <m:sSub>
              <m:sSubPr>
                <m:ctrlPr>
                  <w:del w:id="1295" w:author="wei ganchao" w:date="2022-01-13T18:16:00Z">
                    <w:rPr>
                      <w:rFonts w:ascii="Cambria Math" w:hAnsi="Cambria Math"/>
                      <w:i/>
                    </w:rPr>
                  </w:del>
                </m:ctrlPr>
              </m:sSubPr>
              <m:e>
                <m:r>
                  <w:del w:id="1296" w:author="wei ganchao" w:date="2022-01-13T18:16:00Z">
                    <m:rPr>
                      <m:sty m:val="bi"/>
                    </m:rPr>
                    <w:rPr>
                      <w:rFonts w:ascii="Cambria Math" w:hAnsi="Cambria Math"/>
                    </w:rPr>
                    <m:t>Z</m:t>
                  </w:del>
                </m:r>
              </m:e>
              <m:sub>
                <m:r>
                  <w:del w:id="1297" w:author="wei ganchao" w:date="2022-01-13T18:16:00Z">
                    <w:rPr>
                      <w:rFonts w:ascii="Cambria Math" w:hAnsi="Cambria Math"/>
                    </w:rPr>
                    <m:t>it</m:t>
                  </w:del>
                </m:r>
              </m:sub>
            </m:sSub>
            <m:sSub>
              <m:sSubPr>
                <m:ctrlPr>
                  <w:del w:id="1298" w:author="wei ganchao" w:date="2022-01-13T18:16:00Z">
                    <w:rPr>
                      <w:rFonts w:ascii="Cambria Math" w:hAnsi="Cambria Math"/>
                      <w:i/>
                    </w:rPr>
                  </w:del>
                </m:ctrlPr>
              </m:sSubPr>
              <m:e>
                <m:r>
                  <w:del w:id="1299" w:author="wei ganchao" w:date="2022-01-13T18:16:00Z">
                    <m:rPr>
                      <m:sty m:val="b"/>
                    </m:rPr>
                    <w:rPr>
                      <w:rFonts w:ascii="Cambria Math" w:hAnsi="Cambria Math"/>
                    </w:rPr>
                    <m:t>Σ</m:t>
                  </w:del>
                </m:r>
              </m:e>
              <m:sub>
                <m:r>
                  <w:del w:id="1300" w:author="wei ganchao" w:date="2022-01-13T18:16:00Z">
                    <w:rPr>
                      <w:rFonts w:ascii="Cambria Math" w:hAnsi="Cambria Math"/>
                    </w:rPr>
                    <m:t>t</m:t>
                  </w:del>
                </m:r>
              </m:sub>
            </m:sSub>
            <m:sSubSup>
              <m:sSubSupPr>
                <m:ctrlPr>
                  <w:del w:id="1301" w:author="wei ganchao" w:date="2022-01-13T18:16:00Z">
                    <w:rPr>
                      <w:rFonts w:ascii="Cambria Math" w:hAnsi="Cambria Math"/>
                      <w:i/>
                    </w:rPr>
                  </w:del>
                </m:ctrlPr>
              </m:sSubSupPr>
              <m:e>
                <m:r>
                  <w:del w:id="1302" w:author="wei ganchao" w:date="2022-01-13T18:16:00Z">
                    <m:rPr>
                      <m:sty m:val="bi"/>
                    </m:rPr>
                    <w:rPr>
                      <w:rFonts w:ascii="Cambria Math" w:hAnsi="Cambria Math"/>
                    </w:rPr>
                    <m:t>Z</m:t>
                  </w:del>
                </m:r>
                <m:ctrlPr>
                  <w:del w:id="1303" w:author="wei ganchao" w:date="2022-01-13T18:16:00Z">
                    <w:rPr>
                      <w:rFonts w:ascii="Cambria Math" w:hAnsi="Cambria Math"/>
                      <w:b/>
                      <w:bCs/>
                      <w:i/>
                    </w:rPr>
                  </w:del>
                </m:ctrlPr>
              </m:e>
              <m:sub>
                <m:r>
                  <w:del w:id="1304" w:author="wei ganchao" w:date="2022-01-13T18:16:00Z">
                    <w:rPr>
                      <w:rFonts w:ascii="Cambria Math" w:hAnsi="Cambria Math"/>
                    </w:rPr>
                    <m:t>it</m:t>
                  </w:del>
                </m:r>
              </m:sub>
              <m:sup>
                <m:r>
                  <w:del w:id="1305" w:author="wei ganchao" w:date="2022-01-13T18:16:00Z">
                    <w:rPr>
                      <w:rFonts w:ascii="Cambria Math" w:hAnsi="Cambria Math"/>
                    </w:rPr>
                    <m:t>'</m:t>
                  </w:del>
                </m:r>
              </m:sup>
            </m:sSubSup>
          </m:e>
        </m:d>
        <m:r>
          <w:del w:id="1306" w:author="wei ganchao" w:date="2022-01-13T18:16:00Z">
            <w:rPr>
              <w:rFonts w:ascii="Cambria Math" w:hAnsi="Cambria Math"/>
            </w:rPr>
            <m:t>=</m:t>
          </w:del>
        </m:r>
        <w:commentRangeStart w:id="1307"/>
        <m:r>
          <w:del w:id="1308" w:author="wei ganchao" w:date="2022-01-13T18:16:00Z">
            <w:rPr>
              <w:rFonts w:ascii="Cambria Math" w:hAnsi="Cambria Math"/>
            </w:rPr>
            <m:t>lognormal(</m:t>
          </w:del>
        </m:r>
        <m:sSup>
          <m:sSupPr>
            <m:ctrlPr>
              <w:del w:id="1309" w:author="wei ganchao" w:date="2022-01-13T18:16:00Z">
                <w:rPr>
                  <w:rFonts w:ascii="Cambria Math" w:hAnsi="Cambria Math"/>
                  <w:b/>
                  <w:bCs/>
                  <w:i/>
                </w:rPr>
              </w:del>
            </m:ctrlPr>
          </m:sSupPr>
          <m:e>
            <m:r>
              <w:del w:id="1310" w:author="wei ganchao" w:date="2022-01-13T18:16:00Z">
                <m:rPr>
                  <m:sty m:val="bi"/>
                </m:rPr>
                <w:rPr>
                  <w:rFonts w:ascii="Cambria Math" w:hAnsi="Cambria Math"/>
                </w:rPr>
                <m:t>a</m:t>
              </w:del>
            </m:r>
            <m:ctrlPr>
              <w:del w:id="1311" w:author="wei ganchao" w:date="2022-01-13T18:16:00Z">
                <w:rPr>
                  <w:rFonts w:ascii="Cambria Math" w:hAnsi="Cambria Math"/>
                  <w:i/>
                </w:rPr>
              </w:del>
            </m:ctrlPr>
          </m:e>
          <m:sup>
            <m:r>
              <w:del w:id="1312" w:author="wei ganchao" w:date="2022-01-13T18:16:00Z">
                <w:rPr>
                  <w:rFonts w:ascii="Cambria Math" w:hAnsi="Cambria Math"/>
                </w:rPr>
                <m:t>it</m:t>
              </w:del>
            </m:r>
          </m:sup>
        </m:sSup>
        <m:r>
          <w:del w:id="1313" w:author="wei ganchao" w:date="2022-01-13T18:16:00Z">
            <w:rPr>
              <w:rFonts w:ascii="Cambria Math" w:hAnsi="Cambria Math"/>
            </w:rPr>
            <m:t>,</m:t>
          </w:del>
        </m:r>
        <m:sSup>
          <m:sSupPr>
            <m:ctrlPr>
              <w:del w:id="1314" w:author="wei ganchao" w:date="2022-01-13T18:16:00Z">
                <w:rPr>
                  <w:rFonts w:ascii="Cambria Math" w:hAnsi="Cambria Math"/>
                  <w:b/>
                  <w:bCs/>
                  <w:i/>
                </w:rPr>
              </w:del>
            </m:ctrlPr>
          </m:sSupPr>
          <m:e>
            <m:r>
              <w:del w:id="1315" w:author="wei ganchao" w:date="2022-01-13T18:16:00Z">
                <m:rPr>
                  <m:sty m:val="bi"/>
                </m:rPr>
                <w:rPr>
                  <w:rFonts w:ascii="Cambria Math" w:hAnsi="Cambria Math"/>
                </w:rPr>
                <m:t>S</m:t>
              </w:del>
            </m:r>
            <m:ctrlPr>
              <w:del w:id="1316" w:author="wei ganchao" w:date="2022-01-13T18:16:00Z">
                <w:rPr>
                  <w:rFonts w:ascii="Cambria Math" w:hAnsi="Cambria Math"/>
                  <w:i/>
                </w:rPr>
              </w:del>
            </m:ctrlPr>
          </m:e>
          <m:sup>
            <m:r>
              <w:del w:id="1317" w:author="wei ganchao" w:date="2022-01-13T18:16:00Z">
                <w:rPr>
                  <w:rFonts w:ascii="Cambria Math" w:hAnsi="Cambria Math"/>
                </w:rPr>
                <m:t>it</m:t>
              </w:del>
            </m:r>
          </m:sup>
        </m:sSup>
        <m:r>
          <w:del w:id="1318" w:author="wei ganchao" w:date="2022-01-13T18:16:00Z">
            <w:rPr>
              <w:rFonts w:ascii="Cambria Math" w:hAnsi="Cambria Math"/>
            </w:rPr>
            <m:t>)</m:t>
          </w:del>
        </m:r>
      </m:oMath>
      <w:del w:id="1319" w:author="wei ganchao" w:date="2022-01-13T18:16:00Z">
        <w:r w:rsidR="00583AB8" w:rsidDel="00FF27D1">
          <w:delText>.</w:delText>
        </w:r>
        <w:r w:rsidR="00C8327E" w:rsidDel="00FF27D1">
          <w:delText xml:space="preserve"> Denote the variance of CMP parameters as </w:delText>
        </w:r>
      </w:del>
      <m:oMath>
        <m:sSub>
          <m:sSubPr>
            <m:ctrlPr>
              <w:del w:id="1320" w:author="wei ganchao" w:date="2022-01-13T18:16:00Z">
                <w:rPr>
                  <w:rFonts w:ascii="Cambria Math" w:hAnsi="Cambria Math"/>
                  <w:b/>
                  <w:i/>
                </w:rPr>
              </w:del>
            </m:ctrlPr>
          </m:sSubPr>
          <m:e>
            <m:r>
              <w:del w:id="1321" w:author="wei ganchao" w:date="2022-01-13T18:16:00Z">
                <m:rPr>
                  <m:sty m:val="bi"/>
                </m:rPr>
                <w:rPr>
                  <w:rFonts w:ascii="Cambria Math" w:hAnsi="Cambria Math"/>
                </w:rPr>
                <m:t>V</m:t>
              </w:del>
            </m:r>
          </m:e>
          <m:sub>
            <m:r>
              <w:del w:id="1322" w:author="wei ganchao" w:date="2022-01-13T18:16:00Z">
                <w:rPr>
                  <w:rFonts w:ascii="Cambria Math" w:hAnsi="Cambria Math"/>
                </w:rPr>
                <m:t>it</m:t>
              </w:del>
            </m:r>
          </m:sub>
        </m:sSub>
      </m:oMath>
      <w:del w:id="1323" w:author="wei ganchao" w:date="2022-01-13T18:16:00Z">
        <w:r w:rsidR="00C8327E" w:rsidDel="00FF27D1">
          <w:rPr>
            <w:bCs/>
          </w:rPr>
          <w:delText xml:space="preserve">, </w:delText>
        </w:r>
        <w:r w:rsidR="00C45B17" w:rsidDel="00FF27D1">
          <w:rPr>
            <w:bCs/>
          </w:rPr>
          <w:delText xml:space="preserve">and </w:delText>
        </w:r>
      </w:del>
      <m:oMath>
        <m:sSub>
          <m:sSubPr>
            <m:ctrlPr>
              <w:del w:id="1324" w:author="wei ganchao" w:date="2022-01-13T18:16:00Z">
                <w:rPr>
                  <w:rFonts w:ascii="Cambria Math" w:hAnsi="Cambria Math"/>
                  <w:bCs/>
                  <w:i/>
                </w:rPr>
              </w:del>
            </m:ctrlPr>
          </m:sSubPr>
          <m:e>
            <m:d>
              <m:dPr>
                <m:begChr m:val="["/>
                <m:endChr m:val="]"/>
                <m:ctrlPr>
                  <w:del w:id="1325" w:author="wei ganchao" w:date="2022-01-13T18:16:00Z">
                    <w:rPr>
                      <w:rFonts w:ascii="Cambria Math" w:hAnsi="Cambria Math"/>
                      <w:bCs/>
                      <w:i/>
                    </w:rPr>
                  </w:del>
                </m:ctrlPr>
              </m:dPr>
              <m:e>
                <m:sSub>
                  <m:sSubPr>
                    <m:ctrlPr>
                      <w:del w:id="1326" w:author="wei ganchao" w:date="2022-01-13T18:16:00Z">
                        <w:rPr>
                          <w:rFonts w:ascii="Cambria Math" w:hAnsi="Cambria Math"/>
                          <w:bCs/>
                          <w:i/>
                        </w:rPr>
                      </w:del>
                    </m:ctrlPr>
                  </m:sSubPr>
                  <m:e>
                    <m:r>
                      <w:del w:id="1327" w:author="wei ganchao" w:date="2022-01-13T18:16:00Z">
                        <w:rPr>
                          <w:rFonts w:ascii="Cambria Math" w:hAnsi="Cambria Math"/>
                        </w:rPr>
                        <m:t>V</m:t>
                      </w:del>
                    </m:r>
                  </m:e>
                  <m:sub>
                    <m:r>
                      <w:del w:id="1328" w:author="wei ganchao" w:date="2022-01-13T18:16:00Z">
                        <w:rPr>
                          <w:rFonts w:ascii="Cambria Math" w:hAnsi="Cambria Math"/>
                        </w:rPr>
                        <m:t>it</m:t>
                      </w:del>
                    </m:r>
                  </m:sub>
                </m:sSub>
              </m:e>
            </m:d>
          </m:e>
          <m:sub>
            <m:r>
              <w:del w:id="1329" w:author="wei ganchao" w:date="2022-01-13T18:16:00Z">
                <w:rPr>
                  <w:rFonts w:ascii="Cambria Math" w:hAnsi="Cambria Math"/>
                </w:rPr>
                <m:t>mn</m:t>
              </w:del>
            </m:r>
          </m:sub>
        </m:sSub>
        <m:r>
          <w:del w:id="1330" w:author="wei ganchao" w:date="2022-01-13T18:16:00Z">
            <w:rPr>
              <w:rFonts w:ascii="Cambria Math" w:hAnsi="Cambria Math"/>
            </w:rPr>
            <m:t>=</m:t>
          </w:del>
        </m:r>
        <m:sSup>
          <m:sSupPr>
            <m:ctrlPr>
              <w:del w:id="1331" w:author="wei ganchao" w:date="2022-01-13T18:16:00Z">
                <w:rPr>
                  <w:rFonts w:ascii="Cambria Math" w:hAnsi="Cambria Math"/>
                  <w:bCs/>
                  <w:i/>
                </w:rPr>
              </w:del>
            </m:ctrlPr>
          </m:sSupPr>
          <m:e>
            <m:r>
              <w:del w:id="1332" w:author="wei ganchao" w:date="2022-01-13T18:16:00Z">
                <w:rPr>
                  <w:rFonts w:ascii="Cambria Math" w:hAnsi="Cambria Math"/>
                </w:rPr>
                <m:t>e</m:t>
              </w:del>
            </m:r>
          </m:e>
          <m:sup>
            <m:sSubSup>
              <m:sSubSupPr>
                <m:ctrlPr>
                  <w:del w:id="1333" w:author="wei ganchao" w:date="2022-01-13T18:16:00Z">
                    <w:rPr>
                      <w:rFonts w:ascii="Cambria Math" w:hAnsi="Cambria Math"/>
                      <w:bCs/>
                      <w:i/>
                    </w:rPr>
                  </w:del>
                </m:ctrlPr>
              </m:sSubSupPr>
              <m:e>
                <m:r>
                  <w:del w:id="1334" w:author="wei ganchao" w:date="2022-01-13T18:16:00Z">
                    <m:rPr>
                      <m:sty m:val="bi"/>
                    </m:rPr>
                    <w:rPr>
                      <w:rFonts w:ascii="Cambria Math" w:hAnsi="Cambria Math"/>
                    </w:rPr>
                    <m:t>a</m:t>
                  </w:del>
                </m:r>
              </m:e>
              <m:sub>
                <m:r>
                  <w:del w:id="1335" w:author="wei ganchao" w:date="2022-01-13T18:16:00Z">
                    <w:rPr>
                      <w:rFonts w:ascii="Cambria Math" w:hAnsi="Cambria Math"/>
                    </w:rPr>
                    <m:t>m</m:t>
                  </w:del>
                </m:r>
              </m:sub>
              <m:sup>
                <m:r>
                  <w:del w:id="1336" w:author="wei ganchao" w:date="2022-01-13T18:16:00Z">
                    <w:rPr>
                      <w:rFonts w:ascii="Cambria Math" w:hAnsi="Cambria Math"/>
                    </w:rPr>
                    <m:t>it</m:t>
                  </w:del>
                </m:r>
                <m:ctrlPr>
                  <w:del w:id="1337" w:author="wei ganchao" w:date="2022-01-13T18:16:00Z">
                    <w:rPr>
                      <w:rFonts w:ascii="Cambria Math" w:hAnsi="Cambria Math"/>
                      <w:i/>
                    </w:rPr>
                  </w:del>
                </m:ctrlPr>
              </m:sup>
            </m:sSubSup>
            <m:r>
              <w:del w:id="1338" w:author="wei ganchao" w:date="2022-01-13T18:16:00Z">
                <w:rPr>
                  <w:rFonts w:ascii="Cambria Math" w:hAnsi="Cambria Math"/>
                </w:rPr>
                <m:t>+</m:t>
              </w:del>
            </m:r>
            <m:sSubSup>
              <m:sSubSupPr>
                <m:ctrlPr>
                  <w:del w:id="1339" w:author="wei ganchao" w:date="2022-01-13T18:16:00Z">
                    <w:rPr>
                      <w:rFonts w:ascii="Cambria Math" w:hAnsi="Cambria Math"/>
                      <w:bCs/>
                      <w:i/>
                    </w:rPr>
                  </w:del>
                </m:ctrlPr>
              </m:sSubSupPr>
              <m:e>
                <m:r>
                  <w:del w:id="1340" w:author="wei ganchao" w:date="2022-01-13T18:16:00Z">
                    <m:rPr>
                      <m:sty m:val="bi"/>
                    </m:rPr>
                    <w:rPr>
                      <w:rFonts w:ascii="Cambria Math" w:hAnsi="Cambria Math"/>
                    </w:rPr>
                    <m:t>a</m:t>
                  </w:del>
                </m:r>
              </m:e>
              <m:sub>
                <m:r>
                  <w:del w:id="1341" w:author="wei ganchao" w:date="2022-01-13T18:16:00Z">
                    <w:rPr>
                      <w:rFonts w:ascii="Cambria Math" w:hAnsi="Cambria Math"/>
                    </w:rPr>
                    <m:t>n</m:t>
                  </w:del>
                </m:r>
              </m:sub>
              <m:sup>
                <m:r>
                  <w:del w:id="1342" w:author="wei ganchao" w:date="2022-01-13T18:16:00Z">
                    <w:rPr>
                      <w:rFonts w:ascii="Cambria Math" w:hAnsi="Cambria Math"/>
                    </w:rPr>
                    <m:t>it</m:t>
                  </w:del>
                </m:r>
                <m:ctrlPr>
                  <w:del w:id="1343" w:author="wei ganchao" w:date="2022-01-13T18:16:00Z">
                    <w:rPr>
                      <w:rFonts w:ascii="Cambria Math" w:hAnsi="Cambria Math"/>
                      <w:i/>
                    </w:rPr>
                  </w:del>
                </m:ctrlPr>
              </m:sup>
            </m:sSubSup>
            <m:r>
              <w:del w:id="1344" w:author="wei ganchao" w:date="2022-01-13T18:16:00Z">
                <w:rPr>
                  <w:rFonts w:ascii="Cambria Math" w:hAnsi="Cambria Math"/>
                </w:rPr>
                <m:t>+</m:t>
              </w:del>
            </m:r>
            <m:f>
              <m:fPr>
                <m:ctrlPr>
                  <w:del w:id="1345" w:author="wei ganchao" w:date="2022-01-13T18:16:00Z">
                    <w:rPr>
                      <w:rFonts w:ascii="Cambria Math" w:hAnsi="Cambria Math"/>
                      <w:bCs/>
                      <w:i/>
                    </w:rPr>
                  </w:del>
                </m:ctrlPr>
              </m:fPr>
              <m:num>
                <m:r>
                  <w:del w:id="1346" w:author="wei ganchao" w:date="2022-01-13T18:16:00Z">
                    <w:rPr>
                      <w:rFonts w:ascii="Cambria Math" w:hAnsi="Cambria Math"/>
                    </w:rPr>
                    <m:t>1</m:t>
                  </w:del>
                </m:r>
              </m:num>
              <m:den>
                <m:r>
                  <w:del w:id="1347" w:author="wei ganchao" w:date="2022-01-13T18:16:00Z">
                    <w:rPr>
                      <w:rFonts w:ascii="Cambria Math" w:hAnsi="Cambria Math"/>
                    </w:rPr>
                    <m:t>2</m:t>
                  </w:del>
                </m:r>
              </m:den>
            </m:f>
            <m:d>
              <m:dPr>
                <m:ctrlPr>
                  <w:del w:id="1348" w:author="wei ganchao" w:date="2022-01-13T18:16:00Z">
                    <w:rPr>
                      <w:rFonts w:ascii="Cambria Math" w:hAnsi="Cambria Math"/>
                      <w:bCs/>
                      <w:i/>
                    </w:rPr>
                  </w:del>
                </m:ctrlPr>
              </m:dPr>
              <m:e>
                <m:sSubSup>
                  <m:sSubSupPr>
                    <m:ctrlPr>
                      <w:del w:id="1349" w:author="wei ganchao" w:date="2022-01-13T18:16:00Z">
                        <w:rPr>
                          <w:rFonts w:ascii="Cambria Math" w:hAnsi="Cambria Math"/>
                          <w:i/>
                        </w:rPr>
                      </w:del>
                    </m:ctrlPr>
                  </m:sSubSupPr>
                  <m:e>
                    <m:r>
                      <w:del w:id="1350" w:author="wei ganchao" w:date="2022-01-13T18:16:00Z">
                        <m:rPr>
                          <m:sty m:val="bi"/>
                        </m:rPr>
                        <w:rPr>
                          <w:rFonts w:ascii="Cambria Math" w:hAnsi="Cambria Math"/>
                        </w:rPr>
                        <m:t>S</m:t>
                      </w:del>
                    </m:r>
                    <m:ctrlPr>
                      <w:del w:id="1351" w:author="wei ganchao" w:date="2022-01-13T18:16:00Z">
                        <w:rPr>
                          <w:rFonts w:ascii="Cambria Math" w:hAnsi="Cambria Math"/>
                          <w:b/>
                          <w:bCs/>
                          <w:i/>
                        </w:rPr>
                      </w:del>
                    </m:ctrlPr>
                  </m:e>
                  <m:sub>
                    <m:r>
                      <w:del w:id="1352" w:author="wei ganchao" w:date="2022-01-13T18:16:00Z">
                        <w:rPr>
                          <w:rFonts w:ascii="Cambria Math" w:hAnsi="Cambria Math"/>
                        </w:rPr>
                        <m:t>mm</m:t>
                      </w:del>
                    </m:r>
                  </m:sub>
                  <m:sup>
                    <m:r>
                      <w:del w:id="1353" w:author="wei ganchao" w:date="2022-01-13T18:16:00Z">
                        <w:rPr>
                          <w:rFonts w:ascii="Cambria Math" w:hAnsi="Cambria Math"/>
                        </w:rPr>
                        <m:t>it</m:t>
                      </w:del>
                    </m:r>
                  </m:sup>
                </m:sSubSup>
                <m:r>
                  <w:del w:id="1354" w:author="wei ganchao" w:date="2022-01-13T18:16:00Z">
                    <w:rPr>
                      <w:rFonts w:ascii="Cambria Math" w:hAnsi="Cambria Math"/>
                    </w:rPr>
                    <m:t>+</m:t>
                  </w:del>
                </m:r>
                <m:sSubSup>
                  <m:sSubSupPr>
                    <m:ctrlPr>
                      <w:del w:id="1355" w:author="wei ganchao" w:date="2022-01-13T18:16:00Z">
                        <w:rPr>
                          <w:rFonts w:ascii="Cambria Math" w:hAnsi="Cambria Math"/>
                          <w:i/>
                        </w:rPr>
                      </w:del>
                    </m:ctrlPr>
                  </m:sSubSupPr>
                  <m:e>
                    <m:r>
                      <w:del w:id="1356" w:author="wei ganchao" w:date="2022-01-13T18:16:00Z">
                        <m:rPr>
                          <m:sty m:val="bi"/>
                        </m:rPr>
                        <w:rPr>
                          <w:rFonts w:ascii="Cambria Math" w:hAnsi="Cambria Math"/>
                        </w:rPr>
                        <m:t>S</m:t>
                      </w:del>
                    </m:r>
                    <m:ctrlPr>
                      <w:del w:id="1357" w:author="wei ganchao" w:date="2022-01-13T18:16:00Z">
                        <w:rPr>
                          <w:rFonts w:ascii="Cambria Math" w:hAnsi="Cambria Math"/>
                          <w:b/>
                          <w:bCs/>
                          <w:i/>
                        </w:rPr>
                      </w:del>
                    </m:ctrlPr>
                  </m:e>
                  <m:sub>
                    <m:r>
                      <w:del w:id="1358" w:author="wei ganchao" w:date="2022-01-13T18:16:00Z">
                        <w:rPr>
                          <w:rFonts w:ascii="Cambria Math" w:hAnsi="Cambria Math"/>
                        </w:rPr>
                        <m:t>nn</m:t>
                      </w:del>
                    </m:r>
                  </m:sub>
                  <m:sup>
                    <m:r>
                      <w:del w:id="1359" w:author="wei ganchao" w:date="2022-01-13T18:16:00Z">
                        <w:rPr>
                          <w:rFonts w:ascii="Cambria Math" w:hAnsi="Cambria Math"/>
                        </w:rPr>
                        <m:t>it</m:t>
                      </w:del>
                    </m:r>
                  </m:sup>
                </m:sSubSup>
              </m:e>
            </m:d>
          </m:sup>
        </m:sSup>
        <m:d>
          <m:dPr>
            <m:ctrlPr>
              <w:del w:id="1360" w:author="wei ganchao" w:date="2022-01-13T18:16:00Z">
                <w:rPr>
                  <w:rFonts w:ascii="Cambria Math" w:hAnsi="Cambria Math"/>
                  <w:bCs/>
                  <w:i/>
                </w:rPr>
              </w:del>
            </m:ctrlPr>
          </m:dPr>
          <m:e>
            <m:sSup>
              <m:sSupPr>
                <m:ctrlPr>
                  <w:del w:id="1361" w:author="wei ganchao" w:date="2022-01-13T18:16:00Z">
                    <w:rPr>
                      <w:rFonts w:ascii="Cambria Math" w:hAnsi="Cambria Math"/>
                      <w:bCs/>
                      <w:i/>
                    </w:rPr>
                  </w:del>
                </m:ctrlPr>
              </m:sSupPr>
              <m:e>
                <m:r>
                  <w:del w:id="1362" w:author="wei ganchao" w:date="2022-01-13T18:16:00Z">
                    <w:rPr>
                      <w:rFonts w:ascii="Cambria Math" w:hAnsi="Cambria Math"/>
                    </w:rPr>
                    <m:t>e</m:t>
                  </w:del>
                </m:r>
              </m:e>
              <m:sup>
                <m:sSubSup>
                  <m:sSubSupPr>
                    <m:ctrlPr>
                      <w:del w:id="1363" w:author="wei ganchao" w:date="2022-01-13T18:16:00Z">
                        <w:rPr>
                          <w:rFonts w:ascii="Cambria Math" w:hAnsi="Cambria Math"/>
                          <w:b/>
                          <w:bCs/>
                          <w:i/>
                        </w:rPr>
                      </w:del>
                    </m:ctrlPr>
                  </m:sSubSupPr>
                  <m:e>
                    <m:r>
                      <w:del w:id="1364" w:author="wei ganchao" w:date="2022-01-13T18:16:00Z">
                        <m:rPr>
                          <m:sty m:val="bi"/>
                        </m:rPr>
                        <w:rPr>
                          <w:rFonts w:ascii="Cambria Math" w:hAnsi="Cambria Math"/>
                        </w:rPr>
                        <m:t>S</m:t>
                      </w:del>
                    </m:r>
                  </m:e>
                  <m:sub>
                    <m:r>
                      <w:del w:id="1365" w:author="wei ganchao" w:date="2022-01-13T18:16:00Z">
                        <w:rPr>
                          <w:rFonts w:ascii="Cambria Math" w:hAnsi="Cambria Math"/>
                        </w:rPr>
                        <m:t>mn</m:t>
                      </w:del>
                    </m:r>
                  </m:sub>
                  <m:sup>
                    <m:r>
                      <w:del w:id="1366" w:author="wei ganchao" w:date="2022-01-13T18:16:00Z">
                        <w:rPr>
                          <w:rFonts w:ascii="Cambria Math" w:hAnsi="Cambria Math"/>
                        </w:rPr>
                        <m:t>it</m:t>
                      </w:del>
                    </m:r>
                    <m:ctrlPr>
                      <w:del w:id="1367" w:author="wei ganchao" w:date="2022-01-13T18:16:00Z">
                        <w:rPr>
                          <w:rFonts w:ascii="Cambria Math" w:hAnsi="Cambria Math"/>
                          <w:i/>
                        </w:rPr>
                      </w:del>
                    </m:ctrlPr>
                  </m:sup>
                </m:sSubSup>
              </m:sup>
            </m:sSup>
            <m:r>
              <w:del w:id="1368" w:author="wei ganchao" w:date="2022-01-13T18:16:00Z">
                <w:rPr>
                  <w:rFonts w:ascii="Cambria Math" w:hAnsi="Cambria Math"/>
                </w:rPr>
                <m:t>-1</m:t>
              </w:del>
            </m:r>
          </m:e>
        </m:d>
      </m:oMath>
      <w:del w:id="1369" w:author="wei ganchao" w:date="2022-01-13T18:16:00Z">
        <w:r w:rsidR="00C45B17" w:rsidDel="00FF27D1">
          <w:rPr>
            <w:bCs/>
          </w:rPr>
          <w:delText>.</w:delText>
        </w:r>
        <w:commentRangeEnd w:id="1307"/>
        <w:r w:rsidR="00C45B17" w:rsidDel="00FF27D1">
          <w:rPr>
            <w:rStyle w:val="CommentReference"/>
          </w:rPr>
          <w:commentReference w:id="1307"/>
        </w:r>
      </w:del>
    </w:p>
    <w:p w14:paraId="0316FFA4" w14:textId="77668D9B" w:rsidR="00C45B17" w:rsidRPr="00C45B17" w:rsidDel="00FF27D1" w:rsidRDefault="00C45B17">
      <w:pPr>
        <w:keepNext/>
        <w:keepLines/>
        <w:spacing w:before="40"/>
        <w:outlineLvl w:val="1"/>
        <w:rPr>
          <w:del w:id="1370" w:author="wei ganchao" w:date="2022-01-13T18:16:00Z"/>
          <w:bCs/>
        </w:rPr>
        <w:pPrChange w:id="1371" w:author="wei ganchao" w:date="2022-01-13T18:16:00Z">
          <w:pPr/>
        </w:pPrChange>
      </w:pPr>
    </w:p>
    <w:p w14:paraId="05DB6E7E" w14:textId="05613777" w:rsidR="00583AB8" w:rsidDel="00FF27D1" w:rsidRDefault="00583AB8">
      <w:pPr>
        <w:keepNext/>
        <w:keepLines/>
        <w:spacing w:before="40"/>
        <w:outlineLvl w:val="1"/>
        <w:rPr>
          <w:del w:id="1372" w:author="wei ganchao" w:date="2022-01-13T18:16:00Z"/>
        </w:rPr>
        <w:pPrChange w:id="1373" w:author="wei ganchao" w:date="2022-01-13T18:16:00Z">
          <w:pPr/>
        </w:pPrChange>
      </w:pPr>
      <w:del w:id="1374" w:author="wei ganchao" w:date="2022-01-13T18:16:00Z">
        <w:r w:rsidDel="00FF27D1">
          <w:delText xml:space="preserve">The conditional mean firing rate is </w:delText>
        </w:r>
      </w:del>
      <m:oMath>
        <m:sSub>
          <m:sSubPr>
            <m:ctrlPr>
              <w:del w:id="1375" w:author="wei ganchao" w:date="2022-01-13T18:16:00Z">
                <w:rPr>
                  <w:rFonts w:ascii="Cambria Math" w:hAnsi="Cambria Math"/>
                  <w:i/>
                </w:rPr>
              </w:del>
            </m:ctrlPr>
          </m:sSubPr>
          <m:e>
            <m:r>
              <w:del w:id="1376" w:author="wei ganchao" w:date="2022-01-13T18:16:00Z">
                <w:rPr>
                  <w:rFonts w:ascii="Cambria Math" w:hAnsi="Cambria Math"/>
                </w:rPr>
                <m:t>δ</m:t>
              </w:del>
            </m:r>
          </m:e>
          <m:sub>
            <m:r>
              <w:del w:id="1377" w:author="wei ganchao" w:date="2022-01-13T18:16:00Z">
                <w:rPr>
                  <w:rFonts w:ascii="Cambria Math" w:hAnsi="Cambria Math"/>
                </w:rPr>
                <m:t>it</m:t>
              </w:del>
            </m:r>
          </m:sub>
        </m:sSub>
        <m:r>
          <w:del w:id="1378" w:author="wei ganchao" w:date="2022-01-13T18:16:00Z">
            <w:rPr>
              <w:rFonts w:ascii="Cambria Math" w:hAnsi="Cambria Math"/>
            </w:rPr>
            <m:t>=E</m:t>
          </w:del>
        </m:r>
        <m:d>
          <m:dPr>
            <m:ctrlPr>
              <w:del w:id="1379" w:author="wei ganchao" w:date="2022-01-13T18:16:00Z">
                <w:rPr>
                  <w:rFonts w:ascii="Cambria Math" w:hAnsi="Cambria Math"/>
                  <w:i/>
                </w:rPr>
              </w:del>
            </m:ctrlPr>
          </m:dPr>
          <m:e>
            <m:sSub>
              <m:sSubPr>
                <m:ctrlPr>
                  <w:del w:id="1380" w:author="wei ganchao" w:date="2022-01-13T18:16:00Z">
                    <w:rPr>
                      <w:rFonts w:ascii="Cambria Math" w:hAnsi="Cambria Math"/>
                      <w:i/>
                    </w:rPr>
                  </w:del>
                </m:ctrlPr>
              </m:sSubPr>
              <m:e>
                <m:r>
                  <w:del w:id="1381" w:author="wei ganchao" w:date="2022-01-13T18:16:00Z">
                    <w:rPr>
                      <w:rFonts w:ascii="Cambria Math" w:hAnsi="Cambria Math"/>
                    </w:rPr>
                    <m:t>Y</m:t>
                  </w:del>
                </m:r>
              </m:e>
              <m:sub>
                <m:r>
                  <w:del w:id="1382" w:author="wei ganchao" w:date="2022-01-13T18:16:00Z">
                    <w:rPr>
                      <w:rFonts w:ascii="Cambria Math" w:hAnsi="Cambria Math"/>
                    </w:rPr>
                    <m:t>it</m:t>
                  </w:del>
                </m:r>
              </m:sub>
            </m:sSub>
          </m:e>
        </m:d>
      </m:oMath>
      <w:del w:id="1383" w:author="wei ganchao" w:date="2022-01-13T18:16:00Z">
        <w:r w:rsidR="00946536" w:rsidDel="00FF27D1">
          <w:delText>, whose variance can be calculated by the Delta method</w:delText>
        </w:r>
        <w:r w:rsidDel="00FF27D1">
          <w:delText>:</w:delText>
        </w:r>
      </w:del>
    </w:p>
    <w:p w14:paraId="4E2A937E" w14:textId="3D461581" w:rsidR="00583AB8" w:rsidRPr="00714ABC" w:rsidDel="00FF27D1" w:rsidRDefault="007A602D">
      <w:pPr>
        <w:keepNext/>
        <w:keepLines/>
        <w:spacing w:before="40"/>
        <w:outlineLvl w:val="1"/>
        <w:rPr>
          <w:del w:id="1384" w:author="wei ganchao" w:date="2022-01-13T18:16:00Z"/>
        </w:rPr>
        <w:pPrChange w:id="1385" w:author="wei ganchao" w:date="2022-01-13T18:16:00Z">
          <w:pPr/>
        </w:pPrChange>
      </w:pPr>
      <m:oMathPara>
        <m:oMath>
          <m:acc>
            <m:accPr>
              <m:ctrlPr>
                <w:del w:id="1386" w:author="wei ganchao" w:date="2022-01-13T18:16:00Z">
                  <w:rPr>
                    <w:rFonts w:ascii="Cambria Math" w:hAnsi="Cambria Math"/>
                    <w:i/>
                  </w:rPr>
                </w:del>
              </m:ctrlPr>
            </m:accPr>
            <m:e>
              <m:r>
                <w:del w:id="1387" w:author="wei ganchao" w:date="2022-01-13T18:16:00Z">
                  <w:rPr>
                    <w:rFonts w:ascii="Cambria Math" w:hAnsi="Cambria Math"/>
                  </w:rPr>
                  <m:t>Var</m:t>
                </w:del>
              </m:r>
            </m:e>
          </m:acc>
          <m:d>
            <m:dPr>
              <m:ctrlPr>
                <w:del w:id="1388" w:author="wei ganchao" w:date="2022-01-13T18:16:00Z">
                  <w:rPr>
                    <w:rFonts w:ascii="Cambria Math" w:hAnsi="Cambria Math"/>
                    <w:i/>
                  </w:rPr>
                </w:del>
              </m:ctrlPr>
            </m:dPr>
            <m:e>
              <m:sSub>
                <m:sSubPr>
                  <m:ctrlPr>
                    <w:del w:id="1389" w:author="wei ganchao" w:date="2022-01-13T18:16:00Z">
                      <w:rPr>
                        <w:rFonts w:ascii="Cambria Math" w:hAnsi="Cambria Math"/>
                        <w:i/>
                      </w:rPr>
                    </w:del>
                  </m:ctrlPr>
                </m:sSubPr>
                <m:e>
                  <m:r>
                    <w:del w:id="1390" w:author="wei ganchao" w:date="2022-01-13T18:16:00Z">
                      <w:rPr>
                        <w:rFonts w:ascii="Cambria Math" w:hAnsi="Cambria Math"/>
                      </w:rPr>
                      <m:t>δ</m:t>
                    </w:del>
                  </m:r>
                </m:e>
                <m:sub>
                  <m:r>
                    <w:del w:id="1391" w:author="wei ganchao" w:date="2022-01-13T18:16:00Z">
                      <w:rPr>
                        <w:rFonts w:ascii="Cambria Math" w:hAnsi="Cambria Math"/>
                      </w:rPr>
                      <m:t>it</m:t>
                    </w:del>
                  </m:r>
                </m:sub>
              </m:sSub>
            </m:e>
          </m:d>
          <m:r>
            <w:del w:id="1392" w:author="wei ganchao" w:date="2022-01-13T18:16:00Z">
              <w:rPr>
                <w:rFonts w:ascii="Cambria Math" w:hAnsi="Cambria Math"/>
              </w:rPr>
              <m:t>=</m:t>
            </w:del>
          </m:r>
          <m:d>
            <m:dPr>
              <m:ctrlPr>
                <w:del w:id="1393" w:author="wei ganchao" w:date="2022-01-13T18:16:00Z">
                  <w:rPr>
                    <w:rFonts w:ascii="Cambria Math" w:hAnsi="Cambria Math"/>
                    <w:i/>
                  </w:rPr>
                </w:del>
              </m:ctrlPr>
            </m:dPr>
            <m:e>
              <m:m>
                <m:mPr>
                  <m:mcs>
                    <m:mc>
                      <m:mcPr>
                        <m:count m:val="2"/>
                        <m:mcJc m:val="center"/>
                      </m:mcPr>
                    </m:mc>
                  </m:mcs>
                  <m:ctrlPr>
                    <w:del w:id="1394" w:author="wei ganchao" w:date="2022-01-13T18:16:00Z">
                      <w:rPr>
                        <w:rFonts w:ascii="Cambria Math" w:hAnsi="Cambria Math"/>
                        <w:i/>
                      </w:rPr>
                    </w:del>
                  </m:ctrlPr>
                </m:mPr>
                <m:mr>
                  <m:e>
                    <m:f>
                      <m:fPr>
                        <m:ctrlPr>
                          <w:del w:id="1395" w:author="wei ganchao" w:date="2022-01-13T18:16:00Z">
                            <w:rPr>
                              <w:rFonts w:ascii="Cambria Math" w:hAnsi="Cambria Math"/>
                              <w:i/>
                            </w:rPr>
                          </w:del>
                        </m:ctrlPr>
                      </m:fPr>
                      <m:num>
                        <m:r>
                          <w:del w:id="1396" w:author="wei ganchao" w:date="2022-01-13T18:16:00Z">
                            <w:rPr>
                              <w:rFonts w:ascii="Cambria Math" w:hAnsi="Cambria Math"/>
                            </w:rPr>
                            <m:t>∂</m:t>
                          </w:del>
                        </m:r>
                        <m:sSub>
                          <m:sSubPr>
                            <m:ctrlPr>
                              <w:del w:id="1397" w:author="wei ganchao" w:date="2022-01-13T18:16:00Z">
                                <w:rPr>
                                  <w:rFonts w:ascii="Cambria Math" w:hAnsi="Cambria Math"/>
                                  <w:i/>
                                </w:rPr>
                              </w:del>
                            </m:ctrlPr>
                          </m:sSubPr>
                          <m:e>
                            <m:r>
                              <w:del w:id="1398" w:author="wei ganchao" w:date="2022-01-13T18:16:00Z">
                                <w:rPr>
                                  <w:rFonts w:ascii="Cambria Math" w:hAnsi="Cambria Math"/>
                                </w:rPr>
                                <m:t>δ</m:t>
                              </w:del>
                            </m:r>
                          </m:e>
                          <m:sub>
                            <m:r>
                              <w:del w:id="1399" w:author="wei ganchao" w:date="2022-01-13T18:16:00Z">
                                <w:rPr>
                                  <w:rFonts w:ascii="Cambria Math" w:hAnsi="Cambria Math"/>
                                </w:rPr>
                                <m:t>it</m:t>
                              </w:del>
                            </m:r>
                          </m:sub>
                        </m:sSub>
                      </m:num>
                      <m:den>
                        <m:r>
                          <w:del w:id="1400" w:author="wei ganchao" w:date="2022-01-13T18:16:00Z">
                            <w:rPr>
                              <w:rFonts w:ascii="Cambria Math" w:hAnsi="Cambria Math"/>
                            </w:rPr>
                            <m:t>∂</m:t>
                          </w:del>
                        </m:r>
                        <m:sSub>
                          <m:sSubPr>
                            <m:ctrlPr>
                              <w:del w:id="1401" w:author="wei ganchao" w:date="2022-01-13T18:16:00Z">
                                <w:rPr>
                                  <w:rFonts w:ascii="Cambria Math" w:hAnsi="Cambria Math"/>
                                  <w:i/>
                                </w:rPr>
                              </w:del>
                            </m:ctrlPr>
                          </m:sSubPr>
                          <m:e>
                            <m:r>
                              <w:del w:id="1402" w:author="wei ganchao" w:date="2022-01-13T18:16:00Z">
                                <w:rPr>
                                  <w:rFonts w:ascii="Cambria Math" w:hAnsi="Cambria Math"/>
                                </w:rPr>
                                <m:t>λ</m:t>
                              </w:del>
                            </m:r>
                          </m:e>
                          <m:sub>
                            <m:r>
                              <w:del w:id="1403" w:author="wei ganchao" w:date="2022-01-13T18:16:00Z">
                                <w:rPr>
                                  <w:rFonts w:ascii="Cambria Math" w:hAnsi="Cambria Math"/>
                                </w:rPr>
                                <m:t>it</m:t>
                              </w:del>
                            </m:r>
                          </m:sub>
                        </m:sSub>
                      </m:den>
                    </m:f>
                  </m:e>
                  <m:e>
                    <m:f>
                      <m:fPr>
                        <m:ctrlPr>
                          <w:del w:id="1404" w:author="wei ganchao" w:date="2022-01-13T18:16:00Z">
                            <w:rPr>
                              <w:rFonts w:ascii="Cambria Math" w:hAnsi="Cambria Math"/>
                              <w:i/>
                            </w:rPr>
                          </w:del>
                        </m:ctrlPr>
                      </m:fPr>
                      <m:num>
                        <m:r>
                          <w:del w:id="1405" w:author="wei ganchao" w:date="2022-01-13T18:16:00Z">
                            <w:rPr>
                              <w:rFonts w:ascii="Cambria Math" w:hAnsi="Cambria Math"/>
                            </w:rPr>
                            <m:t>∂</m:t>
                          </w:del>
                        </m:r>
                        <m:sSub>
                          <m:sSubPr>
                            <m:ctrlPr>
                              <w:del w:id="1406" w:author="wei ganchao" w:date="2022-01-13T18:16:00Z">
                                <w:rPr>
                                  <w:rFonts w:ascii="Cambria Math" w:hAnsi="Cambria Math"/>
                                  <w:i/>
                                </w:rPr>
                              </w:del>
                            </m:ctrlPr>
                          </m:sSubPr>
                          <m:e>
                            <m:r>
                              <w:del w:id="1407" w:author="wei ganchao" w:date="2022-01-13T18:16:00Z">
                                <w:rPr>
                                  <w:rFonts w:ascii="Cambria Math" w:hAnsi="Cambria Math"/>
                                </w:rPr>
                                <m:t>δ</m:t>
                              </w:del>
                            </m:r>
                          </m:e>
                          <m:sub>
                            <m:r>
                              <w:del w:id="1408" w:author="wei ganchao" w:date="2022-01-13T18:16:00Z">
                                <w:rPr>
                                  <w:rFonts w:ascii="Cambria Math" w:hAnsi="Cambria Math"/>
                                </w:rPr>
                                <m:t>it</m:t>
                              </w:del>
                            </m:r>
                          </m:sub>
                        </m:sSub>
                      </m:num>
                      <m:den>
                        <m:r>
                          <w:del w:id="1409" w:author="wei ganchao" w:date="2022-01-13T18:16:00Z">
                            <w:rPr>
                              <w:rFonts w:ascii="Cambria Math" w:hAnsi="Cambria Math"/>
                            </w:rPr>
                            <m:t>∂</m:t>
                          </w:del>
                        </m:r>
                        <m:sSub>
                          <m:sSubPr>
                            <m:ctrlPr>
                              <w:del w:id="1410" w:author="wei ganchao" w:date="2022-01-13T18:16:00Z">
                                <w:rPr>
                                  <w:rFonts w:ascii="Cambria Math" w:hAnsi="Cambria Math"/>
                                  <w:i/>
                                </w:rPr>
                              </w:del>
                            </m:ctrlPr>
                          </m:sSubPr>
                          <m:e>
                            <m:r>
                              <w:del w:id="1411" w:author="wei ganchao" w:date="2022-01-13T18:16:00Z">
                                <w:rPr>
                                  <w:rFonts w:ascii="Cambria Math" w:hAnsi="Cambria Math"/>
                                </w:rPr>
                                <m:t>ν</m:t>
                              </w:del>
                            </m:r>
                          </m:e>
                          <m:sub>
                            <m:r>
                              <w:del w:id="1412" w:author="wei ganchao" w:date="2022-01-13T18:16:00Z">
                                <w:rPr>
                                  <w:rFonts w:ascii="Cambria Math" w:hAnsi="Cambria Math"/>
                                </w:rPr>
                                <m:t>it</m:t>
                              </w:del>
                            </m:r>
                          </m:sub>
                        </m:sSub>
                      </m:den>
                    </m:f>
                  </m:e>
                </m:mr>
              </m:m>
            </m:e>
          </m:d>
          <m:sSub>
            <m:sSubPr>
              <m:ctrlPr>
                <w:del w:id="1413" w:author="wei ganchao" w:date="2022-01-13T18:16:00Z">
                  <w:rPr>
                    <w:rFonts w:ascii="Cambria Math" w:hAnsi="Cambria Math"/>
                    <w:bCs/>
                    <w:i/>
                  </w:rPr>
                </w:del>
              </m:ctrlPr>
            </m:sSubPr>
            <m:e>
              <m:r>
                <w:del w:id="1414" w:author="wei ganchao" w:date="2022-01-13T18:16:00Z">
                  <m:rPr>
                    <m:sty m:val="bi"/>
                  </m:rPr>
                  <w:rPr>
                    <w:rFonts w:ascii="Cambria Math" w:hAnsi="Cambria Math"/>
                  </w:rPr>
                  <m:t>V</m:t>
                </w:del>
              </m:r>
              <m:ctrlPr>
                <w:del w:id="1415" w:author="wei ganchao" w:date="2022-01-13T18:16:00Z">
                  <w:rPr>
                    <w:rFonts w:ascii="Cambria Math" w:hAnsi="Cambria Math"/>
                    <w:b/>
                    <w:i/>
                  </w:rPr>
                </w:del>
              </m:ctrlPr>
            </m:e>
            <m:sub>
              <m:r>
                <w:del w:id="1416" w:author="wei ganchao" w:date="2022-01-13T18:16:00Z">
                  <w:rPr>
                    <w:rFonts w:ascii="Cambria Math" w:hAnsi="Cambria Math"/>
                  </w:rPr>
                  <m:t>it</m:t>
                </w:del>
              </m:r>
            </m:sub>
          </m:sSub>
          <m:d>
            <m:dPr>
              <m:ctrlPr>
                <w:del w:id="1417" w:author="wei ganchao" w:date="2022-01-13T18:16:00Z">
                  <w:rPr>
                    <w:rFonts w:ascii="Cambria Math" w:hAnsi="Cambria Math"/>
                    <w:i/>
                  </w:rPr>
                </w:del>
              </m:ctrlPr>
            </m:dPr>
            <m:e>
              <m:m>
                <m:mPr>
                  <m:mcs>
                    <m:mc>
                      <m:mcPr>
                        <m:count m:val="1"/>
                        <m:mcJc m:val="center"/>
                      </m:mcPr>
                    </m:mc>
                  </m:mcs>
                  <m:ctrlPr>
                    <w:del w:id="1418" w:author="wei ganchao" w:date="2022-01-13T18:16:00Z">
                      <w:rPr>
                        <w:rFonts w:ascii="Cambria Math" w:hAnsi="Cambria Math"/>
                        <w:i/>
                      </w:rPr>
                    </w:del>
                  </m:ctrlPr>
                </m:mPr>
                <m:mr>
                  <m:e>
                    <m:f>
                      <m:fPr>
                        <m:ctrlPr>
                          <w:del w:id="1419" w:author="wei ganchao" w:date="2022-01-13T18:16:00Z">
                            <w:rPr>
                              <w:rFonts w:ascii="Cambria Math" w:hAnsi="Cambria Math"/>
                              <w:i/>
                            </w:rPr>
                          </w:del>
                        </m:ctrlPr>
                      </m:fPr>
                      <m:num>
                        <m:r>
                          <w:del w:id="1420" w:author="wei ganchao" w:date="2022-01-13T18:16:00Z">
                            <w:rPr>
                              <w:rFonts w:ascii="Cambria Math" w:hAnsi="Cambria Math"/>
                            </w:rPr>
                            <m:t>∂</m:t>
                          </w:del>
                        </m:r>
                        <m:sSub>
                          <m:sSubPr>
                            <m:ctrlPr>
                              <w:del w:id="1421" w:author="wei ganchao" w:date="2022-01-13T18:16:00Z">
                                <w:rPr>
                                  <w:rFonts w:ascii="Cambria Math" w:hAnsi="Cambria Math"/>
                                  <w:i/>
                                </w:rPr>
                              </w:del>
                            </m:ctrlPr>
                          </m:sSubPr>
                          <m:e>
                            <m:r>
                              <w:del w:id="1422" w:author="wei ganchao" w:date="2022-01-13T18:16:00Z">
                                <w:rPr>
                                  <w:rFonts w:ascii="Cambria Math" w:hAnsi="Cambria Math"/>
                                </w:rPr>
                                <m:t>δ</m:t>
                              </w:del>
                            </m:r>
                          </m:e>
                          <m:sub>
                            <m:r>
                              <w:del w:id="1423" w:author="wei ganchao" w:date="2022-01-13T18:16:00Z">
                                <w:rPr>
                                  <w:rFonts w:ascii="Cambria Math" w:hAnsi="Cambria Math"/>
                                </w:rPr>
                                <m:t>it</m:t>
                              </w:del>
                            </m:r>
                          </m:sub>
                        </m:sSub>
                      </m:num>
                      <m:den>
                        <m:r>
                          <w:del w:id="1424" w:author="wei ganchao" w:date="2022-01-13T18:16:00Z">
                            <w:rPr>
                              <w:rFonts w:ascii="Cambria Math" w:hAnsi="Cambria Math"/>
                            </w:rPr>
                            <m:t>∂</m:t>
                          </w:del>
                        </m:r>
                        <m:sSub>
                          <m:sSubPr>
                            <m:ctrlPr>
                              <w:del w:id="1425" w:author="wei ganchao" w:date="2022-01-13T18:16:00Z">
                                <w:rPr>
                                  <w:rFonts w:ascii="Cambria Math" w:hAnsi="Cambria Math"/>
                                  <w:i/>
                                </w:rPr>
                              </w:del>
                            </m:ctrlPr>
                          </m:sSubPr>
                          <m:e>
                            <m:r>
                              <w:del w:id="1426" w:author="wei ganchao" w:date="2022-01-13T18:16:00Z">
                                <w:rPr>
                                  <w:rFonts w:ascii="Cambria Math" w:hAnsi="Cambria Math"/>
                                </w:rPr>
                                <m:t>λ</m:t>
                              </w:del>
                            </m:r>
                          </m:e>
                          <m:sub>
                            <m:r>
                              <w:del w:id="1427" w:author="wei ganchao" w:date="2022-01-13T18:16:00Z">
                                <w:rPr>
                                  <w:rFonts w:ascii="Cambria Math" w:hAnsi="Cambria Math"/>
                                </w:rPr>
                                <m:t>it</m:t>
                              </w:del>
                            </m:r>
                          </m:sub>
                        </m:sSub>
                      </m:den>
                    </m:f>
                  </m:e>
                </m:mr>
                <m:mr>
                  <m:e>
                    <m:f>
                      <m:fPr>
                        <m:ctrlPr>
                          <w:del w:id="1428" w:author="wei ganchao" w:date="2022-01-13T18:16:00Z">
                            <w:rPr>
                              <w:rFonts w:ascii="Cambria Math" w:hAnsi="Cambria Math"/>
                              <w:i/>
                            </w:rPr>
                          </w:del>
                        </m:ctrlPr>
                      </m:fPr>
                      <m:num>
                        <m:r>
                          <w:del w:id="1429" w:author="wei ganchao" w:date="2022-01-13T18:16:00Z">
                            <w:rPr>
                              <w:rFonts w:ascii="Cambria Math" w:hAnsi="Cambria Math"/>
                            </w:rPr>
                            <m:t>∂</m:t>
                          </w:del>
                        </m:r>
                        <m:sSub>
                          <m:sSubPr>
                            <m:ctrlPr>
                              <w:del w:id="1430" w:author="wei ganchao" w:date="2022-01-13T18:16:00Z">
                                <w:rPr>
                                  <w:rFonts w:ascii="Cambria Math" w:hAnsi="Cambria Math"/>
                                  <w:i/>
                                </w:rPr>
                              </w:del>
                            </m:ctrlPr>
                          </m:sSubPr>
                          <m:e>
                            <m:r>
                              <w:del w:id="1431" w:author="wei ganchao" w:date="2022-01-13T18:16:00Z">
                                <w:rPr>
                                  <w:rFonts w:ascii="Cambria Math" w:hAnsi="Cambria Math"/>
                                </w:rPr>
                                <m:t>δ</m:t>
                              </w:del>
                            </m:r>
                          </m:e>
                          <m:sub>
                            <m:r>
                              <w:del w:id="1432" w:author="wei ganchao" w:date="2022-01-13T18:16:00Z">
                                <w:rPr>
                                  <w:rFonts w:ascii="Cambria Math" w:hAnsi="Cambria Math"/>
                                </w:rPr>
                                <m:t>it</m:t>
                              </w:del>
                            </m:r>
                          </m:sub>
                        </m:sSub>
                      </m:num>
                      <m:den>
                        <m:r>
                          <w:del w:id="1433" w:author="wei ganchao" w:date="2022-01-13T18:16:00Z">
                            <w:rPr>
                              <w:rFonts w:ascii="Cambria Math" w:hAnsi="Cambria Math"/>
                            </w:rPr>
                            <m:t>∂</m:t>
                          </w:del>
                        </m:r>
                        <m:sSub>
                          <m:sSubPr>
                            <m:ctrlPr>
                              <w:del w:id="1434" w:author="wei ganchao" w:date="2022-01-13T18:16:00Z">
                                <w:rPr>
                                  <w:rFonts w:ascii="Cambria Math" w:hAnsi="Cambria Math"/>
                                  <w:i/>
                                </w:rPr>
                              </w:del>
                            </m:ctrlPr>
                          </m:sSubPr>
                          <m:e>
                            <m:r>
                              <w:del w:id="1435" w:author="wei ganchao" w:date="2022-01-13T18:16:00Z">
                                <w:rPr>
                                  <w:rFonts w:ascii="Cambria Math" w:hAnsi="Cambria Math"/>
                                </w:rPr>
                                <m:t>ν</m:t>
                              </w:del>
                            </m:r>
                          </m:e>
                          <m:sub>
                            <m:r>
                              <w:del w:id="1436" w:author="wei ganchao" w:date="2022-01-13T18:16:00Z">
                                <w:rPr>
                                  <w:rFonts w:ascii="Cambria Math" w:hAnsi="Cambria Math"/>
                                </w:rPr>
                                <m:t>it</m:t>
                              </w:del>
                            </m:r>
                          </m:sub>
                        </m:sSub>
                      </m:den>
                    </m:f>
                  </m:e>
                </m:mr>
              </m:m>
            </m:e>
          </m:d>
          <m:r>
            <w:del w:id="1437" w:author="wei ganchao" w:date="2022-01-13T18:16:00Z">
              <m:rPr>
                <m:sty m:val="p"/>
              </m:rPr>
              <w:rPr>
                <w:rFonts w:ascii="Cambria Math" w:hAnsi="Cambria Math"/>
              </w:rPr>
              <w:br/>
            </w:del>
          </m:r>
        </m:oMath>
        <m:oMath>
          <m:f>
            <m:fPr>
              <m:ctrlPr>
                <w:del w:id="1438" w:author="wei ganchao" w:date="2022-01-13T18:16:00Z">
                  <w:rPr>
                    <w:rFonts w:ascii="Cambria Math" w:hAnsi="Cambria Math"/>
                    <w:i/>
                  </w:rPr>
                </w:del>
              </m:ctrlPr>
            </m:fPr>
            <m:num>
              <m:r>
                <w:del w:id="1439" w:author="wei ganchao" w:date="2022-01-13T18:16:00Z">
                  <w:rPr>
                    <w:rFonts w:ascii="Cambria Math" w:hAnsi="Cambria Math"/>
                  </w:rPr>
                  <m:t>∂</m:t>
                </w:del>
              </m:r>
              <m:sSub>
                <m:sSubPr>
                  <m:ctrlPr>
                    <w:del w:id="1440" w:author="wei ganchao" w:date="2022-01-13T18:16:00Z">
                      <w:rPr>
                        <w:rFonts w:ascii="Cambria Math" w:hAnsi="Cambria Math"/>
                        <w:i/>
                      </w:rPr>
                    </w:del>
                  </m:ctrlPr>
                </m:sSubPr>
                <m:e>
                  <m:r>
                    <w:del w:id="1441" w:author="wei ganchao" w:date="2022-01-13T18:16:00Z">
                      <w:rPr>
                        <w:rFonts w:ascii="Cambria Math" w:hAnsi="Cambria Math"/>
                      </w:rPr>
                      <m:t>δ</m:t>
                    </w:del>
                  </m:r>
                </m:e>
                <m:sub>
                  <m:r>
                    <w:del w:id="1442" w:author="wei ganchao" w:date="2022-01-13T18:16:00Z">
                      <w:rPr>
                        <w:rFonts w:ascii="Cambria Math" w:hAnsi="Cambria Math"/>
                      </w:rPr>
                      <m:t>it</m:t>
                    </w:del>
                  </m:r>
                </m:sub>
              </m:sSub>
            </m:num>
            <m:den>
              <m:r>
                <w:del w:id="1443" w:author="wei ganchao" w:date="2022-01-13T18:16:00Z">
                  <w:rPr>
                    <w:rFonts w:ascii="Cambria Math" w:hAnsi="Cambria Math"/>
                  </w:rPr>
                  <m:t>∂</m:t>
                </w:del>
              </m:r>
              <m:sSub>
                <m:sSubPr>
                  <m:ctrlPr>
                    <w:del w:id="1444" w:author="wei ganchao" w:date="2022-01-13T18:16:00Z">
                      <w:rPr>
                        <w:rFonts w:ascii="Cambria Math" w:hAnsi="Cambria Math"/>
                        <w:i/>
                      </w:rPr>
                    </w:del>
                  </m:ctrlPr>
                </m:sSubPr>
                <m:e>
                  <m:r>
                    <w:del w:id="1445" w:author="wei ganchao" w:date="2022-01-13T18:16:00Z">
                      <w:rPr>
                        <w:rFonts w:ascii="Cambria Math" w:hAnsi="Cambria Math"/>
                      </w:rPr>
                      <m:t>λ</m:t>
                    </w:del>
                  </m:r>
                </m:e>
                <m:sub>
                  <m:r>
                    <w:del w:id="1446" w:author="wei ganchao" w:date="2022-01-13T18:16:00Z">
                      <w:rPr>
                        <w:rFonts w:ascii="Cambria Math" w:hAnsi="Cambria Math"/>
                      </w:rPr>
                      <m:t>it</m:t>
                    </w:del>
                  </m:r>
                </m:sub>
              </m:sSub>
            </m:den>
          </m:f>
          <m:r>
            <w:del w:id="1447" w:author="wei ganchao" w:date="2022-01-13T18:16:00Z">
              <w:rPr>
                <w:rFonts w:ascii="Cambria Math" w:hAnsi="Cambria Math"/>
              </w:rPr>
              <m:t>=</m:t>
            </w:del>
          </m:r>
          <m:f>
            <m:fPr>
              <m:ctrlPr>
                <w:del w:id="1448" w:author="wei ganchao" w:date="2022-01-13T18:16:00Z">
                  <w:rPr>
                    <w:rFonts w:ascii="Cambria Math" w:hAnsi="Cambria Math"/>
                    <w:i/>
                  </w:rPr>
                </w:del>
              </m:ctrlPr>
            </m:fPr>
            <m:num>
              <m:sSup>
                <m:sSupPr>
                  <m:ctrlPr>
                    <w:del w:id="1449" w:author="wei ganchao" w:date="2022-01-13T18:16:00Z">
                      <w:rPr>
                        <w:rFonts w:ascii="Cambria Math" w:hAnsi="Cambria Math"/>
                        <w:i/>
                      </w:rPr>
                    </w:del>
                  </m:ctrlPr>
                </m:sSupPr>
                <m:e>
                  <m:r>
                    <w:del w:id="1450" w:author="wei ganchao" w:date="2022-01-13T18:16:00Z">
                      <w:rPr>
                        <w:rFonts w:ascii="Cambria Math" w:hAnsi="Cambria Math"/>
                      </w:rPr>
                      <m:t>∂</m:t>
                    </w:del>
                  </m:r>
                </m:e>
                <m:sup>
                  <m:r>
                    <w:del w:id="1451" w:author="wei ganchao" w:date="2022-01-13T18:16:00Z">
                      <w:rPr>
                        <w:rFonts w:ascii="Cambria Math" w:hAnsi="Cambria Math"/>
                      </w:rPr>
                      <m:t>2</m:t>
                    </w:del>
                  </m:r>
                </m:sup>
              </m:sSup>
              <m:func>
                <m:funcPr>
                  <m:ctrlPr>
                    <w:del w:id="1452" w:author="wei ganchao" w:date="2022-01-13T18:16:00Z">
                      <w:rPr>
                        <w:rFonts w:ascii="Cambria Math" w:hAnsi="Cambria Math"/>
                        <w:i/>
                        <w:iCs/>
                      </w:rPr>
                    </w:del>
                  </m:ctrlPr>
                </m:funcPr>
                <m:fName>
                  <m:r>
                    <w:del w:id="1453" w:author="wei ganchao" w:date="2022-01-13T18:16:00Z">
                      <m:rPr>
                        <m:sty m:val="p"/>
                      </m:rPr>
                      <w:rPr>
                        <w:rFonts w:ascii="Cambria Math" w:hAnsi="Cambria Math"/>
                      </w:rPr>
                      <m:t>log</m:t>
                    </w:del>
                  </m:r>
                </m:fName>
                <m:e>
                  <m:sSub>
                    <m:sSubPr>
                      <m:ctrlPr>
                        <w:del w:id="1454" w:author="wei ganchao" w:date="2022-01-13T18:16:00Z">
                          <w:rPr>
                            <w:rFonts w:ascii="Cambria Math" w:hAnsi="Cambria Math"/>
                            <w:i/>
                            <w:iCs/>
                          </w:rPr>
                        </w:del>
                      </m:ctrlPr>
                    </m:sSubPr>
                    <m:e>
                      <m:r>
                        <w:del w:id="1455" w:author="wei ganchao" w:date="2022-01-13T18:16:00Z">
                          <w:rPr>
                            <w:rFonts w:ascii="Cambria Math" w:hAnsi="Cambria Math"/>
                          </w:rPr>
                          <m:t>Z</m:t>
                        </w:del>
                      </m:r>
                    </m:e>
                    <m:sub>
                      <m:r>
                        <w:del w:id="1456" w:author="wei ganchao" w:date="2022-01-13T18:16:00Z">
                          <w:rPr>
                            <w:rFonts w:ascii="Cambria Math" w:hAnsi="Cambria Math"/>
                          </w:rPr>
                          <m:t>it</m:t>
                        </w:del>
                      </m:r>
                    </m:sub>
                  </m:sSub>
                </m:e>
              </m:func>
            </m:num>
            <m:den>
              <m:r>
                <w:del w:id="1457" w:author="wei ganchao" w:date="2022-01-13T18:16:00Z">
                  <w:rPr>
                    <w:rFonts w:ascii="Cambria Math" w:hAnsi="Cambria Math"/>
                  </w:rPr>
                  <m:t>∂</m:t>
                </w:del>
              </m:r>
              <m:func>
                <m:funcPr>
                  <m:ctrlPr>
                    <w:del w:id="1458" w:author="wei ganchao" w:date="2022-01-13T18:16:00Z">
                      <w:rPr>
                        <w:rFonts w:ascii="Cambria Math" w:hAnsi="Cambria Math"/>
                        <w:i/>
                      </w:rPr>
                    </w:del>
                  </m:ctrlPr>
                </m:funcPr>
                <m:fName>
                  <m:r>
                    <w:del w:id="1459" w:author="wei ganchao" w:date="2022-01-13T18:16:00Z">
                      <m:rPr>
                        <m:sty m:val="p"/>
                      </m:rPr>
                      <w:rPr>
                        <w:rFonts w:ascii="Cambria Math" w:hAnsi="Cambria Math"/>
                      </w:rPr>
                      <m:t>log</m:t>
                    </w:del>
                  </m:r>
                </m:fName>
                <m:e>
                  <m:sSub>
                    <m:sSubPr>
                      <m:ctrlPr>
                        <w:del w:id="1460" w:author="wei ganchao" w:date="2022-01-13T18:16:00Z">
                          <w:rPr>
                            <w:rFonts w:ascii="Cambria Math" w:hAnsi="Cambria Math"/>
                            <w:i/>
                          </w:rPr>
                        </w:del>
                      </m:ctrlPr>
                    </m:sSubPr>
                    <m:e>
                      <m:r>
                        <w:del w:id="1461" w:author="wei ganchao" w:date="2022-01-13T18:16:00Z">
                          <w:rPr>
                            <w:rFonts w:ascii="Cambria Math" w:hAnsi="Cambria Math"/>
                          </w:rPr>
                          <m:t>λ</m:t>
                        </w:del>
                      </m:r>
                    </m:e>
                    <m:sub>
                      <m:r>
                        <w:del w:id="1462" w:author="wei ganchao" w:date="2022-01-13T18:16:00Z">
                          <w:rPr>
                            <w:rFonts w:ascii="Cambria Math" w:hAnsi="Cambria Math"/>
                          </w:rPr>
                          <m:t>it</m:t>
                        </w:del>
                      </m:r>
                    </m:sub>
                  </m:sSub>
                </m:e>
              </m:func>
              <m:r>
                <w:del w:id="1463" w:author="wei ganchao" w:date="2022-01-13T18:16:00Z">
                  <w:rPr>
                    <w:rFonts w:ascii="Cambria Math" w:hAnsi="Cambria Math"/>
                  </w:rPr>
                  <m:t>∂</m:t>
                </w:del>
              </m:r>
              <m:sSub>
                <m:sSubPr>
                  <m:ctrlPr>
                    <w:del w:id="1464" w:author="wei ganchao" w:date="2022-01-13T18:16:00Z">
                      <w:rPr>
                        <w:rFonts w:ascii="Cambria Math" w:hAnsi="Cambria Math"/>
                        <w:i/>
                      </w:rPr>
                    </w:del>
                  </m:ctrlPr>
                </m:sSubPr>
                <m:e>
                  <m:r>
                    <w:del w:id="1465" w:author="wei ganchao" w:date="2022-01-13T18:16:00Z">
                      <w:rPr>
                        <w:rFonts w:ascii="Cambria Math" w:hAnsi="Cambria Math"/>
                      </w:rPr>
                      <m:t>λ</m:t>
                    </w:del>
                  </m:r>
                </m:e>
                <m:sub>
                  <m:r>
                    <w:del w:id="1466" w:author="wei ganchao" w:date="2022-01-13T18:16:00Z">
                      <w:rPr>
                        <w:rFonts w:ascii="Cambria Math" w:hAnsi="Cambria Math"/>
                      </w:rPr>
                      <m:t>it</m:t>
                    </w:del>
                  </m:r>
                </m:sub>
              </m:sSub>
            </m:den>
          </m:f>
          <m:r>
            <w:del w:id="1467" w:author="wei ganchao" w:date="2022-01-13T18:16:00Z">
              <w:rPr>
                <w:rFonts w:ascii="Cambria Math" w:hAnsi="Cambria Math"/>
              </w:rPr>
              <m:t>=</m:t>
            </w:del>
          </m:r>
          <m:f>
            <m:fPr>
              <m:ctrlPr>
                <w:del w:id="1468" w:author="wei ganchao" w:date="2022-01-13T18:16:00Z">
                  <w:rPr>
                    <w:rFonts w:ascii="Cambria Math" w:hAnsi="Cambria Math"/>
                    <w:i/>
                  </w:rPr>
                </w:del>
              </m:ctrlPr>
            </m:fPr>
            <m:num>
              <m:r>
                <w:del w:id="1469" w:author="wei ganchao" w:date="2022-01-13T18:16:00Z">
                  <w:rPr>
                    <w:rFonts w:ascii="Cambria Math" w:hAnsi="Cambria Math"/>
                  </w:rPr>
                  <m:t>Var</m:t>
                </w:del>
              </m:r>
              <m:d>
                <m:dPr>
                  <m:ctrlPr>
                    <w:del w:id="1470" w:author="wei ganchao" w:date="2022-01-13T18:16:00Z">
                      <w:rPr>
                        <w:rFonts w:ascii="Cambria Math" w:hAnsi="Cambria Math"/>
                        <w:i/>
                      </w:rPr>
                    </w:del>
                  </m:ctrlPr>
                </m:dPr>
                <m:e>
                  <m:sSub>
                    <m:sSubPr>
                      <m:ctrlPr>
                        <w:del w:id="1471" w:author="wei ganchao" w:date="2022-01-13T18:16:00Z">
                          <w:rPr>
                            <w:rFonts w:ascii="Cambria Math" w:hAnsi="Cambria Math"/>
                            <w:i/>
                          </w:rPr>
                        </w:del>
                      </m:ctrlPr>
                    </m:sSubPr>
                    <m:e>
                      <m:r>
                        <w:del w:id="1472" w:author="wei ganchao" w:date="2022-01-13T18:16:00Z">
                          <w:rPr>
                            <w:rFonts w:ascii="Cambria Math" w:hAnsi="Cambria Math"/>
                          </w:rPr>
                          <m:t>Y</m:t>
                        </w:del>
                      </m:r>
                    </m:e>
                    <m:sub>
                      <m:r>
                        <w:del w:id="1473" w:author="wei ganchao" w:date="2022-01-13T18:16:00Z">
                          <w:rPr>
                            <w:rFonts w:ascii="Cambria Math" w:hAnsi="Cambria Math"/>
                          </w:rPr>
                          <m:t>it</m:t>
                        </w:del>
                      </m:r>
                    </m:sub>
                  </m:sSub>
                </m:e>
              </m:d>
            </m:num>
            <m:den>
              <m:sSub>
                <m:sSubPr>
                  <m:ctrlPr>
                    <w:del w:id="1474" w:author="wei ganchao" w:date="2022-01-13T18:16:00Z">
                      <w:rPr>
                        <w:rFonts w:ascii="Cambria Math" w:hAnsi="Cambria Math"/>
                      </w:rPr>
                    </w:del>
                  </m:ctrlPr>
                </m:sSubPr>
                <m:e>
                  <m:r>
                    <w:del w:id="1475" w:author="wei ganchao" w:date="2022-01-13T18:16:00Z">
                      <w:rPr>
                        <w:rFonts w:ascii="Cambria Math" w:hAnsi="Cambria Math"/>
                      </w:rPr>
                      <m:t>λ</m:t>
                    </w:del>
                  </m:r>
                  <m:ctrlPr>
                    <w:del w:id="1476" w:author="wei ganchao" w:date="2022-01-13T18:16:00Z">
                      <w:rPr>
                        <w:rFonts w:ascii="Cambria Math" w:hAnsi="Cambria Math"/>
                        <w:i/>
                      </w:rPr>
                    </w:del>
                  </m:ctrlPr>
                </m:e>
                <m:sub>
                  <m:r>
                    <w:del w:id="1477" w:author="wei ganchao" w:date="2022-01-13T18:16:00Z">
                      <w:rPr>
                        <w:rFonts w:ascii="Cambria Math" w:hAnsi="Cambria Math"/>
                      </w:rPr>
                      <m:t>it</m:t>
                    </w:del>
                  </m:r>
                </m:sub>
              </m:sSub>
            </m:den>
          </m:f>
          <m:r>
            <w:del w:id="1478" w:author="wei ganchao" w:date="2022-01-13T18:16:00Z">
              <m:rPr>
                <m:sty m:val="p"/>
              </m:rPr>
              <w:rPr>
                <w:rFonts w:ascii="Cambria Math" w:hAnsi="Cambria Math"/>
              </w:rPr>
              <w:br/>
            </w:del>
          </m:r>
        </m:oMath>
        <m:oMath>
          <m:f>
            <m:fPr>
              <m:ctrlPr>
                <w:del w:id="1479" w:author="wei ganchao" w:date="2022-01-13T18:16:00Z">
                  <w:rPr>
                    <w:rFonts w:ascii="Cambria Math" w:hAnsi="Cambria Math"/>
                    <w:i/>
                  </w:rPr>
                </w:del>
              </m:ctrlPr>
            </m:fPr>
            <m:num>
              <m:r>
                <w:del w:id="1480" w:author="wei ganchao" w:date="2022-01-13T18:16:00Z">
                  <w:rPr>
                    <w:rFonts w:ascii="Cambria Math" w:hAnsi="Cambria Math"/>
                  </w:rPr>
                  <m:t>∂</m:t>
                </w:del>
              </m:r>
              <m:sSub>
                <m:sSubPr>
                  <m:ctrlPr>
                    <w:del w:id="1481" w:author="wei ganchao" w:date="2022-01-13T18:16:00Z">
                      <w:rPr>
                        <w:rFonts w:ascii="Cambria Math" w:hAnsi="Cambria Math"/>
                        <w:i/>
                      </w:rPr>
                    </w:del>
                  </m:ctrlPr>
                </m:sSubPr>
                <m:e>
                  <m:r>
                    <w:del w:id="1482" w:author="wei ganchao" w:date="2022-01-13T18:16:00Z">
                      <w:rPr>
                        <w:rFonts w:ascii="Cambria Math" w:hAnsi="Cambria Math"/>
                      </w:rPr>
                      <m:t>δ</m:t>
                    </w:del>
                  </m:r>
                </m:e>
                <m:sub>
                  <m:r>
                    <w:del w:id="1483" w:author="wei ganchao" w:date="2022-01-13T18:16:00Z">
                      <w:rPr>
                        <w:rFonts w:ascii="Cambria Math" w:hAnsi="Cambria Math"/>
                      </w:rPr>
                      <m:t>it</m:t>
                    </w:del>
                  </m:r>
                </m:sub>
              </m:sSub>
            </m:num>
            <m:den>
              <m:r>
                <w:del w:id="1484" w:author="wei ganchao" w:date="2022-01-13T18:16:00Z">
                  <w:rPr>
                    <w:rFonts w:ascii="Cambria Math" w:hAnsi="Cambria Math"/>
                  </w:rPr>
                  <m:t>∂</m:t>
                </w:del>
              </m:r>
              <m:sSub>
                <m:sSubPr>
                  <m:ctrlPr>
                    <w:del w:id="1485" w:author="wei ganchao" w:date="2022-01-13T18:16:00Z">
                      <w:rPr>
                        <w:rFonts w:ascii="Cambria Math" w:hAnsi="Cambria Math"/>
                        <w:i/>
                      </w:rPr>
                    </w:del>
                  </m:ctrlPr>
                </m:sSubPr>
                <m:e>
                  <m:r>
                    <w:del w:id="1486" w:author="wei ganchao" w:date="2022-01-13T18:16:00Z">
                      <w:rPr>
                        <w:rFonts w:ascii="Cambria Math" w:hAnsi="Cambria Math"/>
                      </w:rPr>
                      <m:t>ν</m:t>
                    </w:del>
                  </m:r>
                </m:e>
                <m:sub>
                  <m:r>
                    <w:del w:id="1487" w:author="wei ganchao" w:date="2022-01-13T18:16:00Z">
                      <w:rPr>
                        <w:rFonts w:ascii="Cambria Math" w:hAnsi="Cambria Math"/>
                      </w:rPr>
                      <m:t>it</m:t>
                    </w:del>
                  </m:r>
                </m:sub>
              </m:sSub>
            </m:den>
          </m:f>
          <m:r>
            <w:del w:id="1488" w:author="wei ganchao" w:date="2022-01-13T18:16:00Z">
              <w:rPr>
                <w:rFonts w:ascii="Cambria Math" w:hAnsi="Cambria Math"/>
              </w:rPr>
              <m:t>=</m:t>
            </w:del>
          </m:r>
          <m:f>
            <m:fPr>
              <m:ctrlPr>
                <w:del w:id="1489" w:author="wei ganchao" w:date="2022-01-13T18:16:00Z">
                  <w:rPr>
                    <w:rFonts w:ascii="Cambria Math" w:hAnsi="Cambria Math"/>
                    <w:i/>
                  </w:rPr>
                </w:del>
              </m:ctrlPr>
            </m:fPr>
            <m:num>
              <m:sSup>
                <m:sSupPr>
                  <m:ctrlPr>
                    <w:del w:id="1490" w:author="wei ganchao" w:date="2022-01-13T18:16:00Z">
                      <w:rPr>
                        <w:rFonts w:ascii="Cambria Math" w:hAnsi="Cambria Math"/>
                        <w:i/>
                      </w:rPr>
                    </w:del>
                  </m:ctrlPr>
                </m:sSupPr>
                <m:e>
                  <m:r>
                    <w:del w:id="1491" w:author="wei ganchao" w:date="2022-01-13T18:16:00Z">
                      <w:rPr>
                        <w:rFonts w:ascii="Cambria Math" w:hAnsi="Cambria Math"/>
                      </w:rPr>
                      <m:t>∂</m:t>
                    </w:del>
                  </m:r>
                </m:e>
                <m:sup>
                  <m:r>
                    <w:del w:id="1492" w:author="wei ganchao" w:date="2022-01-13T18:16:00Z">
                      <w:rPr>
                        <w:rFonts w:ascii="Cambria Math" w:hAnsi="Cambria Math"/>
                      </w:rPr>
                      <m:t>2</m:t>
                    </w:del>
                  </m:r>
                </m:sup>
              </m:sSup>
              <m:func>
                <m:funcPr>
                  <m:ctrlPr>
                    <w:del w:id="1493" w:author="wei ganchao" w:date="2022-01-13T18:16:00Z">
                      <w:rPr>
                        <w:rFonts w:ascii="Cambria Math" w:hAnsi="Cambria Math"/>
                        <w:i/>
                        <w:iCs/>
                      </w:rPr>
                    </w:del>
                  </m:ctrlPr>
                </m:funcPr>
                <m:fName>
                  <m:r>
                    <w:del w:id="1494" w:author="wei ganchao" w:date="2022-01-13T18:16:00Z">
                      <m:rPr>
                        <m:sty m:val="p"/>
                      </m:rPr>
                      <w:rPr>
                        <w:rFonts w:ascii="Cambria Math" w:hAnsi="Cambria Math"/>
                      </w:rPr>
                      <m:t>log</m:t>
                    </w:del>
                  </m:r>
                </m:fName>
                <m:e>
                  <m:sSub>
                    <m:sSubPr>
                      <m:ctrlPr>
                        <w:del w:id="1495" w:author="wei ganchao" w:date="2022-01-13T18:16:00Z">
                          <w:rPr>
                            <w:rFonts w:ascii="Cambria Math" w:hAnsi="Cambria Math"/>
                            <w:i/>
                            <w:iCs/>
                          </w:rPr>
                        </w:del>
                      </m:ctrlPr>
                    </m:sSubPr>
                    <m:e>
                      <m:r>
                        <w:del w:id="1496" w:author="wei ganchao" w:date="2022-01-13T18:16:00Z">
                          <w:rPr>
                            <w:rFonts w:ascii="Cambria Math" w:hAnsi="Cambria Math"/>
                          </w:rPr>
                          <m:t>Z</m:t>
                        </w:del>
                      </m:r>
                    </m:e>
                    <m:sub>
                      <m:r>
                        <w:del w:id="1497" w:author="wei ganchao" w:date="2022-01-13T18:16:00Z">
                          <w:rPr>
                            <w:rFonts w:ascii="Cambria Math" w:hAnsi="Cambria Math"/>
                          </w:rPr>
                          <m:t>it</m:t>
                        </w:del>
                      </m:r>
                    </m:sub>
                  </m:sSub>
                </m:e>
              </m:func>
            </m:num>
            <m:den>
              <m:r>
                <w:del w:id="1498" w:author="wei ganchao" w:date="2022-01-13T18:16:00Z">
                  <w:rPr>
                    <w:rFonts w:ascii="Cambria Math" w:hAnsi="Cambria Math"/>
                  </w:rPr>
                  <m:t>∂</m:t>
                </w:del>
              </m:r>
              <m:func>
                <m:funcPr>
                  <m:ctrlPr>
                    <w:del w:id="1499" w:author="wei ganchao" w:date="2022-01-13T18:16:00Z">
                      <w:rPr>
                        <w:rFonts w:ascii="Cambria Math" w:hAnsi="Cambria Math"/>
                        <w:i/>
                      </w:rPr>
                    </w:del>
                  </m:ctrlPr>
                </m:funcPr>
                <m:fName>
                  <m:r>
                    <w:del w:id="1500" w:author="wei ganchao" w:date="2022-01-13T18:16:00Z">
                      <m:rPr>
                        <m:sty m:val="p"/>
                      </m:rPr>
                      <w:rPr>
                        <w:rFonts w:ascii="Cambria Math" w:hAnsi="Cambria Math"/>
                      </w:rPr>
                      <m:t>log</m:t>
                    </w:del>
                  </m:r>
                </m:fName>
                <m:e>
                  <m:sSub>
                    <m:sSubPr>
                      <m:ctrlPr>
                        <w:del w:id="1501" w:author="wei ganchao" w:date="2022-01-13T18:16:00Z">
                          <w:rPr>
                            <w:rFonts w:ascii="Cambria Math" w:hAnsi="Cambria Math"/>
                            <w:i/>
                          </w:rPr>
                        </w:del>
                      </m:ctrlPr>
                    </m:sSubPr>
                    <m:e>
                      <m:r>
                        <w:del w:id="1502" w:author="wei ganchao" w:date="2022-01-13T18:16:00Z">
                          <w:rPr>
                            <w:rFonts w:ascii="Cambria Math" w:hAnsi="Cambria Math"/>
                          </w:rPr>
                          <m:t>λ</m:t>
                        </w:del>
                      </m:r>
                    </m:e>
                    <m:sub>
                      <m:r>
                        <w:del w:id="1503" w:author="wei ganchao" w:date="2022-01-13T18:16:00Z">
                          <w:rPr>
                            <w:rFonts w:ascii="Cambria Math" w:hAnsi="Cambria Math"/>
                          </w:rPr>
                          <m:t>it</m:t>
                        </w:del>
                      </m:r>
                    </m:sub>
                  </m:sSub>
                </m:e>
              </m:func>
              <m:r>
                <w:del w:id="1504" w:author="wei ganchao" w:date="2022-01-13T18:16:00Z">
                  <w:rPr>
                    <w:rFonts w:ascii="Cambria Math" w:hAnsi="Cambria Math"/>
                  </w:rPr>
                  <m:t>∂</m:t>
                </w:del>
              </m:r>
              <m:sSub>
                <m:sSubPr>
                  <m:ctrlPr>
                    <w:del w:id="1505" w:author="wei ganchao" w:date="2022-01-13T18:16:00Z">
                      <w:rPr>
                        <w:rFonts w:ascii="Cambria Math" w:hAnsi="Cambria Math"/>
                        <w:i/>
                      </w:rPr>
                    </w:del>
                  </m:ctrlPr>
                </m:sSubPr>
                <m:e>
                  <m:r>
                    <w:del w:id="1506" w:author="wei ganchao" w:date="2022-01-13T18:16:00Z">
                      <w:rPr>
                        <w:rFonts w:ascii="Cambria Math" w:hAnsi="Cambria Math"/>
                      </w:rPr>
                      <m:t>ν</m:t>
                    </w:del>
                  </m:r>
                </m:e>
                <m:sub>
                  <m:r>
                    <w:del w:id="1507" w:author="wei ganchao" w:date="2022-01-13T18:16:00Z">
                      <w:rPr>
                        <w:rFonts w:ascii="Cambria Math" w:hAnsi="Cambria Math"/>
                      </w:rPr>
                      <m:t>it</m:t>
                    </w:del>
                  </m:r>
                </m:sub>
              </m:sSub>
            </m:den>
          </m:f>
          <m:r>
            <w:del w:id="1508" w:author="wei ganchao" w:date="2022-01-13T18:16:00Z">
              <w:rPr>
                <w:rFonts w:ascii="Cambria Math" w:hAnsi="Cambria Math"/>
              </w:rPr>
              <m:t>=-Cov(</m:t>
            </w:del>
          </m:r>
          <m:sSub>
            <m:sSubPr>
              <m:ctrlPr>
                <w:del w:id="1509" w:author="wei ganchao" w:date="2022-01-13T18:16:00Z">
                  <w:rPr>
                    <w:rFonts w:ascii="Cambria Math" w:hAnsi="Cambria Math"/>
                    <w:i/>
                  </w:rPr>
                </w:del>
              </m:ctrlPr>
            </m:sSubPr>
            <m:e>
              <m:r>
                <w:del w:id="1510" w:author="wei ganchao" w:date="2022-01-13T18:16:00Z">
                  <w:rPr>
                    <w:rFonts w:ascii="Cambria Math" w:hAnsi="Cambria Math"/>
                  </w:rPr>
                  <m:t>Y</m:t>
                </w:del>
              </m:r>
            </m:e>
            <m:sub>
              <m:r>
                <w:del w:id="1511" w:author="wei ganchao" w:date="2022-01-13T18:16:00Z">
                  <w:rPr>
                    <w:rFonts w:ascii="Cambria Math" w:hAnsi="Cambria Math"/>
                  </w:rPr>
                  <m:t>it</m:t>
                </w:del>
              </m:r>
            </m:sub>
          </m:sSub>
          <m:r>
            <w:del w:id="1512" w:author="wei ganchao" w:date="2022-01-13T18:16:00Z">
              <w:rPr>
                <w:rFonts w:ascii="Cambria Math" w:hAnsi="Cambria Math"/>
              </w:rPr>
              <m:t>,</m:t>
            </w:del>
          </m:r>
          <m:func>
            <m:funcPr>
              <m:ctrlPr>
                <w:del w:id="1513" w:author="wei ganchao" w:date="2022-01-13T18:16:00Z">
                  <w:rPr>
                    <w:rFonts w:ascii="Cambria Math" w:hAnsi="Cambria Math"/>
                    <w:i/>
                  </w:rPr>
                </w:del>
              </m:ctrlPr>
            </m:funcPr>
            <m:fName>
              <m:r>
                <w:del w:id="1514" w:author="wei ganchao" w:date="2022-01-13T18:16:00Z">
                  <m:rPr>
                    <m:sty m:val="p"/>
                  </m:rPr>
                  <w:rPr>
                    <w:rFonts w:ascii="Cambria Math" w:hAnsi="Cambria Math"/>
                  </w:rPr>
                  <m:t>log</m:t>
                </w:del>
              </m:r>
            </m:fName>
            <m:e>
              <m:sSub>
                <m:sSubPr>
                  <m:ctrlPr>
                    <w:del w:id="1515" w:author="wei ganchao" w:date="2022-01-13T18:16:00Z">
                      <w:rPr>
                        <w:rFonts w:ascii="Cambria Math" w:hAnsi="Cambria Math"/>
                        <w:i/>
                      </w:rPr>
                    </w:del>
                  </m:ctrlPr>
                </m:sSubPr>
                <m:e>
                  <m:r>
                    <w:del w:id="1516" w:author="wei ganchao" w:date="2022-01-13T18:16:00Z">
                      <w:rPr>
                        <w:rFonts w:ascii="Cambria Math" w:hAnsi="Cambria Math"/>
                      </w:rPr>
                      <m:t>Y</m:t>
                    </w:del>
                  </m:r>
                </m:e>
                <m:sub>
                  <m:r>
                    <w:del w:id="1517" w:author="wei ganchao" w:date="2022-01-13T18:16:00Z">
                      <w:rPr>
                        <w:rFonts w:ascii="Cambria Math" w:hAnsi="Cambria Math"/>
                      </w:rPr>
                      <m:t>it</m:t>
                    </w:del>
                  </m:r>
                </m:sub>
              </m:sSub>
              <m:r>
                <w:del w:id="1518" w:author="wei ganchao" w:date="2022-01-13T18:16:00Z">
                  <w:rPr>
                    <w:rFonts w:ascii="Cambria Math" w:hAnsi="Cambria Math"/>
                  </w:rPr>
                  <m:t>!</m:t>
                </w:del>
              </m:r>
            </m:e>
          </m:func>
          <m:r>
            <w:del w:id="1519" w:author="wei ganchao" w:date="2022-01-13T18:16:00Z">
              <w:rPr>
                <w:rFonts w:ascii="Cambria Math" w:hAnsi="Cambria Math"/>
              </w:rPr>
              <m:t xml:space="preserve">) </m:t>
            </w:del>
          </m:r>
        </m:oMath>
      </m:oMathPara>
    </w:p>
    <w:p w14:paraId="03394639" w14:textId="44B3CD01" w:rsidR="00817235" w:rsidDel="00FF27D1" w:rsidRDefault="00817235">
      <w:pPr>
        <w:keepNext/>
        <w:keepLines/>
        <w:spacing w:before="40"/>
        <w:outlineLvl w:val="1"/>
        <w:rPr>
          <w:del w:id="1520" w:author="wei ganchao" w:date="2022-01-13T18:16:00Z"/>
        </w:rPr>
        <w:pPrChange w:id="1521" w:author="wei ganchao" w:date="2022-01-13T18:16:00Z">
          <w:pPr/>
        </w:pPrChange>
      </w:pPr>
    </w:p>
    <w:p w14:paraId="29AF388C" w14:textId="03DAD307" w:rsidR="00245114" w:rsidRPr="00946536" w:rsidDel="00CE6C00" w:rsidRDefault="00817235">
      <w:pPr>
        <w:keepNext/>
        <w:keepLines/>
        <w:spacing w:before="40"/>
        <w:jc w:val="left"/>
        <w:outlineLvl w:val="1"/>
        <w:rPr>
          <w:del w:id="1522" w:author="wei ganchao" w:date="2022-01-08T15:04:00Z"/>
          <w:lang w:eastAsia="zh-CN"/>
        </w:rPr>
        <w:pPrChange w:id="1523" w:author="wei ganchao" w:date="2022-01-13T18:16:00Z">
          <w:pPr>
            <w:jc w:val="left"/>
          </w:pPr>
        </w:pPrChange>
      </w:pPr>
      <w:del w:id="1524" w:author="wei ganchao" w:date="2022-01-13T18:16:00Z">
        <w:r w:rsidDel="00FF27D1">
          <w:delText>We can calculate the moments as in the first section of the appendix, or we can use a simpler approximation</w:delText>
        </w:r>
        <w:r w:rsidR="00946536" w:rsidDel="00FF27D1">
          <w:delText xml:space="preserve"> </w:delText>
        </w:r>
      </w:del>
      <m:oMath>
        <m:r>
          <w:del w:id="1525" w:author="wei ganchao" w:date="2022-01-13T18:16:00Z">
            <w:rPr>
              <w:rFonts w:ascii="Cambria Math" w:hAnsi="Cambria Math"/>
            </w:rPr>
            <m:t>E</m:t>
          </w:del>
        </m:r>
        <m:d>
          <m:dPr>
            <m:ctrlPr>
              <w:del w:id="1526" w:author="wei ganchao" w:date="2022-01-13T18:16:00Z">
                <w:rPr>
                  <w:rFonts w:ascii="Cambria Math" w:hAnsi="Cambria Math"/>
                  <w:i/>
                </w:rPr>
              </w:del>
            </m:ctrlPr>
          </m:dPr>
          <m:e>
            <m:r>
              <w:del w:id="1527" w:author="wei ganchao" w:date="2022-01-13T18:16:00Z">
                <w:rPr>
                  <w:rFonts w:ascii="Cambria Math" w:hAnsi="Cambria Math"/>
                </w:rPr>
                <m:t>Y</m:t>
              </w:del>
            </m:r>
          </m:e>
        </m:d>
        <m:r>
          <w:del w:id="1528" w:author="wei ganchao" w:date="2022-01-13T18:16:00Z">
            <w:rPr>
              <w:rFonts w:ascii="Cambria Math" w:hAnsi="Cambria Math"/>
            </w:rPr>
            <m:t>≈</m:t>
          </w:del>
        </m:r>
        <m:sSup>
          <m:sSupPr>
            <m:ctrlPr>
              <w:del w:id="1529" w:author="wei ganchao" w:date="2022-01-13T18:16:00Z">
                <w:rPr>
                  <w:rFonts w:ascii="Cambria Math" w:hAnsi="Cambria Math"/>
                  <w:i/>
                </w:rPr>
              </w:del>
            </m:ctrlPr>
          </m:sSupPr>
          <m:e>
            <m:r>
              <w:del w:id="1530" w:author="wei ganchao" w:date="2022-01-13T18:16:00Z">
                <w:rPr>
                  <w:rFonts w:ascii="Cambria Math" w:hAnsi="Cambria Math"/>
                </w:rPr>
                <m:t>λ</m:t>
              </w:del>
            </m:r>
          </m:e>
          <m:sup>
            <m:r>
              <w:del w:id="1531" w:author="wei ganchao" w:date="2022-01-13T18:16:00Z">
                <w:rPr>
                  <w:rFonts w:ascii="Cambria Math" w:hAnsi="Cambria Math"/>
                </w:rPr>
                <m:t>1/ν</m:t>
              </w:del>
            </m:r>
          </m:sup>
        </m:sSup>
        <m:r>
          <w:del w:id="1532" w:author="wei ganchao" w:date="2022-01-13T18:16:00Z">
            <w:rPr>
              <w:rFonts w:ascii="Cambria Math" w:hAnsi="Cambria Math"/>
            </w:rPr>
            <m:t>-</m:t>
          </w:del>
        </m:r>
        <m:f>
          <m:fPr>
            <m:ctrlPr>
              <w:del w:id="1533" w:author="wei ganchao" w:date="2022-01-13T18:16:00Z">
                <w:rPr>
                  <w:rFonts w:ascii="Cambria Math" w:hAnsi="Cambria Math"/>
                  <w:i/>
                </w:rPr>
              </w:del>
            </m:ctrlPr>
          </m:fPr>
          <m:num>
            <m:r>
              <w:del w:id="1534" w:author="wei ganchao" w:date="2022-01-13T18:16:00Z">
                <w:rPr>
                  <w:rFonts w:ascii="Cambria Math" w:hAnsi="Cambria Math"/>
                </w:rPr>
                <m:t>ν-1</m:t>
              </w:del>
            </m:r>
          </m:num>
          <m:den>
            <m:r>
              <w:del w:id="1535" w:author="wei ganchao" w:date="2022-01-13T18:16:00Z">
                <w:rPr>
                  <w:rFonts w:ascii="Cambria Math" w:hAnsi="Cambria Math"/>
                </w:rPr>
                <m:t>2ν</m:t>
              </w:del>
            </m:r>
          </m:den>
        </m:f>
      </m:oMath>
      <w:del w:id="1536" w:author="wei ganchao" w:date="2022-01-13T18:16:00Z">
        <w:r w:rsidR="00946536" w:rsidDel="00FF27D1">
          <w:delText xml:space="preserve"> when </w:delText>
        </w:r>
      </w:del>
      <m:oMath>
        <m:r>
          <w:del w:id="1537" w:author="wei ganchao" w:date="2022-01-13T18:16:00Z">
            <w:rPr>
              <w:rFonts w:ascii="Cambria Math" w:hAnsi="Cambria Math"/>
            </w:rPr>
            <m:t>ν≤1</m:t>
          </w:del>
        </m:r>
      </m:oMath>
      <w:del w:id="1538" w:author="wei ganchao" w:date="2022-01-13T18:16:00Z">
        <w:r w:rsidR="00946536" w:rsidDel="00FF27D1">
          <w:delText xml:space="preserve"> or </w:delText>
        </w:r>
      </w:del>
      <m:oMath>
        <m:r>
          <w:del w:id="1539" w:author="wei ganchao" w:date="2022-01-13T18:16:00Z">
            <w:rPr>
              <w:rFonts w:ascii="Cambria Math" w:hAnsi="Cambria Math"/>
            </w:rPr>
            <m:t>λ&gt;</m:t>
          </w:del>
        </m:r>
        <m:sSup>
          <m:sSupPr>
            <m:ctrlPr>
              <w:del w:id="1540" w:author="wei ganchao" w:date="2022-01-13T18:16:00Z">
                <w:rPr>
                  <w:rFonts w:ascii="Cambria Math" w:hAnsi="Cambria Math"/>
                  <w:i/>
                </w:rPr>
              </w:del>
            </m:ctrlPr>
          </m:sSupPr>
          <m:e>
            <m:r>
              <w:del w:id="1541" w:author="wei ganchao" w:date="2022-01-13T18:16:00Z">
                <w:rPr>
                  <w:rFonts w:ascii="Cambria Math" w:hAnsi="Cambria Math"/>
                </w:rPr>
                <m:t>10</m:t>
              </w:del>
            </m:r>
          </m:e>
          <m:sup>
            <m:r>
              <w:del w:id="1542" w:author="wei ganchao" w:date="2022-01-13T18:16:00Z">
                <w:rPr>
                  <w:rFonts w:ascii="Cambria Math" w:hAnsi="Cambria Math"/>
                </w:rPr>
                <m:t>ν</m:t>
              </w:del>
            </m:r>
          </m:sup>
        </m:sSup>
      </m:oMath>
      <w:del w:id="1543" w:author="wei ganchao" w:date="2022-01-13T18:16:00Z">
        <w:r w:rsidR="00946536" w:rsidDel="00FF27D1">
          <w:delText xml:space="preserve">. Then </w:delText>
        </w:r>
      </w:del>
      <m:oMath>
        <m:f>
          <m:fPr>
            <m:ctrlPr>
              <w:del w:id="1544" w:author="wei ganchao" w:date="2022-01-13T18:16:00Z">
                <w:rPr>
                  <w:rFonts w:ascii="Cambria Math" w:hAnsi="Cambria Math"/>
                  <w:i/>
                </w:rPr>
              </w:del>
            </m:ctrlPr>
          </m:fPr>
          <m:num>
            <m:r>
              <w:del w:id="1545" w:author="wei ganchao" w:date="2022-01-13T18:16:00Z">
                <w:rPr>
                  <w:rFonts w:ascii="Cambria Math" w:hAnsi="Cambria Math"/>
                </w:rPr>
                <m:t>∂</m:t>
              </w:del>
            </m:r>
            <m:sSub>
              <m:sSubPr>
                <m:ctrlPr>
                  <w:del w:id="1546" w:author="wei ganchao" w:date="2022-01-13T18:16:00Z">
                    <w:rPr>
                      <w:rFonts w:ascii="Cambria Math" w:hAnsi="Cambria Math"/>
                      <w:i/>
                    </w:rPr>
                  </w:del>
                </m:ctrlPr>
              </m:sSubPr>
              <m:e>
                <m:r>
                  <w:del w:id="1547" w:author="wei ganchao" w:date="2022-01-13T18:16:00Z">
                    <w:rPr>
                      <w:rFonts w:ascii="Cambria Math" w:hAnsi="Cambria Math"/>
                    </w:rPr>
                    <m:t>δ</m:t>
                  </w:del>
                </m:r>
              </m:e>
              <m:sub>
                <m:r>
                  <w:del w:id="1548" w:author="wei ganchao" w:date="2022-01-13T18:16:00Z">
                    <w:rPr>
                      <w:rFonts w:ascii="Cambria Math" w:hAnsi="Cambria Math"/>
                    </w:rPr>
                    <m:t>it</m:t>
                  </w:del>
                </m:r>
              </m:sub>
            </m:sSub>
          </m:num>
          <m:den>
            <m:r>
              <w:del w:id="1549" w:author="wei ganchao" w:date="2022-01-13T18:16:00Z">
                <w:rPr>
                  <w:rFonts w:ascii="Cambria Math" w:hAnsi="Cambria Math"/>
                </w:rPr>
                <m:t>∂</m:t>
              </w:del>
            </m:r>
            <m:sSub>
              <m:sSubPr>
                <m:ctrlPr>
                  <w:del w:id="1550" w:author="wei ganchao" w:date="2022-01-13T18:16:00Z">
                    <w:rPr>
                      <w:rFonts w:ascii="Cambria Math" w:hAnsi="Cambria Math"/>
                      <w:i/>
                    </w:rPr>
                  </w:del>
                </m:ctrlPr>
              </m:sSubPr>
              <m:e>
                <m:r>
                  <w:del w:id="1551" w:author="wei ganchao" w:date="2022-01-13T18:16:00Z">
                    <w:rPr>
                      <w:rFonts w:ascii="Cambria Math" w:hAnsi="Cambria Math"/>
                    </w:rPr>
                    <m:t>λ</m:t>
                  </w:del>
                </m:r>
              </m:e>
              <m:sub>
                <m:r>
                  <w:del w:id="1552" w:author="wei ganchao" w:date="2022-01-13T18:16:00Z">
                    <w:rPr>
                      <w:rFonts w:ascii="Cambria Math" w:hAnsi="Cambria Math"/>
                    </w:rPr>
                    <m:t>it</m:t>
                  </w:del>
                </m:r>
              </m:sub>
            </m:sSub>
          </m:den>
        </m:f>
        <m:r>
          <w:del w:id="1553" w:author="wei ganchao" w:date="2022-01-13T18:16:00Z">
            <w:rPr>
              <w:rFonts w:ascii="Cambria Math" w:hAnsi="Cambria Math"/>
            </w:rPr>
            <m:t>≈</m:t>
          </w:del>
        </m:r>
        <m:f>
          <m:fPr>
            <m:ctrlPr>
              <w:del w:id="1554" w:author="wei ganchao" w:date="2022-01-13T18:16:00Z">
                <w:rPr>
                  <w:rFonts w:ascii="Cambria Math" w:hAnsi="Cambria Math"/>
                  <w:i/>
                </w:rPr>
              </w:del>
            </m:ctrlPr>
          </m:fPr>
          <m:num>
            <m:r>
              <w:del w:id="1555" w:author="wei ganchao" w:date="2022-01-13T18:16:00Z">
                <w:rPr>
                  <w:rFonts w:ascii="Cambria Math" w:hAnsi="Cambria Math"/>
                </w:rPr>
                <m:t>1</m:t>
              </w:del>
            </m:r>
          </m:num>
          <m:den>
            <m:sSub>
              <m:sSubPr>
                <m:ctrlPr>
                  <w:del w:id="1556" w:author="wei ganchao" w:date="2022-01-13T18:16:00Z">
                    <w:rPr>
                      <w:rFonts w:ascii="Cambria Math" w:hAnsi="Cambria Math"/>
                      <w:i/>
                    </w:rPr>
                  </w:del>
                </m:ctrlPr>
              </m:sSubPr>
              <m:e>
                <m:r>
                  <w:del w:id="1557" w:author="wei ganchao" w:date="2022-01-13T18:16:00Z">
                    <w:rPr>
                      <w:rFonts w:ascii="Cambria Math" w:hAnsi="Cambria Math"/>
                    </w:rPr>
                    <m:t>ν</m:t>
                  </w:del>
                </m:r>
              </m:e>
              <m:sub>
                <m:r>
                  <w:del w:id="1558" w:author="wei ganchao" w:date="2022-01-13T18:16:00Z">
                    <w:rPr>
                      <w:rFonts w:ascii="Cambria Math" w:hAnsi="Cambria Math"/>
                    </w:rPr>
                    <m:t>it</m:t>
                  </w:del>
                </m:r>
              </m:sub>
            </m:sSub>
          </m:den>
        </m:f>
        <m:sSubSup>
          <m:sSubSupPr>
            <m:ctrlPr>
              <w:del w:id="1559" w:author="wei ganchao" w:date="2022-01-13T18:16:00Z">
                <w:rPr>
                  <w:rFonts w:ascii="Cambria Math" w:hAnsi="Cambria Math"/>
                  <w:i/>
                </w:rPr>
              </w:del>
            </m:ctrlPr>
          </m:sSubSupPr>
          <m:e>
            <m:r>
              <w:del w:id="1560" w:author="wei ganchao" w:date="2022-01-13T18:16:00Z">
                <w:rPr>
                  <w:rFonts w:ascii="Cambria Math" w:hAnsi="Cambria Math"/>
                </w:rPr>
                <m:t>λ</m:t>
              </w:del>
            </m:r>
          </m:e>
          <m:sub>
            <m:r>
              <w:del w:id="1561" w:author="wei ganchao" w:date="2022-01-13T18:16:00Z">
                <w:rPr>
                  <w:rFonts w:ascii="Cambria Math" w:hAnsi="Cambria Math"/>
                </w:rPr>
                <m:t>it</m:t>
              </w:del>
            </m:r>
          </m:sub>
          <m:sup>
            <m:r>
              <w:del w:id="1562" w:author="wei ganchao" w:date="2022-01-13T18:16:00Z">
                <w:rPr>
                  <w:rFonts w:ascii="Cambria Math" w:hAnsi="Cambria Math"/>
                </w:rPr>
                <m:t>1/</m:t>
              </w:del>
            </m:r>
            <m:sSub>
              <m:sSubPr>
                <m:ctrlPr>
                  <w:del w:id="1563" w:author="wei ganchao" w:date="2022-01-13T18:16:00Z">
                    <w:rPr>
                      <w:rFonts w:ascii="Cambria Math" w:hAnsi="Cambria Math"/>
                      <w:i/>
                    </w:rPr>
                  </w:del>
                </m:ctrlPr>
              </m:sSubPr>
              <m:e>
                <m:r>
                  <w:del w:id="1564" w:author="wei ganchao" w:date="2022-01-13T18:16:00Z">
                    <w:rPr>
                      <w:rFonts w:ascii="Cambria Math" w:hAnsi="Cambria Math"/>
                    </w:rPr>
                    <m:t>ν</m:t>
                  </w:del>
                </m:r>
              </m:e>
              <m:sub>
                <m:r>
                  <w:del w:id="1565" w:author="wei ganchao" w:date="2022-01-13T18:16:00Z">
                    <w:rPr>
                      <w:rFonts w:ascii="Cambria Math" w:hAnsi="Cambria Math"/>
                    </w:rPr>
                    <m:t>it</m:t>
                  </w:del>
                </m:r>
              </m:sub>
            </m:sSub>
            <m:r>
              <w:del w:id="1566" w:author="wei ganchao" w:date="2022-01-13T18:16:00Z">
                <w:rPr>
                  <w:rFonts w:ascii="Cambria Math" w:hAnsi="Cambria Math"/>
                </w:rPr>
                <m:t>-1</m:t>
              </w:del>
            </m:r>
          </m:sup>
        </m:sSubSup>
      </m:oMath>
      <w:del w:id="1567" w:author="wei ganchao" w:date="2022-01-13T18:16:00Z">
        <w:r w:rsidR="00946536" w:rsidDel="00FF27D1">
          <w:delText xml:space="preserve"> and </w:delText>
        </w:r>
      </w:del>
      <m:oMath>
        <m:f>
          <m:fPr>
            <m:ctrlPr>
              <w:del w:id="1568" w:author="wei ganchao" w:date="2022-01-13T18:16:00Z">
                <w:rPr>
                  <w:rFonts w:ascii="Cambria Math" w:hAnsi="Cambria Math"/>
                  <w:i/>
                </w:rPr>
              </w:del>
            </m:ctrlPr>
          </m:fPr>
          <m:num>
            <m:r>
              <w:del w:id="1569" w:author="wei ganchao" w:date="2022-01-13T18:16:00Z">
                <w:rPr>
                  <w:rFonts w:ascii="Cambria Math" w:hAnsi="Cambria Math"/>
                </w:rPr>
                <m:t>∂</m:t>
              </w:del>
            </m:r>
            <m:sSub>
              <m:sSubPr>
                <m:ctrlPr>
                  <w:del w:id="1570" w:author="wei ganchao" w:date="2022-01-13T18:16:00Z">
                    <w:rPr>
                      <w:rFonts w:ascii="Cambria Math" w:hAnsi="Cambria Math"/>
                      <w:i/>
                    </w:rPr>
                  </w:del>
                </m:ctrlPr>
              </m:sSubPr>
              <m:e>
                <m:r>
                  <w:del w:id="1571" w:author="wei ganchao" w:date="2022-01-13T18:16:00Z">
                    <w:rPr>
                      <w:rFonts w:ascii="Cambria Math" w:hAnsi="Cambria Math"/>
                    </w:rPr>
                    <m:t>δ</m:t>
                  </w:del>
                </m:r>
              </m:e>
              <m:sub>
                <m:r>
                  <w:del w:id="1572" w:author="wei ganchao" w:date="2022-01-13T18:16:00Z">
                    <w:rPr>
                      <w:rFonts w:ascii="Cambria Math" w:hAnsi="Cambria Math"/>
                    </w:rPr>
                    <m:t>it</m:t>
                  </w:del>
                </m:r>
              </m:sub>
            </m:sSub>
          </m:num>
          <m:den>
            <m:r>
              <w:del w:id="1573" w:author="wei ganchao" w:date="2022-01-13T18:16:00Z">
                <w:rPr>
                  <w:rFonts w:ascii="Cambria Math" w:hAnsi="Cambria Math"/>
                </w:rPr>
                <m:t>∂</m:t>
              </w:del>
            </m:r>
            <m:sSub>
              <m:sSubPr>
                <m:ctrlPr>
                  <w:del w:id="1574" w:author="wei ganchao" w:date="2022-01-13T18:16:00Z">
                    <w:rPr>
                      <w:rFonts w:ascii="Cambria Math" w:hAnsi="Cambria Math"/>
                      <w:i/>
                    </w:rPr>
                  </w:del>
                </m:ctrlPr>
              </m:sSubPr>
              <m:e>
                <m:r>
                  <w:del w:id="1575" w:author="wei ganchao" w:date="2022-01-13T18:16:00Z">
                    <w:rPr>
                      <w:rFonts w:ascii="Cambria Math" w:hAnsi="Cambria Math"/>
                    </w:rPr>
                    <m:t>ν</m:t>
                  </w:del>
                </m:r>
              </m:e>
              <m:sub>
                <m:r>
                  <w:del w:id="1576" w:author="wei ganchao" w:date="2022-01-13T18:16:00Z">
                    <w:rPr>
                      <w:rFonts w:ascii="Cambria Math" w:hAnsi="Cambria Math"/>
                    </w:rPr>
                    <m:t>it</m:t>
                  </w:del>
                </m:r>
              </m:sub>
            </m:sSub>
          </m:den>
        </m:f>
        <m:r>
          <w:del w:id="1577" w:author="wei ganchao" w:date="2022-01-13T18:16:00Z">
            <w:rPr>
              <w:rFonts w:ascii="Cambria Math" w:hAnsi="Cambria Math"/>
            </w:rPr>
            <m:t>≈-</m:t>
          </w:del>
        </m:r>
        <m:f>
          <m:fPr>
            <m:ctrlPr>
              <w:del w:id="1578" w:author="wei ganchao" w:date="2022-01-13T18:16:00Z">
                <w:rPr>
                  <w:rFonts w:ascii="Cambria Math" w:hAnsi="Cambria Math"/>
                  <w:i/>
                </w:rPr>
              </w:del>
            </m:ctrlPr>
          </m:fPr>
          <m:num>
            <m:sSubSup>
              <m:sSubSupPr>
                <m:ctrlPr>
                  <w:del w:id="1579" w:author="wei ganchao" w:date="2022-01-13T18:16:00Z">
                    <w:rPr>
                      <w:rFonts w:ascii="Cambria Math" w:hAnsi="Cambria Math"/>
                      <w:i/>
                    </w:rPr>
                  </w:del>
                </m:ctrlPr>
              </m:sSubSupPr>
              <m:e>
                <m:r>
                  <w:del w:id="1580" w:author="wei ganchao" w:date="2022-01-13T18:16:00Z">
                    <w:rPr>
                      <w:rFonts w:ascii="Cambria Math" w:hAnsi="Cambria Math"/>
                    </w:rPr>
                    <m:t>λ</m:t>
                  </w:del>
                </m:r>
              </m:e>
              <m:sub>
                <m:r>
                  <w:del w:id="1581" w:author="wei ganchao" w:date="2022-01-13T18:16:00Z">
                    <w:rPr>
                      <w:rFonts w:ascii="Cambria Math" w:hAnsi="Cambria Math"/>
                    </w:rPr>
                    <m:t>it</m:t>
                  </w:del>
                </m:r>
              </m:sub>
              <m:sup>
                <m:r>
                  <w:del w:id="1582" w:author="wei ganchao" w:date="2022-01-13T18:16:00Z">
                    <w:rPr>
                      <w:rFonts w:ascii="Cambria Math" w:hAnsi="Cambria Math"/>
                    </w:rPr>
                    <m:t>1/</m:t>
                  </w:del>
                </m:r>
                <m:sSub>
                  <m:sSubPr>
                    <m:ctrlPr>
                      <w:del w:id="1583" w:author="wei ganchao" w:date="2022-01-13T18:16:00Z">
                        <w:rPr>
                          <w:rFonts w:ascii="Cambria Math" w:hAnsi="Cambria Math"/>
                          <w:i/>
                        </w:rPr>
                      </w:del>
                    </m:ctrlPr>
                  </m:sSubPr>
                  <m:e>
                    <m:r>
                      <w:del w:id="1584" w:author="wei ganchao" w:date="2022-01-13T18:16:00Z">
                        <w:rPr>
                          <w:rFonts w:ascii="Cambria Math" w:hAnsi="Cambria Math"/>
                        </w:rPr>
                        <m:t>ν</m:t>
                      </w:del>
                    </m:r>
                  </m:e>
                  <m:sub>
                    <m:r>
                      <w:del w:id="1585" w:author="wei ganchao" w:date="2022-01-13T18:16:00Z">
                        <w:rPr>
                          <w:rFonts w:ascii="Cambria Math" w:hAnsi="Cambria Math"/>
                        </w:rPr>
                        <m:t>it</m:t>
                      </w:del>
                    </m:r>
                  </m:sub>
                </m:sSub>
              </m:sup>
            </m:sSubSup>
            <m:func>
              <m:funcPr>
                <m:ctrlPr>
                  <w:del w:id="1586" w:author="wei ganchao" w:date="2022-01-13T18:16:00Z">
                    <w:rPr>
                      <w:rFonts w:ascii="Cambria Math" w:hAnsi="Cambria Math"/>
                      <w:i/>
                    </w:rPr>
                  </w:del>
                </m:ctrlPr>
              </m:funcPr>
              <m:fName>
                <m:r>
                  <w:del w:id="1587" w:author="wei ganchao" w:date="2022-01-13T18:16:00Z">
                    <m:rPr>
                      <m:sty m:val="p"/>
                    </m:rPr>
                    <w:rPr>
                      <w:rFonts w:ascii="Cambria Math" w:hAnsi="Cambria Math"/>
                    </w:rPr>
                    <m:t>log</m:t>
                  </w:del>
                </m:r>
              </m:fName>
              <m:e>
                <m:sSub>
                  <m:sSubPr>
                    <m:ctrlPr>
                      <w:del w:id="1588" w:author="wei ganchao" w:date="2022-01-13T18:16:00Z">
                        <w:rPr>
                          <w:rFonts w:ascii="Cambria Math" w:hAnsi="Cambria Math"/>
                          <w:i/>
                        </w:rPr>
                      </w:del>
                    </m:ctrlPr>
                  </m:sSubPr>
                  <m:e>
                    <m:r>
                      <w:del w:id="1589" w:author="wei ganchao" w:date="2022-01-13T18:16:00Z">
                        <w:rPr>
                          <w:rFonts w:ascii="Cambria Math" w:hAnsi="Cambria Math"/>
                        </w:rPr>
                        <m:t>λ</m:t>
                      </w:del>
                    </m:r>
                  </m:e>
                  <m:sub>
                    <m:r>
                      <w:del w:id="1590" w:author="wei ganchao" w:date="2022-01-13T18:16:00Z">
                        <w:rPr>
                          <w:rFonts w:ascii="Cambria Math" w:hAnsi="Cambria Math"/>
                        </w:rPr>
                        <m:t>it</m:t>
                      </w:del>
                    </m:r>
                  </m:sub>
                </m:sSub>
              </m:e>
            </m:func>
          </m:num>
          <m:den>
            <m:sSubSup>
              <m:sSubSupPr>
                <m:ctrlPr>
                  <w:del w:id="1591" w:author="wei ganchao" w:date="2022-01-13T18:16:00Z">
                    <w:rPr>
                      <w:rFonts w:ascii="Cambria Math" w:hAnsi="Cambria Math"/>
                      <w:i/>
                    </w:rPr>
                  </w:del>
                </m:ctrlPr>
              </m:sSubSupPr>
              <m:e>
                <m:r>
                  <w:del w:id="1592" w:author="wei ganchao" w:date="2022-01-13T18:16:00Z">
                    <w:rPr>
                      <w:rFonts w:ascii="Cambria Math" w:hAnsi="Cambria Math"/>
                    </w:rPr>
                    <m:t>ν</m:t>
                  </w:del>
                </m:r>
              </m:e>
              <m:sub>
                <m:r>
                  <w:del w:id="1593" w:author="wei ganchao" w:date="2022-01-13T18:16:00Z">
                    <w:rPr>
                      <w:rFonts w:ascii="Cambria Math" w:hAnsi="Cambria Math"/>
                    </w:rPr>
                    <m:t>it</m:t>
                  </w:del>
                </m:r>
              </m:sub>
              <m:sup>
                <m:r>
                  <w:del w:id="1594" w:author="wei ganchao" w:date="2022-01-13T18:16:00Z">
                    <w:rPr>
                      <w:rFonts w:ascii="Cambria Math" w:hAnsi="Cambria Math"/>
                    </w:rPr>
                    <m:t>2</m:t>
                  </w:del>
                </m:r>
              </m:sup>
            </m:sSubSup>
          </m:den>
        </m:f>
        <m:r>
          <w:del w:id="1595" w:author="wei ganchao" w:date="2022-01-13T18:16:00Z">
            <w:rPr>
              <w:rFonts w:ascii="Cambria Math" w:hAnsi="Cambria Math"/>
            </w:rPr>
            <m:t>-</m:t>
          </w:del>
        </m:r>
        <m:f>
          <m:fPr>
            <m:ctrlPr>
              <w:del w:id="1596" w:author="wei ganchao" w:date="2022-01-13T18:16:00Z">
                <w:rPr>
                  <w:rFonts w:ascii="Cambria Math" w:hAnsi="Cambria Math"/>
                  <w:i/>
                </w:rPr>
              </w:del>
            </m:ctrlPr>
          </m:fPr>
          <m:num>
            <m:r>
              <w:del w:id="1597" w:author="wei ganchao" w:date="2022-01-13T18:16:00Z">
                <w:rPr>
                  <w:rFonts w:ascii="Cambria Math" w:hAnsi="Cambria Math"/>
                </w:rPr>
                <m:t>1</m:t>
              </w:del>
            </m:r>
          </m:num>
          <m:den>
            <m:r>
              <w:del w:id="1598" w:author="wei ganchao" w:date="2022-01-13T18:16:00Z">
                <w:rPr>
                  <w:rFonts w:ascii="Cambria Math" w:hAnsi="Cambria Math"/>
                </w:rPr>
                <m:t>2</m:t>
              </w:del>
            </m:r>
            <m:sSubSup>
              <m:sSubSupPr>
                <m:ctrlPr>
                  <w:del w:id="1599" w:author="wei ganchao" w:date="2022-01-13T18:16:00Z">
                    <w:rPr>
                      <w:rFonts w:ascii="Cambria Math" w:hAnsi="Cambria Math"/>
                      <w:i/>
                    </w:rPr>
                  </w:del>
                </m:ctrlPr>
              </m:sSubSupPr>
              <m:e>
                <m:r>
                  <w:del w:id="1600" w:author="wei ganchao" w:date="2022-01-13T18:16:00Z">
                    <w:rPr>
                      <w:rFonts w:ascii="Cambria Math" w:hAnsi="Cambria Math"/>
                    </w:rPr>
                    <m:t>ν</m:t>
                  </w:del>
                </m:r>
              </m:e>
              <m:sub>
                <m:r>
                  <w:del w:id="1601" w:author="wei ganchao" w:date="2022-01-13T18:16:00Z">
                    <w:rPr>
                      <w:rFonts w:ascii="Cambria Math" w:hAnsi="Cambria Math"/>
                    </w:rPr>
                    <m:t>it</m:t>
                  </w:del>
                </m:r>
              </m:sub>
              <m:sup>
                <m:r>
                  <w:del w:id="1602" w:author="wei ganchao" w:date="2022-01-13T18:16:00Z">
                    <w:rPr>
                      <w:rFonts w:ascii="Cambria Math" w:hAnsi="Cambria Math"/>
                    </w:rPr>
                    <m:t>2</m:t>
                  </w:del>
                </m:r>
              </m:sup>
            </m:sSubSup>
          </m:den>
        </m:f>
      </m:oMath>
      <w:del w:id="1603" w:author="wei ganchao" w:date="2022-01-13T18:16:00Z">
        <w:r w:rsidR="00946536" w:rsidDel="00FF27D1">
          <w:delText>.</w:delText>
        </w:r>
      </w:del>
    </w:p>
    <w:p w14:paraId="2756C8D8" w14:textId="462CCB87" w:rsidR="00CE6C00" w:rsidRPr="00D3079B" w:rsidRDefault="00CE6C00">
      <w:pPr>
        <w:keepNext/>
        <w:keepLines/>
        <w:spacing w:before="40"/>
        <w:outlineLvl w:val="1"/>
        <w:pPrChange w:id="1604" w:author="wei ganchao" w:date="2022-01-13T18:16:00Z">
          <w:pPr/>
        </w:pPrChange>
      </w:pPr>
    </w:p>
    <w:sectPr w:rsidR="00CE6C00"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2" w:author="Stevenson, Ian" w:date="2022-01-06T11:31:00Z" w:initials="IS">
    <w:p w14:paraId="64C82903" w14:textId="36C43B1A"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23" w:author="Stevenson, Ian" w:date="2022-01-13T14:32:00Z" w:initials="IS">
    <w:p w14:paraId="1C6B861F" w14:textId="77777777" w:rsidR="00427C0A" w:rsidRDefault="00427C0A" w:rsidP="004409A8">
      <w:pPr>
        <w:pStyle w:val="CommentText"/>
        <w:jc w:val="left"/>
      </w:pPr>
      <w:r>
        <w:rPr>
          <w:rStyle w:val="CommentReference"/>
        </w:rPr>
        <w:annotationRef/>
      </w:r>
      <w:r>
        <w:t>add</w:t>
      </w:r>
    </w:p>
  </w:comment>
  <w:comment w:id="31" w:author="Stevenson, Ian" w:date="2022-01-13T14:34:00Z" w:initials="IS">
    <w:p w14:paraId="74D81C5E" w14:textId="77777777" w:rsidR="00427C0A" w:rsidRDefault="00427C0A" w:rsidP="00E418FA">
      <w:pPr>
        <w:pStyle w:val="CommentText"/>
        <w:jc w:val="left"/>
        <w:rPr>
          <w:lang w:eastAsia="zh-CN"/>
        </w:rPr>
      </w:pPr>
      <w:r>
        <w:rPr>
          <w:rStyle w:val="CommentReference"/>
        </w:rPr>
        <w:annotationRef/>
      </w:r>
      <w:r>
        <w:t xml:space="preserve">Ok - let's see how it goes. We should </w:t>
      </w:r>
      <w:proofErr w:type="gramStart"/>
      <w:r>
        <w:t>definitely make</w:t>
      </w:r>
      <w:proofErr w:type="gramEnd"/>
      <w:r>
        <w:t xml:space="preserve"> it clear that we weren’t the ones collecting the data. Personally, I think it’s sometimes valuable to put some details here that could impact the results but aren’t essential to the results themselves. We need to add to... for V1: if/how animals were anesthetized, details about the stimulus and spike window, for HC: how position was tracked, dimensions of maze, and for both HC and V1: how data was spike sorted, if we’re using a subset of the spike sorted neurons.</w:t>
      </w:r>
    </w:p>
  </w:comment>
  <w:comment w:id="32" w:author="wei ganchao" w:date="2022-01-15T19:30:00Z" w:initials="wg">
    <w:p w14:paraId="7602BA65" w14:textId="77777777" w:rsidR="00914064" w:rsidRDefault="00F8729C">
      <w:pPr>
        <w:pStyle w:val="CommentText"/>
        <w:jc w:val="left"/>
      </w:pPr>
      <w:r>
        <w:rPr>
          <w:rStyle w:val="CommentReference"/>
        </w:rPr>
        <w:annotationRef/>
      </w:r>
      <w:r w:rsidR="00914064">
        <w:t xml:space="preserve">I view </w:t>
      </w:r>
      <w:proofErr w:type="gramStart"/>
      <w:r w:rsidR="00914064">
        <w:t>these information</w:t>
      </w:r>
      <w:proofErr w:type="gramEnd"/>
      <w:r w:rsidR="00914064">
        <w:t xml:space="preserve"> as detailed background of the data, and I'm still not very comfortable putting them in the "method" section.</w:t>
      </w:r>
    </w:p>
    <w:p w14:paraId="61B5A502" w14:textId="77777777" w:rsidR="00914064" w:rsidRDefault="00914064">
      <w:pPr>
        <w:pStyle w:val="CommentText"/>
        <w:jc w:val="left"/>
      </w:pPr>
    </w:p>
    <w:p w14:paraId="1088225C" w14:textId="77777777" w:rsidR="00914064" w:rsidRDefault="00914064">
      <w:pPr>
        <w:pStyle w:val="CommentText"/>
        <w:jc w:val="left"/>
      </w:pPr>
      <w:r>
        <w:t>Let's discuss later.</w:t>
      </w:r>
    </w:p>
    <w:p w14:paraId="519AD4B9" w14:textId="77777777" w:rsidR="00914064" w:rsidRDefault="00914064">
      <w:pPr>
        <w:pStyle w:val="CommentText"/>
        <w:jc w:val="left"/>
      </w:pPr>
    </w:p>
    <w:p w14:paraId="3BDFAAFA" w14:textId="77777777" w:rsidR="00914064" w:rsidRDefault="00914064" w:rsidP="003136E3">
      <w:pPr>
        <w:pStyle w:val="CommentText"/>
        <w:jc w:val="left"/>
      </w:pPr>
      <w:r>
        <w:t xml:space="preserve">Currently, I put </w:t>
      </w:r>
      <w:proofErr w:type="gramStart"/>
      <w:r>
        <w:t>these info</w:t>
      </w:r>
      <w:proofErr w:type="gramEnd"/>
      <w:r>
        <w:t xml:space="preserve"> in the application part. For the HC data, I didn't find a reference paper. So, I just write the info I can get from the description document (in "data/hc_data/ref").  </w:t>
      </w:r>
    </w:p>
  </w:comment>
  <w:comment w:id="33" w:author="Stevenson, Ian" w:date="2022-01-13T14:42:00Z" w:initials="IS">
    <w:p w14:paraId="7CC58893" w14:textId="0EAF16A2" w:rsidR="00D00AE7" w:rsidRDefault="00D00AE7" w:rsidP="00377B26">
      <w:pPr>
        <w:pStyle w:val="CommentText"/>
        <w:jc w:val="left"/>
      </w:pPr>
      <w:r>
        <w:rPr>
          <w:rStyle w:val="CommentReference"/>
        </w:rPr>
        <w:annotationRef/>
      </w:r>
      <w:r>
        <w:t>Add labels for "observed", "model", and "true"? Labels for "Stimulus A" and "Stimulus B"?</w:t>
      </w:r>
    </w:p>
  </w:comment>
  <w:comment w:id="93" w:author="Stevenson, Ian" w:date="2022-01-13T14:38:00Z" w:initials="IS">
    <w:p w14:paraId="32674B79" w14:textId="411558AD" w:rsidR="00E86BEB" w:rsidRDefault="00E86BEB" w:rsidP="00871A4C">
      <w:pPr>
        <w:pStyle w:val="CommentText"/>
        <w:jc w:val="left"/>
      </w:pPr>
      <w:r>
        <w:rPr>
          <w:rStyle w:val="CommentReference"/>
        </w:rPr>
        <w:annotationRef/>
      </w:r>
      <w:r>
        <w:t>Is this overall or at a specific orientation?</w:t>
      </w:r>
    </w:p>
  </w:comment>
  <w:comment w:id="94" w:author="wei ganchao" w:date="2022-01-13T18:50:00Z" w:initials="wg">
    <w:p w14:paraId="6E480865" w14:textId="77777777" w:rsidR="000C7F82" w:rsidRDefault="000C7F82" w:rsidP="002077EB">
      <w:pPr>
        <w:pStyle w:val="CommentText"/>
        <w:jc w:val="left"/>
      </w:pPr>
      <w:r>
        <w:rPr>
          <w:rStyle w:val="CommentReference"/>
        </w:rPr>
        <w:annotationRef/>
      </w:r>
      <w:r>
        <w:t>overall</w:t>
      </w:r>
    </w:p>
  </w:comment>
  <w:comment w:id="181" w:author="Stevenson, Ian" w:date="2022-01-13T14:52:00Z" w:initials="IS">
    <w:p w14:paraId="07D15582" w14:textId="5C76EA86" w:rsidR="00D71989" w:rsidRDefault="00D71989" w:rsidP="000C7F82">
      <w:pPr>
        <w:pStyle w:val="CommentText"/>
      </w:pPr>
      <w:r>
        <w:rPr>
          <w:rStyle w:val="CommentReference"/>
        </w:rPr>
        <w:annotationRef/>
      </w:r>
      <w:r>
        <w:t>Delete probably, it's not that important</w:t>
      </w:r>
    </w:p>
  </w:comment>
  <w:comment w:id="435" w:author="Stevenson, Ian" w:date="2022-01-06T11:45:00Z" w:initials="IS">
    <w:p w14:paraId="4C28284C" w14:textId="04CA1C98" w:rsidR="005744B6" w:rsidRDefault="005744B6" w:rsidP="003F79DF">
      <w:pPr>
        <w:pStyle w:val="CommentText"/>
        <w:jc w:val="left"/>
      </w:pPr>
      <w:r>
        <w:rPr>
          <w:rStyle w:val="CommentReference"/>
        </w:rPr>
        <w:annotationRef/>
      </w:r>
      <w:proofErr w:type="gramStart"/>
      <w:r>
        <w:t>Definitely we</w:t>
      </w:r>
      <w:proofErr w:type="gramEnd"/>
      <w:r>
        <w:t xml:space="preserv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436"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1243"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1307" w:author="wei ganchao" w:date="2022-01-07T09:57:00Z" w:initials="wg">
    <w:p w14:paraId="2F443D01" w14:textId="77777777" w:rsidR="00C45B17" w:rsidRDefault="00C45B17" w:rsidP="00FA541E">
      <w:pPr>
        <w:pStyle w:val="CommentText"/>
        <w:jc w:val="left"/>
      </w:pPr>
      <w:r>
        <w:rPr>
          <w:rStyle w:val="CommentReference"/>
        </w:rPr>
        <w:annotationRef/>
      </w:r>
      <w:r>
        <w:t>If I write the V_it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64C82903" w15:done="1"/>
  <w15:commentEx w15:paraId="1C6B861F" w15:done="0"/>
  <w15:commentEx w15:paraId="74D81C5E" w15:done="0"/>
  <w15:commentEx w15:paraId="3BDFAAFA" w15:paraIdParent="74D81C5E" w15:done="0"/>
  <w15:commentEx w15:paraId="7CC58893" w15:done="0"/>
  <w15:commentEx w15:paraId="32674B79" w15:done="0"/>
  <w15:commentEx w15:paraId="6E480865" w15:paraIdParent="32674B79" w15:done="0"/>
  <w15:commentEx w15:paraId="07D15582" w15:done="0"/>
  <w15:commentEx w15:paraId="4C28284C" w15:done="0"/>
  <w15:commentEx w15:paraId="4D45A2A9" w15:paraIdParent="4C28284C"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519D" w16cex:dateUtc="2022-01-06T16:31:00Z"/>
  <w16cex:commentExtensible w16cex:durableId="258AB67E" w16cex:dateUtc="2022-01-13T19:32:00Z"/>
  <w16cex:commentExtensible w16cex:durableId="258AB70D" w16cex:dateUtc="2022-01-13T19:34:00Z"/>
  <w16cex:commentExtensible w16cex:durableId="258D9F56" w16cex:dateUtc="2022-01-16T00:30:00Z"/>
  <w16cex:commentExtensible w16cex:durableId="258AB8F1" w16cex:dateUtc="2022-01-13T19:42:00Z"/>
  <w16cex:commentExtensible w16cex:durableId="258AB7C9" w16cex:dateUtc="2022-01-13T19:38:00Z"/>
  <w16cex:commentExtensible w16cex:durableId="258AF2F5" w16cex:dateUtc="2022-01-13T23:50:00Z"/>
  <w16cex:commentExtensible w16cex:durableId="258ABB16" w16cex:dateUtc="2022-01-13T19:52:00Z"/>
  <w16cex:commentExtensible w16cex:durableId="258154D5" w16cex:dateUtc="2022-01-06T16:45:00Z"/>
  <w16cex:commentExtensible w16cex:durableId="25819E55" w16cex:dateUtc="2022-01-06T21:59: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64C82903" w16cid:durableId="2581519D"/>
  <w16cid:commentId w16cid:paraId="1C6B861F" w16cid:durableId="258AB67E"/>
  <w16cid:commentId w16cid:paraId="74D81C5E" w16cid:durableId="258AB70D"/>
  <w16cid:commentId w16cid:paraId="3BDFAAFA" w16cid:durableId="258D9F56"/>
  <w16cid:commentId w16cid:paraId="7CC58893" w16cid:durableId="258AB8F1"/>
  <w16cid:commentId w16cid:paraId="32674B79" w16cid:durableId="258AB7C9"/>
  <w16cid:commentId w16cid:paraId="6E480865" w16cid:durableId="258AF2F5"/>
  <w16cid:commentId w16cid:paraId="07D15582" w16cid:durableId="258ABB16"/>
  <w16cid:commentId w16cid:paraId="4C28284C" w16cid:durableId="258154D5"/>
  <w16cid:commentId w16cid:paraId="4D45A2A9" w16cid:durableId="25819E55"/>
  <w16cid:commentId w16cid:paraId="6B77C772" w16cid:durableId="25828471"/>
  <w16cid:commentId w16cid:paraId="2F443D01" w16cid:durableId="25828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37963" w14:textId="77777777" w:rsidR="007A602D" w:rsidRDefault="007A602D" w:rsidP="009B10EC">
      <w:pPr>
        <w:spacing w:line="240" w:lineRule="auto"/>
      </w:pPr>
      <w:r>
        <w:separator/>
      </w:r>
    </w:p>
  </w:endnote>
  <w:endnote w:type="continuationSeparator" w:id="0">
    <w:p w14:paraId="47847954" w14:textId="77777777" w:rsidR="007A602D" w:rsidRDefault="007A602D" w:rsidP="009B1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ED0CA" w14:textId="77777777" w:rsidR="007A602D" w:rsidRDefault="007A602D" w:rsidP="009B10EC">
      <w:pPr>
        <w:spacing w:line="240" w:lineRule="auto"/>
      </w:pPr>
      <w:r>
        <w:separator/>
      </w:r>
    </w:p>
  </w:footnote>
  <w:footnote w:type="continuationSeparator" w:id="0">
    <w:p w14:paraId="75EB5B47" w14:textId="77777777" w:rsidR="007A602D" w:rsidRDefault="007A602D" w:rsidP="009B1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7588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C7F82"/>
    <w:rsid w:val="000D2C87"/>
    <w:rsid w:val="000D4E77"/>
    <w:rsid w:val="000D7D76"/>
    <w:rsid w:val="000E2D95"/>
    <w:rsid w:val="000E3875"/>
    <w:rsid w:val="000E5175"/>
    <w:rsid w:val="000E736A"/>
    <w:rsid w:val="000F0CE2"/>
    <w:rsid w:val="000F1F2D"/>
    <w:rsid w:val="000F7FB1"/>
    <w:rsid w:val="0010187F"/>
    <w:rsid w:val="00102D28"/>
    <w:rsid w:val="001107D3"/>
    <w:rsid w:val="00115B37"/>
    <w:rsid w:val="00122A3F"/>
    <w:rsid w:val="0013053A"/>
    <w:rsid w:val="00133180"/>
    <w:rsid w:val="001377C1"/>
    <w:rsid w:val="001441CA"/>
    <w:rsid w:val="00150ECA"/>
    <w:rsid w:val="001510F1"/>
    <w:rsid w:val="001522A4"/>
    <w:rsid w:val="001527F5"/>
    <w:rsid w:val="0015688E"/>
    <w:rsid w:val="00156EE5"/>
    <w:rsid w:val="00157B13"/>
    <w:rsid w:val="00162C3C"/>
    <w:rsid w:val="001675A7"/>
    <w:rsid w:val="00177D99"/>
    <w:rsid w:val="001806E5"/>
    <w:rsid w:val="001843DA"/>
    <w:rsid w:val="00185594"/>
    <w:rsid w:val="001A2F66"/>
    <w:rsid w:val="001A5BF5"/>
    <w:rsid w:val="001B274E"/>
    <w:rsid w:val="001B2A2E"/>
    <w:rsid w:val="001B3C0C"/>
    <w:rsid w:val="001B57EA"/>
    <w:rsid w:val="001B5D3F"/>
    <w:rsid w:val="001B5D84"/>
    <w:rsid w:val="001B75C9"/>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1D36"/>
    <w:rsid w:val="0023354F"/>
    <w:rsid w:val="00245114"/>
    <w:rsid w:val="00246B01"/>
    <w:rsid w:val="002501CF"/>
    <w:rsid w:val="0025301C"/>
    <w:rsid w:val="00253076"/>
    <w:rsid w:val="00253CE6"/>
    <w:rsid w:val="0025676C"/>
    <w:rsid w:val="0026011E"/>
    <w:rsid w:val="0026702D"/>
    <w:rsid w:val="00270F65"/>
    <w:rsid w:val="00271C13"/>
    <w:rsid w:val="002749D6"/>
    <w:rsid w:val="00274A57"/>
    <w:rsid w:val="00282DF1"/>
    <w:rsid w:val="002876D8"/>
    <w:rsid w:val="00287C33"/>
    <w:rsid w:val="00295B55"/>
    <w:rsid w:val="002A5267"/>
    <w:rsid w:val="002B0AB7"/>
    <w:rsid w:val="002B1076"/>
    <w:rsid w:val="002B2D79"/>
    <w:rsid w:val="002B71AF"/>
    <w:rsid w:val="002C23AD"/>
    <w:rsid w:val="002C68ED"/>
    <w:rsid w:val="002D3074"/>
    <w:rsid w:val="002D4B7C"/>
    <w:rsid w:val="002D5583"/>
    <w:rsid w:val="002D57CD"/>
    <w:rsid w:val="002E0B30"/>
    <w:rsid w:val="002E1370"/>
    <w:rsid w:val="002E1B34"/>
    <w:rsid w:val="002E514F"/>
    <w:rsid w:val="002F1A35"/>
    <w:rsid w:val="002F370F"/>
    <w:rsid w:val="002F5346"/>
    <w:rsid w:val="003154D7"/>
    <w:rsid w:val="00323EA1"/>
    <w:rsid w:val="003246AB"/>
    <w:rsid w:val="00332EEB"/>
    <w:rsid w:val="0034545D"/>
    <w:rsid w:val="00345C02"/>
    <w:rsid w:val="003519C3"/>
    <w:rsid w:val="00352650"/>
    <w:rsid w:val="00353A4B"/>
    <w:rsid w:val="00357863"/>
    <w:rsid w:val="00360633"/>
    <w:rsid w:val="003616AB"/>
    <w:rsid w:val="00362C12"/>
    <w:rsid w:val="00365F9E"/>
    <w:rsid w:val="0036622C"/>
    <w:rsid w:val="0036712B"/>
    <w:rsid w:val="0037119A"/>
    <w:rsid w:val="00372013"/>
    <w:rsid w:val="00373B1E"/>
    <w:rsid w:val="00374ECA"/>
    <w:rsid w:val="00375553"/>
    <w:rsid w:val="003771A5"/>
    <w:rsid w:val="00380037"/>
    <w:rsid w:val="00381BED"/>
    <w:rsid w:val="00383D57"/>
    <w:rsid w:val="0039656E"/>
    <w:rsid w:val="003A4CE2"/>
    <w:rsid w:val="003A67DB"/>
    <w:rsid w:val="003B5886"/>
    <w:rsid w:val="003C1FC7"/>
    <w:rsid w:val="003C3470"/>
    <w:rsid w:val="003D0F47"/>
    <w:rsid w:val="003D1FBB"/>
    <w:rsid w:val="003D582F"/>
    <w:rsid w:val="003E3203"/>
    <w:rsid w:val="003E4657"/>
    <w:rsid w:val="003F3B77"/>
    <w:rsid w:val="00402D57"/>
    <w:rsid w:val="00405F94"/>
    <w:rsid w:val="004144D0"/>
    <w:rsid w:val="0041742D"/>
    <w:rsid w:val="00417F97"/>
    <w:rsid w:val="004233EC"/>
    <w:rsid w:val="00424FB1"/>
    <w:rsid w:val="00427C0A"/>
    <w:rsid w:val="0043029A"/>
    <w:rsid w:val="00432C49"/>
    <w:rsid w:val="00434A8B"/>
    <w:rsid w:val="004413C0"/>
    <w:rsid w:val="004430EE"/>
    <w:rsid w:val="004435A2"/>
    <w:rsid w:val="00446D63"/>
    <w:rsid w:val="00453196"/>
    <w:rsid w:val="00461A59"/>
    <w:rsid w:val="004622C7"/>
    <w:rsid w:val="00463D54"/>
    <w:rsid w:val="004715DC"/>
    <w:rsid w:val="00471B64"/>
    <w:rsid w:val="0047722C"/>
    <w:rsid w:val="004773C1"/>
    <w:rsid w:val="00480942"/>
    <w:rsid w:val="004832E9"/>
    <w:rsid w:val="00486406"/>
    <w:rsid w:val="00487CCC"/>
    <w:rsid w:val="004A2188"/>
    <w:rsid w:val="004A666A"/>
    <w:rsid w:val="004C24E0"/>
    <w:rsid w:val="004C7526"/>
    <w:rsid w:val="004D3B32"/>
    <w:rsid w:val="004D3B38"/>
    <w:rsid w:val="004D4359"/>
    <w:rsid w:val="004E7FA2"/>
    <w:rsid w:val="004F1861"/>
    <w:rsid w:val="004F1D5F"/>
    <w:rsid w:val="004F2EE7"/>
    <w:rsid w:val="004F6CAE"/>
    <w:rsid w:val="004F7273"/>
    <w:rsid w:val="005014C9"/>
    <w:rsid w:val="00503ACD"/>
    <w:rsid w:val="00503CD6"/>
    <w:rsid w:val="0050402A"/>
    <w:rsid w:val="0051308F"/>
    <w:rsid w:val="00516050"/>
    <w:rsid w:val="00522AE4"/>
    <w:rsid w:val="00531F87"/>
    <w:rsid w:val="005440FC"/>
    <w:rsid w:val="00544A22"/>
    <w:rsid w:val="00547D81"/>
    <w:rsid w:val="005511DC"/>
    <w:rsid w:val="0055435D"/>
    <w:rsid w:val="00560F5D"/>
    <w:rsid w:val="00570BBD"/>
    <w:rsid w:val="005713EA"/>
    <w:rsid w:val="005744B6"/>
    <w:rsid w:val="0057550F"/>
    <w:rsid w:val="00583AB8"/>
    <w:rsid w:val="00584A4C"/>
    <w:rsid w:val="00591A5E"/>
    <w:rsid w:val="005924E8"/>
    <w:rsid w:val="00594E9D"/>
    <w:rsid w:val="00595013"/>
    <w:rsid w:val="005974DC"/>
    <w:rsid w:val="005976BA"/>
    <w:rsid w:val="005A6FAE"/>
    <w:rsid w:val="005C7784"/>
    <w:rsid w:val="005C79AE"/>
    <w:rsid w:val="005D4FB7"/>
    <w:rsid w:val="005D6238"/>
    <w:rsid w:val="005D6491"/>
    <w:rsid w:val="005E165E"/>
    <w:rsid w:val="005E3BDD"/>
    <w:rsid w:val="005E5113"/>
    <w:rsid w:val="005F239B"/>
    <w:rsid w:val="006044CC"/>
    <w:rsid w:val="00605B64"/>
    <w:rsid w:val="00606001"/>
    <w:rsid w:val="00607D35"/>
    <w:rsid w:val="0061064A"/>
    <w:rsid w:val="00610CE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76CE8"/>
    <w:rsid w:val="00682CAF"/>
    <w:rsid w:val="00684621"/>
    <w:rsid w:val="00684A23"/>
    <w:rsid w:val="00685C09"/>
    <w:rsid w:val="00694027"/>
    <w:rsid w:val="006942EB"/>
    <w:rsid w:val="00697709"/>
    <w:rsid w:val="006B24FE"/>
    <w:rsid w:val="006B3C17"/>
    <w:rsid w:val="006B4AA2"/>
    <w:rsid w:val="006C0592"/>
    <w:rsid w:val="006C20E7"/>
    <w:rsid w:val="006C2652"/>
    <w:rsid w:val="006C6060"/>
    <w:rsid w:val="006D0686"/>
    <w:rsid w:val="006D2659"/>
    <w:rsid w:val="006D31C5"/>
    <w:rsid w:val="006E2203"/>
    <w:rsid w:val="006E26BB"/>
    <w:rsid w:val="006E61ED"/>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55C62"/>
    <w:rsid w:val="00760AB4"/>
    <w:rsid w:val="00763735"/>
    <w:rsid w:val="007648AE"/>
    <w:rsid w:val="007656E1"/>
    <w:rsid w:val="0077034C"/>
    <w:rsid w:val="00775A3A"/>
    <w:rsid w:val="007762D5"/>
    <w:rsid w:val="007772BC"/>
    <w:rsid w:val="00777CE8"/>
    <w:rsid w:val="007873D3"/>
    <w:rsid w:val="00787531"/>
    <w:rsid w:val="00787D89"/>
    <w:rsid w:val="00791872"/>
    <w:rsid w:val="00795C92"/>
    <w:rsid w:val="007A602D"/>
    <w:rsid w:val="007A6193"/>
    <w:rsid w:val="007A6572"/>
    <w:rsid w:val="007B6297"/>
    <w:rsid w:val="007C08A2"/>
    <w:rsid w:val="007C1A37"/>
    <w:rsid w:val="007C2BB7"/>
    <w:rsid w:val="007D1021"/>
    <w:rsid w:val="007E3A6A"/>
    <w:rsid w:val="007E409C"/>
    <w:rsid w:val="007E6723"/>
    <w:rsid w:val="007E7CE1"/>
    <w:rsid w:val="008024F1"/>
    <w:rsid w:val="0080306A"/>
    <w:rsid w:val="00816911"/>
    <w:rsid w:val="00817235"/>
    <w:rsid w:val="0082447E"/>
    <w:rsid w:val="008438F4"/>
    <w:rsid w:val="00844C49"/>
    <w:rsid w:val="008531BA"/>
    <w:rsid w:val="00854B87"/>
    <w:rsid w:val="0086008E"/>
    <w:rsid w:val="00861A8A"/>
    <w:rsid w:val="0087120C"/>
    <w:rsid w:val="00882AB0"/>
    <w:rsid w:val="00883A37"/>
    <w:rsid w:val="00886357"/>
    <w:rsid w:val="008A410E"/>
    <w:rsid w:val="008B692F"/>
    <w:rsid w:val="008C3A8C"/>
    <w:rsid w:val="008C4335"/>
    <w:rsid w:val="008D542F"/>
    <w:rsid w:val="008D72C1"/>
    <w:rsid w:val="008E51A0"/>
    <w:rsid w:val="008E6A03"/>
    <w:rsid w:val="008F764F"/>
    <w:rsid w:val="008F7EED"/>
    <w:rsid w:val="009008C8"/>
    <w:rsid w:val="00902BB4"/>
    <w:rsid w:val="00914064"/>
    <w:rsid w:val="00914E8A"/>
    <w:rsid w:val="00916F1D"/>
    <w:rsid w:val="00920285"/>
    <w:rsid w:val="009229B8"/>
    <w:rsid w:val="00922AC4"/>
    <w:rsid w:val="0092326F"/>
    <w:rsid w:val="00923B91"/>
    <w:rsid w:val="00936F8F"/>
    <w:rsid w:val="00937201"/>
    <w:rsid w:val="00937DF4"/>
    <w:rsid w:val="00940C2D"/>
    <w:rsid w:val="00941AE9"/>
    <w:rsid w:val="00942B5B"/>
    <w:rsid w:val="00946536"/>
    <w:rsid w:val="00946BEA"/>
    <w:rsid w:val="00950493"/>
    <w:rsid w:val="00952FB1"/>
    <w:rsid w:val="009530A1"/>
    <w:rsid w:val="009668AF"/>
    <w:rsid w:val="0097421A"/>
    <w:rsid w:val="00986D6A"/>
    <w:rsid w:val="0099346E"/>
    <w:rsid w:val="00993E45"/>
    <w:rsid w:val="00996C17"/>
    <w:rsid w:val="00997EAF"/>
    <w:rsid w:val="009A67EB"/>
    <w:rsid w:val="009A7B80"/>
    <w:rsid w:val="009B10EC"/>
    <w:rsid w:val="009B22F1"/>
    <w:rsid w:val="009B5928"/>
    <w:rsid w:val="009B61C5"/>
    <w:rsid w:val="009C1731"/>
    <w:rsid w:val="009D07DC"/>
    <w:rsid w:val="009D1475"/>
    <w:rsid w:val="009E06DA"/>
    <w:rsid w:val="009F22EC"/>
    <w:rsid w:val="009F4668"/>
    <w:rsid w:val="009F4DA1"/>
    <w:rsid w:val="00A02EEB"/>
    <w:rsid w:val="00A031E4"/>
    <w:rsid w:val="00A03B94"/>
    <w:rsid w:val="00A05D01"/>
    <w:rsid w:val="00A07841"/>
    <w:rsid w:val="00A12EDE"/>
    <w:rsid w:val="00A13D6F"/>
    <w:rsid w:val="00A16019"/>
    <w:rsid w:val="00A24C73"/>
    <w:rsid w:val="00A253E4"/>
    <w:rsid w:val="00A32406"/>
    <w:rsid w:val="00A33C4B"/>
    <w:rsid w:val="00A43DD4"/>
    <w:rsid w:val="00A44714"/>
    <w:rsid w:val="00A449E9"/>
    <w:rsid w:val="00A44BE0"/>
    <w:rsid w:val="00A471E3"/>
    <w:rsid w:val="00A47D2A"/>
    <w:rsid w:val="00A508AF"/>
    <w:rsid w:val="00A5511E"/>
    <w:rsid w:val="00A56562"/>
    <w:rsid w:val="00A6091C"/>
    <w:rsid w:val="00A62EA5"/>
    <w:rsid w:val="00A650DA"/>
    <w:rsid w:val="00A77AAA"/>
    <w:rsid w:val="00A80A0D"/>
    <w:rsid w:val="00A91A92"/>
    <w:rsid w:val="00A92917"/>
    <w:rsid w:val="00A93FB6"/>
    <w:rsid w:val="00AA00FB"/>
    <w:rsid w:val="00AA76D6"/>
    <w:rsid w:val="00AA7FA4"/>
    <w:rsid w:val="00AB1217"/>
    <w:rsid w:val="00AB5731"/>
    <w:rsid w:val="00AC16A0"/>
    <w:rsid w:val="00AC455B"/>
    <w:rsid w:val="00AD359C"/>
    <w:rsid w:val="00AD414D"/>
    <w:rsid w:val="00AD4F7B"/>
    <w:rsid w:val="00AD5C48"/>
    <w:rsid w:val="00AD6BAA"/>
    <w:rsid w:val="00AE4031"/>
    <w:rsid w:val="00AE5074"/>
    <w:rsid w:val="00AF2098"/>
    <w:rsid w:val="00B11B24"/>
    <w:rsid w:val="00B13DA3"/>
    <w:rsid w:val="00B14018"/>
    <w:rsid w:val="00B16DBD"/>
    <w:rsid w:val="00B17CA8"/>
    <w:rsid w:val="00B20572"/>
    <w:rsid w:val="00B216C1"/>
    <w:rsid w:val="00B248AB"/>
    <w:rsid w:val="00B3447E"/>
    <w:rsid w:val="00B3599F"/>
    <w:rsid w:val="00B4177C"/>
    <w:rsid w:val="00B57F42"/>
    <w:rsid w:val="00B600C2"/>
    <w:rsid w:val="00B60239"/>
    <w:rsid w:val="00B607DD"/>
    <w:rsid w:val="00B63D17"/>
    <w:rsid w:val="00B65F7C"/>
    <w:rsid w:val="00B660CD"/>
    <w:rsid w:val="00B70F6E"/>
    <w:rsid w:val="00B710D5"/>
    <w:rsid w:val="00B7292E"/>
    <w:rsid w:val="00B77175"/>
    <w:rsid w:val="00B77CC3"/>
    <w:rsid w:val="00B858D8"/>
    <w:rsid w:val="00B91D3B"/>
    <w:rsid w:val="00B9418E"/>
    <w:rsid w:val="00B94B85"/>
    <w:rsid w:val="00B9579D"/>
    <w:rsid w:val="00B970FA"/>
    <w:rsid w:val="00BA27A9"/>
    <w:rsid w:val="00BA49BB"/>
    <w:rsid w:val="00BB029C"/>
    <w:rsid w:val="00BB570A"/>
    <w:rsid w:val="00BC5AEF"/>
    <w:rsid w:val="00BC6174"/>
    <w:rsid w:val="00BE0CCE"/>
    <w:rsid w:val="00BE461A"/>
    <w:rsid w:val="00BE6663"/>
    <w:rsid w:val="00BE7D30"/>
    <w:rsid w:val="00BF025E"/>
    <w:rsid w:val="00BF14B1"/>
    <w:rsid w:val="00BF2C08"/>
    <w:rsid w:val="00BF3887"/>
    <w:rsid w:val="00C009AE"/>
    <w:rsid w:val="00C05D37"/>
    <w:rsid w:val="00C1027C"/>
    <w:rsid w:val="00C1620F"/>
    <w:rsid w:val="00C20B61"/>
    <w:rsid w:val="00C231B5"/>
    <w:rsid w:val="00C2412A"/>
    <w:rsid w:val="00C40401"/>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055"/>
    <w:rsid w:val="00C919C5"/>
    <w:rsid w:val="00C9305C"/>
    <w:rsid w:val="00C97469"/>
    <w:rsid w:val="00CA3603"/>
    <w:rsid w:val="00CA3B36"/>
    <w:rsid w:val="00CB1EE2"/>
    <w:rsid w:val="00CC050A"/>
    <w:rsid w:val="00CC3ADA"/>
    <w:rsid w:val="00CC7D75"/>
    <w:rsid w:val="00CD06DF"/>
    <w:rsid w:val="00CD190D"/>
    <w:rsid w:val="00CD4D84"/>
    <w:rsid w:val="00CE6C00"/>
    <w:rsid w:val="00CF19DE"/>
    <w:rsid w:val="00CF1BE1"/>
    <w:rsid w:val="00D00308"/>
    <w:rsid w:val="00D0081A"/>
    <w:rsid w:val="00D00AE7"/>
    <w:rsid w:val="00D072B0"/>
    <w:rsid w:val="00D12651"/>
    <w:rsid w:val="00D15F48"/>
    <w:rsid w:val="00D20A81"/>
    <w:rsid w:val="00D24769"/>
    <w:rsid w:val="00D255BE"/>
    <w:rsid w:val="00D27569"/>
    <w:rsid w:val="00D3079B"/>
    <w:rsid w:val="00D30DD2"/>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0083"/>
    <w:rsid w:val="00D71989"/>
    <w:rsid w:val="00D753AF"/>
    <w:rsid w:val="00D80AC1"/>
    <w:rsid w:val="00D971CF"/>
    <w:rsid w:val="00DA135D"/>
    <w:rsid w:val="00DA18D4"/>
    <w:rsid w:val="00DA5B54"/>
    <w:rsid w:val="00DA74B1"/>
    <w:rsid w:val="00DB2B64"/>
    <w:rsid w:val="00DB4154"/>
    <w:rsid w:val="00DB4220"/>
    <w:rsid w:val="00DB43F0"/>
    <w:rsid w:val="00DB5B34"/>
    <w:rsid w:val="00DB76EC"/>
    <w:rsid w:val="00DC5909"/>
    <w:rsid w:val="00DC6712"/>
    <w:rsid w:val="00DC75C2"/>
    <w:rsid w:val="00DD3A37"/>
    <w:rsid w:val="00DD52B2"/>
    <w:rsid w:val="00DD561C"/>
    <w:rsid w:val="00DF0933"/>
    <w:rsid w:val="00DF2D31"/>
    <w:rsid w:val="00DF3AB8"/>
    <w:rsid w:val="00E06C0A"/>
    <w:rsid w:val="00E10417"/>
    <w:rsid w:val="00E173B0"/>
    <w:rsid w:val="00E24EAF"/>
    <w:rsid w:val="00E25A8C"/>
    <w:rsid w:val="00E52F24"/>
    <w:rsid w:val="00E560DE"/>
    <w:rsid w:val="00E6163C"/>
    <w:rsid w:val="00E66ED6"/>
    <w:rsid w:val="00E705AB"/>
    <w:rsid w:val="00E71E3B"/>
    <w:rsid w:val="00E83647"/>
    <w:rsid w:val="00E86BEB"/>
    <w:rsid w:val="00E87446"/>
    <w:rsid w:val="00E87D30"/>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179A9"/>
    <w:rsid w:val="00F20401"/>
    <w:rsid w:val="00F23C62"/>
    <w:rsid w:val="00F43640"/>
    <w:rsid w:val="00F508B9"/>
    <w:rsid w:val="00F537BB"/>
    <w:rsid w:val="00F5565A"/>
    <w:rsid w:val="00F6064F"/>
    <w:rsid w:val="00F6320F"/>
    <w:rsid w:val="00F66A46"/>
    <w:rsid w:val="00F75E1C"/>
    <w:rsid w:val="00F8028E"/>
    <w:rsid w:val="00F81B38"/>
    <w:rsid w:val="00F84301"/>
    <w:rsid w:val="00F8729C"/>
    <w:rsid w:val="00F94895"/>
    <w:rsid w:val="00F959C9"/>
    <w:rsid w:val="00F9685C"/>
    <w:rsid w:val="00F96A8C"/>
    <w:rsid w:val="00FA4177"/>
    <w:rsid w:val="00FB373E"/>
    <w:rsid w:val="00FB7416"/>
    <w:rsid w:val="00FC0364"/>
    <w:rsid w:val="00FD2241"/>
    <w:rsid w:val="00FD4520"/>
    <w:rsid w:val="00FF27D1"/>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 w:type="paragraph" w:styleId="Header">
    <w:name w:val="header"/>
    <w:basedOn w:val="Normal"/>
    <w:link w:val="HeaderChar"/>
    <w:uiPriority w:val="99"/>
    <w:unhideWhenUsed/>
    <w:rsid w:val="009B10EC"/>
    <w:pPr>
      <w:tabs>
        <w:tab w:val="center" w:pos="4320"/>
        <w:tab w:val="right" w:pos="8640"/>
      </w:tabs>
      <w:spacing w:line="240" w:lineRule="auto"/>
    </w:pPr>
  </w:style>
  <w:style w:type="character" w:customStyle="1" w:styleId="HeaderChar">
    <w:name w:val="Header Char"/>
    <w:basedOn w:val="DefaultParagraphFont"/>
    <w:link w:val="Header"/>
    <w:uiPriority w:val="99"/>
    <w:rsid w:val="009B10EC"/>
    <w:rPr>
      <w:rFonts w:asciiTheme="majorBidi" w:eastAsia="Songti SC" w:hAnsiTheme="majorBidi" w:cstheme="majorBidi"/>
    </w:rPr>
  </w:style>
  <w:style w:type="paragraph" w:styleId="Footer">
    <w:name w:val="footer"/>
    <w:basedOn w:val="Normal"/>
    <w:link w:val="FooterChar"/>
    <w:uiPriority w:val="99"/>
    <w:unhideWhenUsed/>
    <w:rsid w:val="009B10EC"/>
    <w:pPr>
      <w:tabs>
        <w:tab w:val="center" w:pos="4320"/>
        <w:tab w:val="right" w:pos="8640"/>
      </w:tabs>
      <w:spacing w:line="240" w:lineRule="auto"/>
    </w:pPr>
  </w:style>
  <w:style w:type="character" w:customStyle="1" w:styleId="FooterChar">
    <w:name w:val="Footer Char"/>
    <w:basedOn w:val="DefaultParagraphFont"/>
    <w:link w:val="Footer"/>
    <w:uiPriority w:val="99"/>
    <w:rsid w:val="009B10EC"/>
    <w:rPr>
      <w:rFonts w:asciiTheme="majorBidi" w:eastAsia="Songti SC" w:hAnsiTheme="majorBidi" w:cstheme="majorBidi"/>
    </w:rPr>
  </w:style>
  <w:style w:type="character" w:styleId="UnresolvedMention">
    <w:name w:val="Unresolved Mention"/>
    <w:basedOn w:val="DefaultParagraphFont"/>
    <w:uiPriority w:val="99"/>
    <w:semiHidden/>
    <w:unhideWhenUsed/>
    <w:rsid w:val="00E87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s://github.com/weigcdsb/COM_POISSON/blob/main/demo/v1/compare_all_na.m"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weigcdsb/COM_POISSON/blob/main/demo/figure1/figure1_singleNu_dirShift.m" TargetMode="External"/><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weigcdsb/COM_POISSON/blob/main/demo/v1/v1_comparison_nan.m" TargetMode="External"/><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emf"/><Relationship Id="rId32"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image" Target="media/image13.emf"/><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5.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github.com/weigcdsb/COM_POISSON/blob/main/demo/v1/demo_v1_pd.m" TargetMode="External"/><Relationship Id="rId27" Type="http://schemas.openxmlformats.org/officeDocument/2006/relationships/image" Target="media/image12.emf"/><Relationship Id="rId30" Type="http://schemas.openxmlformats.org/officeDocument/2006/relationships/hyperlink" Target="https://github.com/weigcdsb/COM_POISSON/blob/main/demo/hc/hc_comparison_v2.m"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16</Pages>
  <Words>16721</Words>
  <Characters>95310</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14</cp:revision>
  <dcterms:created xsi:type="dcterms:W3CDTF">2022-01-13T23:16:00Z</dcterms:created>
  <dcterms:modified xsi:type="dcterms:W3CDTF">2022-02-21T18:55:00Z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