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w:t>
      </w:r>
      <w:commentRangeStart w:id="0"/>
      <w:r w:rsidRPr="00D27569">
        <w:rPr>
          <w:b/>
          <w:sz w:val="32"/>
        </w:rPr>
        <w:t>non-</w:t>
      </w:r>
      <w:commentRangeEnd w:id="0"/>
      <w:r w:rsidR="00122A3F">
        <w:rPr>
          <w:rStyle w:val="CommentReference"/>
        </w:rPr>
        <w:commentReference w:id="0"/>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rPr>
          <w:ins w:id="1" w:author="Ian Stevenson" w:date="2022-01-06T10:50:00Z"/>
        </w:rPr>
      </w:pPr>
      <w:r w:rsidRPr="009229B8">
        <w:t>Methods</w:t>
      </w:r>
    </w:p>
    <w:p w14:paraId="01CE65B4" w14:textId="2CC4103E" w:rsidR="00AD4F7B" w:rsidRDefault="00AD4F7B" w:rsidP="00AD4F7B">
      <w:pPr>
        <w:rPr>
          <w:ins w:id="2" w:author="Ian Stevenson" w:date="2022-01-06T10:50:00Z"/>
        </w:rPr>
      </w:pPr>
      <w:ins w:id="3" w:author="Ian Stevenson" w:date="2022-01-06T10:50:00Z">
        <w:r>
          <w:lastRenderedPageBreak/>
          <w:t xml:space="preserve">[It’s helpful to add a </w:t>
        </w:r>
      </w:ins>
      <w:ins w:id="4" w:author="Ian Stevenson" w:date="2022-01-06T10:52:00Z">
        <w:r w:rsidR="004E7FA2">
          <w:t xml:space="preserve">couple </w:t>
        </w:r>
      </w:ins>
      <w:ins w:id="5" w:author="Ian Stevenson" w:date="2022-01-06T10:50:00Z">
        <w:r>
          <w:t xml:space="preserve">sentences </w:t>
        </w:r>
      </w:ins>
      <w:ins w:id="6" w:author="Ian Stevenson" w:date="2022-01-06T10:52:00Z">
        <w:r w:rsidR="004E7FA2">
          <w:t xml:space="preserve">at the beginning here </w:t>
        </w:r>
      </w:ins>
      <w:ins w:id="7" w:author="Ian Stevenson" w:date="2022-01-06T10:50:00Z">
        <w:r>
          <w:t>to explain</w:t>
        </w:r>
      </w:ins>
      <w:ins w:id="8" w:author="Ian Stevenson" w:date="2022-01-06T10:52:00Z">
        <w:r w:rsidR="004E7FA2">
          <w:t xml:space="preserve">/remind readers of </w:t>
        </w:r>
      </w:ins>
      <w:ins w:id="9" w:author="Ian Stevenson" w:date="2022-01-06T10:50:00Z">
        <w:r>
          <w:t>the goal… e.g. Here we con</w:t>
        </w:r>
      </w:ins>
      <w:ins w:id="10" w:author="Ian Stevenson" w:date="2022-01-06T10:51:00Z">
        <w:r>
          <w:t>sider a dynamic GLM with Conway-Maxwell Poisson observations</w:t>
        </w:r>
        <w:r w:rsidR="004E7FA2">
          <w:t xml:space="preserve"> to describe time-varying spike counts</w:t>
        </w:r>
        <w:r>
          <w:t xml:space="preserve">. We first introduce the model, then </w:t>
        </w:r>
        <w:r w:rsidR="004E7FA2">
          <w:t>inference</w:t>
        </w:r>
      </w:ins>
      <w:ins w:id="11" w:author="Ian Stevenson" w:date="2022-01-06T10:52:00Z">
        <w:r w:rsidR="004E7FA2">
          <w:t>…</w:t>
        </w:r>
      </w:ins>
      <w:ins w:id="12" w:author="Ian Stevenson" w:date="2022-01-06T10:50:00Z">
        <w:r>
          <w:t>]</w:t>
        </w:r>
      </w:ins>
    </w:p>
    <w:p w14:paraId="77E3F3CC" w14:textId="77777777" w:rsidR="00AD4F7B" w:rsidRPr="00AD4F7B" w:rsidRDefault="00AD4F7B" w:rsidP="00AD4F7B">
      <w:pPr>
        <w:pPrChange w:id="13" w:author="Ian Stevenson" w:date="2022-01-06T10:50:00Z">
          <w:pPr>
            <w:pStyle w:val="Heading1"/>
            <w:spacing w:line="240" w:lineRule="auto"/>
          </w:pPr>
        </w:pPrChange>
      </w:pPr>
    </w:p>
    <w:p w14:paraId="66F73B61" w14:textId="11510487" w:rsidR="001D2909" w:rsidRDefault="004A666A" w:rsidP="00560F5D">
      <w:pPr>
        <w:pStyle w:val="Heading2"/>
      </w:pPr>
      <w:r>
        <w:t>Dynamic Conway-Maxwell Poisson Model</w:t>
      </w:r>
    </w:p>
    <w:p w14:paraId="0A479C8C" w14:textId="7FD9CBC0" w:rsidR="00C5653A" w:rsidDel="001A2F66" w:rsidRDefault="00C5653A" w:rsidP="009A7B80">
      <w:pPr>
        <w:rPr>
          <w:del w:id="14" w:author="Ian Stevenson" w:date="2022-01-06T10:44:00Z"/>
          <w:color w:val="FF0000"/>
        </w:rPr>
      </w:pPr>
      <w:del w:id="15" w:author="Ian Stevenson" w:date="2022-01-06T10:44:00Z">
        <w:r w:rsidRPr="000335A0" w:rsidDel="001A2F66">
          <w:rPr>
            <w:color w:val="FF0000"/>
          </w:rPr>
          <w:delText xml:space="preserve">Based </w:delText>
        </w:r>
        <w:r w:rsidR="006B24FE" w:rsidDel="001A2F66">
          <w:rPr>
            <w:color w:val="FF0000"/>
          </w:rPr>
          <w:delText>previous</w:delText>
        </w:r>
        <w:r w:rsidRPr="000335A0" w:rsidDel="001A2F66">
          <w:rPr>
            <w:color w:val="FF0000"/>
          </w:rPr>
          <w:delText xml:space="preserve"> talk, it seems you </w:delText>
        </w:r>
        <w:r w:rsidR="00056609" w:rsidDel="001A2F66">
          <w:rPr>
            <w:color w:val="FF0000"/>
          </w:rPr>
          <w:delText>may be</w:delText>
        </w:r>
        <w:r w:rsidRPr="000335A0" w:rsidDel="001A2F66">
          <w:rPr>
            <w:color w:val="FF0000"/>
          </w:rPr>
          <w:delText xml:space="preserve"> uncomfortable to let </w:delText>
        </w:r>
      </w:del>
      <m:oMath>
        <m:r>
          <w:del w:id="16" w:author="Ian Stevenson" w:date="2022-01-06T10:44:00Z">
            <w:rPr>
              <w:rFonts w:ascii="Cambria Math" w:hAnsi="Cambria Math"/>
              <w:color w:val="FF0000"/>
            </w:rPr>
            <m:t>n&gt;1</m:t>
          </w:del>
        </m:r>
      </m:oMath>
      <w:del w:id="17" w:author="Ian Stevenson" w:date="2022-01-06T10:44:00Z">
        <w:r w:rsidRPr="000335A0" w:rsidDel="001A2F66">
          <w:rPr>
            <w:color w:val="FF0000"/>
          </w:rPr>
          <w:delText xml:space="preserve">. However, I prefer to keep writing things in this general </w:delText>
        </w:r>
        <w:r w:rsidR="006D2659" w:rsidRPr="000335A0" w:rsidDel="001A2F66">
          <w:rPr>
            <w:color w:val="FF0000"/>
          </w:rPr>
          <w:delText>form</w:delText>
        </w:r>
        <w:r w:rsidRPr="000335A0" w:rsidDel="001A2F66">
          <w:rPr>
            <w:color w:val="FF0000"/>
          </w:rPr>
          <w:delText xml:space="preserve">. </w:delText>
        </w:r>
        <w:r w:rsidR="00C97469" w:rsidDel="001A2F66">
          <w:rPr>
            <w:color w:val="FF0000"/>
          </w:rPr>
          <w:delText>It’s</w:delText>
        </w:r>
        <w:r w:rsidRPr="000335A0" w:rsidDel="001A2F66">
          <w:rPr>
            <w:color w:val="FF0000"/>
          </w:rPr>
          <w:delText xml:space="preserve"> always used in statistics textbook</w:delText>
        </w:r>
        <w:r w:rsidR="00705EC1" w:rsidRPr="000335A0" w:rsidDel="001A2F66">
          <w:rPr>
            <w:color w:val="FF0000"/>
          </w:rPr>
          <w:delText xml:space="preserve"> &amp;</w:delText>
        </w:r>
        <w:r w:rsidRPr="000335A0" w:rsidDel="001A2F66">
          <w:rPr>
            <w:color w:val="FF0000"/>
          </w:rPr>
          <w:delText xml:space="preserve"> Kalman filter/ DLM in wiki. Moreover, even in Eden’s “adaptive filtering” paper, </w:delText>
        </w:r>
        <w:r w:rsidR="00A92917" w:rsidRPr="000335A0" w:rsidDel="001A2F66">
          <w:rPr>
            <w:color w:val="FF0000"/>
          </w:rPr>
          <w:delText>the derivation is conducted</w:delText>
        </w:r>
        <w:r w:rsidR="00705EC1" w:rsidRPr="000335A0" w:rsidDel="001A2F66">
          <w:rPr>
            <w:color w:val="FF0000"/>
          </w:rPr>
          <w:delText xml:space="preserve"> for </w:delText>
        </w:r>
      </w:del>
      <m:oMath>
        <m:r>
          <w:del w:id="18" w:author="Ian Stevenson" w:date="2022-01-06T10:44:00Z">
            <w:rPr>
              <w:rFonts w:ascii="Cambria Math" w:hAnsi="Cambria Math"/>
              <w:color w:val="FF0000"/>
            </w:rPr>
            <m:t>C</m:t>
          </w:del>
        </m:r>
      </m:oMath>
      <w:del w:id="19" w:author="Ian Stevenson" w:date="2022-01-06T10:44:00Z">
        <w:r w:rsidR="00705EC1" w:rsidRPr="000335A0" w:rsidDel="001A2F66">
          <w:rPr>
            <w:color w:val="FF0000"/>
          </w:rPr>
          <w:delText xml:space="preserve"> ensemble neurons in appendix. The benefit from recursive prior in DGLM is significant for small </w:delText>
        </w:r>
      </w:del>
      <m:oMath>
        <m:r>
          <w:del w:id="20" w:author="Ian Stevenson" w:date="2022-01-06T10:44:00Z">
            <w:rPr>
              <w:rFonts w:ascii="Cambria Math" w:hAnsi="Cambria Math"/>
              <w:color w:val="FF0000"/>
            </w:rPr>
            <m:t>n</m:t>
          </w:del>
        </m:r>
      </m:oMath>
      <w:del w:id="21" w:author="Ian Stevenson" w:date="2022-01-06T10:44:00Z">
        <w:r w:rsidR="00705EC1" w:rsidRPr="000335A0" w:rsidDel="001A2F66">
          <w:rPr>
            <w:color w:val="FF0000"/>
          </w:rPr>
          <w:delText xml:space="preserve">, </w:delText>
        </w:r>
        <w:r w:rsidR="001B7796" w:rsidRPr="000335A0" w:rsidDel="001A2F66">
          <w:rPr>
            <w:color w:val="FF0000"/>
          </w:rPr>
          <w:delText xml:space="preserve">but </w:delText>
        </w:r>
        <w:r w:rsidR="00705EC1" w:rsidRPr="000335A0" w:rsidDel="001A2F66">
          <w:rPr>
            <w:color w:val="FF0000"/>
          </w:rPr>
          <w:delText xml:space="preserve">not confined to </w:delText>
        </w:r>
      </w:del>
      <m:oMath>
        <m:r>
          <w:del w:id="22" w:author="Ian Stevenson" w:date="2022-01-06T10:44:00Z">
            <w:rPr>
              <w:rFonts w:ascii="Cambria Math" w:hAnsi="Cambria Math"/>
              <w:color w:val="FF0000"/>
            </w:rPr>
            <m:t>n=</m:t>
          </w:del>
        </m:r>
        <w:commentRangeStart w:id="23"/>
        <w:commentRangeEnd w:id="23"/>
        <m:r>
          <m:rPr>
            <m:sty m:val="p"/>
          </m:rPr>
          <w:rPr>
            <w:rStyle w:val="CommentReference"/>
          </w:rPr>
          <w:commentReference w:id="23"/>
        </m:r>
        <m:r>
          <w:del w:id="24" w:author="Ian Stevenson" w:date="2022-01-06T10:44:00Z">
            <w:rPr>
              <w:rFonts w:ascii="Cambria Math" w:hAnsi="Cambria Math"/>
              <w:color w:val="FF0000"/>
            </w:rPr>
            <m:t>1</m:t>
          </w:del>
        </m:r>
      </m:oMath>
      <w:del w:id="25" w:author="Ian Stevenson" w:date="2022-01-06T10:44:00Z">
        <w:r w:rsidR="00C62C68" w:rsidDel="001A2F66">
          <w:rPr>
            <w:color w:val="FF0000"/>
          </w:rPr>
          <w:delText xml:space="preserve"> only.</w:delText>
        </w:r>
        <w:r w:rsidR="007D1021" w:rsidDel="001A2F66">
          <w:rPr>
            <w:color w:val="FF0000"/>
          </w:rPr>
          <w:delText xml:space="preserve"> </w:delText>
        </w:r>
        <w:r w:rsidR="00705EC1" w:rsidRPr="000335A0" w:rsidDel="001A2F66">
          <w:rPr>
            <w:color w:val="FF0000"/>
          </w:rPr>
          <w:delText>A more important reason</w:delText>
        </w:r>
        <w:r w:rsidR="001B7796" w:rsidRPr="000335A0" w:rsidDel="001A2F66">
          <w:rPr>
            <w:color w:val="FF0000"/>
          </w:rPr>
          <w:delText>: it</w:delText>
        </w:r>
        <w:r w:rsidR="00705EC1" w:rsidRPr="000335A0" w:rsidDel="001A2F66">
          <w:rPr>
            <w:color w:val="FF0000"/>
          </w:rPr>
          <w:delText xml:space="preserve"> suggests</w:delText>
        </w:r>
        <w:r w:rsidR="001B7796" w:rsidRPr="000335A0" w:rsidDel="001A2F66">
          <w:rPr>
            <w:color w:val="FF0000"/>
          </w:rPr>
          <w:delText xml:space="preserve"> that we can use the model to analyze the neural population. Although it’s trivial in math, it makes things a bit </w:delText>
        </w:r>
        <w:r w:rsidR="00A92917" w:rsidRPr="000335A0" w:rsidDel="001A2F66">
          <w:rPr>
            <w:color w:val="FF0000"/>
          </w:rPr>
          <w:delText>more interesting</w:delText>
        </w:r>
        <w:r w:rsidR="001B7796" w:rsidRPr="000335A0" w:rsidDel="001A2F66">
          <w:rPr>
            <w:color w:val="FF0000"/>
          </w:rPr>
          <w:delText xml:space="preserve"> for scientific application.</w:delText>
        </w:r>
      </w:del>
    </w:p>
    <w:p w14:paraId="5E337B2E" w14:textId="616A8E18" w:rsidR="000335A0" w:rsidRPr="000335A0" w:rsidDel="001A2F66" w:rsidRDefault="000335A0" w:rsidP="009A7B80">
      <w:pPr>
        <w:rPr>
          <w:del w:id="26" w:author="Ian Stevenson" w:date="2022-01-06T10:44:00Z"/>
          <w:color w:val="FF0000"/>
        </w:rPr>
      </w:pPr>
    </w:p>
    <w:p w14:paraId="5AA18619" w14:textId="2D7CCA41" w:rsidR="00916F1D" w:rsidRPr="000335A0" w:rsidDel="001A2F66" w:rsidRDefault="006D2659" w:rsidP="009A7B80">
      <w:pPr>
        <w:rPr>
          <w:del w:id="27" w:author="Ian Stevenson" w:date="2022-01-06T10:44:00Z"/>
          <w:color w:val="FF0000"/>
        </w:rPr>
      </w:pPr>
      <w:del w:id="28" w:author="Ian Stevenson" w:date="2022-01-06T10:44:00Z">
        <w:r w:rsidRPr="000335A0" w:rsidDel="001A2F66">
          <w:rPr>
            <w:color w:val="FF0000"/>
          </w:rPr>
          <w:delText xml:space="preserve">In V1 application, the reason I accept to do single neuron </w:delText>
        </w:r>
        <w:r w:rsidR="000335A0" w:rsidDel="001A2F66">
          <w:rPr>
            <w:color w:val="FF0000"/>
          </w:rPr>
          <w:delText>observation</w:delText>
        </w:r>
        <w:r w:rsidRPr="000335A0" w:rsidDel="001A2F66">
          <w:rPr>
            <w:color w:val="FF0000"/>
          </w:rPr>
          <w:delText xml:space="preserve"> is that it takes a long time to conduct a trial, and assuming </w:delText>
        </w:r>
        <w:r w:rsidR="000335A0" w:rsidDel="001A2F66">
          <w:rPr>
            <w:color w:val="FF0000"/>
          </w:rPr>
          <w:delText xml:space="preserve">within-trial </w:delText>
        </w:r>
        <w:r w:rsidRPr="000335A0" w:rsidDel="001A2F66">
          <w:rPr>
            <w:color w:val="FF0000"/>
          </w:rPr>
          <w:delText xml:space="preserve">shift </w:delText>
        </w:r>
        <w:r w:rsidR="000335A0" w:rsidDel="001A2F66">
          <w:rPr>
            <w:color w:val="FF0000"/>
          </w:rPr>
          <w:delText>of</w:delText>
        </w:r>
        <w:r w:rsidRPr="000335A0" w:rsidDel="001A2F66">
          <w:rPr>
            <w:color w:val="FF0000"/>
          </w:rPr>
          <w:delText xml:space="preserve"> state vector is appropriate. However, if the experiment for different stimuli is conducted quickly or even</w:delText>
        </w:r>
        <w:r w:rsidR="000335A0" w:rsidDel="001A2F66">
          <w:rPr>
            <w:color w:val="FF0000"/>
          </w:rPr>
          <w:delText xml:space="preserve"> (impossibly)</w:delText>
        </w:r>
        <w:r w:rsidRPr="000335A0" w:rsidDel="001A2F66">
          <w:rPr>
            <w:color w:val="FF0000"/>
          </w:rPr>
          <w:delText xml:space="preserve"> simultaneously, we </w:delText>
        </w:r>
        <w:r w:rsidR="008531BA" w:rsidDel="001A2F66">
          <w:rPr>
            <w:color w:val="FF0000"/>
          </w:rPr>
          <w:delText>may</w:delText>
        </w:r>
        <w:r w:rsidRPr="000335A0" w:rsidDel="001A2F66">
          <w:rPr>
            <w:color w:val="FF0000"/>
          </w:rPr>
          <w:delText xml:space="preserve"> stack the observations within trial together</w:delText>
        </w:r>
        <w:r w:rsidR="00A92917" w:rsidRPr="000335A0" w:rsidDel="001A2F66">
          <w:rPr>
            <w:color w:val="FF0000"/>
          </w:rPr>
          <w:delText xml:space="preserve">. Otherwise, we </w:delText>
        </w:r>
        <w:r w:rsidR="00C62C68" w:rsidRPr="000335A0" w:rsidDel="001A2F66">
          <w:rPr>
            <w:color w:val="FF0000"/>
          </w:rPr>
          <w:delText>lose</w:delText>
        </w:r>
        <w:r w:rsidR="00A92917" w:rsidRPr="000335A0" w:rsidDel="001A2F66">
          <w:rPr>
            <w:color w:val="FF0000"/>
          </w:rPr>
          <w:delText xml:space="preserve"> information/ efficiency.</w:delText>
        </w:r>
      </w:del>
    </w:p>
    <w:p w14:paraId="6210C124" w14:textId="7B2912B9" w:rsidR="00A92917" w:rsidRPr="000335A0" w:rsidDel="001A2F66" w:rsidRDefault="00A92917" w:rsidP="009A7B80">
      <w:pPr>
        <w:rPr>
          <w:del w:id="29" w:author="Ian Stevenson" w:date="2022-01-06T10:44:00Z"/>
          <w:color w:val="FF0000"/>
          <w:lang w:eastAsia="zh-CN"/>
        </w:rPr>
      </w:pPr>
      <w:del w:id="30" w:author="Ian Stevenson" w:date="2022-01-06T10:44:00Z">
        <w:r w:rsidRPr="000335A0" w:rsidDel="001A2F66">
          <w:rPr>
            <w:color w:val="FF0000"/>
          </w:rPr>
          <w:delText>If the</w:delText>
        </w:r>
        <w:r w:rsidRPr="000335A0" w:rsidDel="001A2F66">
          <w:rPr>
            <w:rFonts w:hint="eastAsia"/>
            <w:color w:val="FF0000"/>
            <w:lang w:eastAsia="zh-CN"/>
          </w:rPr>
          <w:delText xml:space="preserve"> </w:delText>
        </w:r>
        <w:r w:rsidRPr="000335A0" w:rsidDel="001A2F66">
          <w:rPr>
            <w:color w:val="FF0000"/>
            <w:lang w:eastAsia="zh-CN"/>
          </w:rPr>
          <w:delText xml:space="preserve">above arguments still cannot persuade you, I’m totally fine to write things in </w:delText>
        </w:r>
      </w:del>
      <m:oMath>
        <m:r>
          <w:del w:id="31" w:author="Ian Stevenson" w:date="2022-01-06T10:44:00Z">
            <w:rPr>
              <w:rFonts w:ascii="Cambria Math" w:hAnsi="Cambria Math"/>
              <w:color w:val="FF0000"/>
              <w:lang w:eastAsia="zh-CN"/>
            </w:rPr>
            <m:t>n=1</m:t>
          </w:del>
        </m:r>
      </m:oMath>
      <w:del w:id="32" w:author="Ian Stevenson" w:date="2022-01-06T10:44:00Z">
        <w:r w:rsidRPr="000335A0" w:rsidDel="001A2F66">
          <w:rPr>
            <w:color w:val="FF0000"/>
            <w:lang w:eastAsia="zh-CN"/>
          </w:rPr>
          <w:delText xml:space="preserve">, since the extension to </w:delText>
        </w:r>
      </w:del>
      <m:oMath>
        <m:r>
          <w:del w:id="33" w:author="Ian Stevenson" w:date="2022-01-06T10:44:00Z">
            <w:rPr>
              <w:rFonts w:ascii="Cambria Math" w:hAnsi="Cambria Math"/>
              <w:color w:val="FF0000"/>
              <w:lang w:eastAsia="zh-CN"/>
            </w:rPr>
            <m:t>n≥1</m:t>
          </w:del>
        </m:r>
      </m:oMath>
      <w:del w:id="34" w:author="Ian Stevenson" w:date="2022-01-06T10:44:00Z">
        <w:r w:rsidRPr="000335A0" w:rsidDel="001A2F66">
          <w:rPr>
            <w:color w:val="FF0000"/>
            <w:lang w:eastAsia="zh-CN"/>
          </w:rPr>
          <w:delText xml:space="preserve"> is obvious.</w:delText>
        </w:r>
      </w:del>
    </w:p>
    <w:p w14:paraId="488D2C7A" w14:textId="7D8B75BE" w:rsidR="00C5653A" w:rsidDel="001A2F66" w:rsidRDefault="00C5653A" w:rsidP="009A7B80">
      <w:pPr>
        <w:rPr>
          <w:del w:id="35" w:author="Ian Stevenson" w:date="2022-01-06T10:44:00Z"/>
        </w:rPr>
      </w:pPr>
    </w:p>
    <w:p w14:paraId="5C496E03" w14:textId="5B9913CA" w:rsidR="00937DF4" w:rsidRDefault="00EC10EA" w:rsidP="009A7B80">
      <w:r>
        <w:t>Denote the spike count</w:t>
      </w:r>
      <w:r w:rsidR="007210FA">
        <w:t>s</w:t>
      </w:r>
      <w:r>
        <w:t xml:space="preserve">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42586823"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w:t>
      </w:r>
      <w:proofErr w:type="gramStart"/>
      <w:r w:rsidR="00D24769">
        <w:t>i.e.</w:t>
      </w:r>
      <w:proofErr w:type="gramEnd"/>
      <w:r w:rsidR="00D24769">
        <w:t xml:space="preserv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ins w:id="36" w:author="Ian Stevenson" w:date="2022-01-06T10:41:00Z">
        <w:r w:rsidR="001A2F66">
          <w:t xml:space="preserve">. </w:t>
        </w:r>
      </w:ins>
      <w:del w:id="37" w:author="Ian Stevenson" w:date="2022-01-06T10:41:00Z">
        <w:r w:rsidR="00F151AB" w:rsidDel="001A2F66">
          <w:delText xml:space="preserve">, linking to three </w:delText>
        </w:r>
      </w:del>
      <w:ins w:id="38" w:author="Ian Stevenson" w:date="2022-01-06T10:41:00Z">
        <w:r w:rsidR="001A2F66">
          <w:t xml:space="preserve">Three </w:t>
        </w:r>
      </w:ins>
      <w:r w:rsidR="00F151AB">
        <w:t>common distributions</w:t>
      </w:r>
      <w:ins w:id="39" w:author="Ian Stevenson" w:date="2022-01-06T10:42:00Z">
        <w:r w:rsidR="001A2F66">
          <w:t xml:space="preserve"> occur </w:t>
        </w:r>
      </w:ins>
      <w:del w:id="40" w:author="Ian Stevenson" w:date="2022-01-06T10:42:00Z">
        <w:r w:rsidR="00F151AB" w:rsidDel="001A2F66">
          <w:delText xml:space="preserve"> </w:delText>
        </w:r>
      </w:del>
      <w:r w:rsidR="00F151AB">
        <w:t>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06563955" w:rsidR="00D971CF" w:rsidRDefault="00F151AB" w:rsidP="00CD06DF">
      <w:commentRangeStart w:id="41"/>
      <w:r>
        <w:t>The</w:t>
      </w:r>
      <w:commentRangeEnd w:id="41"/>
      <w:r w:rsidR="001C7C1D">
        <w:rPr>
          <w:rStyle w:val="CommentReference"/>
        </w:rPr>
        <w:commentReference w:id="41"/>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1B2A2E"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3C62007A" w:rsidR="00B60239" w:rsidRDefault="00FD2241" w:rsidP="009A7B80">
      <w:pPr>
        <w:rPr>
          <w:ins w:id="42" w:author="Ian Stevenson" w:date="2022-01-06T10:49:00Z"/>
        </w:rPr>
      </w:pPr>
      <w:commentRangeStart w:id="43"/>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commentRangeEnd w:id="43"/>
      <w:r w:rsidR="00AD4F7B">
        <w:rPr>
          <w:rStyle w:val="CommentReference"/>
        </w:rPr>
        <w:commentReference w:id="43"/>
      </w:r>
    </w:p>
    <w:p w14:paraId="16B917F9" w14:textId="77777777" w:rsidR="00AD4F7B" w:rsidRPr="00FD2241" w:rsidRDefault="00AD4F7B" w:rsidP="009A7B80"/>
    <w:p w14:paraId="40B7B8CC" w14:textId="00CE56AE" w:rsidR="00937DF4" w:rsidRDefault="007E7CE1" w:rsidP="00C51C1F">
      <w:pPr>
        <w:pStyle w:val="Heading2"/>
      </w:pPr>
      <w:del w:id="44" w:author="Ian Stevenson" w:date="2022-01-06T10:54:00Z">
        <w:r w:rsidDel="004E7FA2">
          <w:delText>Estimate the model</w:delText>
        </w:r>
      </w:del>
      <w:ins w:id="45" w:author="Ian Stevenson" w:date="2022-01-06T10:54:00Z">
        <w:r w:rsidR="004E7FA2">
          <w:t>Inference</w:t>
        </w:r>
      </w:ins>
      <w:r>
        <w:t xml:space="preserve"> by </w:t>
      </w:r>
      <w:r w:rsidR="00C51C1F">
        <w:t>Gaussian</w:t>
      </w:r>
      <w:r>
        <w:t xml:space="preserve"> approximation</w:t>
      </w:r>
    </w:p>
    <w:p w14:paraId="12A728CA" w14:textId="78F1D22A" w:rsidR="000C23DB" w:rsidRDefault="004E7FA2" w:rsidP="009A7B80">
      <w:ins w:id="46" w:author="Ian Stevenson" w:date="2022-01-06T10:54:00Z">
        <w:r>
          <w:t>To fit the model to data we need to estimate the time-varying stat</w:t>
        </w:r>
      </w:ins>
      <w:ins w:id="47" w:author="Ian Stevenson" w:date="2022-01-06T10:55:00Z">
        <w:r>
          <w:t xml:space="preserve">e vector </w:t>
        </w:r>
      </w:ins>
      <m:oMath>
        <m:r>
          <w:ins w:id="48" w:author="Ian Stevenson" w:date="2022-01-06T10:55:00Z">
            <m:rPr>
              <m:sty m:val="b"/>
            </m:rPr>
            <w:rPr>
              <w:rFonts w:ascii="Cambria Math" w:hAnsi="Cambria Math"/>
            </w:rPr>
            <m:t>Θ</m:t>
          </w:ins>
        </m:r>
        <m:r>
          <w:ins w:id="49" w:author="Ian Stevenson" w:date="2022-01-06T10:55:00Z">
            <w:rPr>
              <w:rFonts w:ascii="Cambria Math" w:hAnsi="Cambria Math"/>
            </w:rPr>
            <m:t>=</m:t>
          </w:ins>
        </m:r>
        <m:sSup>
          <m:sSupPr>
            <m:ctrlPr>
              <w:ins w:id="50" w:author="Ian Stevenson" w:date="2022-01-06T10:55:00Z">
                <w:rPr>
                  <w:rFonts w:ascii="Cambria Math" w:hAnsi="Cambria Math"/>
                  <w:i/>
                </w:rPr>
              </w:ins>
            </m:ctrlPr>
          </m:sSupPr>
          <m:e>
            <m:d>
              <m:dPr>
                <m:ctrlPr>
                  <w:ins w:id="51" w:author="Ian Stevenson" w:date="2022-01-06T10:55:00Z">
                    <w:rPr>
                      <w:rFonts w:ascii="Cambria Math" w:hAnsi="Cambria Math"/>
                      <w:i/>
                    </w:rPr>
                  </w:ins>
                </m:ctrlPr>
              </m:dPr>
              <m:e>
                <m:sSubSup>
                  <m:sSubSupPr>
                    <m:ctrlPr>
                      <w:ins w:id="52" w:author="Ian Stevenson" w:date="2022-01-06T10:55:00Z">
                        <w:rPr>
                          <w:rFonts w:ascii="Cambria Math" w:hAnsi="Cambria Math"/>
                          <w:i/>
                        </w:rPr>
                      </w:ins>
                    </m:ctrlPr>
                  </m:sSubSupPr>
                  <m:e>
                    <m:r>
                      <w:ins w:id="53" w:author="Ian Stevenson" w:date="2022-01-06T10:55:00Z">
                        <m:rPr>
                          <m:sty m:val="bi"/>
                        </m:rPr>
                        <w:rPr>
                          <w:rFonts w:ascii="Cambria Math" w:hAnsi="Cambria Math"/>
                        </w:rPr>
                        <m:t>θ</m:t>
                      </w:ins>
                    </m:r>
                    <m:ctrlPr>
                      <w:ins w:id="54" w:author="Ian Stevenson" w:date="2022-01-06T10:55:00Z">
                        <w:rPr>
                          <w:rFonts w:ascii="Cambria Math" w:hAnsi="Cambria Math"/>
                          <w:b/>
                          <w:bCs/>
                          <w:i/>
                        </w:rPr>
                      </w:ins>
                    </m:ctrlPr>
                  </m:e>
                  <m:sub>
                    <m:r>
                      <w:ins w:id="55" w:author="Ian Stevenson" w:date="2022-01-06T10:55:00Z">
                        <w:rPr>
                          <w:rFonts w:ascii="Cambria Math" w:hAnsi="Cambria Math"/>
                        </w:rPr>
                        <m:t>1</m:t>
                      </w:ins>
                    </m:r>
                  </m:sub>
                  <m:sup>
                    <m:r>
                      <w:ins w:id="56" w:author="Ian Stevenson" w:date="2022-01-06T10:55:00Z">
                        <w:rPr>
                          <w:rFonts w:ascii="Cambria Math" w:hAnsi="Cambria Math"/>
                        </w:rPr>
                        <m:t>'</m:t>
                      </w:ins>
                    </m:r>
                  </m:sup>
                </m:sSubSup>
                <m:r>
                  <w:ins w:id="57" w:author="Ian Stevenson" w:date="2022-01-06T10:55:00Z">
                    <w:rPr>
                      <w:rFonts w:ascii="Cambria Math" w:hAnsi="Cambria Math"/>
                    </w:rPr>
                    <m:t>,…,</m:t>
                  </w:ins>
                </m:r>
                <m:sSubSup>
                  <m:sSubSupPr>
                    <m:ctrlPr>
                      <w:ins w:id="58" w:author="Ian Stevenson" w:date="2022-01-06T10:55:00Z">
                        <w:rPr>
                          <w:rFonts w:ascii="Cambria Math" w:hAnsi="Cambria Math"/>
                          <w:i/>
                        </w:rPr>
                      </w:ins>
                    </m:ctrlPr>
                  </m:sSubSupPr>
                  <m:e>
                    <m:r>
                      <w:ins w:id="59" w:author="Ian Stevenson" w:date="2022-01-06T10:55:00Z">
                        <m:rPr>
                          <m:sty m:val="bi"/>
                        </m:rPr>
                        <w:rPr>
                          <w:rFonts w:ascii="Cambria Math" w:hAnsi="Cambria Math"/>
                        </w:rPr>
                        <m:t>θ</m:t>
                      </w:ins>
                    </m:r>
                  </m:e>
                  <m:sub>
                    <m:r>
                      <w:ins w:id="60" w:author="Ian Stevenson" w:date="2022-01-06T10:55:00Z">
                        <w:rPr>
                          <w:rFonts w:ascii="Cambria Math" w:hAnsi="Cambria Math"/>
                        </w:rPr>
                        <m:t>T</m:t>
                      </w:ins>
                    </m:r>
                  </m:sub>
                  <m:sup>
                    <m:r>
                      <w:ins w:id="61" w:author="Ian Stevenson" w:date="2022-01-06T10:55:00Z">
                        <w:rPr>
                          <w:rFonts w:ascii="Cambria Math" w:hAnsi="Cambria Math"/>
                        </w:rPr>
                        <m:t>'</m:t>
                      </w:ins>
                    </m:r>
                  </m:sup>
                </m:sSubSup>
              </m:e>
            </m:d>
          </m:e>
          <m:sup>
            <m:r>
              <w:ins w:id="62" w:author="Ian Stevenson" w:date="2022-01-06T10:55:00Z">
                <w:rPr>
                  <w:rFonts w:ascii="Cambria Math" w:hAnsi="Cambria Math"/>
                </w:rPr>
                <m:t>'</m:t>
              </w:ins>
            </m:r>
          </m:sup>
        </m:sSup>
        <m:r>
          <w:ins w:id="63" w:author="Ian Stevenson" w:date="2022-01-06T10:55:00Z">
            <w:rPr>
              <w:rFonts w:ascii="Cambria Math" w:hAnsi="Cambria Math"/>
            </w:rPr>
            <m:t>∈</m:t>
          </w:ins>
        </m:r>
        <m:sSup>
          <m:sSupPr>
            <m:ctrlPr>
              <w:ins w:id="64" w:author="Ian Stevenson" w:date="2022-01-06T10:55:00Z">
                <w:rPr>
                  <w:rFonts w:ascii="Cambria Math" w:hAnsi="Cambria Math"/>
                  <w:i/>
                </w:rPr>
              </w:ins>
            </m:ctrlPr>
          </m:sSupPr>
          <m:e>
            <m:r>
              <w:ins w:id="65" w:author="Ian Stevenson" w:date="2022-01-06T10:55:00Z">
                <m:rPr>
                  <m:scr m:val="double-struck"/>
                </m:rPr>
                <w:rPr>
                  <w:rFonts w:ascii="Cambria Math" w:hAnsi="Cambria Math"/>
                </w:rPr>
                <m:t>R</m:t>
              </w:ins>
            </m:r>
          </m:e>
          <m:sup>
            <m:d>
              <m:dPr>
                <m:ctrlPr>
                  <w:ins w:id="66" w:author="Ian Stevenson" w:date="2022-01-06T10:55:00Z">
                    <w:rPr>
                      <w:rFonts w:ascii="Cambria Math" w:hAnsi="Cambria Math"/>
                      <w:i/>
                    </w:rPr>
                  </w:ins>
                </m:ctrlPr>
              </m:dPr>
              <m:e>
                <m:r>
                  <w:ins w:id="67" w:author="Ian Stevenson" w:date="2022-01-06T10:55:00Z">
                    <w:rPr>
                      <w:rFonts w:ascii="Cambria Math" w:hAnsi="Cambria Math"/>
                    </w:rPr>
                    <m:t>p+q</m:t>
                  </w:ins>
                </m:r>
              </m:e>
            </m:d>
            <m:r>
              <w:ins w:id="68" w:author="Ian Stevenson" w:date="2022-01-06T10:55:00Z">
                <w:rPr>
                  <w:rFonts w:ascii="Cambria Math" w:hAnsi="Cambria Math"/>
                </w:rPr>
                <m:t>T</m:t>
              </w:ins>
            </m:r>
          </m:sup>
        </m:sSup>
        <m:r>
          <w:ins w:id="69" w:author="Ian Stevenson" w:date="2022-01-06T10:56:00Z">
            <w:rPr>
              <w:rFonts w:ascii="Cambria Math" w:hAnsi="Cambria Math"/>
            </w:rPr>
            <m:t xml:space="preserve">. </m:t>
          </w:ins>
        </m:r>
      </m:oMath>
      <w:r w:rsidR="001D1345">
        <w:t>In this section, we</w:t>
      </w:r>
      <w:ins w:id="70" w:author="Ian Stevenson" w:date="2022-01-06T10:56:00Z">
        <w:r>
          <w:t xml:space="preserve"> first</w:t>
        </w:r>
      </w:ins>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del w:id="71" w:author="Ian Stevenson" w:date="2022-01-06T10:56:00Z">
        <w:r w:rsidR="00C009AE" w:rsidDel="007B6297">
          <w:delText xml:space="preserve">spikes </w:delText>
        </w:r>
      </w:del>
      <w:ins w:id="72" w:author="Ian Stevenson" w:date="2022-01-06T10:56:00Z">
        <w:r w:rsidR="007B6297">
          <w:t>observations</w:t>
        </w:r>
        <w:r w:rsidR="007B6297">
          <w:t xml:space="preserve"> </w:t>
        </w:r>
      </w:ins>
      <w:r w:rsidR="00C009AE">
        <w:t xml:space="preserve">are CMP distributed, we cannot estimate </w:t>
      </w:r>
      <m:oMath>
        <m:r>
          <m:rPr>
            <m:sty m:val="b"/>
          </m:rPr>
          <w:rPr>
            <w:rFonts w:ascii="Cambria Math" w:hAnsi="Cambria Math"/>
          </w:rPr>
          <m:t>Θ</m:t>
        </m:r>
      </m:oMath>
      <w:r w:rsidR="00C009AE">
        <w:t xml:space="preserve"> in closed form</w:t>
      </w:r>
      <w:del w:id="73" w:author="Ian Stevenson" w:date="2022-01-06T10:57:00Z">
        <w:r w:rsidR="000C23DB" w:rsidDel="007B6297">
          <w:delText xml:space="preserve">, with </w:delText>
        </w:r>
      </w:del>
      <m:oMath>
        <m:r>
          <w:del w:id="74" w:author="Ian Stevenson" w:date="2022-01-06T10:57:00Z">
            <m:rPr>
              <m:sty m:val="b"/>
            </m:rPr>
            <w:rPr>
              <w:rFonts w:ascii="Cambria Math" w:hAnsi="Cambria Math"/>
            </w:rPr>
            <m:t>Θ</m:t>
          </w:del>
        </m:r>
        <m:r>
          <w:del w:id="75" w:author="Ian Stevenson" w:date="2022-01-06T10:57:00Z">
            <w:rPr>
              <w:rFonts w:ascii="Cambria Math" w:hAnsi="Cambria Math"/>
            </w:rPr>
            <m:t>=</m:t>
          </w:del>
        </m:r>
        <m:sSup>
          <m:sSupPr>
            <m:ctrlPr>
              <w:del w:id="76" w:author="Ian Stevenson" w:date="2022-01-06T10:57:00Z">
                <w:rPr>
                  <w:rFonts w:ascii="Cambria Math" w:hAnsi="Cambria Math"/>
                  <w:i/>
                </w:rPr>
              </w:del>
            </m:ctrlPr>
          </m:sSupPr>
          <m:e>
            <m:d>
              <m:dPr>
                <m:ctrlPr>
                  <w:del w:id="77" w:author="Ian Stevenson" w:date="2022-01-06T10:57:00Z">
                    <w:rPr>
                      <w:rFonts w:ascii="Cambria Math" w:hAnsi="Cambria Math"/>
                      <w:i/>
                    </w:rPr>
                  </w:del>
                </m:ctrlPr>
              </m:dPr>
              <m:e>
                <m:sSubSup>
                  <m:sSubSupPr>
                    <m:ctrlPr>
                      <w:del w:id="78" w:author="Ian Stevenson" w:date="2022-01-06T10:57:00Z">
                        <w:rPr>
                          <w:rFonts w:ascii="Cambria Math" w:hAnsi="Cambria Math"/>
                          <w:i/>
                        </w:rPr>
                      </w:del>
                    </m:ctrlPr>
                  </m:sSubSupPr>
                  <m:e>
                    <m:r>
                      <w:del w:id="79" w:author="Ian Stevenson" w:date="2022-01-06T10:57:00Z">
                        <m:rPr>
                          <m:sty m:val="bi"/>
                        </m:rPr>
                        <w:rPr>
                          <w:rFonts w:ascii="Cambria Math" w:hAnsi="Cambria Math"/>
                        </w:rPr>
                        <m:t>θ</m:t>
                      </w:del>
                    </m:r>
                    <m:ctrlPr>
                      <w:del w:id="80" w:author="Ian Stevenson" w:date="2022-01-06T10:57:00Z">
                        <w:rPr>
                          <w:rFonts w:ascii="Cambria Math" w:hAnsi="Cambria Math"/>
                          <w:b/>
                          <w:bCs/>
                          <w:i/>
                        </w:rPr>
                      </w:del>
                    </m:ctrlPr>
                  </m:e>
                  <m:sub>
                    <m:r>
                      <w:del w:id="81" w:author="Ian Stevenson" w:date="2022-01-06T10:57:00Z">
                        <w:rPr>
                          <w:rFonts w:ascii="Cambria Math" w:hAnsi="Cambria Math"/>
                        </w:rPr>
                        <m:t>1</m:t>
                      </w:del>
                    </m:r>
                  </m:sub>
                  <m:sup>
                    <m:r>
                      <w:del w:id="82" w:author="Ian Stevenson" w:date="2022-01-06T10:57:00Z">
                        <w:rPr>
                          <w:rFonts w:ascii="Cambria Math" w:hAnsi="Cambria Math"/>
                        </w:rPr>
                        <m:t>'</m:t>
                      </w:del>
                    </m:r>
                  </m:sup>
                </m:sSubSup>
                <m:r>
                  <w:del w:id="83" w:author="Ian Stevenson" w:date="2022-01-06T10:57:00Z">
                    <w:rPr>
                      <w:rFonts w:ascii="Cambria Math" w:hAnsi="Cambria Math"/>
                    </w:rPr>
                    <m:t>,…,</m:t>
                  </w:del>
                </m:r>
                <m:sSubSup>
                  <m:sSubSupPr>
                    <m:ctrlPr>
                      <w:del w:id="84" w:author="Ian Stevenson" w:date="2022-01-06T10:57:00Z">
                        <w:rPr>
                          <w:rFonts w:ascii="Cambria Math" w:hAnsi="Cambria Math"/>
                          <w:i/>
                        </w:rPr>
                      </w:del>
                    </m:ctrlPr>
                  </m:sSubSupPr>
                  <m:e>
                    <m:r>
                      <w:del w:id="85" w:author="Ian Stevenson" w:date="2022-01-06T10:57:00Z">
                        <m:rPr>
                          <m:sty m:val="bi"/>
                        </m:rPr>
                        <w:rPr>
                          <w:rFonts w:ascii="Cambria Math" w:hAnsi="Cambria Math"/>
                        </w:rPr>
                        <m:t>θ</m:t>
                      </w:del>
                    </m:r>
                  </m:e>
                  <m:sub>
                    <m:r>
                      <w:del w:id="86" w:author="Ian Stevenson" w:date="2022-01-06T10:57:00Z">
                        <w:rPr>
                          <w:rFonts w:ascii="Cambria Math" w:hAnsi="Cambria Math"/>
                        </w:rPr>
                        <m:t>T</m:t>
                      </w:del>
                    </m:r>
                  </m:sub>
                  <m:sup>
                    <m:r>
                      <w:del w:id="87" w:author="Ian Stevenson" w:date="2022-01-06T10:57:00Z">
                        <w:rPr>
                          <w:rFonts w:ascii="Cambria Math" w:hAnsi="Cambria Math"/>
                        </w:rPr>
                        <m:t>'</m:t>
                      </w:del>
                    </m:r>
                  </m:sup>
                </m:sSubSup>
              </m:e>
            </m:d>
          </m:e>
          <m:sup>
            <m:r>
              <w:del w:id="88" w:author="Ian Stevenson" w:date="2022-01-06T10:57:00Z">
                <w:rPr>
                  <w:rFonts w:ascii="Cambria Math" w:hAnsi="Cambria Math"/>
                </w:rPr>
                <m:t>'</m:t>
              </w:del>
            </m:r>
          </m:sup>
        </m:sSup>
        <m:r>
          <w:del w:id="89" w:author="Ian Stevenson" w:date="2022-01-06T10:57:00Z">
            <w:rPr>
              <w:rFonts w:ascii="Cambria Math" w:hAnsi="Cambria Math"/>
            </w:rPr>
            <m:t>∈</m:t>
          </w:del>
        </m:r>
        <m:sSup>
          <m:sSupPr>
            <m:ctrlPr>
              <w:del w:id="90" w:author="Ian Stevenson" w:date="2022-01-06T10:57:00Z">
                <w:rPr>
                  <w:rFonts w:ascii="Cambria Math" w:hAnsi="Cambria Math"/>
                  <w:i/>
                </w:rPr>
              </w:del>
            </m:ctrlPr>
          </m:sSupPr>
          <m:e>
            <m:r>
              <w:del w:id="91" w:author="Ian Stevenson" w:date="2022-01-06T10:57:00Z">
                <m:rPr>
                  <m:scr m:val="double-struck"/>
                </m:rPr>
                <w:rPr>
                  <w:rFonts w:ascii="Cambria Math" w:hAnsi="Cambria Math"/>
                </w:rPr>
                <m:t>R</m:t>
              </w:del>
            </m:r>
          </m:e>
          <m:sup>
            <m:d>
              <m:dPr>
                <m:ctrlPr>
                  <w:del w:id="92" w:author="Ian Stevenson" w:date="2022-01-06T10:57:00Z">
                    <w:rPr>
                      <w:rFonts w:ascii="Cambria Math" w:hAnsi="Cambria Math"/>
                      <w:i/>
                    </w:rPr>
                  </w:del>
                </m:ctrlPr>
              </m:dPr>
              <m:e>
                <m:r>
                  <w:del w:id="93" w:author="Ian Stevenson" w:date="2022-01-06T10:57:00Z">
                    <w:rPr>
                      <w:rFonts w:ascii="Cambria Math" w:hAnsi="Cambria Math"/>
                    </w:rPr>
                    <m:t>p+q</m:t>
                  </w:del>
                </m:r>
              </m:e>
            </m:d>
            <m:r>
              <w:del w:id="94" w:author="Ian Stevenson" w:date="2022-01-06T10:57:00Z">
                <w:rPr>
                  <w:rFonts w:ascii="Cambria Math" w:hAnsi="Cambria Math"/>
                </w:rPr>
                <m:t>T</m:t>
              </w:del>
            </m:r>
          </m:sup>
        </m:sSup>
      </m:oMath>
      <w:del w:id="95" w:author="Ian Stevenson" w:date="2022-01-06T10:57:00Z">
        <w:r w:rsidR="00C009AE" w:rsidDel="007B6297">
          <w:delText xml:space="preserve"> </w:delText>
        </w:r>
      </w:del>
      <w:r w:rsidR="00D56C97">
        <w:t xml:space="preserve">. </w:t>
      </w:r>
      <w:ins w:id="96" w:author="Ian Stevenson" w:date="2022-01-06T10:57:00Z">
        <w:r w:rsidR="007B6297">
          <w:t xml:space="preserve">Instead, </w:t>
        </w:r>
      </w:ins>
      <w:del w:id="97" w:author="Ian Stevenson" w:date="2022-01-06T10:57:00Z">
        <w:r w:rsidR="00D56C97" w:rsidDel="007B6297">
          <w:delText>H</w:delText>
        </w:r>
      </w:del>
      <w:ins w:id="98" w:author="Ian Stevenson" w:date="2022-01-06T10:57:00Z">
        <w:r w:rsidR="007B6297">
          <w:t>h</w:t>
        </w:r>
      </w:ins>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1B2A2E"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71672C5C"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ins w:id="99" w:author="Ian Stevenson" w:date="2022-01-06T10:58:00Z">
        <w:r w:rsidR="007B6297">
          <w:t xml:space="preserve"> </w:t>
        </w:r>
      </w:ins>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w:t>
      </w:r>
      <w:ins w:id="100" w:author="Ian Stevenson" w:date="2022-01-06T10:58:00Z">
        <w:r w:rsidR="007B6297">
          <w:t xml:space="preserve"> </w:t>
        </w:r>
      </w:ins>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del w:id="101" w:author="Ian Stevenson" w:date="2022-01-06T10:58:00Z">
        <w:r w:rsidR="00D604A2" w:rsidDel="007B6297">
          <w:delText>ie</w:delText>
        </w:r>
      </w:del>
      <w:ins w:id="102" w:author="Ian Stevenson" w:date="2022-01-06T10:58:00Z">
        <w:r w:rsidR="007B6297">
          <w:t>y</w:t>
        </w:r>
      </w:ins>
      <w:del w:id="103" w:author="Ian Stevenson" w:date="2022-01-06T10:58:00Z">
        <w:r w:rsidR="00D604A2" w:rsidDel="007B6297">
          <w:delText>s</w:delText>
        </w:r>
      </w:del>
      <w:r w:rsidR="00D604A2">
        <w:t xml:space="preserve"> for</w:t>
      </w:r>
      <w:ins w:id="104" w:author="Ian Stevenson" w:date="2022-01-06T10:58:00Z">
        <w:r w:rsidR="007B6297">
          <w:t xml:space="preserve"> the</w:t>
        </w:r>
      </w:ins>
      <w:r w:rsidR="00D604A2">
        <w:t xml:space="preserve"> CMP parameters and </w:t>
      </w:r>
      <w:ins w:id="105" w:author="Ian Stevenson" w:date="2022-01-06T10:58:00Z">
        <w:r w:rsidR="007B6297">
          <w:t xml:space="preserve">the </w:t>
        </w:r>
      </w:ins>
      <w:ins w:id="106" w:author="Ian Stevenson" w:date="2022-01-06T10:59:00Z">
        <w:r w:rsidR="007B6297">
          <w:t xml:space="preserve">underlying </w:t>
        </w:r>
      </w:ins>
      <w:del w:id="107" w:author="Ian Stevenson" w:date="2022-01-06T10:58:00Z">
        <w:r w:rsidR="00D604A2" w:rsidDel="007B6297">
          <w:delText xml:space="preserve">mean firing </w:delText>
        </w:r>
      </w:del>
      <w:r w:rsidR="00D604A2">
        <w:t>rate</w:t>
      </w:r>
      <w:ins w:id="108" w:author="Ian Stevenson" w:date="2022-01-06T10:58:00Z">
        <w:r w:rsidR="007B6297">
          <w:t>s</w:t>
        </w:r>
      </w:ins>
      <w:del w:id="109" w:author="Ian Stevenson" w:date="2022-01-06T10:58:00Z">
        <w:r w:rsidR="00583AB8" w:rsidDel="007B6297">
          <w:delText xml:space="preserve">. </w:delText>
        </w:r>
      </w:del>
      <w:ins w:id="110" w:author="Ian Stevenson" w:date="2022-01-06T10:58:00Z">
        <w:r w:rsidR="007B6297">
          <w:t xml:space="preserve"> (</w:t>
        </w:r>
      </w:ins>
      <w:del w:id="111" w:author="Ian Stevenson" w:date="2022-01-06T10:58:00Z">
        <w:r w:rsidR="00583AB8" w:rsidDel="007B6297">
          <w:delText>S</w:delText>
        </w:r>
      </w:del>
      <w:ins w:id="112" w:author="Ian Stevenson" w:date="2022-01-06T10:58:00Z">
        <w:r w:rsidR="007B6297">
          <w:t>s</w:t>
        </w:r>
      </w:ins>
      <w:r w:rsidR="00583AB8">
        <w:t xml:space="preserve">ee </w:t>
      </w:r>
      <w:del w:id="113" w:author="Ian Stevenson" w:date="2022-01-06T10:58:00Z">
        <w:r w:rsidR="00583AB8" w:rsidDel="007B6297">
          <w:delText>details in the a</w:delText>
        </w:r>
      </w:del>
      <w:ins w:id="114" w:author="Ian Stevenson" w:date="2022-01-06T10:58:00Z">
        <w:r w:rsidR="007B6297">
          <w:t>A</w:t>
        </w:r>
      </w:ins>
      <w:r w:rsidR="00583AB8">
        <w:t>ppendix</w:t>
      </w:r>
      <w:ins w:id="115" w:author="Ian Stevenson" w:date="2022-01-06T10:58:00Z">
        <w:r w:rsidR="007B6297">
          <w:t>)</w:t>
        </w:r>
      </w:ins>
      <w:r w:rsidR="00583AB8">
        <w:t>.</w:t>
      </w:r>
    </w:p>
    <w:p w14:paraId="5727C8A9" w14:textId="77777777" w:rsidR="00B57F42" w:rsidRDefault="00B57F42" w:rsidP="009A7B80"/>
    <w:p w14:paraId="21D98E0B" w14:textId="3D80BB04" w:rsidR="00287C33" w:rsidDel="000224F3" w:rsidRDefault="00B57F42" w:rsidP="009A7B80">
      <w:pPr>
        <w:rPr>
          <w:del w:id="116" w:author="Ian Stevenson" w:date="2022-01-06T11:03:00Z"/>
        </w:rPr>
      </w:pPr>
      <w:del w:id="117" w:author="Ian Stevenson" w:date="2022-01-06T11:00:00Z">
        <w:r w:rsidDel="007B6297">
          <w:delText>However, t</w:delText>
        </w:r>
      </w:del>
      <w:ins w:id="118" w:author="Ian Stevenson" w:date="2022-01-06T11:00:00Z">
        <w:r w:rsidR="007B6297">
          <w:t>T</w:t>
        </w:r>
      </w:ins>
      <w:r>
        <w:t>here are several</w:t>
      </w:r>
      <w:ins w:id="119" w:author="Ian Stevenson" w:date="2022-01-06T10:59:00Z">
        <w:r w:rsidR="007B6297">
          <w:t xml:space="preserve"> </w:t>
        </w:r>
      </w:ins>
      <w:del w:id="120" w:author="Ian Stevenson" w:date="2022-01-06T10:59:00Z">
        <w:r w:rsidDel="007B6297">
          <w:delText xml:space="preserve"> issues</w:delText>
        </w:r>
      </w:del>
      <w:ins w:id="121" w:author="Ian Stevenson" w:date="2022-01-06T10:59:00Z">
        <w:r w:rsidR="007B6297">
          <w:t>technical challenges</w:t>
        </w:r>
      </w:ins>
      <w:del w:id="122" w:author="Ian Stevenson" w:date="2022-01-06T11:00:00Z">
        <w:r w:rsidDel="007B6297">
          <w:delText xml:space="preserve"> </w:delText>
        </w:r>
      </w:del>
      <w:ins w:id="123" w:author="Ian Stevenson" w:date="2022-01-06T11:00:00Z">
        <w:r w:rsidR="007B6297">
          <w:t xml:space="preserve"> involved with performing </w:t>
        </w:r>
      </w:ins>
      <w:del w:id="124" w:author="Ian Stevenson" w:date="2022-01-06T11:00:00Z">
        <w:r w:rsidDel="007B6297">
          <w:delText xml:space="preserve">for </w:delText>
        </w:r>
      </w:del>
      <w:r w:rsidR="00F96A8C">
        <w:t>the Newton update</w:t>
      </w:r>
      <w:ins w:id="125" w:author="Ian Stevenson" w:date="2022-01-06T11:00:00Z">
        <w:r w:rsidR="007B6297">
          <w:t xml:space="preserve"> with CMP observations</w:t>
        </w:r>
      </w:ins>
      <w:r w:rsidR="00F96A8C">
        <w:t xml:space="preserve">. </w:t>
      </w:r>
      <w:r w:rsidR="00287C33">
        <w:t>First</w:t>
      </w:r>
      <w:r w:rsidR="001B274E">
        <w:t>ly</w:t>
      </w:r>
      <w:r w:rsidR="00287C33">
        <w:t xml:space="preserve">, </w:t>
      </w:r>
      <w:proofErr w:type="gramStart"/>
      <w:ins w:id="126" w:author="Ian Stevenson" w:date="2022-01-06T11:00:00Z">
        <w:r w:rsidR="007B6297">
          <w:t xml:space="preserve">in order </w:t>
        </w:r>
      </w:ins>
      <w:r w:rsidR="000C0010">
        <w:t>to</w:t>
      </w:r>
      <w:proofErr w:type="gramEnd"/>
      <w:r w:rsidR="000C0010">
        <w:t xml:space="preserve"> </w:t>
      </w:r>
      <w:del w:id="127" w:author="Ian Stevenson" w:date="2022-01-06T11:00:00Z">
        <w:r w:rsidR="000C0010" w:rsidDel="007B6297">
          <w:delText xml:space="preserve">get </w:delText>
        </w:r>
      </w:del>
      <w:ins w:id="128" w:author="Ian Stevenson" w:date="2022-01-06T11:00:00Z">
        <w:r w:rsidR="007B6297">
          <w:t>find the</w:t>
        </w:r>
        <w:r w:rsidR="007B6297">
          <w:t xml:space="preserve"> </w:t>
        </w:r>
      </w:ins>
      <w:r w:rsidR="000C0010">
        <w:t xml:space="preserve">gradient and </w:t>
      </w:r>
      <w:del w:id="129" w:author="Ian Stevenson" w:date="2022-01-06T11:00:00Z">
        <w:r w:rsidR="000C0010" w:rsidDel="007B6297">
          <w:delText xml:space="preserve">hessian </w:delText>
        </w:r>
      </w:del>
      <w:ins w:id="130" w:author="Ian Stevenson" w:date="2022-01-06T11:00:00Z">
        <w:r w:rsidR="007B6297">
          <w:t>H</w:t>
        </w:r>
        <w:r w:rsidR="007B6297">
          <w:t xml:space="preserve">essian </w:t>
        </w:r>
      </w:ins>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 xml:space="preserve">s </w:t>
      </w:r>
      <w:ins w:id="131" w:author="Ian Stevenson" w:date="2022-01-06T11:04:00Z">
        <w:r w:rsidR="000224F3">
          <w:t>(cite Minka/Shmueli?)</w:t>
        </w:r>
        <w:r w:rsidR="000224F3">
          <w:t xml:space="preserve">. These moments </w:t>
        </w:r>
      </w:ins>
      <w:del w:id="132" w:author="Ian Stevenson" w:date="2022-01-06T11:04:00Z">
        <w:r w:rsidR="000C0010" w:rsidDel="000224F3">
          <w:delText xml:space="preserve">and </w:delText>
        </w:r>
      </w:del>
      <w:r w:rsidR="000C0010">
        <w:t>are</w:t>
      </w:r>
      <w:r w:rsidR="00916F1D">
        <w:t xml:space="preserve"> generally</w:t>
      </w:r>
      <w:r w:rsidR="000C0010">
        <w:t xml:space="preserve"> calculated by truncated summation</w:t>
      </w:r>
      <w:del w:id="133" w:author="Ian Stevenson" w:date="2022-01-06T11:04:00Z">
        <w:r w:rsidR="000C0010" w:rsidDel="000224F3">
          <w:delText xml:space="preserve">. </w:delText>
        </w:r>
      </w:del>
      <w:ins w:id="134" w:author="Ian Stevenson" w:date="2022-01-06T11:04:00Z">
        <w:r w:rsidR="000224F3">
          <w:t>, and w</w:t>
        </w:r>
      </w:ins>
      <w:del w:id="135" w:author="Ian Stevenson" w:date="2022-01-06T11:04:00Z">
        <w:r w:rsidR="000C0010" w:rsidDel="000224F3">
          <w:delText>W</w:delText>
        </w:r>
      </w:del>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ins w:id="136" w:author="Ian Stevenson" w:date="2022-01-06T11:02:00Z">
        <w:r w:rsidR="000224F3">
          <w:t xml:space="preserve">truncated summation is computationally </w:t>
        </w:r>
        <w:proofErr w:type="gramStart"/>
        <w:r w:rsidR="000224F3">
          <w:t>costly, since</w:t>
        </w:r>
        <w:proofErr w:type="gramEnd"/>
        <w:r w:rsidR="000224F3">
          <w:t xml:space="preserve"> </w:t>
        </w:r>
      </w:ins>
      <w:r w:rsidR="000C0010">
        <w:t xml:space="preserve">we </w:t>
      </w:r>
      <w:del w:id="137" w:author="Ian Stevenson" w:date="2022-01-06T11:02:00Z">
        <w:r w:rsidR="000C0010" w:rsidDel="000224F3">
          <w:delText xml:space="preserve">will </w:delText>
        </w:r>
      </w:del>
      <w:r w:rsidR="000C0010">
        <w:t xml:space="preserve">need </w:t>
      </w:r>
      <w:r w:rsidR="007210FA">
        <w:t>many steps</w:t>
      </w:r>
      <w:r w:rsidR="000C0010">
        <w:t xml:space="preserve"> for accurate approximation</w:t>
      </w:r>
      <w:del w:id="138" w:author="Ian Stevenson" w:date="2022-01-06T11:02:00Z">
        <w:r w:rsidR="000C0010" w:rsidDel="000224F3">
          <w:delText>, and this make</w:delText>
        </w:r>
        <w:r w:rsidR="000D4E77" w:rsidDel="000224F3">
          <w:delText>s</w:delText>
        </w:r>
        <w:r w:rsidR="000C0010" w:rsidDel="000224F3">
          <w:delText xml:space="preserve"> update cumbersome</w:delText>
        </w:r>
      </w:del>
      <w:r w:rsidR="000C0010">
        <w:t>. However,</w:t>
      </w:r>
      <w:r w:rsidR="0023354F">
        <w:t xml:space="preserve"> </w:t>
      </w:r>
      <w:ins w:id="139" w:author="Ian Stevenson" w:date="2022-01-06T11:03:00Z">
        <w:r w:rsidR="000224F3">
          <w:t xml:space="preserve">these moments </w:t>
        </w:r>
      </w:ins>
      <w:del w:id="140" w:author="Ian Stevenson" w:date="2022-01-06T11:03:00Z">
        <w:r w:rsidR="0023354F" w:rsidDel="000224F3">
          <w:delText xml:space="preserve">we </w:delText>
        </w:r>
      </w:del>
      <w:r w:rsidR="0023354F">
        <w:t xml:space="preserve">can </w:t>
      </w:r>
      <w:ins w:id="141" w:author="Ian Stevenson" w:date="2022-01-06T11:03:00Z">
        <w:r w:rsidR="000224F3">
          <w:t xml:space="preserve">be efficiently </w:t>
        </w:r>
      </w:ins>
      <w:r w:rsidR="0023354F">
        <w:t>approximate</w:t>
      </w:r>
      <w:ins w:id="142" w:author="Ian Stevenson" w:date="2022-01-06T11:03:00Z">
        <w:r w:rsidR="000224F3">
          <w:t xml:space="preserve">d </w:t>
        </w:r>
      </w:ins>
      <w:del w:id="143" w:author="Ian Stevenson" w:date="2022-01-06T11:03:00Z">
        <w:r w:rsidR="0023354F" w:rsidDel="000224F3">
          <w:delText xml:space="preserve"> them in closed form</w:delText>
        </w:r>
        <w:r w:rsidR="000D4E77" w:rsidDel="000224F3">
          <w:delText>s</w:delText>
        </w:r>
        <w:r w:rsidR="0023354F" w:rsidDel="000224F3">
          <w:delText xml:space="preserve"> by some </w:delText>
        </w:r>
      </w:del>
      <w:ins w:id="144" w:author="Ian Stevenson" w:date="2022-01-06T11:03:00Z">
        <w:r w:rsidR="000224F3">
          <w:t xml:space="preserve">using previous </w:t>
        </w:r>
        <w:r w:rsidR="000224F3">
          <w:t>[cite approximations]</w:t>
        </w:r>
        <w:r w:rsidR="000224F3">
          <w:t xml:space="preserve"> </w:t>
        </w:r>
      </w:ins>
      <w:r w:rsidR="0023354F">
        <w:t>asymptotic results</w:t>
      </w:r>
      <w:ins w:id="145" w:author="Ian Stevenson" w:date="2022-01-06T11:03:00Z">
        <w:r w:rsidR="000224F3">
          <w:t xml:space="preserve"> (see Appendix)</w:t>
        </w:r>
      </w:ins>
      <w:del w:id="146" w:author="Ian Stevenson" w:date="2022-01-06T11:03:00Z">
        <w:r w:rsidR="0023354F" w:rsidDel="000224F3">
          <w:delText xml:space="preserve"> [cite approximations]</w:delText>
        </w:r>
      </w:del>
      <w:r w:rsidR="0023354F">
        <w:t>.</w:t>
      </w:r>
      <w:del w:id="147" w:author="Ian Stevenson" w:date="2022-01-06T11:03:00Z">
        <w:r w:rsidR="0023354F" w:rsidDel="000224F3">
          <w:delText xml:space="preserve"> The details of the moment approximation can be found in the appendix.</w:delText>
        </w:r>
      </w:del>
    </w:p>
    <w:p w14:paraId="65BB18CD" w14:textId="6F80A005" w:rsidR="0023354F" w:rsidDel="000224F3" w:rsidRDefault="0023354F" w:rsidP="009A7B80">
      <w:pPr>
        <w:rPr>
          <w:del w:id="148" w:author="Ian Stevenson" w:date="2022-01-06T11:03:00Z"/>
        </w:rPr>
      </w:pPr>
    </w:p>
    <w:p w14:paraId="1AE2B64F" w14:textId="2E7890C9" w:rsidR="00287C33" w:rsidDel="00760AB4" w:rsidRDefault="000224F3" w:rsidP="009A7B80">
      <w:pPr>
        <w:rPr>
          <w:del w:id="149" w:author="Ian Stevenson" w:date="2022-01-06T11:12:00Z"/>
        </w:rPr>
      </w:pPr>
      <w:ins w:id="150" w:author="Ian Stevenson" w:date="2022-01-06T11:03:00Z">
        <w:r>
          <w:t xml:space="preserve"> </w:t>
        </w:r>
      </w:ins>
      <w:ins w:id="151" w:author="Ian Stevenson" w:date="2022-01-06T11:04:00Z">
        <w:r>
          <w:t xml:space="preserve">A </w:t>
        </w:r>
      </w:ins>
      <w:del w:id="152" w:author="Ian Stevenson" w:date="2022-01-06T11:04:00Z">
        <w:r w:rsidR="00287C33" w:rsidDel="000224F3">
          <w:delText>S</w:delText>
        </w:r>
      </w:del>
      <w:ins w:id="153" w:author="Ian Stevenson" w:date="2022-01-06T11:04:00Z">
        <w:r>
          <w:t>s</w:t>
        </w:r>
      </w:ins>
      <w:r w:rsidR="00287C33">
        <w:t>econd</w:t>
      </w:r>
      <w:del w:id="154" w:author="Ian Stevenson" w:date="2022-01-06T11:04:00Z">
        <w:r w:rsidR="001B274E" w:rsidDel="000224F3">
          <w:delText>ly</w:delText>
        </w:r>
      </w:del>
      <w:ins w:id="155" w:author="Ian Stevenson" w:date="2022-01-06T11:04:00Z">
        <w:r>
          <w:t xml:space="preserve"> challenge is that</w:t>
        </w:r>
      </w:ins>
      <w:del w:id="156" w:author="Ian Stevenson" w:date="2022-01-06T11:05:00Z">
        <w:r w:rsidR="00287C33" w:rsidDel="000224F3">
          <w:delText>,</w:delText>
        </w:r>
      </w:del>
      <w:r w:rsidR="00287C33">
        <w:t xml:space="preserve"> the </w:t>
      </w:r>
      <w:del w:id="157" w:author="Ian Stevenson" w:date="2022-01-06T11:05:00Z">
        <w:r w:rsidR="001B274E" w:rsidDel="000224F3">
          <w:delText>h</w:delText>
        </w:r>
      </w:del>
      <w:ins w:id="158" w:author="Ian Stevenson" w:date="2022-01-06T11:05:00Z">
        <w:r>
          <w:t>H</w:t>
        </w:r>
      </w:ins>
      <w:r w:rsidR="00287C33">
        <w:t>essian is not robust to outliers</w:t>
      </w:r>
      <w:ins w:id="159" w:author="Ian Stevenson" w:date="2022-01-06T11:05:00Z">
        <w:r>
          <w:t xml:space="preserve"> </w:t>
        </w:r>
      </w:ins>
      <w:del w:id="160" w:author="Ian Stevenson" w:date="2022-01-06T11:05:00Z">
        <w:r w:rsidR="00287C33" w:rsidDel="000224F3">
          <w:delText xml:space="preserve">, </w:delText>
        </w:r>
      </w:del>
      <w:ins w:id="161" w:author="Ian Stevenson" w:date="2022-01-06T11:05:00Z">
        <w:r>
          <w:t>(</w:t>
        </w:r>
      </w:ins>
      <w:del w:id="162" w:author="Ian Stevenson" w:date="2022-01-06T11:05:00Z">
        <w:r w:rsidR="00287C33" w:rsidDel="000224F3">
          <w:delText xml:space="preserve">which is discussed </w:delText>
        </w:r>
        <w:r w:rsidR="00A031E4" w:rsidDel="000224F3">
          <w:delText>detail</w:delText>
        </w:r>
        <w:r w:rsidR="006B24FE" w:rsidDel="000224F3">
          <w:delText>ly</w:delText>
        </w:r>
        <w:r w:rsidR="00287C33" w:rsidDel="000224F3">
          <w:delText xml:space="preserve"> in the appendix</w:delText>
        </w:r>
      </w:del>
      <w:ins w:id="163" w:author="Ian Stevenson" w:date="2022-01-06T11:05:00Z">
        <w:r>
          <w:t>see Appendix)</w:t>
        </w:r>
      </w:ins>
      <w:r w:rsidR="00287C33">
        <w:t xml:space="preserve">. </w:t>
      </w:r>
      <w:commentRangeStart w:id="164"/>
      <w:proofErr w:type="gramStart"/>
      <w:ins w:id="165" w:author="Ian Stevenson" w:date="2022-01-06T11:05:00Z">
        <w:r>
          <w:t>However</w:t>
        </w:r>
      </w:ins>
      <w:commentRangeEnd w:id="164"/>
      <w:proofErr w:type="gramEnd"/>
      <w:ins w:id="166" w:author="Ian Stevenson" w:date="2022-01-06T11:08:00Z">
        <w:r w:rsidR="00F43640">
          <w:rPr>
            <w:rStyle w:val="CommentReference"/>
          </w:rPr>
          <w:commentReference w:id="164"/>
        </w:r>
      </w:ins>
      <w:ins w:id="167" w:author="Ian Stevenson" w:date="2022-01-06T11:05:00Z">
        <w:r>
          <w:t xml:space="preserve">, </w:t>
        </w:r>
      </w:ins>
      <w:del w:id="168" w:author="Ian Stevenson" w:date="2022-01-06T11:05:00Z">
        <w:r w:rsidR="00287C33" w:rsidDel="000224F3">
          <w:delText xml:space="preserve">After </w:delText>
        </w:r>
      </w:del>
      <w:r w:rsidR="00287C33">
        <w:t xml:space="preserve">using </w:t>
      </w:r>
      <w:del w:id="169" w:author="Ian Stevenson" w:date="2022-01-06T11:05:00Z">
        <w:r w:rsidR="00287C33" w:rsidDel="000224F3">
          <w:delText xml:space="preserve">the </w:delText>
        </w:r>
      </w:del>
      <w:r w:rsidR="00287C33">
        <w:t>Fisher scoring</w:t>
      </w:r>
      <w:del w:id="170" w:author="Ian Stevenson" w:date="2022-01-06T11:06:00Z">
        <w:r w:rsidR="00287C33" w:rsidDel="000224F3">
          <w:delText>,</w:delText>
        </w:r>
      </w:del>
      <w:ins w:id="171" w:author="Ian Stevenson" w:date="2022-01-06T11:06:00Z">
        <w:r>
          <w:t xml:space="preserve"> where we</w:t>
        </w:r>
      </w:ins>
      <w:r w:rsidR="00287C33">
        <w:t xml:space="preserve"> </w:t>
      </w:r>
      <w:del w:id="172" w:author="Ian Stevenson" w:date="2022-01-06T11:05:00Z">
        <w:r w:rsidR="00A031E4" w:rsidDel="000224F3">
          <w:delText>i.e.,</w:delText>
        </w:r>
        <w:r w:rsidR="00287C33" w:rsidDel="000224F3">
          <w:delText xml:space="preserve"> </w:delText>
        </w:r>
      </w:del>
      <w:r w:rsidR="00287C33">
        <w:t>replac</w:t>
      </w:r>
      <w:del w:id="173" w:author="Ian Stevenson" w:date="2022-01-06T11:06:00Z">
        <w:r w:rsidR="0023354F" w:rsidDel="000224F3">
          <w:delText>ing</w:delText>
        </w:r>
      </w:del>
      <w:ins w:id="174" w:author="Ian Stevenson" w:date="2022-01-06T11:06:00Z">
        <w:r>
          <w:t>e</w:t>
        </w:r>
      </w:ins>
      <w:r w:rsidR="00287C33">
        <w:t xml:space="preserve"> the observed information by </w:t>
      </w:r>
      <w:ins w:id="175" w:author="Ian Stevenson" w:date="2022-01-06T11:06:00Z">
        <w:r>
          <w:t xml:space="preserve">the </w:t>
        </w:r>
      </w:ins>
      <w:r w:rsidR="00287C33">
        <w:t xml:space="preserve">expected information, we can ensure </w:t>
      </w:r>
      <w:del w:id="176" w:author="Ian Stevenson" w:date="2022-01-06T11:09:00Z">
        <w:r w:rsidR="00287C33" w:rsidDel="00F43640">
          <w:delText xml:space="preserve">the </w:delText>
        </w:r>
      </w:del>
      <w:r w:rsidR="00287C33">
        <w:t>robustness</w:t>
      </w:r>
      <w:ins w:id="177" w:author="Ian Stevenson" w:date="2022-01-06T11:09:00Z">
        <w:r w:rsidR="00F43640">
          <w:t>.</w:t>
        </w:r>
      </w:ins>
      <w:r w:rsidR="00287C33">
        <w:t xml:space="preserve"> </w:t>
      </w:r>
      <w:ins w:id="178" w:author="Ian Stevenson" w:date="2022-01-06T11:10:00Z">
        <w:r w:rsidR="00F43640">
          <w:t xml:space="preserve">This modification </w:t>
        </w:r>
      </w:ins>
      <w:del w:id="179" w:author="Ian Stevenson" w:date="2022-01-06T11:10:00Z">
        <w:r w:rsidR="00287C33" w:rsidDel="00F43640">
          <w:delText xml:space="preserve">by </w:delText>
        </w:r>
      </w:del>
      <w:r w:rsidR="00287C33">
        <w:t>sacrific</w:t>
      </w:r>
      <w:del w:id="180" w:author="Ian Stevenson" w:date="2022-01-06T11:10:00Z">
        <w:r w:rsidR="00287C33" w:rsidDel="00F43640">
          <w:delText>ing the efficiency a bit</w:delText>
        </w:r>
      </w:del>
      <w:ins w:id="181" w:author="Ian Stevenson" w:date="2022-01-06T11:10:00Z">
        <w:r w:rsidR="00F43640">
          <w:t xml:space="preserve">es some </w:t>
        </w:r>
        <w:proofErr w:type="gramStart"/>
        <w:r w:rsidR="00F43640">
          <w:t>efficiency</w:t>
        </w:r>
      </w:ins>
      <w:ins w:id="182" w:author="Ian Stevenson" w:date="2022-01-06T11:11:00Z">
        <w:r w:rsidR="00F43640">
          <w:t>, but</w:t>
        </w:r>
        <w:proofErr w:type="gramEnd"/>
        <w:r w:rsidR="00F43640">
          <w:t xml:space="preserve"> results in…</w:t>
        </w:r>
      </w:ins>
      <w:r w:rsidR="00287C33">
        <w:t>.</w:t>
      </w:r>
      <w:ins w:id="183" w:author="Ian Stevenson" w:date="2022-01-06T11:12:00Z">
        <w:r w:rsidR="00760AB4">
          <w:t xml:space="preserve"> </w:t>
        </w:r>
      </w:ins>
    </w:p>
    <w:p w14:paraId="136C262F" w14:textId="26D43420" w:rsidR="0023354F" w:rsidDel="00760AB4" w:rsidRDefault="0023354F" w:rsidP="009A7B80">
      <w:pPr>
        <w:rPr>
          <w:del w:id="184" w:author="Ian Stevenson" w:date="2022-01-06T11:12:00Z"/>
        </w:rPr>
      </w:pPr>
    </w:p>
    <w:p w14:paraId="43802AB4" w14:textId="77777777" w:rsidR="00760AB4" w:rsidRDefault="00760AB4" w:rsidP="009A7B80">
      <w:pPr>
        <w:rPr>
          <w:ins w:id="185" w:author="Ian Stevenson" w:date="2022-01-06T11:14:00Z"/>
        </w:rPr>
      </w:pPr>
      <w:ins w:id="186" w:author="Ian Stevenson" w:date="2022-01-06T11:12:00Z">
        <w:r>
          <w:t xml:space="preserve">Finally, a </w:t>
        </w:r>
      </w:ins>
      <w:del w:id="187" w:author="Ian Stevenson" w:date="2022-01-06T11:12:00Z">
        <w:r w:rsidR="0023354F" w:rsidDel="00760AB4">
          <w:delText>T</w:delText>
        </w:r>
      </w:del>
      <w:ins w:id="188" w:author="Ian Stevenson" w:date="2022-01-06T11:12:00Z">
        <w:r>
          <w:t>t</w:t>
        </w:r>
      </w:ins>
      <w:r w:rsidR="0023354F">
        <w:t>hird</w:t>
      </w:r>
      <w:del w:id="189" w:author="Ian Stevenson" w:date="2022-01-06T11:12:00Z">
        <w:r w:rsidR="0023354F" w:rsidDel="00760AB4">
          <w:delText>ly</w:delText>
        </w:r>
      </w:del>
      <w:ins w:id="190" w:author="Ian Stevenson" w:date="2022-01-06T11:12:00Z">
        <w:r>
          <w:t xml:space="preserve"> challenge</w:t>
        </w:r>
      </w:ins>
      <w:del w:id="191" w:author="Ian Stevenson" w:date="2022-01-06T11:12:00Z">
        <w:r w:rsidR="0023354F" w:rsidDel="00760AB4">
          <w:delText>,</w:delText>
        </w:r>
      </w:del>
      <w:ins w:id="192" w:author="Ian Stevenson" w:date="2022-01-06T11:12:00Z">
        <w:r>
          <w:t xml:space="preserve"> is that</w:t>
        </w:r>
      </w:ins>
      <w:r w:rsidR="0023354F">
        <w:t xml:space="preserve"> the Newton update</w:t>
      </w:r>
      <w:ins w:id="193" w:author="Ian Stevenson" w:date="2022-01-06T11:12:00Z">
        <w:r>
          <w:t>s</w:t>
        </w:r>
      </w:ins>
      <w:r w:rsidR="008B692F">
        <w:t xml:space="preserve"> </w:t>
      </w:r>
      <w:del w:id="194" w:author="Ian Stevenson" w:date="2022-01-06T11:12:00Z">
        <w:r w:rsidR="008B692F" w:rsidDel="00760AB4">
          <w:delText xml:space="preserve">may </w:delText>
        </w:r>
      </w:del>
      <w:r w:rsidR="008B692F">
        <w:t xml:space="preserve">take a long time </w:t>
      </w:r>
      <w:ins w:id="195" w:author="Ian Stevenson" w:date="2022-01-06T11:12:00Z">
        <w:r>
          <w:t xml:space="preserve">to converge </w:t>
        </w:r>
      </w:ins>
      <w:del w:id="196" w:author="Ian Stevenson" w:date="2022-01-06T11:12:00Z">
        <w:r w:rsidR="000D4E77" w:rsidDel="00760AB4">
          <w:delText>for</w:delText>
        </w:r>
        <w:r w:rsidR="008B692F" w:rsidDel="00760AB4">
          <w:delText xml:space="preserve"> </w:delText>
        </w:r>
      </w:del>
      <w:ins w:id="197" w:author="Ian Stevenson" w:date="2022-01-06T11:12:00Z">
        <w:r>
          <w:t xml:space="preserve">if the initial </w:t>
        </w:r>
      </w:ins>
      <w:ins w:id="198" w:author="Ian Stevenson" w:date="2022-01-06T11:13:00Z">
        <w:r>
          <w:t>state estimate is far from the maximum of the posterior</w:t>
        </w:r>
      </w:ins>
      <w:del w:id="199" w:author="Ian Stevenson" w:date="2022-01-06T11:13:00Z">
        <w:r w:rsidR="008B692F" w:rsidDel="00760AB4">
          <w:delText>bad initials</w:delText>
        </w:r>
      </w:del>
      <w:r w:rsidR="008B692F">
        <w:t xml:space="preserve">, especially when </w:t>
      </w:r>
      <m:oMath>
        <m:r>
          <w:rPr>
            <w:rFonts w:ascii="Cambria Math" w:hAnsi="Cambria Math"/>
          </w:rPr>
          <m:t>T</m:t>
        </m:r>
      </m:oMath>
      <w:r w:rsidR="008B692F">
        <w:t xml:space="preserve"> is large. To resolve </w:t>
      </w:r>
      <w:del w:id="200" w:author="Ian Stevenson" w:date="2022-01-06T11:13:00Z">
        <w:r w:rsidR="008B692F" w:rsidDel="00760AB4">
          <w:delText>that</w:delText>
        </w:r>
      </w:del>
      <w:ins w:id="201" w:author="Ian Stevenson" w:date="2022-01-06T11:13:00Z">
        <w:r>
          <w:t>this issue</w:t>
        </w:r>
      </w:ins>
      <w:r w:rsidR="008B692F">
        <w:t xml:space="preserve">, we use </w:t>
      </w:r>
      <w:del w:id="202" w:author="Ian Stevenson" w:date="2022-01-06T11:13:00Z">
        <w:r w:rsidR="008B692F" w:rsidDel="00760AB4">
          <w:delText xml:space="preserve">the </w:delText>
        </w:r>
      </w:del>
      <w:ins w:id="203" w:author="Ian Stevenson" w:date="2022-01-06T11:13:00Z">
        <w:r>
          <w:t>a</w:t>
        </w:r>
        <w:r>
          <w:t xml:space="preserve"> </w:t>
        </w:r>
      </w:ins>
      <w:r w:rsidR="008B692F">
        <w:t xml:space="preserve">smoothing estimate with local Gaussian approximation as a </w:t>
      </w:r>
      <w:r w:rsidR="006B24FE">
        <w:t>“</w:t>
      </w:r>
      <w:r w:rsidR="008B692F">
        <w:t>warm start</w:t>
      </w:r>
      <w:r w:rsidR="006B24FE">
        <w:t>”</w:t>
      </w:r>
      <w:r w:rsidR="008B692F">
        <w:t>.</w:t>
      </w:r>
      <w:r w:rsidR="00446D63">
        <w:t xml:space="preserve"> </w:t>
      </w:r>
      <w:r w:rsidR="00916F1D">
        <w:t xml:space="preserve">The forward filtering stage </w:t>
      </w:r>
      <w:r w:rsidR="00446D63">
        <w:t>for Poisson case is derived in</w:t>
      </w:r>
      <w:r w:rsidR="00EC2B2F">
        <w:t xml:space="preserve"> the appendix of</w:t>
      </w:r>
      <w:r w:rsidR="002749D6">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xml:space="preserve">, and we can </w:t>
      </w:r>
      <w:del w:id="204" w:author="Ian Stevenson" w:date="2022-01-06T11:14:00Z">
        <w:r w:rsidR="006B24FE" w:rsidDel="00760AB4">
          <w:delText xml:space="preserve">get </w:delText>
        </w:r>
      </w:del>
      <w:ins w:id="205" w:author="Ian Stevenson" w:date="2022-01-06T11:14:00Z">
        <w:r>
          <w:t>implement</w:t>
        </w:r>
        <w:r>
          <w:t xml:space="preserve"> </w:t>
        </w:r>
      </w:ins>
      <w:r w:rsidR="006B24FE">
        <w:t xml:space="preserve">CMP filtering following the same </w:t>
      </w:r>
      <w:proofErr w:type="spellStart"/>
      <w:r w:rsidR="006B24FE">
        <w:t>rationale</w:t>
      </w:r>
      <w:r w:rsidR="00EC2B2F">
        <w:t>.</w:t>
      </w:r>
      <w:del w:id="206" w:author="Ian Stevenson" w:date="2022-01-06T11:14:00Z">
        <w:r w:rsidR="001B5D3F" w:rsidDel="00760AB4">
          <w:delText xml:space="preserve"> </w:delText>
        </w:r>
      </w:del>
      <w:proofErr w:type="spellEnd"/>
    </w:p>
    <w:p w14:paraId="69A5C2FE" w14:textId="4789E7E3" w:rsidR="00760AB4" w:rsidRDefault="00760AB4" w:rsidP="009A7B80">
      <w:pPr>
        <w:rPr>
          <w:ins w:id="207" w:author="Ian Stevenson" w:date="2022-01-06T11:14:00Z"/>
        </w:rPr>
      </w:pPr>
    </w:p>
    <w:p w14:paraId="1091C616" w14:textId="71A1969E" w:rsidR="00760AB4" w:rsidRDefault="00760AB4" w:rsidP="009A7B80">
      <w:pPr>
        <w:rPr>
          <w:ins w:id="208" w:author="Ian Stevenson" w:date="2022-01-06T11:14:00Z"/>
        </w:rPr>
      </w:pPr>
      <w:ins w:id="209" w:author="Ian Stevenson" w:date="2022-01-06T11:14:00Z">
        <w:r>
          <w:t>[add equations for updates here?]</w:t>
        </w:r>
      </w:ins>
    </w:p>
    <w:p w14:paraId="44CDA181" w14:textId="77777777" w:rsidR="00760AB4" w:rsidRDefault="00760AB4" w:rsidP="009A7B80">
      <w:pPr>
        <w:rPr>
          <w:ins w:id="210" w:author="Ian Stevenson" w:date="2022-01-06T11:14:00Z"/>
        </w:rPr>
      </w:pPr>
    </w:p>
    <w:p w14:paraId="35EE9D4A" w14:textId="5C85F7ED" w:rsidR="0023354F" w:rsidRDefault="001B5D3F" w:rsidP="009A7B80">
      <w:r>
        <w:t>Although doing smoothing is fast, the estimations will</w:t>
      </w:r>
      <w:r w:rsidR="0039656E">
        <w:t xml:space="preserve"> be</w:t>
      </w:r>
      <w:r>
        <w:t xml:space="preserve"> </w:t>
      </w:r>
      <w:commentRangeStart w:id="211"/>
      <w:r>
        <w:t>bias</w:t>
      </w:r>
      <w:r w:rsidR="0039656E">
        <w:t>ed</w:t>
      </w:r>
      <w:r>
        <w:t xml:space="preserve"> too much </w:t>
      </w:r>
      <w:r w:rsidR="004413C0">
        <w:t>for large dynamics</w:t>
      </w:r>
      <w:commentRangeEnd w:id="211"/>
      <w:r w:rsidR="00760AB4">
        <w:rPr>
          <w:rStyle w:val="CommentReference"/>
        </w:rPr>
        <w:commentReference w:id="211"/>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commentRangeStart w:id="212"/>
      <w:r w:rsidR="00360633">
        <w:t>In this case, it is essential to do global Laplace approximation by NR.</w:t>
      </w:r>
      <w:commentRangeEnd w:id="212"/>
      <w:r w:rsidR="006E26BB">
        <w:rPr>
          <w:rStyle w:val="CommentReference"/>
        </w:rPr>
        <w:commentReference w:id="212"/>
      </w:r>
      <w:ins w:id="213" w:author="Ian Stevenson" w:date="2022-01-06T11:17:00Z">
        <w:r w:rsidR="006E26BB">
          <w:t>T</w:t>
        </w:r>
      </w:ins>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7D02B8E7" w:rsidR="00591A5E" w:rsidRDefault="006E26BB" w:rsidP="009A7B80">
      <w:ins w:id="214" w:author="Ian Stevenson" w:date="2022-01-06T11:21:00Z">
        <w:r>
          <w:t>For the applications</w:t>
        </w:r>
      </w:ins>
      <w:ins w:id="215" w:author="Ian Stevenson" w:date="2022-01-06T11:22:00Z">
        <w:r>
          <w:t xml:space="preserve"> to neural data examined</w:t>
        </w:r>
      </w:ins>
      <w:ins w:id="216" w:author="Ian Stevenson" w:date="2022-01-06T11:21:00Z">
        <w:r>
          <w:t xml:space="preserve"> here</w:t>
        </w:r>
      </w:ins>
      <w:ins w:id="217" w:author="Ian Stevenson" w:date="2022-01-06T11:22:00Z">
        <w:r>
          <w:t>,</w:t>
        </w:r>
      </w:ins>
      <w:ins w:id="218" w:author="Ian Stevenson" w:date="2022-01-06T11:21:00Z">
        <w:r>
          <w:t xml:space="preserve"> we assume that </w:t>
        </w:r>
      </w:ins>
      <m:oMath>
        <m:r>
          <w:ins w:id="219" w:author="Ian Stevenson" w:date="2022-01-06T11:21:00Z">
            <w:rPr>
              <w:rFonts w:ascii="Cambria Math" w:hAnsi="Cambria Math"/>
            </w:rPr>
            <m:t>F=I</m:t>
          </w:ins>
        </m:r>
      </m:oMath>
      <w:ins w:id="220" w:author="Ian Stevenson" w:date="2022-01-06T11:21:00Z">
        <w:r>
          <w:t>.</w:t>
        </w:r>
      </w:ins>
      <w:ins w:id="221" w:author="Ian Stevenson" w:date="2022-01-06T11:22:00Z">
        <w:r>
          <w:t xml:space="preserve"> However, we still need to estimate the process noise </w:t>
        </w:r>
      </w:ins>
      <m:oMath>
        <m:r>
          <w:ins w:id="222" w:author="Ian Stevenson" w:date="2022-01-06T11:22:00Z">
            <w:rPr>
              <w:rFonts w:ascii="Cambria Math" w:hAnsi="Cambria Math"/>
            </w:rPr>
            <m:t>Q</m:t>
          </w:ins>
        </m:r>
      </m:oMath>
      <w:ins w:id="223" w:author="Ian Stevenson" w:date="2022-01-06T11:22:00Z">
        <w:r>
          <w:t xml:space="preserve">. </w:t>
        </w:r>
      </w:ins>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ins w:id="224" w:author="Ian Stevenson" w:date="2022-01-06T11:22:00Z">
        <w:r w:rsidR="009B22F1">
          <w:t xml:space="preserve"> have a substantial</w:t>
        </w:r>
      </w:ins>
      <w:r w:rsidR="001D1345">
        <w:t xml:space="preserve"> influence </w:t>
      </w:r>
      <w:ins w:id="225" w:author="Ian Stevenson" w:date="2022-01-06T11:22:00Z">
        <w:r w:rsidR="009B22F1">
          <w:t xml:space="preserve">on </w:t>
        </w:r>
      </w:ins>
      <w:del w:id="226" w:author="Ian Stevenson" w:date="2022-01-06T11:22:00Z">
        <w:r w:rsidR="001D1345" w:rsidDel="009B22F1">
          <w:delText xml:space="preserve">the </w:delText>
        </w:r>
      </w:del>
      <w:r w:rsidR="001D1345">
        <w:t>estimation</w:t>
      </w:r>
      <w:del w:id="227" w:author="Ian Stevenson" w:date="2022-01-06T11:23:00Z">
        <w:r w:rsidR="001D1345" w:rsidDel="009B22F1">
          <w:delText xml:space="preserve"> a lot</w:delText>
        </w:r>
      </w:del>
      <w:r w:rsidR="00664944">
        <w:t xml:space="preserve">. One possible way to estimate </w:t>
      </w:r>
      <w:del w:id="228" w:author="Ian Stevenson" w:date="2022-01-06T11:23:00Z">
        <w:r w:rsidR="00664944" w:rsidDel="009B22F1">
          <w:delText xml:space="preserve">the </w:delText>
        </w:r>
      </w:del>
      <m:oMath>
        <m:r>
          <m:rPr>
            <m:sty m:val="bi"/>
          </m:rPr>
          <w:rPr>
            <w:rFonts w:ascii="Cambria Math" w:hAnsi="Cambria Math"/>
          </w:rPr>
          <m:t>Q</m:t>
        </m:r>
      </m:oMath>
      <w:r w:rsidR="00664944">
        <w:t xml:space="preserve"> is to use </w:t>
      </w:r>
      <w:del w:id="229" w:author="Ian Stevenson" w:date="2022-01-06T11:23:00Z">
        <w:r w:rsidR="00664944" w:rsidDel="009B22F1">
          <w:delText>the EM algorithm</w:delText>
        </w:r>
      </w:del>
      <w:ins w:id="230" w:author="Ian Stevenson" w:date="2022-01-06T11:23:00Z">
        <w:r w:rsidR="009B22F1">
          <w:t>Expectation Maximization (cite)</w:t>
        </w:r>
      </w:ins>
      <w:r w:rsidR="00664944">
        <w:t xml:space="preserve">. However, using the Laplace approximation for </w:t>
      </w:r>
      <m:oMath>
        <m:r>
          <m:rPr>
            <m:sty m:val="b"/>
          </m:rPr>
          <w:rPr>
            <w:rFonts w:ascii="Cambria Math" w:hAnsi="Cambria Math"/>
          </w:rPr>
          <m:t>Θ</m:t>
        </m:r>
      </m:oMath>
      <w:r w:rsidR="00664944">
        <w:rPr>
          <w:b/>
          <w:bCs/>
        </w:rPr>
        <w:t xml:space="preserve"> </w:t>
      </w:r>
      <w:r w:rsidR="00664944">
        <w:t>at E-step breaks the usual guarantee of non-decreasing likelihoods in EM, and</w:t>
      </w:r>
      <w:ins w:id="231" w:author="Ian Stevenson" w:date="2022-01-06T11:23:00Z">
        <w:r w:rsidR="009B22F1">
          <w:t>,</w:t>
        </w:r>
      </w:ins>
      <w:r w:rsidR="00664944">
        <w:t xml:space="preserve"> hence</w:t>
      </w:r>
      <w:ins w:id="232" w:author="Ian Stevenson" w:date="2022-01-06T11:23:00Z">
        <w:r w:rsidR="009B22F1">
          <w:t>,</w:t>
        </w:r>
      </w:ins>
      <w:r w:rsidR="00D34C9E">
        <w:t xml:space="preserve"> may</w:t>
      </w:r>
      <w:r w:rsidR="00664944">
        <w:t xml:space="preserve"> lead to divergence. This problem is even </w:t>
      </w:r>
      <w:commentRangeStart w:id="233"/>
      <w:r w:rsidR="00664944">
        <w:t>exacerbated for CMP distribution</w:t>
      </w:r>
      <w:commentRangeEnd w:id="233"/>
      <w:r w:rsidR="009B22F1">
        <w:rPr>
          <w:rStyle w:val="CommentReference"/>
        </w:rPr>
        <w:commentReference w:id="233"/>
      </w:r>
      <w:r w:rsidR="00664944">
        <w:t xml:space="preserve">. To </w:t>
      </w:r>
      <w:r w:rsidR="00D57D38">
        <w:t xml:space="preserve">avoid that, we can sample posteriors directly by MCMC. However, </w:t>
      </w:r>
      <w:ins w:id="234" w:author="Ian Stevenson" w:date="2022-01-06T11:25:00Z">
        <w:r w:rsidR="009B22F1">
          <w:t xml:space="preserve">the lack of </w:t>
        </w:r>
      </w:ins>
      <w:del w:id="235" w:author="Ian Stevenson" w:date="2022-01-06T11:25:00Z">
        <w:r w:rsidR="00D57D38" w:rsidDel="009B22F1">
          <w:delText>non-</w:delText>
        </w:r>
      </w:del>
      <w:r w:rsidR="00D57D38">
        <w:t>closed</w:t>
      </w:r>
      <w:ins w:id="236" w:author="Ian Stevenson" w:date="2022-01-06T11:25:00Z">
        <w:r w:rsidR="009B22F1">
          <w:t>-form moments for the</w:t>
        </w:r>
      </w:ins>
      <w:r w:rsidR="00D57D38">
        <w:t xml:space="preserve"> CMP</w:t>
      </w:r>
      <w:ins w:id="237" w:author="Ian Stevenson" w:date="2022-01-06T11:25:00Z">
        <w:r w:rsidR="009B22F1">
          <w:t xml:space="preserve"> distribution </w:t>
        </w:r>
      </w:ins>
      <w:del w:id="238" w:author="Ian Stevenson" w:date="2022-01-06T11:25:00Z">
        <w:r w:rsidR="00D57D38" w:rsidDel="009B22F1">
          <w:delText xml:space="preserve"> moments </w:delText>
        </w:r>
      </w:del>
      <w:r w:rsidR="00D57D38">
        <w:t xml:space="preserve">makes sampling </w:t>
      </w:r>
      <w:del w:id="239" w:author="Ian Stevenson" w:date="2022-01-06T11:25:00Z">
        <w:r w:rsidR="00D57D38" w:rsidDel="009B22F1">
          <w:delText>cumbersome</w:delText>
        </w:r>
      </w:del>
      <w:ins w:id="240" w:author="Ian Stevenson" w:date="2022-01-06T11:25:00Z">
        <w:r w:rsidR="009B22F1">
          <w:t>computationally intensive</w:t>
        </w:r>
      </w:ins>
      <w:r w:rsidR="00D57D38">
        <w:t xml:space="preserve">. </w:t>
      </w:r>
      <w:ins w:id="241" w:author="Ian Stevenson" w:date="2022-01-06T11:25:00Z">
        <w:r w:rsidR="009B22F1">
          <w:t xml:space="preserve">Here, </w:t>
        </w:r>
      </w:ins>
      <w:del w:id="242" w:author="Ian Stevenson" w:date="2022-01-06T11:25:00Z">
        <w:r w:rsidR="00D57D38" w:rsidDel="009B22F1">
          <w:delText>T</w:delText>
        </w:r>
      </w:del>
      <w:ins w:id="243" w:author="Ian Stevenson" w:date="2022-01-06T11:25:00Z">
        <w:r w:rsidR="009B22F1">
          <w:t>t</w:t>
        </w:r>
      </w:ins>
      <w:r w:rsidR="00D57D38">
        <w:t xml:space="preserve">o </w:t>
      </w:r>
      <w:r w:rsidR="00D57D38">
        <w:lastRenderedPageBreak/>
        <w:t xml:space="preserve">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9668AF">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Pr>
        <w:rPr>
          <w:ins w:id="244" w:author="Ian Stevenson" w:date="2022-01-06T11:26:00Z"/>
        </w:rPr>
      </w:pPr>
    </w:p>
    <w:p w14:paraId="4BA23C73" w14:textId="1256519B" w:rsidR="009B22F1" w:rsidRDefault="009B22F1" w:rsidP="009B22F1">
      <w:pPr>
        <w:pStyle w:val="Heading2"/>
        <w:rPr>
          <w:ins w:id="245" w:author="Ian Stevenson" w:date="2022-01-06T11:26:00Z"/>
        </w:rPr>
      </w:pPr>
      <w:ins w:id="246" w:author="Ian Stevenson" w:date="2022-01-06T11:26:00Z">
        <w:r>
          <w:t>Neural Data</w:t>
        </w:r>
      </w:ins>
    </w:p>
    <w:p w14:paraId="151FEDD5" w14:textId="57C017F7" w:rsidR="009B22F1" w:rsidRPr="00D3079B" w:rsidRDefault="009B22F1" w:rsidP="009A7B80">
      <w:ins w:id="247" w:author="Ian Stevenson" w:date="2022-01-06T11:26:00Z">
        <w:r>
          <w:t>[need to add section here</w:t>
        </w:r>
      </w:ins>
      <w:ins w:id="248" w:author="Ian Stevenson" w:date="2022-01-06T11:27:00Z">
        <w:r>
          <w:t xml:space="preserve"> with description and citations for V1 and HC data</w:t>
        </w:r>
      </w:ins>
      <w:ins w:id="249" w:author="Ian Stevenson" w:date="2022-01-06T11:26:00Z">
        <w:r>
          <w:t xml:space="preserve">, </w:t>
        </w:r>
        <w:proofErr w:type="gramStart"/>
        <w:r>
          <w:t>similar to</w:t>
        </w:r>
        <w:proofErr w:type="gramEnd"/>
        <w:r>
          <w:t xml:space="preserve"> Neural Comp paper or can also look at the J Comp Neuro CMP paper</w:t>
        </w:r>
      </w:ins>
      <w:ins w:id="250" w:author="Ian Stevenson" w:date="2022-01-06T11:37:00Z">
        <w:r w:rsidR="00684621">
          <w:t xml:space="preserve">. This should </w:t>
        </w:r>
      </w:ins>
      <w:ins w:id="251" w:author="Ian Stevenson" w:date="2022-01-06T11:38:00Z">
        <w:r w:rsidR="00CA3603">
          <w:t xml:space="preserve">also include details on </w:t>
        </w:r>
      </w:ins>
      <m:oMath>
        <m:r>
          <w:ins w:id="252" w:author="Ian Stevenson" w:date="2022-01-06T11:38:00Z">
            <w:rPr>
              <w:rFonts w:ascii="Cambria Math" w:hAnsi="Cambria Math"/>
            </w:rPr>
            <m:t>X</m:t>
          </w:ins>
        </m:r>
      </m:oMath>
      <w:ins w:id="253" w:author="Ian Stevenson" w:date="2022-01-06T11:38:00Z">
        <w:r w:rsidR="00CA3603">
          <w:t xml:space="preserve"> and </w:t>
        </w:r>
      </w:ins>
      <m:oMath>
        <m:r>
          <w:ins w:id="254" w:author="Ian Stevenson" w:date="2022-01-06T11:38:00Z">
            <w:rPr>
              <w:rFonts w:ascii="Cambria Math" w:hAnsi="Cambria Math"/>
            </w:rPr>
            <m:t>G</m:t>
          </w:ins>
        </m:r>
      </m:oMath>
      <w:ins w:id="255" w:author="Ian Stevenson" w:date="2022-01-06T11:26:00Z">
        <w:r>
          <w:t>]</w:t>
        </w:r>
      </w:ins>
    </w:p>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256"/>
      <w:r>
        <w:t>Figure 1</w:t>
      </w:r>
      <w:commentRangeEnd w:id="256"/>
      <w:r w:rsidR="001C7C1D">
        <w:rPr>
          <w:rStyle w:val="CommentReference"/>
          <w:rFonts w:eastAsia="Songti SC"/>
          <w:b w:val="0"/>
          <w:bCs w:val="0"/>
          <w:color w:val="auto"/>
        </w:rPr>
        <w:commentReference w:id="256"/>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w:t>
      </w:r>
      <w:proofErr w:type="gramStart"/>
      <w:r w:rsidR="002B2D79" w:rsidRPr="005D4FB7">
        <w:rPr>
          <w:color w:val="FF0000"/>
        </w:rPr>
        <w:t>it’s shouldn’t be</w:t>
      </w:r>
      <w:proofErr w:type="gramEnd"/>
      <w:r w:rsidR="002B2D79" w:rsidRPr="005D4FB7">
        <w:rPr>
          <w:color w:val="FF0000"/>
        </w:rPr>
        <w:t xml:space="preserve"> the focus of this </w:t>
      </w:r>
      <w:commentRangeStart w:id="257"/>
      <w:r w:rsidR="002B2D79" w:rsidRPr="005D4FB7">
        <w:rPr>
          <w:color w:val="FF0000"/>
        </w:rPr>
        <w:t>paper</w:t>
      </w:r>
      <w:commentRangeEnd w:id="257"/>
      <w:r w:rsidR="00684621">
        <w:rPr>
          <w:rStyle w:val="CommentReference"/>
        </w:rPr>
        <w:commentReference w:id="257"/>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8" w:tooltip="v1_comparison_nan.m" w:history="1">
        <w:r>
          <w:rPr>
            <w:rStyle w:val="Hyperlink"/>
            <w:rFonts w:ascii="Segoe UI" w:hAnsi="Segoe UI" w:cs="Segoe UI"/>
            <w:sz w:val="21"/>
            <w:szCs w:val="21"/>
            <w:shd w:val="clear" w:color="auto" w:fill="F6F8FA"/>
          </w:rPr>
          <w:t>v1_comparison_nan.m</w:t>
        </w:r>
      </w:hyperlink>
      <w:r>
        <w:t xml:space="preserve">; </w:t>
      </w:r>
      <w:hyperlink r:id="rId19"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0"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5"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258"/>
      <w:r w:rsidRPr="00791872">
        <w:rPr>
          <w:color w:val="FF0000"/>
        </w:rPr>
        <w:t>separated</w:t>
      </w:r>
      <w:commentRangeEnd w:id="258"/>
      <w:r w:rsidR="005744B6">
        <w:rPr>
          <w:rStyle w:val="CommentReference"/>
        </w:rPr>
        <w:commentReference w:id="258"/>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lastRenderedPageBreak/>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351D4DDA" w14:textId="3A862B55" w:rsidR="009668AF" w:rsidRPr="009668AF" w:rsidRDefault="00D27569" w:rsidP="009668A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668AF" w:rsidRPr="009668AF">
        <w:rPr>
          <w:rFonts w:ascii="Times New Roman" w:hAnsi="Times New Roman" w:cs="Times New Roman"/>
          <w:b/>
          <w:bCs/>
          <w:noProof/>
        </w:rPr>
        <w:t>Barbieri R</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Quirk MC</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Frank LM</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Wilson MA</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Brown EN</w:t>
      </w:r>
      <w:r w:rsidR="009668AF" w:rsidRPr="009668AF">
        <w:rPr>
          <w:rFonts w:ascii="Times New Roman" w:hAnsi="Times New Roman" w:cs="Times New Roman"/>
          <w:noProof/>
        </w:rPr>
        <w:t xml:space="preserve">. Construction and analysis of non-Poisson stimulus-response models of neural spiking activity. </w:t>
      </w:r>
      <w:r w:rsidR="009668AF" w:rsidRPr="009668AF">
        <w:rPr>
          <w:rFonts w:ascii="Times New Roman" w:hAnsi="Times New Roman" w:cs="Times New Roman"/>
          <w:i/>
          <w:iCs/>
          <w:noProof/>
        </w:rPr>
        <w:t>J Neurosci Methods</w:t>
      </w:r>
      <w:r w:rsidR="009668AF" w:rsidRPr="009668AF">
        <w:rPr>
          <w:rFonts w:ascii="Times New Roman" w:hAnsi="Times New Roman" w:cs="Times New Roman"/>
          <w:noProof/>
        </w:rPr>
        <w:t xml:space="preserve"> 105: 25–37, 2001.</w:t>
      </w:r>
    </w:p>
    <w:p w14:paraId="404066F5"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Brown EN</w:t>
      </w:r>
      <w:r w:rsidRPr="009668AF">
        <w:rPr>
          <w:rFonts w:ascii="Times New Roman" w:hAnsi="Times New Roman" w:cs="Times New Roman"/>
          <w:noProof/>
        </w:rPr>
        <w:t xml:space="preserve">, </w:t>
      </w:r>
      <w:r w:rsidRPr="009668AF">
        <w:rPr>
          <w:rFonts w:ascii="Times New Roman" w:hAnsi="Times New Roman" w:cs="Times New Roman"/>
          <w:b/>
          <w:bCs/>
          <w:noProof/>
        </w:rPr>
        <w:t>Nguyen DP</w:t>
      </w:r>
      <w:r w:rsidRPr="009668AF">
        <w:rPr>
          <w:rFonts w:ascii="Times New Roman" w:hAnsi="Times New Roman" w:cs="Times New Roman"/>
          <w:noProof/>
        </w:rPr>
        <w:t xml:space="preserve">, </w:t>
      </w:r>
      <w:r w:rsidRPr="009668AF">
        <w:rPr>
          <w:rFonts w:ascii="Times New Roman" w:hAnsi="Times New Roman" w:cs="Times New Roman"/>
          <w:b/>
          <w:bCs/>
          <w:noProof/>
        </w:rPr>
        <w:t>Frank LM</w:t>
      </w:r>
      <w:r w:rsidRPr="009668AF">
        <w:rPr>
          <w:rFonts w:ascii="Times New Roman" w:hAnsi="Times New Roman" w:cs="Times New Roman"/>
          <w:noProof/>
        </w:rPr>
        <w:t xml:space="preserve">, </w:t>
      </w:r>
      <w:r w:rsidRPr="009668AF">
        <w:rPr>
          <w:rFonts w:ascii="Times New Roman" w:hAnsi="Times New Roman" w:cs="Times New Roman"/>
          <w:b/>
          <w:bCs/>
          <w:noProof/>
        </w:rPr>
        <w:t>Wilson MA</w:t>
      </w:r>
      <w:r w:rsidRPr="009668AF">
        <w:rPr>
          <w:rFonts w:ascii="Times New Roman" w:hAnsi="Times New Roman" w:cs="Times New Roman"/>
          <w:noProof/>
        </w:rPr>
        <w:t xml:space="preserve">, </w:t>
      </w:r>
      <w:r w:rsidRPr="009668AF">
        <w:rPr>
          <w:rFonts w:ascii="Times New Roman" w:hAnsi="Times New Roman" w:cs="Times New Roman"/>
          <w:b/>
          <w:bCs/>
          <w:noProof/>
        </w:rPr>
        <w:t>Solo V</w:t>
      </w:r>
      <w:r w:rsidRPr="009668AF">
        <w:rPr>
          <w:rFonts w:ascii="Times New Roman" w:hAnsi="Times New Roman" w:cs="Times New Roman"/>
          <w:noProof/>
        </w:rPr>
        <w:t xml:space="preserve">. An analysis of neural receptive field plasticity by point process adaptive filtering. </w:t>
      </w:r>
      <w:r w:rsidRPr="009668AF">
        <w:rPr>
          <w:rFonts w:ascii="Times New Roman" w:hAnsi="Times New Roman" w:cs="Times New Roman"/>
          <w:i/>
          <w:iCs/>
          <w:noProof/>
        </w:rPr>
        <w:t>Proc Natl Acad Sci</w:t>
      </w:r>
      <w:r w:rsidRPr="009668AF">
        <w:rPr>
          <w:rFonts w:ascii="Times New Roman" w:hAnsi="Times New Roman" w:cs="Times New Roman"/>
          <w:noProof/>
        </w:rPr>
        <w:t xml:space="preserve"> 98: 12261–12266, 2001.</w:t>
      </w:r>
    </w:p>
    <w:p w14:paraId="01BA98C7"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Chestek CA</w:t>
      </w:r>
      <w:r w:rsidRPr="009668AF">
        <w:rPr>
          <w:rFonts w:ascii="Times New Roman" w:hAnsi="Times New Roman" w:cs="Times New Roman"/>
          <w:noProof/>
        </w:rPr>
        <w:t xml:space="preserve">, </w:t>
      </w:r>
      <w:r w:rsidRPr="009668AF">
        <w:rPr>
          <w:rFonts w:ascii="Times New Roman" w:hAnsi="Times New Roman" w:cs="Times New Roman"/>
          <w:b/>
          <w:bCs/>
          <w:noProof/>
        </w:rPr>
        <w:t>Batista AP</w:t>
      </w:r>
      <w:r w:rsidRPr="009668AF">
        <w:rPr>
          <w:rFonts w:ascii="Times New Roman" w:hAnsi="Times New Roman" w:cs="Times New Roman"/>
          <w:noProof/>
        </w:rPr>
        <w:t xml:space="preserve">, </w:t>
      </w:r>
      <w:r w:rsidRPr="009668AF">
        <w:rPr>
          <w:rFonts w:ascii="Times New Roman" w:hAnsi="Times New Roman" w:cs="Times New Roman"/>
          <w:b/>
          <w:bCs/>
          <w:noProof/>
        </w:rPr>
        <w:t>Santhanam G</w:t>
      </w:r>
      <w:r w:rsidRPr="009668AF">
        <w:rPr>
          <w:rFonts w:ascii="Times New Roman" w:hAnsi="Times New Roman" w:cs="Times New Roman"/>
          <w:noProof/>
        </w:rPr>
        <w:t xml:space="preserve">, </w:t>
      </w:r>
      <w:r w:rsidRPr="009668AF">
        <w:rPr>
          <w:rFonts w:ascii="Times New Roman" w:hAnsi="Times New Roman" w:cs="Times New Roman"/>
          <w:b/>
          <w:bCs/>
          <w:noProof/>
        </w:rPr>
        <w:t>Yu BM</w:t>
      </w:r>
      <w:r w:rsidRPr="009668AF">
        <w:rPr>
          <w:rFonts w:ascii="Times New Roman" w:hAnsi="Times New Roman" w:cs="Times New Roman"/>
          <w:noProof/>
        </w:rPr>
        <w:t xml:space="preserve">, </w:t>
      </w:r>
      <w:r w:rsidRPr="009668AF">
        <w:rPr>
          <w:rFonts w:ascii="Times New Roman" w:hAnsi="Times New Roman" w:cs="Times New Roman"/>
          <w:b/>
          <w:bCs/>
          <w:noProof/>
        </w:rPr>
        <w:t>Afshar A</w:t>
      </w:r>
      <w:r w:rsidRPr="009668AF">
        <w:rPr>
          <w:rFonts w:ascii="Times New Roman" w:hAnsi="Times New Roman" w:cs="Times New Roman"/>
          <w:noProof/>
        </w:rPr>
        <w:t xml:space="preserve">, </w:t>
      </w:r>
      <w:r w:rsidRPr="009668AF">
        <w:rPr>
          <w:rFonts w:ascii="Times New Roman" w:hAnsi="Times New Roman" w:cs="Times New Roman"/>
          <w:b/>
          <w:bCs/>
          <w:noProof/>
        </w:rPr>
        <w:t>Cunningham JP</w:t>
      </w:r>
      <w:r w:rsidRPr="009668AF">
        <w:rPr>
          <w:rFonts w:ascii="Times New Roman" w:hAnsi="Times New Roman" w:cs="Times New Roman"/>
          <w:noProof/>
        </w:rPr>
        <w:t xml:space="preserve">, </w:t>
      </w:r>
      <w:r w:rsidRPr="009668AF">
        <w:rPr>
          <w:rFonts w:ascii="Times New Roman" w:hAnsi="Times New Roman" w:cs="Times New Roman"/>
          <w:b/>
          <w:bCs/>
          <w:noProof/>
        </w:rPr>
        <w:t>Gilja V</w:t>
      </w:r>
      <w:r w:rsidRPr="009668AF">
        <w:rPr>
          <w:rFonts w:ascii="Times New Roman" w:hAnsi="Times New Roman" w:cs="Times New Roman"/>
          <w:noProof/>
        </w:rPr>
        <w:t xml:space="preserve">, </w:t>
      </w:r>
      <w:r w:rsidRPr="009668AF">
        <w:rPr>
          <w:rFonts w:ascii="Times New Roman" w:hAnsi="Times New Roman" w:cs="Times New Roman"/>
          <w:b/>
          <w:bCs/>
          <w:noProof/>
        </w:rPr>
        <w:t>Ryu SI</w:t>
      </w:r>
      <w:r w:rsidRPr="009668AF">
        <w:rPr>
          <w:rFonts w:ascii="Times New Roman" w:hAnsi="Times New Roman" w:cs="Times New Roman"/>
          <w:noProof/>
        </w:rPr>
        <w:t xml:space="preserve">, </w:t>
      </w:r>
      <w:r w:rsidRPr="009668AF">
        <w:rPr>
          <w:rFonts w:ascii="Times New Roman" w:hAnsi="Times New Roman" w:cs="Times New Roman"/>
          <w:b/>
          <w:bCs/>
          <w:noProof/>
        </w:rPr>
        <w:t>Churchland MM</w:t>
      </w:r>
      <w:r w:rsidRPr="009668AF">
        <w:rPr>
          <w:rFonts w:ascii="Times New Roman" w:hAnsi="Times New Roman" w:cs="Times New Roman"/>
          <w:noProof/>
        </w:rPr>
        <w:t xml:space="preserve">, </w:t>
      </w:r>
      <w:r w:rsidRPr="009668AF">
        <w:rPr>
          <w:rFonts w:ascii="Times New Roman" w:hAnsi="Times New Roman" w:cs="Times New Roman"/>
          <w:b/>
          <w:bCs/>
          <w:noProof/>
        </w:rPr>
        <w:t>Shenoy K V</w:t>
      </w:r>
      <w:r w:rsidRPr="009668AF">
        <w:rPr>
          <w:rFonts w:ascii="Times New Roman" w:hAnsi="Times New Roman" w:cs="Times New Roman"/>
          <w:noProof/>
        </w:rPr>
        <w:t xml:space="preserve">. Single-neuron stability during repeated reaching in macaque premotor cortex. </w:t>
      </w:r>
      <w:r w:rsidRPr="009668AF">
        <w:rPr>
          <w:rFonts w:ascii="Times New Roman" w:hAnsi="Times New Roman" w:cs="Times New Roman"/>
          <w:i/>
          <w:iCs/>
          <w:noProof/>
        </w:rPr>
        <w:t>J Neurosci</w:t>
      </w:r>
      <w:r w:rsidRPr="009668AF">
        <w:rPr>
          <w:rFonts w:ascii="Times New Roman" w:hAnsi="Times New Roman" w:cs="Times New Roman"/>
          <w:noProof/>
        </w:rPr>
        <w:t xml:space="preserve"> 27: 10742–10750, 2007.</w:t>
      </w:r>
    </w:p>
    <w:p w14:paraId="6E83C09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Churchland AK</w:t>
      </w:r>
      <w:r w:rsidRPr="009668AF">
        <w:rPr>
          <w:rFonts w:ascii="Times New Roman" w:hAnsi="Times New Roman" w:cs="Times New Roman"/>
          <w:noProof/>
        </w:rPr>
        <w:t xml:space="preserve">, </w:t>
      </w:r>
      <w:r w:rsidRPr="009668AF">
        <w:rPr>
          <w:rFonts w:ascii="Times New Roman" w:hAnsi="Times New Roman" w:cs="Times New Roman"/>
          <w:b/>
          <w:bCs/>
          <w:noProof/>
        </w:rPr>
        <w:t>Kiani R</w:t>
      </w:r>
      <w:r w:rsidRPr="009668AF">
        <w:rPr>
          <w:rFonts w:ascii="Times New Roman" w:hAnsi="Times New Roman" w:cs="Times New Roman"/>
          <w:noProof/>
        </w:rPr>
        <w:t xml:space="preserve">, </w:t>
      </w:r>
      <w:r w:rsidRPr="009668AF">
        <w:rPr>
          <w:rFonts w:ascii="Times New Roman" w:hAnsi="Times New Roman" w:cs="Times New Roman"/>
          <w:b/>
          <w:bCs/>
          <w:noProof/>
        </w:rPr>
        <w:t>Chaudhuri R</w:t>
      </w:r>
      <w:r w:rsidRPr="009668AF">
        <w:rPr>
          <w:rFonts w:ascii="Times New Roman" w:hAnsi="Times New Roman" w:cs="Times New Roman"/>
          <w:noProof/>
        </w:rPr>
        <w:t xml:space="preserve">, </w:t>
      </w:r>
      <w:r w:rsidRPr="009668AF">
        <w:rPr>
          <w:rFonts w:ascii="Times New Roman" w:hAnsi="Times New Roman" w:cs="Times New Roman"/>
          <w:b/>
          <w:bCs/>
          <w:noProof/>
        </w:rPr>
        <w:t>Wang XJ</w:t>
      </w:r>
      <w:r w:rsidRPr="009668AF">
        <w:rPr>
          <w:rFonts w:ascii="Times New Roman" w:hAnsi="Times New Roman" w:cs="Times New Roman"/>
          <w:noProof/>
        </w:rPr>
        <w:t xml:space="preserve">, </w:t>
      </w:r>
      <w:r w:rsidRPr="009668AF">
        <w:rPr>
          <w:rFonts w:ascii="Times New Roman" w:hAnsi="Times New Roman" w:cs="Times New Roman"/>
          <w:b/>
          <w:bCs/>
          <w:noProof/>
        </w:rPr>
        <w:t>Pouget A</w:t>
      </w:r>
      <w:r w:rsidRPr="009668AF">
        <w:rPr>
          <w:rFonts w:ascii="Times New Roman" w:hAnsi="Times New Roman" w:cs="Times New Roman"/>
          <w:noProof/>
        </w:rPr>
        <w:t xml:space="preserve">, </w:t>
      </w:r>
      <w:r w:rsidRPr="009668AF">
        <w:rPr>
          <w:rFonts w:ascii="Times New Roman" w:hAnsi="Times New Roman" w:cs="Times New Roman"/>
          <w:b/>
          <w:bCs/>
          <w:noProof/>
        </w:rPr>
        <w:t>Shadlen MN</w:t>
      </w:r>
      <w:r w:rsidRPr="009668AF">
        <w:rPr>
          <w:rFonts w:ascii="Times New Roman" w:hAnsi="Times New Roman" w:cs="Times New Roman"/>
          <w:noProof/>
        </w:rPr>
        <w:t xml:space="preserve">. Variance as a Signature of Neural Computations during Decision Making. </w:t>
      </w:r>
      <w:r w:rsidRPr="009668AF">
        <w:rPr>
          <w:rFonts w:ascii="Times New Roman" w:hAnsi="Times New Roman" w:cs="Times New Roman"/>
          <w:i/>
          <w:iCs/>
          <w:noProof/>
        </w:rPr>
        <w:t>Neuron</w:t>
      </w:r>
      <w:r w:rsidRPr="009668AF">
        <w:rPr>
          <w:rFonts w:ascii="Times New Roman" w:hAnsi="Times New Roman" w:cs="Times New Roman"/>
          <w:noProof/>
        </w:rPr>
        <w:t xml:space="preserve"> 69: 818–831, 2011.</w:t>
      </w:r>
    </w:p>
    <w:p w14:paraId="4F813B5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Churchland MM</w:t>
      </w:r>
      <w:r w:rsidRPr="009668AF">
        <w:rPr>
          <w:rFonts w:ascii="Times New Roman" w:hAnsi="Times New Roman" w:cs="Times New Roman"/>
          <w:noProof/>
        </w:rPr>
        <w:t xml:space="preserve">, </w:t>
      </w:r>
      <w:r w:rsidRPr="009668AF">
        <w:rPr>
          <w:rFonts w:ascii="Times New Roman" w:hAnsi="Times New Roman" w:cs="Times New Roman"/>
          <w:b/>
          <w:bCs/>
          <w:noProof/>
        </w:rPr>
        <w:t>Yu BM</w:t>
      </w:r>
      <w:r w:rsidRPr="009668AF">
        <w:rPr>
          <w:rFonts w:ascii="Times New Roman" w:hAnsi="Times New Roman" w:cs="Times New Roman"/>
          <w:noProof/>
        </w:rPr>
        <w:t xml:space="preserve">, </w:t>
      </w:r>
      <w:r w:rsidRPr="009668AF">
        <w:rPr>
          <w:rFonts w:ascii="Times New Roman" w:hAnsi="Times New Roman" w:cs="Times New Roman"/>
          <w:b/>
          <w:bCs/>
          <w:noProof/>
        </w:rPr>
        <w:t>Cunningham JP</w:t>
      </w:r>
      <w:r w:rsidRPr="009668AF">
        <w:rPr>
          <w:rFonts w:ascii="Times New Roman" w:hAnsi="Times New Roman" w:cs="Times New Roman"/>
          <w:noProof/>
        </w:rPr>
        <w:t xml:space="preserve">, </w:t>
      </w:r>
      <w:r w:rsidRPr="009668AF">
        <w:rPr>
          <w:rFonts w:ascii="Times New Roman" w:hAnsi="Times New Roman" w:cs="Times New Roman"/>
          <w:b/>
          <w:bCs/>
          <w:noProof/>
        </w:rPr>
        <w:t>Sugrue LP</w:t>
      </w:r>
      <w:r w:rsidRPr="009668AF">
        <w:rPr>
          <w:rFonts w:ascii="Times New Roman" w:hAnsi="Times New Roman" w:cs="Times New Roman"/>
          <w:noProof/>
        </w:rPr>
        <w:t xml:space="preserve">, </w:t>
      </w:r>
      <w:r w:rsidRPr="009668AF">
        <w:rPr>
          <w:rFonts w:ascii="Times New Roman" w:hAnsi="Times New Roman" w:cs="Times New Roman"/>
          <w:b/>
          <w:bCs/>
          <w:noProof/>
        </w:rPr>
        <w:t>Cohen MR</w:t>
      </w:r>
      <w:r w:rsidRPr="009668AF">
        <w:rPr>
          <w:rFonts w:ascii="Times New Roman" w:hAnsi="Times New Roman" w:cs="Times New Roman"/>
          <w:noProof/>
        </w:rPr>
        <w:t xml:space="preserve">, </w:t>
      </w:r>
      <w:r w:rsidRPr="009668AF">
        <w:rPr>
          <w:rFonts w:ascii="Times New Roman" w:hAnsi="Times New Roman" w:cs="Times New Roman"/>
          <w:b/>
          <w:bCs/>
          <w:noProof/>
        </w:rPr>
        <w:t>Corrado GS</w:t>
      </w:r>
      <w:r w:rsidRPr="009668AF">
        <w:rPr>
          <w:rFonts w:ascii="Times New Roman" w:hAnsi="Times New Roman" w:cs="Times New Roman"/>
          <w:noProof/>
        </w:rPr>
        <w:t xml:space="preserve">, </w:t>
      </w:r>
      <w:r w:rsidRPr="009668AF">
        <w:rPr>
          <w:rFonts w:ascii="Times New Roman" w:hAnsi="Times New Roman" w:cs="Times New Roman"/>
          <w:b/>
          <w:bCs/>
          <w:noProof/>
        </w:rPr>
        <w:t>Newsome WT</w:t>
      </w:r>
      <w:r w:rsidRPr="009668AF">
        <w:rPr>
          <w:rFonts w:ascii="Times New Roman" w:hAnsi="Times New Roman" w:cs="Times New Roman"/>
          <w:noProof/>
        </w:rPr>
        <w:t xml:space="preserve">, </w:t>
      </w:r>
      <w:r w:rsidRPr="009668AF">
        <w:rPr>
          <w:rFonts w:ascii="Times New Roman" w:hAnsi="Times New Roman" w:cs="Times New Roman"/>
          <w:b/>
          <w:bCs/>
          <w:noProof/>
        </w:rPr>
        <w:t>Clark AM</w:t>
      </w:r>
      <w:r w:rsidRPr="009668AF">
        <w:rPr>
          <w:rFonts w:ascii="Times New Roman" w:hAnsi="Times New Roman" w:cs="Times New Roman"/>
          <w:noProof/>
        </w:rPr>
        <w:t xml:space="preserve">, </w:t>
      </w:r>
      <w:r w:rsidRPr="009668AF">
        <w:rPr>
          <w:rFonts w:ascii="Times New Roman" w:hAnsi="Times New Roman" w:cs="Times New Roman"/>
          <w:b/>
          <w:bCs/>
          <w:noProof/>
        </w:rPr>
        <w:t>Hosseini P</w:t>
      </w:r>
      <w:r w:rsidRPr="009668AF">
        <w:rPr>
          <w:rFonts w:ascii="Times New Roman" w:hAnsi="Times New Roman" w:cs="Times New Roman"/>
          <w:noProof/>
        </w:rPr>
        <w:t xml:space="preserve">, </w:t>
      </w:r>
      <w:r w:rsidRPr="009668AF">
        <w:rPr>
          <w:rFonts w:ascii="Times New Roman" w:hAnsi="Times New Roman" w:cs="Times New Roman"/>
          <w:b/>
          <w:bCs/>
          <w:noProof/>
        </w:rPr>
        <w:t>Scott BB</w:t>
      </w:r>
      <w:r w:rsidRPr="009668AF">
        <w:rPr>
          <w:rFonts w:ascii="Times New Roman" w:hAnsi="Times New Roman" w:cs="Times New Roman"/>
          <w:noProof/>
        </w:rPr>
        <w:t xml:space="preserve">, </w:t>
      </w:r>
      <w:r w:rsidRPr="009668AF">
        <w:rPr>
          <w:rFonts w:ascii="Times New Roman" w:hAnsi="Times New Roman" w:cs="Times New Roman"/>
          <w:b/>
          <w:bCs/>
          <w:noProof/>
        </w:rPr>
        <w:t>Bradley DC</w:t>
      </w:r>
      <w:r w:rsidRPr="009668AF">
        <w:rPr>
          <w:rFonts w:ascii="Times New Roman" w:hAnsi="Times New Roman" w:cs="Times New Roman"/>
          <w:noProof/>
        </w:rPr>
        <w:t xml:space="preserve">, </w:t>
      </w:r>
      <w:r w:rsidRPr="009668AF">
        <w:rPr>
          <w:rFonts w:ascii="Times New Roman" w:hAnsi="Times New Roman" w:cs="Times New Roman"/>
          <w:b/>
          <w:bCs/>
          <w:noProof/>
        </w:rPr>
        <w:t>Smith M a</w:t>
      </w:r>
      <w:r w:rsidRPr="009668AF">
        <w:rPr>
          <w:rFonts w:ascii="Times New Roman" w:hAnsi="Times New Roman" w:cs="Times New Roman"/>
          <w:noProof/>
        </w:rPr>
        <w:t xml:space="preserve">, </w:t>
      </w:r>
      <w:r w:rsidRPr="009668AF">
        <w:rPr>
          <w:rFonts w:ascii="Times New Roman" w:hAnsi="Times New Roman" w:cs="Times New Roman"/>
          <w:b/>
          <w:bCs/>
          <w:noProof/>
        </w:rPr>
        <w:t>Kohn A</w:t>
      </w:r>
      <w:r w:rsidRPr="009668AF">
        <w:rPr>
          <w:rFonts w:ascii="Times New Roman" w:hAnsi="Times New Roman" w:cs="Times New Roman"/>
          <w:noProof/>
        </w:rPr>
        <w:t xml:space="preserve">, </w:t>
      </w:r>
      <w:r w:rsidRPr="009668AF">
        <w:rPr>
          <w:rFonts w:ascii="Times New Roman" w:hAnsi="Times New Roman" w:cs="Times New Roman"/>
          <w:b/>
          <w:bCs/>
          <w:noProof/>
        </w:rPr>
        <w:t>Movshon JA</w:t>
      </w:r>
      <w:r w:rsidRPr="009668AF">
        <w:rPr>
          <w:rFonts w:ascii="Times New Roman" w:hAnsi="Times New Roman" w:cs="Times New Roman"/>
          <w:noProof/>
        </w:rPr>
        <w:t xml:space="preserve">, </w:t>
      </w:r>
      <w:r w:rsidRPr="009668AF">
        <w:rPr>
          <w:rFonts w:ascii="Times New Roman" w:hAnsi="Times New Roman" w:cs="Times New Roman"/>
          <w:b/>
          <w:bCs/>
          <w:noProof/>
        </w:rPr>
        <w:t>Armstrong KM</w:t>
      </w:r>
      <w:r w:rsidRPr="009668AF">
        <w:rPr>
          <w:rFonts w:ascii="Times New Roman" w:hAnsi="Times New Roman" w:cs="Times New Roman"/>
          <w:noProof/>
        </w:rPr>
        <w:t xml:space="preserve">, </w:t>
      </w:r>
      <w:r w:rsidRPr="009668AF">
        <w:rPr>
          <w:rFonts w:ascii="Times New Roman" w:hAnsi="Times New Roman" w:cs="Times New Roman"/>
          <w:b/>
          <w:bCs/>
          <w:noProof/>
        </w:rPr>
        <w:t>Moore T</w:t>
      </w:r>
      <w:r w:rsidRPr="009668AF">
        <w:rPr>
          <w:rFonts w:ascii="Times New Roman" w:hAnsi="Times New Roman" w:cs="Times New Roman"/>
          <w:noProof/>
        </w:rPr>
        <w:t xml:space="preserve">, </w:t>
      </w:r>
      <w:r w:rsidRPr="009668AF">
        <w:rPr>
          <w:rFonts w:ascii="Times New Roman" w:hAnsi="Times New Roman" w:cs="Times New Roman"/>
          <w:b/>
          <w:bCs/>
          <w:noProof/>
        </w:rPr>
        <w:t>Chang SW</w:t>
      </w:r>
      <w:r w:rsidRPr="009668AF">
        <w:rPr>
          <w:rFonts w:ascii="Times New Roman" w:hAnsi="Times New Roman" w:cs="Times New Roman"/>
          <w:noProof/>
        </w:rPr>
        <w:t xml:space="preserve">, </w:t>
      </w:r>
      <w:r w:rsidRPr="009668AF">
        <w:rPr>
          <w:rFonts w:ascii="Times New Roman" w:hAnsi="Times New Roman" w:cs="Times New Roman"/>
          <w:b/>
          <w:bCs/>
          <w:noProof/>
        </w:rPr>
        <w:t>Snyder LH</w:t>
      </w:r>
      <w:r w:rsidRPr="009668AF">
        <w:rPr>
          <w:rFonts w:ascii="Times New Roman" w:hAnsi="Times New Roman" w:cs="Times New Roman"/>
          <w:noProof/>
        </w:rPr>
        <w:t xml:space="preserve">, </w:t>
      </w:r>
      <w:r w:rsidRPr="009668AF">
        <w:rPr>
          <w:rFonts w:ascii="Times New Roman" w:hAnsi="Times New Roman" w:cs="Times New Roman"/>
          <w:b/>
          <w:bCs/>
          <w:noProof/>
        </w:rPr>
        <w:t>Lisberger SG</w:t>
      </w:r>
      <w:r w:rsidRPr="009668AF">
        <w:rPr>
          <w:rFonts w:ascii="Times New Roman" w:hAnsi="Times New Roman" w:cs="Times New Roman"/>
          <w:noProof/>
        </w:rPr>
        <w:t xml:space="preserve">, </w:t>
      </w:r>
      <w:r w:rsidRPr="009668AF">
        <w:rPr>
          <w:rFonts w:ascii="Times New Roman" w:hAnsi="Times New Roman" w:cs="Times New Roman"/>
          <w:b/>
          <w:bCs/>
          <w:noProof/>
        </w:rPr>
        <w:t>Priebe NJ</w:t>
      </w:r>
      <w:r w:rsidRPr="009668AF">
        <w:rPr>
          <w:rFonts w:ascii="Times New Roman" w:hAnsi="Times New Roman" w:cs="Times New Roman"/>
          <w:noProof/>
        </w:rPr>
        <w:t xml:space="preserve">, </w:t>
      </w:r>
      <w:r w:rsidRPr="009668AF">
        <w:rPr>
          <w:rFonts w:ascii="Times New Roman" w:hAnsi="Times New Roman" w:cs="Times New Roman"/>
          <w:b/>
          <w:bCs/>
          <w:noProof/>
        </w:rPr>
        <w:t>Finn IM</w:t>
      </w:r>
      <w:r w:rsidRPr="009668AF">
        <w:rPr>
          <w:rFonts w:ascii="Times New Roman" w:hAnsi="Times New Roman" w:cs="Times New Roman"/>
          <w:noProof/>
        </w:rPr>
        <w:t xml:space="preserve">, </w:t>
      </w:r>
      <w:r w:rsidRPr="009668AF">
        <w:rPr>
          <w:rFonts w:ascii="Times New Roman" w:hAnsi="Times New Roman" w:cs="Times New Roman"/>
          <w:b/>
          <w:bCs/>
          <w:noProof/>
        </w:rPr>
        <w:t>Ferster D</w:t>
      </w:r>
      <w:r w:rsidRPr="009668AF">
        <w:rPr>
          <w:rFonts w:ascii="Times New Roman" w:hAnsi="Times New Roman" w:cs="Times New Roman"/>
          <w:noProof/>
        </w:rPr>
        <w:t xml:space="preserve">, </w:t>
      </w:r>
      <w:r w:rsidRPr="009668AF">
        <w:rPr>
          <w:rFonts w:ascii="Times New Roman" w:hAnsi="Times New Roman" w:cs="Times New Roman"/>
          <w:b/>
          <w:bCs/>
          <w:noProof/>
        </w:rPr>
        <w:t>Ryu SI</w:t>
      </w:r>
      <w:r w:rsidRPr="009668AF">
        <w:rPr>
          <w:rFonts w:ascii="Times New Roman" w:hAnsi="Times New Roman" w:cs="Times New Roman"/>
          <w:noProof/>
        </w:rPr>
        <w:t xml:space="preserve">, </w:t>
      </w:r>
      <w:r w:rsidRPr="009668AF">
        <w:rPr>
          <w:rFonts w:ascii="Times New Roman" w:hAnsi="Times New Roman" w:cs="Times New Roman"/>
          <w:b/>
          <w:bCs/>
          <w:noProof/>
        </w:rPr>
        <w:t>Santhanam G</w:t>
      </w:r>
      <w:r w:rsidRPr="009668AF">
        <w:rPr>
          <w:rFonts w:ascii="Times New Roman" w:hAnsi="Times New Roman" w:cs="Times New Roman"/>
          <w:noProof/>
        </w:rPr>
        <w:t xml:space="preserve">, </w:t>
      </w:r>
      <w:r w:rsidRPr="009668AF">
        <w:rPr>
          <w:rFonts w:ascii="Times New Roman" w:hAnsi="Times New Roman" w:cs="Times New Roman"/>
          <w:b/>
          <w:bCs/>
          <w:noProof/>
        </w:rPr>
        <w:t>Sahani M</w:t>
      </w:r>
      <w:r w:rsidRPr="009668AF">
        <w:rPr>
          <w:rFonts w:ascii="Times New Roman" w:hAnsi="Times New Roman" w:cs="Times New Roman"/>
          <w:noProof/>
        </w:rPr>
        <w:t xml:space="preserve">, </w:t>
      </w:r>
      <w:r w:rsidRPr="009668AF">
        <w:rPr>
          <w:rFonts w:ascii="Times New Roman" w:hAnsi="Times New Roman" w:cs="Times New Roman"/>
          <w:b/>
          <w:bCs/>
          <w:noProof/>
        </w:rPr>
        <w:t>Shenoy K V</w:t>
      </w:r>
      <w:r w:rsidRPr="009668AF">
        <w:rPr>
          <w:rFonts w:ascii="Times New Roman" w:hAnsi="Times New Roman" w:cs="Times New Roman"/>
          <w:noProof/>
        </w:rPr>
        <w:t xml:space="preserve">. Stimulus onset quenches neural variability: A widespread cortical phenomenon. </w:t>
      </w:r>
      <w:r w:rsidRPr="009668AF">
        <w:rPr>
          <w:rFonts w:ascii="Times New Roman" w:hAnsi="Times New Roman" w:cs="Times New Roman"/>
          <w:i/>
          <w:iCs/>
          <w:noProof/>
        </w:rPr>
        <w:t>Nat Neurosci</w:t>
      </w:r>
      <w:r w:rsidRPr="009668AF">
        <w:rPr>
          <w:rFonts w:ascii="Times New Roman" w:hAnsi="Times New Roman" w:cs="Times New Roman"/>
          <w:noProof/>
        </w:rPr>
        <w:t xml:space="preserve"> 13: 369–378, 2010.</w:t>
      </w:r>
    </w:p>
    <w:p w14:paraId="2BCDCC79"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DeWeese M</w:t>
      </w:r>
      <w:r w:rsidRPr="009668AF">
        <w:rPr>
          <w:rFonts w:ascii="Times New Roman" w:hAnsi="Times New Roman" w:cs="Times New Roman"/>
          <w:noProof/>
        </w:rPr>
        <w:t xml:space="preserve">, </w:t>
      </w:r>
      <w:r w:rsidRPr="009668AF">
        <w:rPr>
          <w:rFonts w:ascii="Times New Roman" w:hAnsi="Times New Roman" w:cs="Times New Roman"/>
          <w:b/>
          <w:bCs/>
          <w:noProof/>
        </w:rPr>
        <w:t>Zador A</w:t>
      </w:r>
      <w:r w:rsidRPr="009668AF">
        <w:rPr>
          <w:rFonts w:ascii="Times New Roman" w:hAnsi="Times New Roman" w:cs="Times New Roman"/>
          <w:noProof/>
        </w:rPr>
        <w:t xml:space="preserve">. Asymmetric Dynamics in Optimal Variance Adaptation. </w:t>
      </w:r>
      <w:r w:rsidRPr="009668AF">
        <w:rPr>
          <w:rFonts w:ascii="Times New Roman" w:hAnsi="Times New Roman" w:cs="Times New Roman"/>
          <w:i/>
          <w:iCs/>
          <w:noProof/>
        </w:rPr>
        <w:t>Neural Comput</w:t>
      </w:r>
      <w:r w:rsidRPr="009668AF">
        <w:rPr>
          <w:rFonts w:ascii="Times New Roman" w:hAnsi="Times New Roman" w:cs="Times New Roman"/>
          <w:noProof/>
        </w:rPr>
        <w:t xml:space="preserve"> 10: 1179–1202, 1998.</w:t>
      </w:r>
    </w:p>
    <w:p w14:paraId="112A185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Dickey AS</w:t>
      </w:r>
      <w:r w:rsidRPr="009668AF">
        <w:rPr>
          <w:rFonts w:ascii="Times New Roman" w:hAnsi="Times New Roman" w:cs="Times New Roman"/>
          <w:noProof/>
        </w:rPr>
        <w:t xml:space="preserve">, </w:t>
      </w:r>
      <w:r w:rsidRPr="009668AF">
        <w:rPr>
          <w:rFonts w:ascii="Times New Roman" w:hAnsi="Times New Roman" w:cs="Times New Roman"/>
          <w:b/>
          <w:bCs/>
          <w:noProof/>
        </w:rPr>
        <w:t>Suminski A</w:t>
      </w:r>
      <w:r w:rsidRPr="009668AF">
        <w:rPr>
          <w:rFonts w:ascii="Times New Roman" w:hAnsi="Times New Roman" w:cs="Times New Roman"/>
          <w:noProof/>
        </w:rPr>
        <w:t xml:space="preserve">, </w:t>
      </w:r>
      <w:r w:rsidRPr="009668AF">
        <w:rPr>
          <w:rFonts w:ascii="Times New Roman" w:hAnsi="Times New Roman" w:cs="Times New Roman"/>
          <w:b/>
          <w:bCs/>
          <w:noProof/>
        </w:rPr>
        <w:t>Amit Y</w:t>
      </w:r>
      <w:r w:rsidRPr="009668AF">
        <w:rPr>
          <w:rFonts w:ascii="Times New Roman" w:hAnsi="Times New Roman" w:cs="Times New Roman"/>
          <w:noProof/>
        </w:rPr>
        <w:t xml:space="preserve">, </w:t>
      </w:r>
      <w:r w:rsidRPr="009668AF">
        <w:rPr>
          <w:rFonts w:ascii="Times New Roman" w:hAnsi="Times New Roman" w:cs="Times New Roman"/>
          <w:b/>
          <w:bCs/>
          <w:noProof/>
        </w:rPr>
        <w:t>Hatsopoulos NG</w:t>
      </w:r>
      <w:r w:rsidRPr="009668AF">
        <w:rPr>
          <w:rFonts w:ascii="Times New Roman" w:hAnsi="Times New Roman" w:cs="Times New Roman"/>
          <w:noProof/>
        </w:rPr>
        <w:t xml:space="preserve">. Single-unit stability using chronically implanted multielectrode arrays. </w:t>
      </w:r>
      <w:r w:rsidRPr="009668AF">
        <w:rPr>
          <w:rFonts w:ascii="Times New Roman" w:hAnsi="Times New Roman" w:cs="Times New Roman"/>
          <w:i/>
          <w:iCs/>
          <w:noProof/>
        </w:rPr>
        <w:t>J Neurophysiol</w:t>
      </w:r>
      <w:r w:rsidRPr="009668AF">
        <w:rPr>
          <w:rFonts w:ascii="Times New Roman" w:hAnsi="Times New Roman" w:cs="Times New Roman"/>
          <w:noProof/>
        </w:rPr>
        <w:t xml:space="preserve"> 102: 1331–1339, 2009.</w:t>
      </w:r>
    </w:p>
    <w:p w14:paraId="16F3DDE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Eden UT</w:t>
      </w:r>
      <w:r w:rsidRPr="009668AF">
        <w:rPr>
          <w:rFonts w:ascii="Times New Roman" w:hAnsi="Times New Roman" w:cs="Times New Roman"/>
          <w:noProof/>
        </w:rPr>
        <w:t xml:space="preserve">, </w:t>
      </w:r>
      <w:r w:rsidRPr="009668AF">
        <w:rPr>
          <w:rFonts w:ascii="Times New Roman" w:hAnsi="Times New Roman" w:cs="Times New Roman"/>
          <w:b/>
          <w:bCs/>
          <w:noProof/>
        </w:rPr>
        <w:t>Frank LM</w:t>
      </w:r>
      <w:r w:rsidRPr="009668AF">
        <w:rPr>
          <w:rFonts w:ascii="Times New Roman" w:hAnsi="Times New Roman" w:cs="Times New Roman"/>
          <w:noProof/>
        </w:rPr>
        <w:t xml:space="preserve">, </w:t>
      </w:r>
      <w:r w:rsidRPr="009668AF">
        <w:rPr>
          <w:rFonts w:ascii="Times New Roman" w:hAnsi="Times New Roman" w:cs="Times New Roman"/>
          <w:b/>
          <w:bCs/>
          <w:noProof/>
        </w:rPr>
        <w:t>Barbieri R</w:t>
      </w:r>
      <w:r w:rsidRPr="009668AF">
        <w:rPr>
          <w:rFonts w:ascii="Times New Roman" w:hAnsi="Times New Roman" w:cs="Times New Roman"/>
          <w:noProof/>
        </w:rPr>
        <w:t xml:space="preserve">, </w:t>
      </w:r>
      <w:r w:rsidRPr="009668AF">
        <w:rPr>
          <w:rFonts w:ascii="Times New Roman" w:hAnsi="Times New Roman" w:cs="Times New Roman"/>
          <w:b/>
          <w:bCs/>
          <w:noProof/>
        </w:rPr>
        <w:t>Solo V</w:t>
      </w:r>
      <w:r w:rsidRPr="009668AF">
        <w:rPr>
          <w:rFonts w:ascii="Times New Roman" w:hAnsi="Times New Roman" w:cs="Times New Roman"/>
          <w:noProof/>
        </w:rPr>
        <w:t xml:space="preserve">, </w:t>
      </w:r>
      <w:r w:rsidRPr="009668AF">
        <w:rPr>
          <w:rFonts w:ascii="Times New Roman" w:hAnsi="Times New Roman" w:cs="Times New Roman"/>
          <w:b/>
          <w:bCs/>
          <w:noProof/>
        </w:rPr>
        <w:t>Brown EN</w:t>
      </w:r>
      <w:r w:rsidRPr="009668AF">
        <w:rPr>
          <w:rFonts w:ascii="Times New Roman" w:hAnsi="Times New Roman" w:cs="Times New Roman"/>
          <w:noProof/>
        </w:rPr>
        <w:t xml:space="preserve">. Dynamic Analysis of Neural Encoding by Point Process Adaptive Filtering. </w:t>
      </w:r>
      <w:r w:rsidRPr="009668AF">
        <w:rPr>
          <w:rFonts w:ascii="Times New Roman" w:hAnsi="Times New Roman" w:cs="Times New Roman"/>
          <w:i/>
          <w:iCs/>
          <w:noProof/>
        </w:rPr>
        <w:t>Neural Comput</w:t>
      </w:r>
      <w:r w:rsidRPr="009668AF">
        <w:rPr>
          <w:rFonts w:ascii="Times New Roman" w:hAnsi="Times New Roman" w:cs="Times New Roman"/>
          <w:noProof/>
        </w:rPr>
        <w:t xml:space="preserve"> 16: 971–998, 2004.</w:t>
      </w:r>
    </w:p>
    <w:p w14:paraId="2493BD48"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Fenton AA</w:t>
      </w:r>
      <w:r w:rsidRPr="009668AF">
        <w:rPr>
          <w:rFonts w:ascii="Times New Roman" w:hAnsi="Times New Roman" w:cs="Times New Roman"/>
          <w:noProof/>
        </w:rPr>
        <w:t xml:space="preserve">, </w:t>
      </w:r>
      <w:r w:rsidRPr="009668AF">
        <w:rPr>
          <w:rFonts w:ascii="Times New Roman" w:hAnsi="Times New Roman" w:cs="Times New Roman"/>
          <w:b/>
          <w:bCs/>
          <w:noProof/>
        </w:rPr>
        <w:t>Muller RU</w:t>
      </w:r>
      <w:r w:rsidRPr="009668AF">
        <w:rPr>
          <w:rFonts w:ascii="Times New Roman" w:hAnsi="Times New Roman" w:cs="Times New Roman"/>
          <w:noProof/>
        </w:rPr>
        <w:t xml:space="preserve">. Place cell discharge is extremely variable during individual passes of the rat through the firing field. </w:t>
      </w:r>
      <w:r w:rsidRPr="009668AF">
        <w:rPr>
          <w:rFonts w:ascii="Times New Roman" w:hAnsi="Times New Roman" w:cs="Times New Roman"/>
          <w:i/>
          <w:iCs/>
          <w:noProof/>
        </w:rPr>
        <w:t>Proc Natl Acad Sci U S A</w:t>
      </w:r>
      <w:r w:rsidRPr="009668AF">
        <w:rPr>
          <w:rFonts w:ascii="Times New Roman" w:hAnsi="Times New Roman" w:cs="Times New Roman"/>
          <w:noProof/>
        </w:rPr>
        <w:t xml:space="preserve"> 95: 3182–3187, 1998.</w:t>
      </w:r>
    </w:p>
    <w:p w14:paraId="52D1440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Ghanbari A</w:t>
      </w:r>
      <w:r w:rsidRPr="009668AF">
        <w:rPr>
          <w:rFonts w:ascii="Times New Roman" w:hAnsi="Times New Roman" w:cs="Times New Roman"/>
          <w:noProof/>
        </w:rPr>
        <w:t xml:space="preserve">, </w:t>
      </w:r>
      <w:r w:rsidRPr="009668AF">
        <w:rPr>
          <w:rFonts w:ascii="Times New Roman" w:hAnsi="Times New Roman" w:cs="Times New Roman"/>
          <w:b/>
          <w:bCs/>
          <w:noProof/>
        </w:rPr>
        <w:t>Lee CM</w:t>
      </w:r>
      <w:r w:rsidRPr="009668AF">
        <w:rPr>
          <w:rFonts w:ascii="Times New Roman" w:hAnsi="Times New Roman" w:cs="Times New Roman"/>
          <w:noProof/>
        </w:rPr>
        <w:t xml:space="preserve">, </w:t>
      </w:r>
      <w:r w:rsidRPr="009668AF">
        <w:rPr>
          <w:rFonts w:ascii="Times New Roman" w:hAnsi="Times New Roman" w:cs="Times New Roman"/>
          <w:b/>
          <w:bCs/>
          <w:noProof/>
        </w:rPr>
        <w:t>Read HL</w:t>
      </w:r>
      <w:r w:rsidRPr="009668AF">
        <w:rPr>
          <w:rFonts w:ascii="Times New Roman" w:hAnsi="Times New Roman" w:cs="Times New Roman"/>
          <w:noProof/>
        </w:rPr>
        <w:t xml:space="preserve">, </w:t>
      </w:r>
      <w:r w:rsidRPr="009668AF">
        <w:rPr>
          <w:rFonts w:ascii="Times New Roman" w:hAnsi="Times New Roman" w:cs="Times New Roman"/>
          <w:b/>
          <w:bCs/>
          <w:noProof/>
        </w:rPr>
        <w:t>Stevenson IH</w:t>
      </w:r>
      <w:r w:rsidRPr="009668AF">
        <w:rPr>
          <w:rFonts w:ascii="Times New Roman" w:hAnsi="Times New Roman" w:cs="Times New Roman"/>
          <w:noProof/>
        </w:rPr>
        <w:t xml:space="preserve">. Modeling stimulus-dependent variability improves decoding of population neural responses. </w:t>
      </w:r>
      <w:r w:rsidRPr="009668AF">
        <w:rPr>
          <w:rFonts w:ascii="Times New Roman" w:hAnsi="Times New Roman" w:cs="Times New Roman"/>
          <w:i/>
          <w:iCs/>
          <w:noProof/>
        </w:rPr>
        <w:t>J Neural Eng</w:t>
      </w:r>
      <w:r w:rsidRPr="009668AF">
        <w:rPr>
          <w:rFonts w:ascii="Times New Roman" w:hAnsi="Times New Roman" w:cs="Times New Roman"/>
          <w:noProof/>
        </w:rPr>
        <w:t xml:space="preserve"> 16, 2019.</w:t>
      </w:r>
    </w:p>
    <w:p w14:paraId="412AB3D4"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Gupta RC</w:t>
      </w:r>
      <w:r w:rsidRPr="009668AF">
        <w:rPr>
          <w:rFonts w:ascii="Times New Roman" w:hAnsi="Times New Roman" w:cs="Times New Roman"/>
          <w:noProof/>
        </w:rPr>
        <w:t xml:space="preserve">, </w:t>
      </w:r>
      <w:r w:rsidRPr="009668AF">
        <w:rPr>
          <w:rFonts w:ascii="Times New Roman" w:hAnsi="Times New Roman" w:cs="Times New Roman"/>
          <w:b/>
          <w:bCs/>
          <w:noProof/>
        </w:rPr>
        <w:t>Sim SZ</w:t>
      </w:r>
      <w:r w:rsidRPr="009668AF">
        <w:rPr>
          <w:rFonts w:ascii="Times New Roman" w:hAnsi="Times New Roman" w:cs="Times New Roman"/>
          <w:noProof/>
        </w:rPr>
        <w:t xml:space="preserve">, </w:t>
      </w:r>
      <w:r w:rsidRPr="009668AF">
        <w:rPr>
          <w:rFonts w:ascii="Times New Roman" w:hAnsi="Times New Roman" w:cs="Times New Roman"/>
          <w:b/>
          <w:bCs/>
          <w:noProof/>
        </w:rPr>
        <w:t>Ong SH</w:t>
      </w:r>
      <w:r w:rsidRPr="009668AF">
        <w:rPr>
          <w:rFonts w:ascii="Times New Roman" w:hAnsi="Times New Roman" w:cs="Times New Roman"/>
          <w:noProof/>
        </w:rPr>
        <w:t xml:space="preserve">. Analysis of discrete data by Conway–Maxwell Poisson distribution. </w:t>
      </w:r>
      <w:r w:rsidRPr="009668AF">
        <w:rPr>
          <w:rFonts w:ascii="Times New Roman" w:hAnsi="Times New Roman" w:cs="Times New Roman"/>
          <w:i/>
          <w:iCs/>
          <w:noProof/>
        </w:rPr>
        <w:t>AStA Adv Stat Anal</w:t>
      </w:r>
      <w:r w:rsidRPr="009668AF">
        <w:rPr>
          <w:rFonts w:ascii="Times New Roman" w:hAnsi="Times New Roman" w:cs="Times New Roman"/>
          <w:noProof/>
        </w:rPr>
        <w:t xml:space="preserve"> 98: 327–343, 2014.</w:t>
      </w:r>
    </w:p>
    <w:p w14:paraId="1E41A136"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Lesica NA</w:t>
      </w:r>
      <w:r w:rsidRPr="009668AF">
        <w:rPr>
          <w:rFonts w:ascii="Times New Roman" w:hAnsi="Times New Roman" w:cs="Times New Roman"/>
          <w:noProof/>
        </w:rPr>
        <w:t xml:space="preserve">, </w:t>
      </w:r>
      <w:r w:rsidRPr="009668AF">
        <w:rPr>
          <w:rFonts w:ascii="Times New Roman" w:hAnsi="Times New Roman" w:cs="Times New Roman"/>
          <w:b/>
          <w:bCs/>
          <w:noProof/>
        </w:rPr>
        <w:t>Jin J</w:t>
      </w:r>
      <w:r w:rsidRPr="009668AF">
        <w:rPr>
          <w:rFonts w:ascii="Times New Roman" w:hAnsi="Times New Roman" w:cs="Times New Roman"/>
          <w:noProof/>
        </w:rPr>
        <w:t xml:space="preserve">, </w:t>
      </w:r>
      <w:r w:rsidRPr="009668AF">
        <w:rPr>
          <w:rFonts w:ascii="Times New Roman" w:hAnsi="Times New Roman" w:cs="Times New Roman"/>
          <w:b/>
          <w:bCs/>
          <w:noProof/>
        </w:rPr>
        <w:t>Weng C</w:t>
      </w:r>
      <w:r w:rsidRPr="009668AF">
        <w:rPr>
          <w:rFonts w:ascii="Times New Roman" w:hAnsi="Times New Roman" w:cs="Times New Roman"/>
          <w:noProof/>
        </w:rPr>
        <w:t xml:space="preserve">, </w:t>
      </w:r>
      <w:r w:rsidRPr="009668AF">
        <w:rPr>
          <w:rFonts w:ascii="Times New Roman" w:hAnsi="Times New Roman" w:cs="Times New Roman"/>
          <w:b/>
          <w:bCs/>
          <w:noProof/>
        </w:rPr>
        <w:t>Yeh CI</w:t>
      </w:r>
      <w:r w:rsidRPr="009668AF">
        <w:rPr>
          <w:rFonts w:ascii="Times New Roman" w:hAnsi="Times New Roman" w:cs="Times New Roman"/>
          <w:noProof/>
        </w:rPr>
        <w:t xml:space="preserve">, </w:t>
      </w:r>
      <w:r w:rsidRPr="009668AF">
        <w:rPr>
          <w:rFonts w:ascii="Times New Roman" w:hAnsi="Times New Roman" w:cs="Times New Roman"/>
          <w:b/>
          <w:bCs/>
          <w:noProof/>
        </w:rPr>
        <w:t>Butts DA</w:t>
      </w:r>
      <w:r w:rsidRPr="009668AF">
        <w:rPr>
          <w:rFonts w:ascii="Times New Roman" w:hAnsi="Times New Roman" w:cs="Times New Roman"/>
          <w:noProof/>
        </w:rPr>
        <w:t xml:space="preserve">, </w:t>
      </w:r>
      <w:r w:rsidRPr="009668AF">
        <w:rPr>
          <w:rFonts w:ascii="Times New Roman" w:hAnsi="Times New Roman" w:cs="Times New Roman"/>
          <w:b/>
          <w:bCs/>
          <w:noProof/>
        </w:rPr>
        <w:t>Stanley GB</w:t>
      </w:r>
      <w:r w:rsidRPr="009668AF">
        <w:rPr>
          <w:rFonts w:ascii="Times New Roman" w:hAnsi="Times New Roman" w:cs="Times New Roman"/>
          <w:noProof/>
        </w:rPr>
        <w:t xml:space="preserve">, </w:t>
      </w:r>
      <w:r w:rsidRPr="009668AF">
        <w:rPr>
          <w:rFonts w:ascii="Times New Roman" w:hAnsi="Times New Roman" w:cs="Times New Roman"/>
          <w:b/>
          <w:bCs/>
          <w:noProof/>
        </w:rPr>
        <w:t>Alonso JM</w:t>
      </w:r>
      <w:r w:rsidRPr="009668AF">
        <w:rPr>
          <w:rFonts w:ascii="Times New Roman" w:hAnsi="Times New Roman" w:cs="Times New Roman"/>
          <w:noProof/>
        </w:rPr>
        <w:t xml:space="preserve">. Adaptation to Stimulus Contrast and Correlations during Natural Visual Stimulation. </w:t>
      </w:r>
      <w:r w:rsidRPr="009668AF">
        <w:rPr>
          <w:rFonts w:ascii="Times New Roman" w:hAnsi="Times New Roman" w:cs="Times New Roman"/>
          <w:i/>
          <w:iCs/>
          <w:noProof/>
        </w:rPr>
        <w:t>Neuron</w:t>
      </w:r>
      <w:r w:rsidRPr="009668AF">
        <w:rPr>
          <w:rFonts w:ascii="Times New Roman" w:hAnsi="Times New Roman" w:cs="Times New Roman"/>
          <w:noProof/>
        </w:rPr>
        <w:t xml:space="preserve"> 55: 479–491, 2007.</w:t>
      </w:r>
    </w:p>
    <w:p w14:paraId="56D25C3F"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Maimon G</w:t>
      </w:r>
      <w:r w:rsidRPr="009668AF">
        <w:rPr>
          <w:rFonts w:ascii="Times New Roman" w:hAnsi="Times New Roman" w:cs="Times New Roman"/>
          <w:noProof/>
        </w:rPr>
        <w:t xml:space="preserve">, </w:t>
      </w:r>
      <w:r w:rsidRPr="009668AF">
        <w:rPr>
          <w:rFonts w:ascii="Times New Roman" w:hAnsi="Times New Roman" w:cs="Times New Roman"/>
          <w:b/>
          <w:bCs/>
          <w:noProof/>
        </w:rPr>
        <w:t>Assad J a.</w:t>
      </w:r>
      <w:r w:rsidRPr="009668AF">
        <w:rPr>
          <w:rFonts w:ascii="Times New Roman" w:hAnsi="Times New Roman" w:cs="Times New Roman"/>
          <w:noProof/>
        </w:rPr>
        <w:t xml:space="preserve"> Beyond Poisson: Increased Spike-Time Regularity across Primate Parietal Cortex. </w:t>
      </w:r>
      <w:r w:rsidRPr="009668AF">
        <w:rPr>
          <w:rFonts w:ascii="Times New Roman" w:hAnsi="Times New Roman" w:cs="Times New Roman"/>
          <w:i/>
          <w:iCs/>
          <w:noProof/>
        </w:rPr>
        <w:t>Neuron</w:t>
      </w:r>
      <w:r w:rsidRPr="009668AF">
        <w:rPr>
          <w:rFonts w:ascii="Times New Roman" w:hAnsi="Times New Roman" w:cs="Times New Roman"/>
          <w:noProof/>
        </w:rPr>
        <w:t xml:space="preserve"> 62: 426–440, 2009.</w:t>
      </w:r>
    </w:p>
    <w:p w14:paraId="5F29CF9A"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Paninski L</w:t>
      </w:r>
      <w:r w:rsidRPr="009668AF">
        <w:rPr>
          <w:rFonts w:ascii="Times New Roman" w:hAnsi="Times New Roman" w:cs="Times New Roman"/>
          <w:noProof/>
        </w:rPr>
        <w:t xml:space="preserve">, </w:t>
      </w:r>
      <w:r w:rsidRPr="009668AF">
        <w:rPr>
          <w:rFonts w:ascii="Times New Roman" w:hAnsi="Times New Roman" w:cs="Times New Roman"/>
          <w:b/>
          <w:bCs/>
          <w:noProof/>
        </w:rPr>
        <w:t>Ahmadian Y</w:t>
      </w:r>
      <w:r w:rsidRPr="009668AF">
        <w:rPr>
          <w:rFonts w:ascii="Times New Roman" w:hAnsi="Times New Roman" w:cs="Times New Roman"/>
          <w:noProof/>
        </w:rPr>
        <w:t xml:space="preserve">, </w:t>
      </w:r>
      <w:r w:rsidRPr="009668AF">
        <w:rPr>
          <w:rFonts w:ascii="Times New Roman" w:hAnsi="Times New Roman" w:cs="Times New Roman"/>
          <w:b/>
          <w:bCs/>
          <w:noProof/>
        </w:rPr>
        <w:t>Ferreira DG</w:t>
      </w:r>
      <w:r w:rsidRPr="009668AF">
        <w:rPr>
          <w:rFonts w:ascii="Times New Roman" w:hAnsi="Times New Roman" w:cs="Times New Roman"/>
          <w:noProof/>
        </w:rPr>
        <w:t xml:space="preserve">, </w:t>
      </w:r>
      <w:r w:rsidRPr="009668AF">
        <w:rPr>
          <w:rFonts w:ascii="Times New Roman" w:hAnsi="Times New Roman" w:cs="Times New Roman"/>
          <w:b/>
          <w:bCs/>
          <w:noProof/>
        </w:rPr>
        <w:t>Koyama S</w:t>
      </w:r>
      <w:r w:rsidRPr="009668AF">
        <w:rPr>
          <w:rFonts w:ascii="Times New Roman" w:hAnsi="Times New Roman" w:cs="Times New Roman"/>
          <w:noProof/>
        </w:rPr>
        <w:t xml:space="preserve">, </w:t>
      </w:r>
      <w:r w:rsidRPr="009668AF">
        <w:rPr>
          <w:rFonts w:ascii="Times New Roman" w:hAnsi="Times New Roman" w:cs="Times New Roman"/>
          <w:b/>
          <w:bCs/>
          <w:noProof/>
        </w:rPr>
        <w:t>Rahnama Rad K</w:t>
      </w:r>
      <w:r w:rsidRPr="009668AF">
        <w:rPr>
          <w:rFonts w:ascii="Times New Roman" w:hAnsi="Times New Roman" w:cs="Times New Roman"/>
          <w:noProof/>
        </w:rPr>
        <w:t xml:space="preserve">, </w:t>
      </w:r>
      <w:r w:rsidRPr="009668AF">
        <w:rPr>
          <w:rFonts w:ascii="Times New Roman" w:hAnsi="Times New Roman" w:cs="Times New Roman"/>
          <w:b/>
          <w:bCs/>
          <w:noProof/>
        </w:rPr>
        <w:t>Vidne M</w:t>
      </w:r>
      <w:r w:rsidRPr="009668AF">
        <w:rPr>
          <w:rFonts w:ascii="Times New Roman" w:hAnsi="Times New Roman" w:cs="Times New Roman"/>
          <w:noProof/>
        </w:rPr>
        <w:t xml:space="preserve">, </w:t>
      </w:r>
      <w:r w:rsidRPr="009668AF">
        <w:rPr>
          <w:rFonts w:ascii="Times New Roman" w:hAnsi="Times New Roman" w:cs="Times New Roman"/>
          <w:b/>
          <w:bCs/>
          <w:noProof/>
        </w:rPr>
        <w:t>Vogelstein J</w:t>
      </w:r>
      <w:r w:rsidRPr="009668AF">
        <w:rPr>
          <w:rFonts w:ascii="Times New Roman" w:hAnsi="Times New Roman" w:cs="Times New Roman"/>
          <w:noProof/>
        </w:rPr>
        <w:t xml:space="preserve">, </w:t>
      </w:r>
      <w:r w:rsidRPr="009668AF">
        <w:rPr>
          <w:rFonts w:ascii="Times New Roman" w:hAnsi="Times New Roman" w:cs="Times New Roman"/>
          <w:b/>
          <w:bCs/>
          <w:noProof/>
        </w:rPr>
        <w:t xml:space="preserve">Wu </w:t>
      </w:r>
      <w:r w:rsidRPr="009668AF">
        <w:rPr>
          <w:rFonts w:ascii="Times New Roman" w:hAnsi="Times New Roman" w:cs="Times New Roman"/>
          <w:b/>
          <w:bCs/>
          <w:noProof/>
        </w:rPr>
        <w:lastRenderedPageBreak/>
        <w:t>W</w:t>
      </w:r>
      <w:r w:rsidRPr="009668AF">
        <w:rPr>
          <w:rFonts w:ascii="Times New Roman" w:hAnsi="Times New Roman" w:cs="Times New Roman"/>
          <w:noProof/>
        </w:rPr>
        <w:t xml:space="preserve">. A new look at state-space models for neural data. </w:t>
      </w:r>
      <w:r w:rsidRPr="009668AF">
        <w:rPr>
          <w:rFonts w:ascii="Times New Roman" w:hAnsi="Times New Roman" w:cs="Times New Roman"/>
          <w:i/>
          <w:iCs/>
          <w:noProof/>
        </w:rPr>
        <w:t>J. Comput. Neurosci.</w:t>
      </w:r>
      <w:r w:rsidRPr="009668AF">
        <w:rPr>
          <w:rFonts w:ascii="Times New Roman" w:hAnsi="Times New Roman" w:cs="Times New Roman"/>
          <w:noProof/>
        </w:rPr>
        <w:t xml:space="preserve"> 29Springer: 107–126, 2010.</w:t>
      </w:r>
    </w:p>
    <w:p w14:paraId="620E244E"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Rokni U</w:t>
      </w:r>
      <w:r w:rsidRPr="009668AF">
        <w:rPr>
          <w:rFonts w:ascii="Times New Roman" w:hAnsi="Times New Roman" w:cs="Times New Roman"/>
          <w:noProof/>
        </w:rPr>
        <w:t xml:space="preserve">, </w:t>
      </w:r>
      <w:r w:rsidRPr="009668AF">
        <w:rPr>
          <w:rFonts w:ascii="Times New Roman" w:hAnsi="Times New Roman" w:cs="Times New Roman"/>
          <w:b/>
          <w:bCs/>
          <w:noProof/>
        </w:rPr>
        <w:t>Richardson AG</w:t>
      </w:r>
      <w:r w:rsidRPr="009668AF">
        <w:rPr>
          <w:rFonts w:ascii="Times New Roman" w:hAnsi="Times New Roman" w:cs="Times New Roman"/>
          <w:noProof/>
        </w:rPr>
        <w:t xml:space="preserve">, </w:t>
      </w:r>
      <w:r w:rsidRPr="009668AF">
        <w:rPr>
          <w:rFonts w:ascii="Times New Roman" w:hAnsi="Times New Roman" w:cs="Times New Roman"/>
          <w:b/>
          <w:bCs/>
          <w:noProof/>
        </w:rPr>
        <w:t>Bizzi E</w:t>
      </w:r>
      <w:r w:rsidRPr="009668AF">
        <w:rPr>
          <w:rFonts w:ascii="Times New Roman" w:hAnsi="Times New Roman" w:cs="Times New Roman"/>
          <w:noProof/>
        </w:rPr>
        <w:t xml:space="preserve">, </w:t>
      </w:r>
      <w:r w:rsidRPr="009668AF">
        <w:rPr>
          <w:rFonts w:ascii="Times New Roman" w:hAnsi="Times New Roman" w:cs="Times New Roman"/>
          <w:b/>
          <w:bCs/>
          <w:noProof/>
        </w:rPr>
        <w:t>Seung HS</w:t>
      </w:r>
      <w:r w:rsidRPr="009668AF">
        <w:rPr>
          <w:rFonts w:ascii="Times New Roman" w:hAnsi="Times New Roman" w:cs="Times New Roman"/>
          <w:noProof/>
        </w:rPr>
        <w:t xml:space="preserve">. Motor learning with unstable neural representations. </w:t>
      </w:r>
      <w:r w:rsidRPr="009668AF">
        <w:rPr>
          <w:rFonts w:ascii="Times New Roman" w:hAnsi="Times New Roman" w:cs="Times New Roman"/>
          <w:i/>
          <w:iCs/>
          <w:noProof/>
        </w:rPr>
        <w:t>Neuron</w:t>
      </w:r>
      <w:r w:rsidRPr="009668AF">
        <w:rPr>
          <w:rFonts w:ascii="Times New Roman" w:hAnsi="Times New Roman" w:cs="Times New Roman"/>
          <w:noProof/>
        </w:rPr>
        <w:t xml:space="preserve"> 54: 653–666, 2007.</w:t>
      </w:r>
    </w:p>
    <w:p w14:paraId="5393AA9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Steinmetz NA</w:t>
      </w:r>
      <w:r w:rsidRPr="009668AF">
        <w:rPr>
          <w:rFonts w:ascii="Times New Roman" w:hAnsi="Times New Roman" w:cs="Times New Roman"/>
          <w:noProof/>
        </w:rPr>
        <w:t xml:space="preserve">, </w:t>
      </w:r>
      <w:r w:rsidRPr="009668AF">
        <w:rPr>
          <w:rFonts w:ascii="Times New Roman" w:hAnsi="Times New Roman" w:cs="Times New Roman"/>
          <w:b/>
          <w:bCs/>
          <w:noProof/>
        </w:rPr>
        <w:t>Aydin C</w:t>
      </w:r>
      <w:r w:rsidRPr="009668AF">
        <w:rPr>
          <w:rFonts w:ascii="Times New Roman" w:hAnsi="Times New Roman" w:cs="Times New Roman"/>
          <w:noProof/>
        </w:rPr>
        <w:t xml:space="preserve">, </w:t>
      </w:r>
      <w:r w:rsidRPr="009668AF">
        <w:rPr>
          <w:rFonts w:ascii="Times New Roman" w:hAnsi="Times New Roman" w:cs="Times New Roman"/>
          <w:b/>
          <w:bCs/>
          <w:noProof/>
        </w:rPr>
        <w:t>Lebedeva A</w:t>
      </w:r>
      <w:r w:rsidRPr="009668AF">
        <w:rPr>
          <w:rFonts w:ascii="Times New Roman" w:hAnsi="Times New Roman" w:cs="Times New Roman"/>
          <w:noProof/>
        </w:rPr>
        <w:t xml:space="preserve">, </w:t>
      </w:r>
      <w:r w:rsidRPr="009668AF">
        <w:rPr>
          <w:rFonts w:ascii="Times New Roman" w:hAnsi="Times New Roman" w:cs="Times New Roman"/>
          <w:b/>
          <w:bCs/>
          <w:noProof/>
        </w:rPr>
        <w:t>Okun M</w:t>
      </w:r>
      <w:r w:rsidRPr="009668AF">
        <w:rPr>
          <w:rFonts w:ascii="Times New Roman" w:hAnsi="Times New Roman" w:cs="Times New Roman"/>
          <w:noProof/>
        </w:rPr>
        <w:t xml:space="preserve">, </w:t>
      </w:r>
      <w:r w:rsidRPr="009668AF">
        <w:rPr>
          <w:rFonts w:ascii="Times New Roman" w:hAnsi="Times New Roman" w:cs="Times New Roman"/>
          <w:b/>
          <w:bCs/>
          <w:noProof/>
        </w:rPr>
        <w:t>Pachitariu M</w:t>
      </w:r>
      <w:r w:rsidRPr="009668AF">
        <w:rPr>
          <w:rFonts w:ascii="Times New Roman" w:hAnsi="Times New Roman" w:cs="Times New Roman"/>
          <w:noProof/>
        </w:rPr>
        <w:t xml:space="preserve">, </w:t>
      </w:r>
      <w:r w:rsidRPr="009668AF">
        <w:rPr>
          <w:rFonts w:ascii="Times New Roman" w:hAnsi="Times New Roman" w:cs="Times New Roman"/>
          <w:b/>
          <w:bCs/>
          <w:noProof/>
        </w:rPr>
        <w:t>Bauza M</w:t>
      </w:r>
      <w:r w:rsidRPr="009668AF">
        <w:rPr>
          <w:rFonts w:ascii="Times New Roman" w:hAnsi="Times New Roman" w:cs="Times New Roman"/>
          <w:noProof/>
        </w:rPr>
        <w:t xml:space="preserve">, </w:t>
      </w:r>
      <w:r w:rsidRPr="009668AF">
        <w:rPr>
          <w:rFonts w:ascii="Times New Roman" w:hAnsi="Times New Roman" w:cs="Times New Roman"/>
          <w:b/>
          <w:bCs/>
          <w:noProof/>
        </w:rPr>
        <w:t>Beau M</w:t>
      </w:r>
      <w:r w:rsidRPr="009668AF">
        <w:rPr>
          <w:rFonts w:ascii="Times New Roman" w:hAnsi="Times New Roman" w:cs="Times New Roman"/>
          <w:noProof/>
        </w:rPr>
        <w:t xml:space="preserve">, </w:t>
      </w:r>
      <w:r w:rsidRPr="009668AF">
        <w:rPr>
          <w:rFonts w:ascii="Times New Roman" w:hAnsi="Times New Roman" w:cs="Times New Roman"/>
          <w:b/>
          <w:bCs/>
          <w:noProof/>
        </w:rPr>
        <w:t>Bhagat J</w:t>
      </w:r>
      <w:r w:rsidRPr="009668AF">
        <w:rPr>
          <w:rFonts w:ascii="Times New Roman" w:hAnsi="Times New Roman" w:cs="Times New Roman"/>
          <w:noProof/>
        </w:rPr>
        <w:t xml:space="preserve">, </w:t>
      </w:r>
      <w:r w:rsidRPr="009668AF">
        <w:rPr>
          <w:rFonts w:ascii="Times New Roman" w:hAnsi="Times New Roman" w:cs="Times New Roman"/>
          <w:b/>
          <w:bCs/>
          <w:noProof/>
        </w:rPr>
        <w:t>Böhm C</w:t>
      </w:r>
      <w:r w:rsidRPr="009668AF">
        <w:rPr>
          <w:rFonts w:ascii="Times New Roman" w:hAnsi="Times New Roman" w:cs="Times New Roman"/>
          <w:noProof/>
        </w:rPr>
        <w:t xml:space="preserve">, </w:t>
      </w:r>
      <w:r w:rsidRPr="009668AF">
        <w:rPr>
          <w:rFonts w:ascii="Times New Roman" w:hAnsi="Times New Roman" w:cs="Times New Roman"/>
          <w:b/>
          <w:bCs/>
          <w:noProof/>
        </w:rPr>
        <w:t>Broux M</w:t>
      </w:r>
      <w:r w:rsidRPr="009668AF">
        <w:rPr>
          <w:rFonts w:ascii="Times New Roman" w:hAnsi="Times New Roman" w:cs="Times New Roman"/>
          <w:noProof/>
        </w:rPr>
        <w:t xml:space="preserve">, </w:t>
      </w:r>
      <w:r w:rsidRPr="009668AF">
        <w:rPr>
          <w:rFonts w:ascii="Times New Roman" w:hAnsi="Times New Roman" w:cs="Times New Roman"/>
          <w:b/>
          <w:bCs/>
          <w:noProof/>
        </w:rPr>
        <w:t>Chen S</w:t>
      </w:r>
      <w:r w:rsidRPr="009668AF">
        <w:rPr>
          <w:rFonts w:ascii="Times New Roman" w:hAnsi="Times New Roman" w:cs="Times New Roman"/>
          <w:noProof/>
        </w:rPr>
        <w:t xml:space="preserve">, </w:t>
      </w:r>
      <w:r w:rsidRPr="009668AF">
        <w:rPr>
          <w:rFonts w:ascii="Times New Roman" w:hAnsi="Times New Roman" w:cs="Times New Roman"/>
          <w:b/>
          <w:bCs/>
          <w:noProof/>
        </w:rPr>
        <w:t>Colonell J</w:t>
      </w:r>
      <w:r w:rsidRPr="009668AF">
        <w:rPr>
          <w:rFonts w:ascii="Times New Roman" w:hAnsi="Times New Roman" w:cs="Times New Roman"/>
          <w:noProof/>
        </w:rPr>
        <w:t xml:space="preserve">, </w:t>
      </w:r>
      <w:r w:rsidRPr="009668AF">
        <w:rPr>
          <w:rFonts w:ascii="Times New Roman" w:hAnsi="Times New Roman" w:cs="Times New Roman"/>
          <w:b/>
          <w:bCs/>
          <w:noProof/>
        </w:rPr>
        <w:t>Gardner RJ</w:t>
      </w:r>
      <w:r w:rsidRPr="009668AF">
        <w:rPr>
          <w:rFonts w:ascii="Times New Roman" w:hAnsi="Times New Roman" w:cs="Times New Roman"/>
          <w:noProof/>
        </w:rPr>
        <w:t xml:space="preserve">, </w:t>
      </w:r>
      <w:r w:rsidRPr="009668AF">
        <w:rPr>
          <w:rFonts w:ascii="Times New Roman" w:hAnsi="Times New Roman" w:cs="Times New Roman"/>
          <w:b/>
          <w:bCs/>
          <w:noProof/>
        </w:rPr>
        <w:t>Karsh B</w:t>
      </w:r>
      <w:r w:rsidRPr="009668AF">
        <w:rPr>
          <w:rFonts w:ascii="Times New Roman" w:hAnsi="Times New Roman" w:cs="Times New Roman"/>
          <w:noProof/>
        </w:rPr>
        <w:t xml:space="preserve">, </w:t>
      </w:r>
      <w:r w:rsidRPr="009668AF">
        <w:rPr>
          <w:rFonts w:ascii="Times New Roman" w:hAnsi="Times New Roman" w:cs="Times New Roman"/>
          <w:b/>
          <w:bCs/>
          <w:noProof/>
        </w:rPr>
        <w:t>Kloosterman F</w:t>
      </w:r>
      <w:r w:rsidRPr="009668AF">
        <w:rPr>
          <w:rFonts w:ascii="Times New Roman" w:hAnsi="Times New Roman" w:cs="Times New Roman"/>
          <w:noProof/>
        </w:rPr>
        <w:t xml:space="preserve">, </w:t>
      </w:r>
      <w:r w:rsidRPr="009668AF">
        <w:rPr>
          <w:rFonts w:ascii="Times New Roman" w:hAnsi="Times New Roman" w:cs="Times New Roman"/>
          <w:b/>
          <w:bCs/>
          <w:noProof/>
        </w:rPr>
        <w:t>Kostadinov D</w:t>
      </w:r>
      <w:r w:rsidRPr="009668AF">
        <w:rPr>
          <w:rFonts w:ascii="Times New Roman" w:hAnsi="Times New Roman" w:cs="Times New Roman"/>
          <w:noProof/>
        </w:rPr>
        <w:t xml:space="preserve">, </w:t>
      </w:r>
      <w:r w:rsidRPr="009668AF">
        <w:rPr>
          <w:rFonts w:ascii="Times New Roman" w:hAnsi="Times New Roman" w:cs="Times New Roman"/>
          <w:b/>
          <w:bCs/>
          <w:noProof/>
        </w:rPr>
        <w:t>Mora-Lopez C</w:t>
      </w:r>
      <w:r w:rsidRPr="009668AF">
        <w:rPr>
          <w:rFonts w:ascii="Times New Roman" w:hAnsi="Times New Roman" w:cs="Times New Roman"/>
          <w:noProof/>
        </w:rPr>
        <w:t xml:space="preserve">, </w:t>
      </w:r>
      <w:r w:rsidRPr="009668AF">
        <w:rPr>
          <w:rFonts w:ascii="Times New Roman" w:hAnsi="Times New Roman" w:cs="Times New Roman"/>
          <w:b/>
          <w:bCs/>
          <w:noProof/>
        </w:rPr>
        <w:t>O’Callaghan J</w:t>
      </w:r>
      <w:r w:rsidRPr="009668AF">
        <w:rPr>
          <w:rFonts w:ascii="Times New Roman" w:hAnsi="Times New Roman" w:cs="Times New Roman"/>
          <w:noProof/>
        </w:rPr>
        <w:t xml:space="preserve">, </w:t>
      </w:r>
      <w:r w:rsidRPr="009668AF">
        <w:rPr>
          <w:rFonts w:ascii="Times New Roman" w:hAnsi="Times New Roman" w:cs="Times New Roman"/>
          <w:b/>
          <w:bCs/>
          <w:noProof/>
        </w:rPr>
        <w:t>Park J</w:t>
      </w:r>
      <w:r w:rsidRPr="009668AF">
        <w:rPr>
          <w:rFonts w:ascii="Times New Roman" w:hAnsi="Times New Roman" w:cs="Times New Roman"/>
          <w:noProof/>
        </w:rPr>
        <w:t xml:space="preserve">, </w:t>
      </w:r>
      <w:r w:rsidRPr="009668AF">
        <w:rPr>
          <w:rFonts w:ascii="Times New Roman" w:hAnsi="Times New Roman" w:cs="Times New Roman"/>
          <w:b/>
          <w:bCs/>
          <w:noProof/>
        </w:rPr>
        <w:t>Putzeys J</w:t>
      </w:r>
      <w:r w:rsidRPr="009668AF">
        <w:rPr>
          <w:rFonts w:ascii="Times New Roman" w:hAnsi="Times New Roman" w:cs="Times New Roman"/>
          <w:noProof/>
        </w:rPr>
        <w:t xml:space="preserve">, </w:t>
      </w:r>
      <w:r w:rsidRPr="009668AF">
        <w:rPr>
          <w:rFonts w:ascii="Times New Roman" w:hAnsi="Times New Roman" w:cs="Times New Roman"/>
          <w:b/>
          <w:bCs/>
          <w:noProof/>
        </w:rPr>
        <w:t>Sauerbrei B</w:t>
      </w:r>
      <w:r w:rsidRPr="009668AF">
        <w:rPr>
          <w:rFonts w:ascii="Times New Roman" w:hAnsi="Times New Roman" w:cs="Times New Roman"/>
          <w:noProof/>
        </w:rPr>
        <w:t xml:space="preserve">, </w:t>
      </w:r>
      <w:r w:rsidRPr="009668AF">
        <w:rPr>
          <w:rFonts w:ascii="Times New Roman" w:hAnsi="Times New Roman" w:cs="Times New Roman"/>
          <w:b/>
          <w:bCs/>
          <w:noProof/>
        </w:rPr>
        <w:t>van Daal RJJ</w:t>
      </w:r>
      <w:r w:rsidRPr="009668AF">
        <w:rPr>
          <w:rFonts w:ascii="Times New Roman" w:hAnsi="Times New Roman" w:cs="Times New Roman"/>
          <w:noProof/>
        </w:rPr>
        <w:t xml:space="preserve">, </w:t>
      </w:r>
      <w:r w:rsidRPr="009668AF">
        <w:rPr>
          <w:rFonts w:ascii="Times New Roman" w:hAnsi="Times New Roman" w:cs="Times New Roman"/>
          <w:b/>
          <w:bCs/>
          <w:noProof/>
        </w:rPr>
        <w:t>Vollan AZ</w:t>
      </w:r>
      <w:r w:rsidRPr="009668AF">
        <w:rPr>
          <w:rFonts w:ascii="Times New Roman" w:hAnsi="Times New Roman" w:cs="Times New Roman"/>
          <w:noProof/>
        </w:rPr>
        <w:t xml:space="preserve">, </w:t>
      </w:r>
      <w:r w:rsidRPr="009668AF">
        <w:rPr>
          <w:rFonts w:ascii="Times New Roman" w:hAnsi="Times New Roman" w:cs="Times New Roman"/>
          <w:b/>
          <w:bCs/>
          <w:noProof/>
        </w:rPr>
        <w:t>Wang S</w:t>
      </w:r>
      <w:r w:rsidRPr="009668AF">
        <w:rPr>
          <w:rFonts w:ascii="Times New Roman" w:hAnsi="Times New Roman" w:cs="Times New Roman"/>
          <w:noProof/>
        </w:rPr>
        <w:t xml:space="preserve">, </w:t>
      </w:r>
      <w:r w:rsidRPr="009668AF">
        <w:rPr>
          <w:rFonts w:ascii="Times New Roman" w:hAnsi="Times New Roman" w:cs="Times New Roman"/>
          <w:b/>
          <w:bCs/>
          <w:noProof/>
        </w:rPr>
        <w:t>Welkenhuysen M</w:t>
      </w:r>
      <w:r w:rsidRPr="009668AF">
        <w:rPr>
          <w:rFonts w:ascii="Times New Roman" w:hAnsi="Times New Roman" w:cs="Times New Roman"/>
          <w:noProof/>
        </w:rPr>
        <w:t xml:space="preserve">, </w:t>
      </w:r>
      <w:r w:rsidRPr="009668AF">
        <w:rPr>
          <w:rFonts w:ascii="Times New Roman" w:hAnsi="Times New Roman" w:cs="Times New Roman"/>
          <w:b/>
          <w:bCs/>
          <w:noProof/>
        </w:rPr>
        <w:t>Ye Z</w:t>
      </w:r>
      <w:r w:rsidRPr="009668AF">
        <w:rPr>
          <w:rFonts w:ascii="Times New Roman" w:hAnsi="Times New Roman" w:cs="Times New Roman"/>
          <w:noProof/>
        </w:rPr>
        <w:t xml:space="preserve">, </w:t>
      </w:r>
      <w:r w:rsidRPr="009668AF">
        <w:rPr>
          <w:rFonts w:ascii="Times New Roman" w:hAnsi="Times New Roman" w:cs="Times New Roman"/>
          <w:b/>
          <w:bCs/>
          <w:noProof/>
        </w:rPr>
        <w:t>Dudman JT</w:t>
      </w:r>
      <w:r w:rsidRPr="009668AF">
        <w:rPr>
          <w:rFonts w:ascii="Times New Roman" w:hAnsi="Times New Roman" w:cs="Times New Roman"/>
          <w:noProof/>
        </w:rPr>
        <w:t xml:space="preserve">, </w:t>
      </w:r>
      <w:r w:rsidRPr="009668AF">
        <w:rPr>
          <w:rFonts w:ascii="Times New Roman" w:hAnsi="Times New Roman" w:cs="Times New Roman"/>
          <w:b/>
          <w:bCs/>
          <w:noProof/>
        </w:rPr>
        <w:t>Dutta B</w:t>
      </w:r>
      <w:r w:rsidRPr="009668AF">
        <w:rPr>
          <w:rFonts w:ascii="Times New Roman" w:hAnsi="Times New Roman" w:cs="Times New Roman"/>
          <w:noProof/>
        </w:rPr>
        <w:t xml:space="preserve">, </w:t>
      </w:r>
      <w:r w:rsidRPr="009668AF">
        <w:rPr>
          <w:rFonts w:ascii="Times New Roman" w:hAnsi="Times New Roman" w:cs="Times New Roman"/>
          <w:b/>
          <w:bCs/>
          <w:noProof/>
        </w:rPr>
        <w:t>Hantman AW</w:t>
      </w:r>
      <w:r w:rsidRPr="009668AF">
        <w:rPr>
          <w:rFonts w:ascii="Times New Roman" w:hAnsi="Times New Roman" w:cs="Times New Roman"/>
          <w:noProof/>
        </w:rPr>
        <w:t xml:space="preserve">, </w:t>
      </w:r>
      <w:r w:rsidRPr="009668AF">
        <w:rPr>
          <w:rFonts w:ascii="Times New Roman" w:hAnsi="Times New Roman" w:cs="Times New Roman"/>
          <w:b/>
          <w:bCs/>
          <w:noProof/>
        </w:rPr>
        <w:t>Harris KD</w:t>
      </w:r>
      <w:r w:rsidRPr="009668AF">
        <w:rPr>
          <w:rFonts w:ascii="Times New Roman" w:hAnsi="Times New Roman" w:cs="Times New Roman"/>
          <w:noProof/>
        </w:rPr>
        <w:t xml:space="preserve">, </w:t>
      </w:r>
      <w:r w:rsidRPr="009668AF">
        <w:rPr>
          <w:rFonts w:ascii="Times New Roman" w:hAnsi="Times New Roman" w:cs="Times New Roman"/>
          <w:b/>
          <w:bCs/>
          <w:noProof/>
        </w:rPr>
        <w:t>Lee AK</w:t>
      </w:r>
      <w:r w:rsidRPr="009668AF">
        <w:rPr>
          <w:rFonts w:ascii="Times New Roman" w:hAnsi="Times New Roman" w:cs="Times New Roman"/>
          <w:noProof/>
        </w:rPr>
        <w:t xml:space="preserve">, </w:t>
      </w:r>
      <w:r w:rsidRPr="009668AF">
        <w:rPr>
          <w:rFonts w:ascii="Times New Roman" w:hAnsi="Times New Roman" w:cs="Times New Roman"/>
          <w:b/>
          <w:bCs/>
          <w:noProof/>
        </w:rPr>
        <w:t>Moser EI</w:t>
      </w:r>
      <w:r w:rsidRPr="009668AF">
        <w:rPr>
          <w:rFonts w:ascii="Times New Roman" w:hAnsi="Times New Roman" w:cs="Times New Roman"/>
          <w:noProof/>
        </w:rPr>
        <w:t xml:space="preserve">, </w:t>
      </w:r>
      <w:r w:rsidRPr="009668AF">
        <w:rPr>
          <w:rFonts w:ascii="Times New Roman" w:hAnsi="Times New Roman" w:cs="Times New Roman"/>
          <w:b/>
          <w:bCs/>
          <w:noProof/>
        </w:rPr>
        <w:t>O’Keefe J</w:t>
      </w:r>
      <w:r w:rsidRPr="009668AF">
        <w:rPr>
          <w:rFonts w:ascii="Times New Roman" w:hAnsi="Times New Roman" w:cs="Times New Roman"/>
          <w:noProof/>
        </w:rPr>
        <w:t xml:space="preserve">, </w:t>
      </w:r>
      <w:r w:rsidRPr="009668AF">
        <w:rPr>
          <w:rFonts w:ascii="Times New Roman" w:hAnsi="Times New Roman" w:cs="Times New Roman"/>
          <w:b/>
          <w:bCs/>
          <w:noProof/>
        </w:rPr>
        <w:t>Renart A</w:t>
      </w:r>
      <w:r w:rsidRPr="009668AF">
        <w:rPr>
          <w:rFonts w:ascii="Times New Roman" w:hAnsi="Times New Roman" w:cs="Times New Roman"/>
          <w:noProof/>
        </w:rPr>
        <w:t xml:space="preserve">, </w:t>
      </w:r>
      <w:r w:rsidRPr="009668AF">
        <w:rPr>
          <w:rFonts w:ascii="Times New Roman" w:hAnsi="Times New Roman" w:cs="Times New Roman"/>
          <w:b/>
          <w:bCs/>
          <w:noProof/>
        </w:rPr>
        <w:t>Svoboda K</w:t>
      </w:r>
      <w:r w:rsidRPr="009668AF">
        <w:rPr>
          <w:rFonts w:ascii="Times New Roman" w:hAnsi="Times New Roman" w:cs="Times New Roman"/>
          <w:noProof/>
        </w:rPr>
        <w:t xml:space="preserve">, </w:t>
      </w:r>
      <w:r w:rsidRPr="009668AF">
        <w:rPr>
          <w:rFonts w:ascii="Times New Roman" w:hAnsi="Times New Roman" w:cs="Times New Roman"/>
          <w:b/>
          <w:bCs/>
          <w:noProof/>
        </w:rPr>
        <w:t>Häusser M</w:t>
      </w:r>
      <w:r w:rsidRPr="009668AF">
        <w:rPr>
          <w:rFonts w:ascii="Times New Roman" w:hAnsi="Times New Roman" w:cs="Times New Roman"/>
          <w:noProof/>
        </w:rPr>
        <w:t xml:space="preserve">, </w:t>
      </w:r>
      <w:r w:rsidRPr="009668AF">
        <w:rPr>
          <w:rFonts w:ascii="Times New Roman" w:hAnsi="Times New Roman" w:cs="Times New Roman"/>
          <w:b/>
          <w:bCs/>
          <w:noProof/>
        </w:rPr>
        <w:t>Haesler S</w:t>
      </w:r>
      <w:r w:rsidRPr="009668AF">
        <w:rPr>
          <w:rFonts w:ascii="Times New Roman" w:hAnsi="Times New Roman" w:cs="Times New Roman"/>
          <w:noProof/>
        </w:rPr>
        <w:t xml:space="preserve">, </w:t>
      </w:r>
      <w:r w:rsidRPr="009668AF">
        <w:rPr>
          <w:rFonts w:ascii="Times New Roman" w:hAnsi="Times New Roman" w:cs="Times New Roman"/>
          <w:b/>
          <w:bCs/>
          <w:noProof/>
        </w:rPr>
        <w:t>Carandini M</w:t>
      </w:r>
      <w:r w:rsidRPr="009668AF">
        <w:rPr>
          <w:rFonts w:ascii="Times New Roman" w:hAnsi="Times New Roman" w:cs="Times New Roman"/>
          <w:noProof/>
        </w:rPr>
        <w:t xml:space="preserve">, </w:t>
      </w:r>
      <w:r w:rsidRPr="009668AF">
        <w:rPr>
          <w:rFonts w:ascii="Times New Roman" w:hAnsi="Times New Roman" w:cs="Times New Roman"/>
          <w:b/>
          <w:bCs/>
          <w:noProof/>
        </w:rPr>
        <w:t>Harris TD</w:t>
      </w:r>
      <w:r w:rsidRPr="009668AF">
        <w:rPr>
          <w:rFonts w:ascii="Times New Roman" w:hAnsi="Times New Roman" w:cs="Times New Roman"/>
          <w:noProof/>
        </w:rPr>
        <w:t xml:space="preserve">. Neuropixels 2.0: A miniaturized high-density probe for stable, long-term brain recordings. </w:t>
      </w:r>
      <w:r w:rsidRPr="009668AF">
        <w:rPr>
          <w:rFonts w:ascii="Times New Roman" w:hAnsi="Times New Roman" w:cs="Times New Roman"/>
          <w:i/>
          <w:iCs/>
          <w:noProof/>
        </w:rPr>
        <w:t>Science (80- )</w:t>
      </w:r>
      <w:r w:rsidRPr="009668AF">
        <w:rPr>
          <w:rFonts w:ascii="Times New Roman" w:hAnsi="Times New Roman" w:cs="Times New Roman"/>
          <w:noProof/>
        </w:rPr>
        <w:t xml:space="preserve"> 372, 2021.</w:t>
      </w:r>
    </w:p>
    <w:p w14:paraId="6305208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Stevenson IH</w:t>
      </w:r>
      <w:r w:rsidRPr="009668AF">
        <w:rPr>
          <w:rFonts w:ascii="Times New Roman" w:hAnsi="Times New Roman" w:cs="Times New Roman"/>
          <w:noProof/>
        </w:rPr>
        <w:t xml:space="preserve">. Flexible models for spike count data with both over- and under- dispersion. </w:t>
      </w:r>
      <w:r w:rsidRPr="009668AF">
        <w:rPr>
          <w:rFonts w:ascii="Times New Roman" w:hAnsi="Times New Roman" w:cs="Times New Roman"/>
          <w:i/>
          <w:iCs/>
          <w:noProof/>
        </w:rPr>
        <w:t>J Comput Neurosci</w:t>
      </w:r>
      <w:r w:rsidRPr="009668AF">
        <w:rPr>
          <w:rFonts w:ascii="Times New Roman" w:hAnsi="Times New Roman" w:cs="Times New Roman"/>
          <w:noProof/>
        </w:rPr>
        <w:t xml:space="preserve"> 41: 29–43, 2016.</w:t>
      </w:r>
    </w:p>
    <w:p w14:paraId="56BEA10E"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Stevenson IH</w:t>
      </w:r>
      <w:r w:rsidRPr="009668AF">
        <w:rPr>
          <w:rFonts w:ascii="Times New Roman" w:hAnsi="Times New Roman" w:cs="Times New Roman"/>
          <w:noProof/>
        </w:rPr>
        <w:t xml:space="preserve">, </w:t>
      </w:r>
      <w:r w:rsidRPr="009668AF">
        <w:rPr>
          <w:rFonts w:ascii="Times New Roman" w:hAnsi="Times New Roman" w:cs="Times New Roman"/>
          <w:b/>
          <w:bCs/>
          <w:noProof/>
        </w:rPr>
        <w:t>Cherian A</w:t>
      </w:r>
      <w:r w:rsidRPr="009668AF">
        <w:rPr>
          <w:rFonts w:ascii="Times New Roman" w:hAnsi="Times New Roman" w:cs="Times New Roman"/>
          <w:noProof/>
        </w:rPr>
        <w:t xml:space="preserve">, </w:t>
      </w:r>
      <w:r w:rsidRPr="009668AF">
        <w:rPr>
          <w:rFonts w:ascii="Times New Roman" w:hAnsi="Times New Roman" w:cs="Times New Roman"/>
          <w:b/>
          <w:bCs/>
          <w:noProof/>
        </w:rPr>
        <w:t>London BM</w:t>
      </w:r>
      <w:r w:rsidRPr="009668AF">
        <w:rPr>
          <w:rFonts w:ascii="Times New Roman" w:hAnsi="Times New Roman" w:cs="Times New Roman"/>
          <w:noProof/>
        </w:rPr>
        <w:t xml:space="preserve">, </w:t>
      </w:r>
      <w:r w:rsidRPr="009668AF">
        <w:rPr>
          <w:rFonts w:ascii="Times New Roman" w:hAnsi="Times New Roman" w:cs="Times New Roman"/>
          <w:b/>
          <w:bCs/>
          <w:noProof/>
        </w:rPr>
        <w:t>Sachs NA</w:t>
      </w:r>
      <w:r w:rsidRPr="009668AF">
        <w:rPr>
          <w:rFonts w:ascii="Times New Roman" w:hAnsi="Times New Roman" w:cs="Times New Roman"/>
          <w:noProof/>
        </w:rPr>
        <w:t xml:space="preserve">, </w:t>
      </w:r>
      <w:r w:rsidRPr="009668AF">
        <w:rPr>
          <w:rFonts w:ascii="Times New Roman" w:hAnsi="Times New Roman" w:cs="Times New Roman"/>
          <w:b/>
          <w:bCs/>
          <w:noProof/>
        </w:rPr>
        <w:t>Lindberg E</w:t>
      </w:r>
      <w:r w:rsidRPr="009668AF">
        <w:rPr>
          <w:rFonts w:ascii="Times New Roman" w:hAnsi="Times New Roman" w:cs="Times New Roman"/>
          <w:noProof/>
        </w:rPr>
        <w:t xml:space="preserve">, </w:t>
      </w:r>
      <w:r w:rsidRPr="009668AF">
        <w:rPr>
          <w:rFonts w:ascii="Times New Roman" w:hAnsi="Times New Roman" w:cs="Times New Roman"/>
          <w:b/>
          <w:bCs/>
          <w:noProof/>
        </w:rPr>
        <w:t>Reimer J</w:t>
      </w:r>
      <w:r w:rsidRPr="009668AF">
        <w:rPr>
          <w:rFonts w:ascii="Times New Roman" w:hAnsi="Times New Roman" w:cs="Times New Roman"/>
          <w:noProof/>
        </w:rPr>
        <w:t xml:space="preserve">, </w:t>
      </w:r>
      <w:r w:rsidRPr="009668AF">
        <w:rPr>
          <w:rFonts w:ascii="Times New Roman" w:hAnsi="Times New Roman" w:cs="Times New Roman"/>
          <w:b/>
          <w:bCs/>
          <w:noProof/>
        </w:rPr>
        <w:t>Slutzky MW</w:t>
      </w:r>
      <w:r w:rsidRPr="009668AF">
        <w:rPr>
          <w:rFonts w:ascii="Times New Roman" w:hAnsi="Times New Roman" w:cs="Times New Roman"/>
          <w:noProof/>
        </w:rPr>
        <w:t xml:space="preserve">, </w:t>
      </w:r>
      <w:r w:rsidRPr="009668AF">
        <w:rPr>
          <w:rFonts w:ascii="Times New Roman" w:hAnsi="Times New Roman" w:cs="Times New Roman"/>
          <w:b/>
          <w:bCs/>
          <w:noProof/>
        </w:rPr>
        <w:t>Hatsopoulos NG</w:t>
      </w:r>
      <w:r w:rsidRPr="009668AF">
        <w:rPr>
          <w:rFonts w:ascii="Times New Roman" w:hAnsi="Times New Roman" w:cs="Times New Roman"/>
          <w:noProof/>
        </w:rPr>
        <w:t xml:space="preserve">, </w:t>
      </w:r>
      <w:r w:rsidRPr="009668AF">
        <w:rPr>
          <w:rFonts w:ascii="Times New Roman" w:hAnsi="Times New Roman" w:cs="Times New Roman"/>
          <w:b/>
          <w:bCs/>
          <w:noProof/>
        </w:rPr>
        <w:t>Miller LE</w:t>
      </w:r>
      <w:r w:rsidRPr="009668AF">
        <w:rPr>
          <w:rFonts w:ascii="Times New Roman" w:hAnsi="Times New Roman" w:cs="Times New Roman"/>
          <w:noProof/>
        </w:rPr>
        <w:t xml:space="preserve">, </w:t>
      </w:r>
      <w:r w:rsidRPr="009668AF">
        <w:rPr>
          <w:rFonts w:ascii="Times New Roman" w:hAnsi="Times New Roman" w:cs="Times New Roman"/>
          <w:b/>
          <w:bCs/>
          <w:noProof/>
        </w:rPr>
        <w:t>Kording KP</w:t>
      </w:r>
      <w:r w:rsidRPr="009668AF">
        <w:rPr>
          <w:rFonts w:ascii="Times New Roman" w:hAnsi="Times New Roman" w:cs="Times New Roman"/>
          <w:noProof/>
        </w:rPr>
        <w:t xml:space="preserve">. Statistical assessment of the stability of neural movement representations. </w:t>
      </w:r>
      <w:r w:rsidRPr="009668AF">
        <w:rPr>
          <w:rFonts w:ascii="Times New Roman" w:hAnsi="Times New Roman" w:cs="Times New Roman"/>
          <w:i/>
          <w:iCs/>
          <w:noProof/>
        </w:rPr>
        <w:t>J Neurophysiol</w:t>
      </w:r>
      <w:r w:rsidRPr="009668AF">
        <w:rPr>
          <w:rFonts w:ascii="Times New Roman" w:hAnsi="Times New Roman" w:cs="Times New Roman"/>
          <w:noProof/>
        </w:rPr>
        <w:t xml:space="preserve"> 106: 764–774, 2011.</w:t>
      </w:r>
    </w:p>
    <w:p w14:paraId="6A357C2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Tomko GJ</w:t>
      </w:r>
      <w:r w:rsidRPr="009668AF">
        <w:rPr>
          <w:rFonts w:ascii="Times New Roman" w:hAnsi="Times New Roman" w:cs="Times New Roman"/>
          <w:noProof/>
        </w:rPr>
        <w:t xml:space="preserve">, </w:t>
      </w:r>
      <w:r w:rsidRPr="009668AF">
        <w:rPr>
          <w:rFonts w:ascii="Times New Roman" w:hAnsi="Times New Roman" w:cs="Times New Roman"/>
          <w:b/>
          <w:bCs/>
          <w:noProof/>
        </w:rPr>
        <w:t>Crapper DR</w:t>
      </w:r>
      <w:r w:rsidRPr="009668AF">
        <w:rPr>
          <w:rFonts w:ascii="Times New Roman" w:hAnsi="Times New Roman" w:cs="Times New Roman"/>
          <w:noProof/>
        </w:rPr>
        <w:t xml:space="preserve">. Neuronal Variability - Nonstationary Responses to Identical Visual-Stimuli. </w:t>
      </w:r>
      <w:r w:rsidRPr="009668AF">
        <w:rPr>
          <w:rFonts w:ascii="Times New Roman" w:hAnsi="Times New Roman" w:cs="Times New Roman"/>
          <w:i/>
          <w:iCs/>
          <w:noProof/>
        </w:rPr>
        <w:t>Brain Res</w:t>
      </w:r>
      <w:r w:rsidRPr="009668AF">
        <w:rPr>
          <w:rFonts w:ascii="Times New Roman" w:hAnsi="Times New Roman" w:cs="Times New Roman"/>
          <w:noProof/>
        </w:rPr>
        <w:t xml:space="preserve"> 79: 405–418, 1974.</w:t>
      </w:r>
    </w:p>
    <w:p w14:paraId="20E833B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Wei G</w:t>
      </w:r>
      <w:r w:rsidRPr="009668AF">
        <w:rPr>
          <w:rFonts w:ascii="Times New Roman" w:hAnsi="Times New Roman" w:cs="Times New Roman"/>
          <w:noProof/>
        </w:rPr>
        <w:t xml:space="preserve">, </w:t>
      </w:r>
      <w:r w:rsidRPr="009668AF">
        <w:rPr>
          <w:rFonts w:ascii="Times New Roman" w:hAnsi="Times New Roman" w:cs="Times New Roman"/>
          <w:b/>
          <w:bCs/>
          <w:noProof/>
        </w:rPr>
        <w:t>Stevenson IH</w:t>
      </w:r>
      <w:r w:rsidRPr="009668AF">
        <w:rPr>
          <w:rFonts w:ascii="Times New Roman" w:hAnsi="Times New Roman" w:cs="Times New Roman"/>
          <w:noProof/>
        </w:rPr>
        <w:t xml:space="preserve">. Tracking Fast and Slow Changes in Synaptic Weights From Simultaneously Observed Pre- and Postsynaptic Spiking. </w:t>
      </w:r>
      <w:r w:rsidRPr="009668AF">
        <w:rPr>
          <w:rFonts w:ascii="Times New Roman" w:hAnsi="Times New Roman" w:cs="Times New Roman"/>
          <w:i/>
          <w:iCs/>
          <w:noProof/>
        </w:rPr>
        <w:t>Neural Comput</w:t>
      </w:r>
      <w:r w:rsidRPr="009668A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3B3D23F5" w:rsidR="00D3079B" w:rsidRDefault="00DF0933" w:rsidP="00AC455B">
      <w:pPr>
        <w:pStyle w:val="Heading2"/>
      </w:pPr>
      <w:del w:id="259" w:author="Ian Stevenson" w:date="2022-01-06T11:47:00Z">
        <w:r w:rsidDel="00122A3F">
          <w:delText>Moments a</w:delText>
        </w:r>
      </w:del>
      <w:ins w:id="260" w:author="Ian Stevenson" w:date="2022-01-06T11:47:00Z">
        <w:r w:rsidR="00122A3F">
          <w:t>A</w:t>
        </w:r>
      </w:ins>
      <w:r>
        <w:t>pproximation</w:t>
      </w:r>
      <w:ins w:id="261" w:author="Ian Stevenson" w:date="2022-01-06T11:47:00Z">
        <w:r w:rsidR="00122A3F">
          <w:t xml:space="preserve"> of moments</w:t>
        </w:r>
      </w:ins>
      <w:r>
        <w:t xml:space="preserve"> for Conway-Maxwell Poisson distribution</w:t>
      </w:r>
    </w:p>
    <w:p w14:paraId="171500ED" w14:textId="02BF40EC" w:rsidR="00122A3F" w:rsidRDefault="00122A3F" w:rsidP="00D3079B">
      <w:pPr>
        <w:rPr>
          <w:ins w:id="262" w:author="Ian Stevenson" w:date="2022-01-06T11:47:00Z"/>
        </w:rPr>
      </w:pPr>
    </w:p>
    <w:p w14:paraId="6C13915D" w14:textId="41484015" w:rsidR="00DF0933" w:rsidRDefault="00122A3F" w:rsidP="00D3079B">
      <w:ins w:id="263" w:author="Ian Stevenson" w:date="2022-01-06T11:47:00Z">
        <w:r>
          <w:t>In order to efficiently estimate the state-</w:t>
        </w:r>
      </w:ins>
      <w:ins w:id="264" w:author="Ian Stevenson" w:date="2022-01-06T11:48:00Z">
        <w:r>
          <w:t xml:space="preserve">vector for the dynamical CMP model, we </w:t>
        </w:r>
        <w:r w:rsidR="00480942">
          <w:t>make use of a previ</w:t>
        </w:r>
      </w:ins>
      <w:ins w:id="265" w:author="Ian Stevenson" w:date="2022-01-06T11:49:00Z">
        <w:r w:rsidR="00480942">
          <w:t>ous</w:t>
        </w:r>
      </w:ins>
      <w:ins w:id="266" w:author="Ian Stevenson" w:date="2022-01-06T11:48:00Z">
        <w:r>
          <w:t xml:space="preserve"> </w:t>
        </w:r>
      </w:ins>
      <w:ins w:id="267" w:author="Ian Stevenson" w:date="2022-01-06T11:49:00Z">
        <w:r w:rsidR="00480942">
          <w:t>for the</w:t>
        </w:r>
      </w:ins>
      <w:ins w:id="268" w:author="Ian Stevenson" w:date="2022-01-06T11:48:00Z">
        <w:r>
          <w:t xml:space="preserve"> </w:t>
        </w:r>
        <w:proofErr w:type="spellStart"/>
        <w:proofErr w:type="gramStart"/>
        <w:r w:rsidR="00480942">
          <w:t>pmf</w:t>
        </w:r>
      </w:ins>
      <w:proofErr w:type="spellEnd"/>
      <w:ins w:id="269" w:author="Ian Stevenson" w:date="2022-01-06T11:49:00Z">
        <w:r w:rsidR="00480942">
          <w:t xml:space="preserve"> </w:t>
        </w:r>
      </w:ins>
      <w:ins w:id="270" w:author="Ian Stevenson" w:date="2022-01-06T11:48:00Z">
        <w:r w:rsidR="00480942">
          <w:t>.</w:t>
        </w:r>
        <w:proofErr w:type="gramEnd"/>
        <w:r w:rsidR="00480942">
          <w:t xml:space="preserve"> </w:t>
        </w:r>
      </w:ins>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w:t>
      </w:r>
      <w:proofErr w:type="gramStart"/>
      <w:r w:rsidR="00B20572" w:rsidRPr="009668AF">
        <w:rPr>
          <w:color w:val="FF0000"/>
        </w:rPr>
        <w:t>reference,</w:t>
      </w:r>
      <w:proofErr w:type="gramEnd"/>
      <w:r w:rsidR="00B20572" w:rsidRPr="009668AF">
        <w:rPr>
          <w:color w:val="FF0000"/>
        </w:rPr>
        <w:t xml:space="preserv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Pr>
        <w:rPr>
          <w:ins w:id="271" w:author="Ian Stevenson" w:date="2022-01-06T11:49:00Z"/>
        </w:rPr>
      </w:pPr>
    </w:p>
    <w:p w14:paraId="40D56F19" w14:textId="00DD9114" w:rsidR="00480942" w:rsidRDefault="00480942" w:rsidP="00D3079B">
      <w:ins w:id="272" w:author="Ian Stevenson" w:date="2022-01-06T11:49:00Z">
        <w:r>
          <w:t>Here we use this approximation when … and use a truncated summation otherwise.</w:t>
        </w:r>
      </w:ins>
    </w:p>
    <w:p w14:paraId="50272C6F" w14:textId="010D4241" w:rsidR="00DF0933" w:rsidRDefault="00DF0933" w:rsidP="00D3079B"/>
    <w:p w14:paraId="60FC8EE3" w14:textId="754457B7" w:rsidR="003A4CE2" w:rsidRDefault="00DF0933" w:rsidP="003A4CE2">
      <w:pPr>
        <w:pStyle w:val="Heading2"/>
      </w:pPr>
      <w:r>
        <w:t xml:space="preserve">Gradient and </w:t>
      </w:r>
      <w:del w:id="273" w:author="Ian Stevenson" w:date="2022-01-06T11:50:00Z">
        <w:r w:rsidDel="00480942">
          <w:delText xml:space="preserve">hessian </w:delText>
        </w:r>
      </w:del>
      <w:ins w:id="274" w:author="Ian Stevenson" w:date="2022-01-06T11:50:00Z">
        <w:r w:rsidR="00480942">
          <w:t>H</w:t>
        </w:r>
        <w:r w:rsidR="00480942">
          <w:t xml:space="preserve">essian </w:t>
        </w:r>
        <w:r w:rsidR="00480942">
          <w:t xml:space="preserve">of the </w:t>
        </w:r>
      </w:ins>
      <w:del w:id="275" w:author="Ian Stevenson" w:date="2022-01-06T11:50:00Z">
        <w:r w:rsidDel="00480942">
          <w:delText xml:space="preserve">for </w:delText>
        </w:r>
      </w:del>
      <w:r>
        <w:t>log-posterior</w:t>
      </w:r>
    </w:p>
    <w:p w14:paraId="03F280B6" w14:textId="77777777" w:rsidR="00EE299E" w:rsidRDefault="00480942" w:rsidP="00D3079B">
      <w:pPr>
        <w:rPr>
          <w:ins w:id="276" w:author="Ian Stevenson" w:date="2022-01-06T11:54:00Z"/>
        </w:rPr>
      </w:pPr>
      <w:ins w:id="277" w:author="Ian Stevenson" w:date="2022-01-06T11:51:00Z">
        <w:r>
          <w:t xml:space="preserve">We estimate the state vector by maximizing the log-posterior </w:t>
        </w:r>
      </w:ins>
      <w:ins w:id="278" w:author="Ian Stevenson" w:date="2022-01-06T11:52:00Z">
        <w:r>
          <w:t>with</w:t>
        </w:r>
      </w:ins>
      <w:ins w:id="279" w:author="Ian Stevenson" w:date="2022-01-06T11:51:00Z">
        <w:r>
          <w:t xml:space="preserve"> Newton-Raphson updates. </w:t>
        </w:r>
      </w:ins>
      <w:r w:rsidR="00755569">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p>
    <w:p w14:paraId="165F193C" w14:textId="78504FD0" w:rsidR="00EE299E" w:rsidRDefault="00EE299E" w:rsidP="00D3079B">
      <w:pPr>
        <w:rPr>
          <w:ins w:id="280" w:author="Ian Stevenson" w:date="2022-01-06T11:54:00Z"/>
        </w:rPr>
      </w:pPr>
      <w:ins w:id="281" w:author="Ian Stevenson" w:date="2022-01-06T11:54:00Z">
        <w:r>
          <w:t xml:space="preserve">[add </w:t>
        </w:r>
      </w:ins>
      <w:ins w:id="282" w:author="Ian Stevenson" w:date="2022-01-06T11:55:00Z">
        <w:r>
          <w:t xml:space="preserve">basic </w:t>
        </w:r>
      </w:ins>
      <w:ins w:id="283" w:author="Ian Stevenson" w:date="2022-01-06T11:54:00Z">
        <w:r>
          <w:t>equation for NR updates?]</w:t>
        </w:r>
      </w:ins>
    </w:p>
    <w:p w14:paraId="605D57CE" w14:textId="318D5769" w:rsidR="00AC455B" w:rsidRDefault="00AC455B" w:rsidP="00D3079B">
      <w:r>
        <w:lastRenderedPageBreak/>
        <w:t>The gradient:</w:t>
      </w:r>
    </w:p>
    <w:p w14:paraId="01A22906" w14:textId="75474E29" w:rsidR="00AC455B" w:rsidRPr="00BF3887" w:rsidRDefault="001B2A2E"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0195E3E7" w:rsidR="00DF0933" w:rsidRDefault="00BF3887" w:rsidP="00D3079B">
      <w:r>
        <w:t xml:space="preserve">The </w:t>
      </w:r>
      <w:del w:id="284" w:author="Ian Stevenson" w:date="2022-01-06T11:55:00Z">
        <w:r w:rsidDel="00EE299E">
          <w:delText>h</w:delText>
        </w:r>
      </w:del>
      <w:ins w:id="285" w:author="Ian Stevenson" w:date="2022-01-06T11:55:00Z">
        <w:r w:rsidR="00EE299E">
          <w:t>H</w:t>
        </w:r>
      </w:ins>
      <w:r>
        <w:t>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xml:space="preserve">, </w:t>
      </w:r>
      <w:proofErr w:type="gramStart"/>
      <w:r>
        <w:t>where</w:t>
      </w:r>
      <w:proofErr w:type="gramEnd"/>
    </w:p>
    <w:p w14:paraId="3FA1783A" w14:textId="21A464DD" w:rsidR="006614C7" w:rsidRDefault="001B2A2E"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3B3D7660"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del w:id="286" w:author="Ian Stevenson" w:date="2022-01-06T11:52:00Z">
        <w:r w:rsidDel="00480942">
          <w:delText>h</w:delText>
        </w:r>
      </w:del>
      <w:ins w:id="287" w:author="Ian Stevenson" w:date="2022-01-06T11:52:00Z">
        <w:r w:rsidR="00480942">
          <w:t>H</w:t>
        </w:r>
      </w:ins>
      <w:r>
        <w:t xml:space="preserve">essian </w:t>
      </w:r>
      <w:r w:rsidR="0092326F">
        <w:t>may</w:t>
      </w:r>
      <w:r>
        <w:t xml:space="preserve"> be ill-conditioned or even positive-definite</w:t>
      </w:r>
      <w:commentRangeStart w:id="288"/>
      <w:r>
        <w:t>. Because of the factorial, the “outliers” are common.</w:t>
      </w:r>
      <w:r w:rsidR="00C63DA0">
        <w:t xml:space="preserve"> </w:t>
      </w:r>
      <w:commentRangeEnd w:id="288"/>
      <w:r w:rsidR="00480942">
        <w:rPr>
          <w:rStyle w:val="CommentReference"/>
        </w:rPr>
        <w:commentReference w:id="288"/>
      </w:r>
      <w:r w:rsidR="00C63DA0">
        <w:t xml:space="preserve">To ensure the robustness, do </w:t>
      </w:r>
      <w:del w:id="289" w:author="Ian Stevenson" w:date="2022-01-06T11:52:00Z">
        <w:r w:rsidR="00C63DA0" w:rsidDel="00480942">
          <w:delText xml:space="preserve">fisher </w:delText>
        </w:r>
      </w:del>
      <w:ins w:id="290" w:author="Ian Stevenson" w:date="2022-01-06T11:52:00Z">
        <w:r w:rsidR="00480942">
          <w:t>F</w:t>
        </w:r>
        <w:r w:rsidR="00480942">
          <w:t xml:space="preserve">isher </w:t>
        </w:r>
      </w:ins>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64F8F928" w:rsidR="00F6320F" w:rsidRDefault="00583AB8" w:rsidP="00583AB8">
      <w:pPr>
        <w:rPr>
          <w:ins w:id="291" w:author="Ian Stevenson" w:date="2022-01-06T11:59:00Z"/>
        </w:rPr>
      </w:pPr>
      <w:del w:id="292" w:author="Ian Stevenson" w:date="2022-01-06T11:53:00Z">
        <w:r w:rsidDel="00EE299E">
          <w:delText>After the Newton update</w:delText>
        </w:r>
      </w:del>
      <w:ins w:id="293" w:author="Ian Stevenson" w:date="2022-01-06T11:53:00Z">
        <w:r w:rsidR="00EE299E">
          <w:t xml:space="preserve">After convergence, </w:t>
        </w:r>
      </w:ins>
      <w:ins w:id="294" w:author="Ian Stevenson" w:date="2022-01-06T11:55:00Z">
        <w:r w:rsidR="00EE299E">
          <w:t>we have</w:t>
        </w:r>
      </w:ins>
      <w:ins w:id="295" w:author="Ian Stevenson" w:date="2022-01-06T11:53:00Z">
        <w:r w:rsidR="00EE299E">
          <w:t xml:space="preserve"> an approximation of the log-posterior</w:t>
        </w:r>
      </w:ins>
      <w:del w:id="296" w:author="Ian Stevenson" w:date="2022-01-06T11:53:00Z">
        <w:r w:rsidDel="00EE299E">
          <w:delText>, we get</w:delText>
        </w:r>
      </w:del>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ins w:id="297" w:author="Ian Stevenson" w:date="2022-01-06T11:56:00Z">
        <w:r w:rsidR="00EE299E">
          <w:t xml:space="preserve">, and we can use this approximation to quantify the state uncertainty as well as uncertainty about the </w:t>
        </w:r>
      </w:ins>
      <w:ins w:id="298" w:author="Ian Stevenson" w:date="2022-01-06T12:00:00Z">
        <w:r w:rsidR="00F6320F">
          <w:t xml:space="preserve">mean </w:t>
        </w:r>
      </w:ins>
      <w:ins w:id="299" w:author="Ian Stevenson" w:date="2022-01-06T11:56:00Z">
        <w:r w:rsidR="00EE299E">
          <w:t>rate</w:t>
        </w:r>
      </w:ins>
      <w:ins w:id="300" w:author="Ian Stevenson" w:date="2022-01-06T12:00:00Z">
        <w:r w:rsidR="00F6320F">
          <w:t xml:space="preserve"> at each time</w:t>
        </w:r>
      </w:ins>
      <w:r>
        <w:t>.</w:t>
      </w:r>
      <w:r w:rsidR="009668AF">
        <w:t xml:space="preserve"> </w:t>
      </w:r>
    </w:p>
    <w:p w14:paraId="614E7042" w14:textId="148F99BB" w:rsidR="00F6320F" w:rsidRDefault="00F6320F" w:rsidP="00583AB8">
      <w:pPr>
        <w:rPr>
          <w:ins w:id="301" w:author="Ian Stevenson" w:date="2022-01-06T12:03:00Z"/>
        </w:rPr>
      </w:pPr>
      <w:ins w:id="302" w:author="Ian Stevenson" w:date="2022-01-06T11:59:00Z">
        <w:r>
          <w:t xml:space="preserve">To find the state uncertainty, </w:t>
        </w:r>
      </w:ins>
      <w:del w:id="303" w:author="Ian Stevenson" w:date="2022-01-06T11:59:00Z">
        <w:r w:rsidR="009668AF" w:rsidDel="00F6320F">
          <w:delText>L</w:delText>
        </w:r>
      </w:del>
      <w:ins w:id="304" w:author="Ian Stevenson" w:date="2022-01-06T11:59:00Z">
        <w:r>
          <w:t>l</w:t>
        </w:r>
      </w:ins>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rsidR="00583AB8">
        <w:t>.</w:t>
      </w:r>
      <w:del w:id="305" w:author="Ian Stevenson" w:date="2022-01-06T12:01:00Z">
        <w:r w:rsidR="00583AB8" w:rsidDel="00F6320F">
          <w:delText xml:space="preserve"> </w:delText>
        </w:r>
      </w:del>
    </w:p>
    <w:p w14:paraId="6409584C" w14:textId="77777777" w:rsidR="00F6320F" w:rsidRDefault="00F6320F" w:rsidP="00583AB8">
      <w:pPr>
        <w:rPr>
          <w:ins w:id="306" w:author="Ian Stevenson" w:date="2022-01-06T12:01:00Z"/>
        </w:rPr>
      </w:pPr>
    </w:p>
    <w:p w14:paraId="3F3CCE9A" w14:textId="55839709" w:rsidR="00583AB8" w:rsidDel="00EE299E" w:rsidRDefault="00F6320F" w:rsidP="00583AB8">
      <w:pPr>
        <w:rPr>
          <w:del w:id="307" w:author="Ian Stevenson" w:date="2022-01-06T11:57:00Z"/>
        </w:rPr>
      </w:pPr>
      <w:ins w:id="308" w:author="Ian Stevenson" w:date="2022-01-06T12:02:00Z">
        <w:r>
          <w:t xml:space="preserve">Then to find the uncertainty in the conditional mean rate </w:t>
        </w:r>
      </w:ins>
      <m:oMath>
        <m:sSub>
          <m:sSubPr>
            <m:ctrlPr>
              <w:ins w:id="309" w:author="Ian Stevenson" w:date="2022-01-06T12:02:00Z">
                <w:rPr>
                  <w:rFonts w:ascii="Cambria Math" w:hAnsi="Cambria Math"/>
                  <w:i/>
                </w:rPr>
              </w:ins>
            </m:ctrlPr>
          </m:sSubPr>
          <m:e>
            <m:r>
              <w:ins w:id="310" w:author="Ian Stevenson" w:date="2022-01-06T12:02:00Z">
                <w:rPr>
                  <w:rFonts w:ascii="Cambria Math" w:hAnsi="Cambria Math"/>
                </w:rPr>
                <m:t>δ</m:t>
              </w:ins>
            </m:r>
          </m:e>
          <m:sub>
            <m:r>
              <w:ins w:id="311" w:author="Ian Stevenson" w:date="2022-01-06T12:02:00Z">
                <w:rPr>
                  <w:rFonts w:ascii="Cambria Math" w:hAnsi="Cambria Math"/>
                </w:rPr>
                <m:t>it</m:t>
              </w:ins>
            </m:r>
          </m:sub>
        </m:sSub>
        <m:r>
          <w:ins w:id="312" w:author="Ian Stevenson" w:date="2022-01-06T12:02:00Z">
            <w:rPr>
              <w:rFonts w:ascii="Cambria Math" w:hAnsi="Cambria Math"/>
            </w:rPr>
            <m:t>=E</m:t>
          </w:ins>
        </m:r>
        <m:d>
          <m:dPr>
            <m:ctrlPr>
              <w:ins w:id="313" w:author="Ian Stevenson" w:date="2022-01-06T12:02:00Z">
                <w:rPr>
                  <w:rFonts w:ascii="Cambria Math" w:hAnsi="Cambria Math"/>
                  <w:i/>
                </w:rPr>
              </w:ins>
            </m:ctrlPr>
          </m:dPr>
          <m:e>
            <m:sSub>
              <m:sSubPr>
                <m:ctrlPr>
                  <w:ins w:id="314" w:author="Ian Stevenson" w:date="2022-01-06T12:02:00Z">
                    <w:rPr>
                      <w:rFonts w:ascii="Cambria Math" w:hAnsi="Cambria Math"/>
                      <w:i/>
                    </w:rPr>
                  </w:ins>
                </m:ctrlPr>
              </m:sSubPr>
              <m:e>
                <m:r>
                  <w:ins w:id="315" w:author="Ian Stevenson" w:date="2022-01-06T12:02:00Z">
                    <w:rPr>
                      <w:rFonts w:ascii="Cambria Math" w:hAnsi="Cambria Math"/>
                    </w:rPr>
                    <m:t>Y</m:t>
                  </w:ins>
                </m:r>
              </m:e>
              <m:sub>
                <m:r>
                  <w:ins w:id="316" w:author="Ian Stevenson" w:date="2022-01-06T12:02:00Z">
                    <w:rPr>
                      <w:rFonts w:ascii="Cambria Math" w:hAnsi="Cambria Math"/>
                    </w:rPr>
                    <m:t>it</m:t>
                  </w:ins>
                </m:r>
              </m:sub>
            </m:sSub>
          </m:e>
        </m:d>
      </m:oMath>
      <w:ins w:id="317" w:author="Ian Stevenson" w:date="2022-01-06T12:02:00Z">
        <w:r>
          <w:t>, we need t</w:t>
        </w:r>
      </w:ins>
      <w:del w:id="318" w:author="Ian Stevenson" w:date="2022-01-06T12:02:00Z">
        <w:r w:rsidR="00583AB8" w:rsidDel="00F6320F">
          <w:delText>T</w:delText>
        </w:r>
      </w:del>
      <w:r w:rsidR="00583AB8">
        <w:t xml:space="preserve">he covariance matrix of </w:t>
      </w:r>
      <w:del w:id="319" w:author="Ian Stevenson" w:date="2022-01-06T11:57:00Z">
        <w:r w:rsidR="00583AB8" w:rsidDel="00EE299E">
          <w:delText xml:space="preserve">two </w:delText>
        </w:r>
      </w:del>
      <w:ins w:id="320" w:author="Ian Stevenson" w:date="2022-01-06T11:57:00Z">
        <w:r w:rsidR="00EE299E">
          <w:t>t</w:t>
        </w:r>
        <w:r w:rsidR="00EE299E">
          <w:t xml:space="preserve">he </w:t>
        </w:r>
      </w:ins>
      <w:r w:rsidR="00583AB8">
        <w:t>CMP parameters</w:t>
      </w:r>
      <w:ins w:id="321" w:author="Ian Stevenson" w:date="2022-01-06T12:01:00Z">
        <w:r>
          <w:t xml:space="preserve"> at time </w:t>
        </w:r>
      </w:ins>
      <m:oMath>
        <m:r>
          <w:ins w:id="322" w:author="Ian Stevenson" w:date="2022-01-06T12:01:00Z">
            <w:rPr>
              <w:rFonts w:ascii="Cambria Math" w:hAnsi="Cambria Math"/>
            </w:rPr>
            <m:t>t</m:t>
          </w:ins>
        </m:r>
      </m:oMath>
      <w:r w:rsidR="00AE5074">
        <w:t xml:space="preserve"> </w:t>
      </w:r>
      <m:oMath>
        <m:sSub>
          <m:sSubPr>
            <m:ctrlPr>
              <w:ins w:id="323" w:author="Ian Stevenson" w:date="2022-01-06T12:01:00Z">
                <w:rPr>
                  <w:rFonts w:ascii="Cambria Math" w:hAnsi="Cambria Math"/>
                  <w:b/>
                  <w:i/>
                </w:rPr>
              </w:ins>
            </m:ctrlPr>
          </m:sSubPr>
          <m:e>
            <m:r>
              <m:rPr>
                <m:sty m:val="bi"/>
              </m:rPr>
              <w:rPr>
                <w:rFonts w:ascii="Cambria Math" w:hAnsi="Cambria Math"/>
              </w:rPr>
              <m:t>V</m:t>
            </m:r>
          </m:e>
          <m:sub>
            <m:r>
              <w:ins w:id="324" w:author="Ian Stevenson" w:date="2022-01-06T12:01:00Z">
                <m:rPr>
                  <m:sty m:val="bi"/>
                </m:rPr>
                <w:rPr>
                  <w:rFonts w:ascii="Cambria Math" w:hAnsi="Cambria Math"/>
                </w:rPr>
                <m:t>t</m:t>
              </w:ins>
            </m:r>
          </m:sub>
        </m:sSub>
      </m:oMath>
      <w:r w:rsidR="00583AB8">
        <w:t xml:space="preserve"> can be calculated by </w:t>
      </w:r>
      <w:commentRangeStart w:id="325"/>
      <w:r w:rsidR="00583AB8">
        <w:t>property of multivariate log-normal distribution</w:t>
      </w:r>
      <w:commentRangeEnd w:id="325"/>
      <w:r>
        <w:rPr>
          <w:rStyle w:val="CommentReference"/>
        </w:rPr>
        <w:commentReference w:id="325"/>
      </w:r>
      <w:r w:rsidR="00583AB8">
        <w:t>.</w:t>
      </w:r>
    </w:p>
    <w:p w14:paraId="16287F83" w14:textId="4BE94F62" w:rsidR="00AE5074" w:rsidDel="00EE299E" w:rsidRDefault="00AE5074" w:rsidP="00583AB8">
      <w:pPr>
        <w:rPr>
          <w:del w:id="326" w:author="Ian Stevenson" w:date="2022-01-06T11:57:00Z"/>
        </w:rPr>
      </w:pPr>
    </w:p>
    <w:p w14:paraId="05DB6E7E" w14:textId="1E99C6CD" w:rsidR="00583AB8" w:rsidRDefault="00F6320F" w:rsidP="00583AB8">
      <w:ins w:id="327" w:author="Ian Stevenson" w:date="2022-01-06T12:02:00Z">
        <w:r>
          <w:t xml:space="preserve"> </w:t>
        </w:r>
      </w:ins>
      <w:r w:rsidR="00583AB8">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rsidR="00583AB8">
        <w:t>:</w:t>
      </w:r>
    </w:p>
    <w:p w14:paraId="4E2A937E" w14:textId="13A0DEBF" w:rsidR="00583AB8" w:rsidRPr="00714ABC" w:rsidRDefault="001B2A2E"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Del="00EE299E" w:rsidRDefault="00817235" w:rsidP="00583AB8">
      <w:pPr>
        <w:rPr>
          <w:del w:id="328" w:author="Ian Stevenson" w:date="2022-01-06T11:57:00Z"/>
        </w:rPr>
      </w:pPr>
    </w:p>
    <w:p w14:paraId="044B66BC" w14:textId="3FD3C0AF" w:rsidR="00817235" w:rsidDel="00EE299E" w:rsidRDefault="00817235" w:rsidP="00583AB8">
      <w:pPr>
        <w:rPr>
          <w:del w:id="329" w:author="Ian Stevenson" w:date="2022-01-06T11:57:00Z"/>
        </w:rPr>
      </w:pPr>
    </w:p>
    <w:p w14:paraId="3993D237" w14:textId="77777777" w:rsidR="00817235" w:rsidDel="00EE299E" w:rsidRDefault="00817235" w:rsidP="00583AB8">
      <w:pPr>
        <w:rPr>
          <w:del w:id="330" w:author="Ian Stevenson" w:date="2022-01-06T11:57:00Z"/>
        </w:rPr>
      </w:pPr>
    </w:p>
    <w:p w14:paraId="1B5E2DCB" w14:textId="77777777" w:rsidR="006614C7" w:rsidDel="00EE299E" w:rsidRDefault="006614C7" w:rsidP="00D3079B">
      <w:pPr>
        <w:rPr>
          <w:del w:id="331" w:author="Ian Stevenson" w:date="2022-01-06T11:57:00Z"/>
        </w:rPr>
      </w:pPr>
    </w:p>
    <w:p w14:paraId="780EA608" w14:textId="77777777" w:rsidR="00446D63" w:rsidDel="00EE299E" w:rsidRDefault="00446D63" w:rsidP="00D3079B">
      <w:pPr>
        <w:rPr>
          <w:del w:id="332" w:author="Ian Stevenson" w:date="2022-01-06T11:57:00Z"/>
        </w:rPr>
      </w:pPr>
    </w:p>
    <w:p w14:paraId="61C2E2A0" w14:textId="5FB0C67B" w:rsidR="000D4E77" w:rsidDel="00EE299E" w:rsidRDefault="000D4E77" w:rsidP="00D3079B">
      <w:pPr>
        <w:rPr>
          <w:del w:id="333" w:author="Ian Stevenson" w:date="2022-01-06T11:57:00Z"/>
        </w:rPr>
      </w:pPr>
    </w:p>
    <w:p w14:paraId="1BBB3D58" w14:textId="57259F8B" w:rsidR="000D4E77" w:rsidDel="00EE299E" w:rsidRDefault="000D4E77" w:rsidP="00D3079B">
      <w:pPr>
        <w:rPr>
          <w:del w:id="334" w:author="Ian Stevenson" w:date="2022-01-06T11:57:00Z"/>
        </w:rPr>
      </w:pPr>
    </w:p>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an Stevenso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3" w:author="Ian Stevenso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41" w:author="Ian Stevenson" w:date="2022-01-06T11:31:00Z" w:initials="IS">
    <w:p w14:paraId="64C82903" w14:textId="77777777"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3" w:author="Ian Stevenson" w:date="2022-01-06T10:49:00Z" w:initials="IS">
    <w:p w14:paraId="158AA98A" w14:textId="6DDA3659" w:rsidR="00AD4F7B" w:rsidRDefault="00AD4F7B" w:rsidP="005C7723">
      <w:pPr>
        <w:pStyle w:val="CommentText"/>
        <w:jc w:val="left"/>
      </w:pPr>
      <w:r>
        <w:rPr>
          <w:rStyle w:val="CommentReference"/>
        </w:rPr>
        <w:annotationRef/>
      </w:r>
      <w:r>
        <w:t>Suggest moving this somewhere else (e.g. results), since all of the methods still consider general F</w:t>
      </w:r>
    </w:p>
  </w:comment>
  <w:comment w:id="164" w:author="Ian Stevenson" w:date="2022-01-06T11:08:00Z" w:initials="IS">
    <w:p w14:paraId="5283D436" w14:textId="77777777" w:rsidR="00F43640" w:rsidRDefault="00F43640" w:rsidP="00CF329A">
      <w:pPr>
        <w:pStyle w:val="CommentText"/>
        <w:jc w:val="left"/>
      </w:pPr>
      <w:r>
        <w:rPr>
          <w:rStyle w:val="CommentReference"/>
        </w:rPr>
        <w:annotationRef/>
      </w:r>
      <w:r>
        <w:t>Can we add a sentence here to give some intuition? E.g. Since observations are accounted for by both \lambda and \nu, outliers often result in the Hessian being close to singular?</w:t>
      </w:r>
    </w:p>
  </w:comment>
  <w:comment w:id="211" w:author="Ian Stevenson" w:date="2022-01-06T11:16:00Z" w:initials="IS">
    <w:p w14:paraId="1F0D2DC2" w14:textId="77777777" w:rsidR="00760AB4" w:rsidRDefault="00760AB4" w:rsidP="007A55DA">
      <w:pPr>
        <w:pStyle w:val="CommentText"/>
        <w:jc w:val="left"/>
      </w:pPr>
      <w:r>
        <w:rPr>
          <w:rStyle w:val="CommentReference"/>
        </w:rPr>
        <w:annotationRef/>
      </w:r>
      <w:r>
        <w:t>Need to make this more clear</w:t>
      </w:r>
    </w:p>
  </w:comment>
  <w:comment w:id="212" w:author="Ian Stevenson" w:date="2022-01-06T11:21:00Z" w:initials="IS">
    <w:p w14:paraId="590E8240" w14:textId="77777777" w:rsidR="006E26BB" w:rsidRDefault="006E26BB" w:rsidP="00FA234B">
      <w:pPr>
        <w:pStyle w:val="CommentText"/>
        <w:jc w:val="left"/>
      </w:pPr>
      <w:r>
        <w:rPr>
          <w:rStyle w:val="CommentReference"/>
        </w:rPr>
        <w:annotationRef/>
      </w:r>
      <w:r>
        <w:t>This is a good message to end this paragraph on, see if we can make it more clear. Maybe we can contrast Poisson vs CMP?</w:t>
      </w:r>
    </w:p>
  </w:comment>
  <w:comment w:id="233" w:author="Ian Stevenson" w:date="2022-01-06T11:25:00Z" w:initials="IS">
    <w:p w14:paraId="6726C855" w14:textId="77777777" w:rsidR="009B22F1" w:rsidRDefault="009B22F1" w:rsidP="002024FE">
      <w:pPr>
        <w:pStyle w:val="CommentText"/>
        <w:jc w:val="left"/>
      </w:pPr>
      <w:r>
        <w:rPr>
          <w:rStyle w:val="CommentReference"/>
        </w:rPr>
        <w:annotationRef/>
      </w:r>
      <w:r>
        <w:t xml:space="preserve">How? Say more? </w:t>
      </w:r>
    </w:p>
  </w:comment>
  <w:comment w:id="256" w:author="Ian Stevenson" w:date="2022-01-06T11:29:00Z" w:initials="IS">
    <w:p w14:paraId="3F370878" w14:textId="77777777" w:rsidR="001C7C1D" w:rsidRDefault="001C7C1D" w:rsidP="00BB74E2">
      <w:pPr>
        <w:pStyle w:val="CommentText"/>
        <w:jc w:val="left"/>
      </w:pPr>
      <w:r>
        <w:rPr>
          <w:rStyle w:val="CommentReference"/>
        </w:rPr>
        <w:annotationRef/>
      </w:r>
      <w:r>
        <w:t>I think this is a good simulation to start. Are we ready to make the figure more polished in affinity?</w:t>
      </w:r>
    </w:p>
  </w:comment>
  <w:comment w:id="257" w:author="Ian Stevenson" w:date="2022-01-06T11:37:00Z" w:initials="IS">
    <w:p w14:paraId="4C1412B5" w14:textId="77777777" w:rsidR="00684621" w:rsidRDefault="00684621" w:rsidP="00AA3951">
      <w:pPr>
        <w:pStyle w:val="CommentText"/>
        <w:jc w:val="left"/>
      </w:pPr>
      <w:r>
        <w:rPr>
          <w:rStyle w:val="CommentReference"/>
        </w:rPr>
        <w:annotationRef/>
      </w:r>
      <w:r>
        <w:t>I agree, I don't think it's entirely necessary. Is there another simulation that we'd want for Fig 2?</w:t>
      </w:r>
    </w:p>
  </w:comment>
  <w:comment w:id="258" w:author="Ian Stevenso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288" w:author="Ian Stevenson" w:date="2022-01-06T11:52:00Z" w:initials="IS">
    <w:p w14:paraId="381BD3D8" w14:textId="77777777" w:rsidR="00480942" w:rsidRDefault="00480942" w:rsidP="008E4155">
      <w:pPr>
        <w:pStyle w:val="CommentText"/>
        <w:jc w:val="left"/>
      </w:pPr>
      <w:r>
        <w:rPr>
          <w:rStyle w:val="CommentReference"/>
        </w:rPr>
        <w:annotationRef/>
      </w:r>
      <w:r>
        <w:t>Reword to make a little more clear</w:t>
      </w:r>
    </w:p>
  </w:comment>
  <w:comment w:id="325" w:author="Ian Stevenson" w:date="2022-01-06T12:01:00Z" w:initials="IS">
    <w:p w14:paraId="4CE69B07" w14:textId="77777777" w:rsidR="00F6320F" w:rsidRDefault="00F6320F" w:rsidP="005F1000">
      <w:pPr>
        <w:pStyle w:val="CommentText"/>
        <w:jc w:val="left"/>
      </w:pPr>
      <w:r>
        <w:rPr>
          <w:rStyle w:val="CommentReference"/>
        </w:rPr>
        <w:annotationRef/>
      </w:r>
      <w:r>
        <w:t>Say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0"/>
  <w15:commentEx w15:paraId="3B29EBAA" w15:done="0"/>
  <w15:commentEx w15:paraId="64C82903" w15:done="0"/>
  <w15:commentEx w15:paraId="158AA98A" w15:done="0"/>
  <w15:commentEx w15:paraId="5283D436" w15:done="0"/>
  <w15:commentEx w15:paraId="1F0D2DC2" w15:done="0"/>
  <w15:commentEx w15:paraId="590E8240" w15:done="0"/>
  <w15:commentEx w15:paraId="6726C855" w15:done="0"/>
  <w15:commentEx w15:paraId="3F370878" w15:done="0"/>
  <w15:commentEx w15:paraId="4C1412B5" w15:done="0"/>
  <w15:commentEx w15:paraId="4C28284C" w15:done="0"/>
  <w15:commentEx w15:paraId="381BD3D8" w15:done="0"/>
  <w15:commentEx w15:paraId="4CE69B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1519D" w16cex:dateUtc="2022-01-06T16:31:00Z"/>
  <w16cex:commentExtensible w16cex:durableId="258147C5" w16cex:dateUtc="2022-01-06T15:49:00Z"/>
  <w16cex:commentExtensible w16cex:durableId="25814C40" w16cex:dateUtc="2022-01-06T16:08:00Z"/>
  <w16cex:commentExtensible w16cex:durableId="25814DF5" w16cex:dateUtc="2022-01-06T16:16:00Z"/>
  <w16cex:commentExtensible w16cex:durableId="25814F22" w16cex:dateUtc="2022-01-06T16:21:00Z"/>
  <w16cex:commentExtensible w16cex:durableId="25815013" w16cex:dateUtc="2022-01-06T16:25:00Z"/>
  <w16cex:commentExtensible w16cex:durableId="2581510A" w16cex:dateUtc="2022-01-06T16:29:00Z"/>
  <w16cex:commentExtensible w16cex:durableId="258152E9" w16cex:dateUtc="2022-01-06T16:37:00Z"/>
  <w16cex:commentExtensible w16cex:durableId="258154D5" w16cex:dateUtc="2022-01-06T16:45:00Z"/>
  <w16cex:commentExtensible w16cex:durableId="25815699" w16cex:dateUtc="2022-01-06T16:52:00Z"/>
  <w16cex:commentExtensible w16cex:durableId="2581588E" w16cex:dateUtc="2022-01-06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64C82903" w16cid:durableId="2581519D"/>
  <w16cid:commentId w16cid:paraId="158AA98A" w16cid:durableId="258147C5"/>
  <w16cid:commentId w16cid:paraId="5283D436" w16cid:durableId="25814C40"/>
  <w16cid:commentId w16cid:paraId="1F0D2DC2" w16cid:durableId="25814DF5"/>
  <w16cid:commentId w16cid:paraId="590E8240" w16cid:durableId="25814F22"/>
  <w16cid:commentId w16cid:paraId="6726C855" w16cid:durableId="25815013"/>
  <w16cid:commentId w16cid:paraId="3F370878" w16cid:durableId="2581510A"/>
  <w16cid:commentId w16cid:paraId="4C1412B5" w16cid:durableId="258152E9"/>
  <w16cid:commentId w16cid:paraId="4C28284C" w16cid:durableId="258154D5"/>
  <w16cid:commentId w16cid:paraId="381BD3D8" w16cid:durableId="25815699"/>
  <w16cid:commentId w16cid:paraId="4CE69B07" w16cid:durableId="258158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Stevenson">
    <w15:presenceInfo w15:providerId="AD" w15:userId="S::ian.stevenson@uconn.edu::30ee5e27-584b-4064-bb15-2919848031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22A3F"/>
    <w:rsid w:val="0013053A"/>
    <w:rsid w:val="001377C1"/>
    <w:rsid w:val="001510F1"/>
    <w:rsid w:val="001527F5"/>
    <w:rsid w:val="0015688E"/>
    <w:rsid w:val="00156EE5"/>
    <w:rsid w:val="00157B13"/>
    <w:rsid w:val="00162C3C"/>
    <w:rsid w:val="001675A7"/>
    <w:rsid w:val="001806E5"/>
    <w:rsid w:val="001843DA"/>
    <w:rsid w:val="00185594"/>
    <w:rsid w:val="001A2F66"/>
    <w:rsid w:val="001B274E"/>
    <w:rsid w:val="001B2A2E"/>
    <w:rsid w:val="001B3C0C"/>
    <w:rsid w:val="001B57EA"/>
    <w:rsid w:val="001B5D3F"/>
    <w:rsid w:val="001B5D84"/>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0942"/>
    <w:rsid w:val="004832E9"/>
    <w:rsid w:val="00486406"/>
    <w:rsid w:val="00487CCC"/>
    <w:rsid w:val="004A666A"/>
    <w:rsid w:val="004C24E0"/>
    <w:rsid w:val="004D3B32"/>
    <w:rsid w:val="004D4359"/>
    <w:rsid w:val="004E7FA2"/>
    <w:rsid w:val="004F1861"/>
    <w:rsid w:val="004F1D5F"/>
    <w:rsid w:val="004F2EE7"/>
    <w:rsid w:val="004F6CAE"/>
    <w:rsid w:val="004F7273"/>
    <w:rsid w:val="005014C9"/>
    <w:rsid w:val="00503CD6"/>
    <w:rsid w:val="0051308F"/>
    <w:rsid w:val="00516050"/>
    <w:rsid w:val="00522AE4"/>
    <w:rsid w:val="00531F87"/>
    <w:rsid w:val="00544A22"/>
    <w:rsid w:val="00560F5D"/>
    <w:rsid w:val="00570BBD"/>
    <w:rsid w:val="005744B6"/>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2EB"/>
    <w:rsid w:val="00697709"/>
    <w:rsid w:val="006B24FE"/>
    <w:rsid w:val="006B3C17"/>
    <w:rsid w:val="006C2652"/>
    <w:rsid w:val="006D0686"/>
    <w:rsid w:val="006D2659"/>
    <w:rsid w:val="006D31C5"/>
    <w:rsid w:val="006E2203"/>
    <w:rsid w:val="006E26BB"/>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668AF"/>
    <w:rsid w:val="00986D6A"/>
    <w:rsid w:val="009A67EB"/>
    <w:rsid w:val="009A7B80"/>
    <w:rsid w:val="009B22F1"/>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603"/>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emf"/><Relationship Id="rId18" Type="http://schemas.openxmlformats.org/officeDocument/2006/relationships/hyperlink" Target="https://github.com/weigcdsb/COM_POISSON/blob/main/demo/v1/v1_comparison_nan.m"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github.com/weigcdsb/COM_POISSON/blob/main/demo/hc/hc_comparison_v2.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weigcdsb/COM_POISSON/blob/main/demo/v1/demo_v1_pd.m"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hyperlink" Target="https://github.com/weigcdsb/COM_POISSON/blob/main/demo/v1/compare_all_na.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11</Pages>
  <Words>11974</Words>
  <Characters>68254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Ian Stevenson</cp:lastModifiedBy>
  <cp:revision>4</cp:revision>
  <dcterms:created xsi:type="dcterms:W3CDTF">2022-01-06T15:46:00Z</dcterms:created>
  <dcterms:modified xsi:type="dcterms:W3CDTF">2022-01-06T17:03:00Z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